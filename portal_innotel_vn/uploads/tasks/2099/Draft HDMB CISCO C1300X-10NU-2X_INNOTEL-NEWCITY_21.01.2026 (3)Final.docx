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44366A" w:rsidRDefault="00C04C04" w:rsidP="0082451D">
      <w:pPr>
        <w:tabs>
          <w:tab w:val="center" w:pos="1800"/>
          <w:tab w:val="center" w:pos="7230"/>
        </w:tabs>
        <w:spacing w:line="276" w:lineRule="auto"/>
        <w:jc w:val="center"/>
        <w:outlineLvl w:val="0"/>
        <w:rPr>
          <w:rFonts w:ascii="Times New Roman" w:hAnsi="Times New Roman"/>
          <w:b/>
          <w:bCs/>
          <w:color w:val="000000" w:themeColor="text1"/>
        </w:rPr>
      </w:pPr>
      <w:r w:rsidRPr="0044366A">
        <w:rPr>
          <w:rFonts w:ascii="Times New Roman" w:hAnsi="Times New Roman"/>
          <w:b/>
          <w:bCs/>
          <w:color w:val="000000" w:themeColor="text1"/>
        </w:rPr>
        <w:t>CỘNG HÒA XÃ HỘI CHỦ NGHĨA VIỆT NAM</w:t>
      </w:r>
    </w:p>
    <w:p w14:paraId="49CE26D9" w14:textId="77777777" w:rsidR="00C04C04" w:rsidRPr="0044366A" w:rsidRDefault="00C04C04" w:rsidP="0082451D">
      <w:pPr>
        <w:tabs>
          <w:tab w:val="center" w:pos="1800"/>
          <w:tab w:val="center" w:pos="7230"/>
        </w:tabs>
        <w:spacing w:line="276" w:lineRule="auto"/>
        <w:jc w:val="center"/>
        <w:outlineLvl w:val="0"/>
        <w:rPr>
          <w:rFonts w:ascii="Times New Roman" w:hAnsi="Times New Roman"/>
          <w:bCs/>
          <w:color w:val="000000" w:themeColor="text1"/>
        </w:rPr>
      </w:pPr>
      <w:r w:rsidRPr="0044366A">
        <w:rPr>
          <w:rFonts w:ascii="Times New Roman" w:hAnsi="Times New Roman"/>
          <w:bCs/>
          <w:color w:val="000000" w:themeColor="text1"/>
        </w:rPr>
        <w:t>Độc lập – Tự do – Hạnh phúc</w:t>
      </w:r>
    </w:p>
    <w:p w14:paraId="04B51FB6" w14:textId="77777777" w:rsidR="00C04C04" w:rsidRPr="0044366A" w:rsidRDefault="00C04C04" w:rsidP="0082451D">
      <w:pPr>
        <w:tabs>
          <w:tab w:val="center" w:pos="1800"/>
          <w:tab w:val="center" w:pos="7230"/>
        </w:tabs>
        <w:spacing w:line="276" w:lineRule="auto"/>
        <w:jc w:val="center"/>
        <w:outlineLvl w:val="0"/>
        <w:rPr>
          <w:rFonts w:ascii="Times New Roman" w:hAnsi="Times New Roman"/>
          <w:bCs/>
          <w:color w:val="000000" w:themeColor="text1"/>
        </w:rPr>
      </w:pPr>
      <w:r w:rsidRPr="0044366A">
        <w:rPr>
          <w:rFonts w:ascii="Times New Roman" w:hAnsi="Times New Roman"/>
          <w:bCs/>
          <w:color w:val="000000" w:themeColor="text1"/>
        </w:rPr>
        <w:t>----oOo----</w:t>
      </w:r>
    </w:p>
    <w:p w14:paraId="338E4A88" w14:textId="77777777" w:rsidR="00C04C04" w:rsidRPr="0044366A" w:rsidRDefault="00C04C04" w:rsidP="0082451D">
      <w:pPr>
        <w:tabs>
          <w:tab w:val="center" w:pos="1800"/>
          <w:tab w:val="center" w:pos="7230"/>
        </w:tabs>
        <w:spacing w:line="276" w:lineRule="auto"/>
        <w:jc w:val="center"/>
        <w:outlineLvl w:val="0"/>
        <w:rPr>
          <w:rFonts w:ascii="Times New Roman" w:hAnsi="Times New Roman"/>
          <w:b/>
          <w:bCs/>
          <w:color w:val="000000" w:themeColor="text1"/>
          <w:sz w:val="32"/>
          <w:szCs w:val="32"/>
        </w:rPr>
      </w:pPr>
      <w:r w:rsidRPr="0044366A">
        <w:rPr>
          <w:rFonts w:ascii="Times New Roman" w:hAnsi="Times New Roman"/>
          <w:b/>
          <w:bCs/>
          <w:color w:val="000000" w:themeColor="text1"/>
          <w:sz w:val="32"/>
          <w:szCs w:val="32"/>
        </w:rPr>
        <w:t>HỢP ĐỒNG MUA BÁN</w:t>
      </w:r>
    </w:p>
    <w:p w14:paraId="74CE0CD5" w14:textId="5AA915B8" w:rsidR="00C04C04" w:rsidRPr="0044366A" w:rsidRDefault="00C04C04" w:rsidP="0082451D">
      <w:pPr>
        <w:tabs>
          <w:tab w:val="center" w:pos="1800"/>
          <w:tab w:val="center" w:pos="7230"/>
        </w:tabs>
        <w:spacing w:line="276" w:lineRule="auto"/>
        <w:jc w:val="center"/>
        <w:rPr>
          <w:rFonts w:ascii="Times New Roman" w:hAnsi="Times New Roman"/>
          <w:bCs/>
          <w:color w:val="000000" w:themeColor="text1"/>
        </w:rPr>
      </w:pPr>
      <w:r w:rsidRPr="0044366A">
        <w:rPr>
          <w:rFonts w:ascii="Times New Roman" w:hAnsi="Times New Roman"/>
          <w:bCs/>
          <w:color w:val="000000" w:themeColor="text1"/>
        </w:rPr>
        <w:t>Số:</w:t>
      </w:r>
      <w:bookmarkStart w:id="0" w:name="_Hlk149981507"/>
      <w:r w:rsidR="001433FE" w:rsidRPr="0044366A">
        <w:rPr>
          <w:rFonts w:ascii="Times New Roman" w:hAnsi="Times New Roman"/>
          <w:bCs/>
          <w:color w:val="000000" w:themeColor="text1"/>
        </w:rPr>
        <w:t xml:space="preserve"> </w:t>
      </w:r>
      <w:r w:rsidR="00C50C3F">
        <w:rPr>
          <w:rFonts w:ascii="Times New Roman" w:hAnsi="Times New Roman"/>
          <w:bCs/>
          <w:color w:val="000000" w:themeColor="text1"/>
        </w:rPr>
        <w:t>120126</w:t>
      </w:r>
      <w:r w:rsidRPr="0044366A">
        <w:rPr>
          <w:rFonts w:ascii="Times New Roman" w:hAnsi="Times New Roman"/>
          <w:bCs/>
          <w:color w:val="000000" w:themeColor="text1"/>
        </w:rPr>
        <w:t>/INNOTEL-</w:t>
      </w:r>
      <w:bookmarkEnd w:id="0"/>
      <w:r w:rsidR="00C50C3F">
        <w:rPr>
          <w:rFonts w:ascii="Times New Roman" w:hAnsi="Times New Roman"/>
          <w:bCs/>
          <w:color w:val="000000" w:themeColor="text1"/>
        </w:rPr>
        <w:t>NEWCITY</w:t>
      </w:r>
    </w:p>
    <w:p w14:paraId="1FCF47E2" w14:textId="77777777" w:rsidR="00C04C04" w:rsidRPr="0044366A" w:rsidRDefault="00C04C04" w:rsidP="0082451D">
      <w:pPr>
        <w:tabs>
          <w:tab w:val="center" w:pos="1800"/>
          <w:tab w:val="center" w:pos="7230"/>
        </w:tabs>
        <w:spacing w:line="276" w:lineRule="auto"/>
        <w:jc w:val="both"/>
        <w:rPr>
          <w:rFonts w:ascii="Times New Roman" w:hAnsi="Times New Roman"/>
          <w:b/>
          <w:bCs/>
          <w:i/>
          <w:iCs/>
          <w:color w:val="000000" w:themeColor="text1"/>
          <w:u w:val="single"/>
        </w:rPr>
      </w:pPr>
      <w:r w:rsidRPr="0044366A">
        <w:rPr>
          <w:rFonts w:ascii="Times New Roman" w:hAnsi="Times New Roman"/>
          <w:i/>
          <w:iCs/>
          <w:color w:val="000000" w:themeColor="text1"/>
        </w:rPr>
        <w:t xml:space="preserve"> </w:t>
      </w:r>
      <w:r w:rsidRPr="0044366A">
        <w:rPr>
          <w:rFonts w:ascii="Times New Roman" w:hAnsi="Times New Roman"/>
          <w:b/>
          <w:bCs/>
          <w:i/>
          <w:iCs/>
          <w:color w:val="000000" w:themeColor="text1"/>
          <w:u w:val="single"/>
        </w:rPr>
        <w:t>Căn cứ</w:t>
      </w:r>
    </w:p>
    <w:p w14:paraId="6E05705B" w14:textId="77777777" w:rsidR="00C04C04" w:rsidRPr="0044366A" w:rsidRDefault="00C04C04" w:rsidP="0082451D">
      <w:pPr>
        <w:spacing w:line="276" w:lineRule="auto"/>
        <w:ind w:left="360"/>
        <w:jc w:val="both"/>
        <w:rPr>
          <w:rFonts w:ascii="Times New Roman" w:hAnsi="Times New Roman"/>
          <w:i/>
          <w:iCs/>
          <w:noProof/>
          <w:color w:val="000000" w:themeColor="text1"/>
        </w:rPr>
      </w:pPr>
      <w:r w:rsidRPr="0044366A">
        <w:rPr>
          <w:rFonts w:ascii="Times New Roman" w:hAnsi="Times New Roman"/>
          <w:i/>
          <w:iCs/>
          <w:noProof/>
          <w:color w:val="000000" w:themeColor="text1"/>
        </w:rPr>
        <w:t>-</w:t>
      </w:r>
      <w:r w:rsidRPr="0044366A">
        <w:rPr>
          <w:rFonts w:ascii="Times New Roman" w:hAnsi="Times New Roman"/>
          <w:i/>
          <w:iCs/>
          <w:noProof/>
          <w:color w:val="000000" w:themeColor="text1"/>
        </w:rPr>
        <w:tab/>
        <w:t>Căn cứ vào Luật Thương mại số 36/2005/QH11được Quốc hội nước CHXHCN Việt Nam khóa XI kỳ họp thứ 7 thông qua ngày 14/06/2005 có hiệu lực từ ngày 01/01/2006;</w:t>
      </w:r>
    </w:p>
    <w:p w14:paraId="61B4494B" w14:textId="77777777" w:rsidR="00C04C04" w:rsidRPr="0044366A" w:rsidRDefault="00C04C04" w:rsidP="0082451D">
      <w:pPr>
        <w:spacing w:line="276" w:lineRule="auto"/>
        <w:ind w:left="360"/>
        <w:jc w:val="both"/>
        <w:rPr>
          <w:rFonts w:ascii="Times New Roman" w:hAnsi="Times New Roman"/>
          <w:i/>
          <w:iCs/>
          <w:noProof/>
          <w:color w:val="000000" w:themeColor="text1"/>
        </w:rPr>
      </w:pPr>
      <w:r w:rsidRPr="0044366A">
        <w:rPr>
          <w:rFonts w:ascii="Times New Roman" w:hAnsi="Times New Roman"/>
          <w:i/>
          <w:iCs/>
          <w:noProof/>
          <w:color w:val="000000" w:themeColor="text1"/>
        </w:rPr>
        <w:t>-</w:t>
      </w:r>
      <w:r w:rsidRPr="0044366A">
        <w:rPr>
          <w:rFonts w:ascii="Times New Roman" w:hAnsi="Times New Roman"/>
          <w:i/>
          <w:iCs/>
          <w:noProof/>
          <w:color w:val="000000" w:themeColor="text1"/>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44366A" w:rsidRDefault="00C04C04" w:rsidP="0082451D">
      <w:pPr>
        <w:spacing w:line="276" w:lineRule="auto"/>
        <w:ind w:left="360"/>
        <w:jc w:val="both"/>
        <w:rPr>
          <w:rFonts w:ascii="Times New Roman" w:hAnsi="Times New Roman"/>
          <w:bCs/>
          <w:i/>
          <w:iCs/>
          <w:color w:val="000000" w:themeColor="text1"/>
        </w:rPr>
      </w:pPr>
      <w:r w:rsidRPr="0044366A">
        <w:rPr>
          <w:rFonts w:ascii="Times New Roman" w:hAnsi="Times New Roman"/>
          <w:i/>
          <w:iCs/>
          <w:noProof/>
          <w:color w:val="000000" w:themeColor="text1"/>
        </w:rPr>
        <w:t>-</w:t>
      </w:r>
      <w:r w:rsidRPr="0044366A">
        <w:rPr>
          <w:rFonts w:ascii="Times New Roman" w:hAnsi="Times New Roman"/>
          <w:i/>
          <w:iCs/>
          <w:noProof/>
          <w:color w:val="000000" w:themeColor="text1"/>
        </w:rPr>
        <w:tab/>
        <w:t>Căn cứ vào nhu cầu và khả năng cung cấp của cả 2 Bên.</w:t>
      </w:r>
      <w:r w:rsidRPr="0044366A">
        <w:rPr>
          <w:rFonts w:ascii="Times New Roman" w:hAnsi="Times New Roman"/>
          <w:bCs/>
          <w:i/>
          <w:iCs/>
          <w:color w:val="000000" w:themeColor="text1"/>
        </w:rPr>
        <w:t xml:space="preserve"> </w:t>
      </w:r>
    </w:p>
    <w:p w14:paraId="72E7749A" w14:textId="77777777" w:rsidR="00C04C04" w:rsidRPr="0044366A" w:rsidRDefault="00C04C04" w:rsidP="0082451D">
      <w:pPr>
        <w:spacing w:line="276" w:lineRule="auto"/>
        <w:ind w:left="360"/>
        <w:jc w:val="both"/>
        <w:rPr>
          <w:rFonts w:ascii="Times New Roman" w:hAnsi="Times New Roman"/>
          <w:bCs/>
          <w:i/>
          <w:iCs/>
          <w:color w:val="000000" w:themeColor="text1"/>
        </w:rPr>
      </w:pPr>
    </w:p>
    <w:p w14:paraId="09DF5CBA" w14:textId="0C2CCE0F" w:rsidR="00C04C04" w:rsidRPr="0044366A" w:rsidRDefault="00C04C04" w:rsidP="0082451D">
      <w:pPr>
        <w:spacing w:line="276" w:lineRule="auto"/>
        <w:jc w:val="both"/>
        <w:rPr>
          <w:rFonts w:ascii="Times New Roman" w:hAnsi="Times New Roman"/>
          <w:bCs/>
          <w:i/>
          <w:iCs/>
          <w:color w:val="000000" w:themeColor="text1"/>
        </w:rPr>
      </w:pPr>
      <w:r w:rsidRPr="0044366A">
        <w:rPr>
          <w:rFonts w:ascii="Times New Roman" w:hAnsi="Times New Roman"/>
          <w:bCs/>
          <w:color w:val="000000" w:themeColor="text1"/>
        </w:rPr>
        <w:t xml:space="preserve">     </w:t>
      </w:r>
      <w:r w:rsidRPr="0044366A">
        <w:rPr>
          <w:rFonts w:ascii="Times New Roman" w:hAnsi="Times New Roman"/>
          <w:bCs/>
          <w:i/>
          <w:iCs/>
          <w:color w:val="000000" w:themeColor="text1"/>
        </w:rPr>
        <w:t>Hôm nay, Ngày</w:t>
      </w:r>
      <w:r w:rsidR="001433FE" w:rsidRPr="0044366A">
        <w:rPr>
          <w:rFonts w:ascii="Times New Roman" w:hAnsi="Times New Roman"/>
          <w:bCs/>
          <w:i/>
          <w:iCs/>
          <w:color w:val="000000" w:themeColor="text1"/>
        </w:rPr>
        <w:t xml:space="preserve"> </w:t>
      </w:r>
      <w:del w:id="1" w:author="Hoài Phan" w:date="2026-01-21T13:51:00Z" w16du:dateUtc="2026-01-21T06:51:00Z">
        <w:r w:rsidR="00C50C3F" w:rsidDel="003F43F4">
          <w:rPr>
            <w:rFonts w:ascii="Times New Roman" w:hAnsi="Times New Roman"/>
            <w:bCs/>
            <w:i/>
            <w:iCs/>
            <w:color w:val="000000" w:themeColor="text1"/>
          </w:rPr>
          <w:delText>12</w:delText>
        </w:r>
        <w:r w:rsidR="00A97321" w:rsidDel="003F43F4">
          <w:rPr>
            <w:rFonts w:ascii="Times New Roman" w:hAnsi="Times New Roman"/>
            <w:bCs/>
            <w:i/>
            <w:iCs/>
            <w:color w:val="000000" w:themeColor="text1"/>
          </w:rPr>
          <w:delText xml:space="preserve"> </w:delText>
        </w:r>
        <w:r w:rsidR="003564DC" w:rsidRPr="0044366A" w:rsidDel="003F43F4">
          <w:rPr>
            <w:rFonts w:ascii="Times New Roman" w:hAnsi="Times New Roman"/>
            <w:bCs/>
            <w:i/>
            <w:iCs/>
            <w:color w:val="000000" w:themeColor="text1"/>
          </w:rPr>
          <w:delText xml:space="preserve"> </w:delText>
        </w:r>
      </w:del>
      <w:ins w:id="2" w:author="Hoài Phan" w:date="2026-01-21T13:51:00Z" w16du:dateUtc="2026-01-21T06:51:00Z">
        <w:r w:rsidR="003F43F4">
          <w:rPr>
            <w:rFonts w:ascii="Times New Roman" w:hAnsi="Times New Roman"/>
            <w:bCs/>
            <w:i/>
            <w:iCs/>
            <w:color w:val="000000" w:themeColor="text1"/>
          </w:rPr>
          <w:t>21</w:t>
        </w:r>
        <w:r w:rsidR="003F43F4">
          <w:rPr>
            <w:rFonts w:ascii="Times New Roman" w:hAnsi="Times New Roman"/>
            <w:bCs/>
            <w:i/>
            <w:iCs/>
            <w:color w:val="000000" w:themeColor="text1"/>
          </w:rPr>
          <w:t xml:space="preserve"> </w:t>
        </w:r>
      </w:ins>
      <w:r w:rsidRPr="0044366A">
        <w:rPr>
          <w:rFonts w:ascii="Times New Roman" w:hAnsi="Times New Roman"/>
          <w:bCs/>
          <w:i/>
          <w:iCs/>
          <w:color w:val="000000" w:themeColor="text1"/>
        </w:rPr>
        <w:t>tháng</w:t>
      </w:r>
      <w:r w:rsidR="003564DC" w:rsidRPr="0044366A">
        <w:rPr>
          <w:rFonts w:ascii="Times New Roman" w:hAnsi="Times New Roman"/>
          <w:bCs/>
          <w:i/>
          <w:iCs/>
          <w:color w:val="000000" w:themeColor="text1"/>
        </w:rPr>
        <w:t xml:space="preserve"> </w:t>
      </w:r>
      <w:r w:rsidR="00C50C3F">
        <w:rPr>
          <w:rFonts w:ascii="Times New Roman" w:hAnsi="Times New Roman"/>
          <w:bCs/>
          <w:i/>
          <w:iCs/>
          <w:color w:val="000000" w:themeColor="text1"/>
        </w:rPr>
        <w:t>01</w:t>
      </w:r>
      <w:r w:rsidR="00536588" w:rsidRPr="0044366A">
        <w:rPr>
          <w:rFonts w:ascii="Times New Roman" w:hAnsi="Times New Roman"/>
          <w:bCs/>
          <w:i/>
          <w:iCs/>
          <w:color w:val="000000" w:themeColor="text1"/>
        </w:rPr>
        <w:t xml:space="preserve"> </w:t>
      </w:r>
      <w:r w:rsidRPr="0044366A">
        <w:rPr>
          <w:rFonts w:ascii="Times New Roman" w:hAnsi="Times New Roman"/>
          <w:bCs/>
          <w:i/>
          <w:iCs/>
          <w:color w:val="000000" w:themeColor="text1"/>
        </w:rPr>
        <w:t>năm 202</w:t>
      </w:r>
      <w:r w:rsidR="00C50C3F">
        <w:rPr>
          <w:rFonts w:ascii="Times New Roman" w:hAnsi="Times New Roman"/>
          <w:bCs/>
          <w:i/>
          <w:iCs/>
          <w:color w:val="000000" w:themeColor="text1"/>
        </w:rPr>
        <w:t>6</w:t>
      </w:r>
      <w:r w:rsidRPr="0044366A">
        <w:rPr>
          <w:rFonts w:ascii="Times New Roman" w:hAnsi="Times New Roman"/>
          <w:bCs/>
          <w:i/>
          <w:iCs/>
          <w:color w:val="000000" w:themeColor="text1"/>
        </w:rPr>
        <w:t>, chúng tôi gồm:</w:t>
      </w:r>
    </w:p>
    <w:p w14:paraId="3FFBF8BD" w14:textId="3F945C74" w:rsidR="00C50C3F" w:rsidRPr="004E4A25" w:rsidRDefault="00C04C04" w:rsidP="0082451D">
      <w:pPr>
        <w:spacing w:line="276" w:lineRule="auto"/>
        <w:jc w:val="both"/>
        <w:rPr>
          <w:rFonts w:ascii="Times New Roman" w:hAnsi="Times New Roman"/>
          <w:b/>
          <w:bCs/>
          <w:color w:val="EE0000"/>
        </w:rPr>
      </w:pPr>
      <w:r w:rsidRPr="004E4A25">
        <w:rPr>
          <w:rFonts w:ascii="Times New Roman" w:hAnsi="Times New Roman"/>
          <w:b/>
          <w:bCs/>
          <w:color w:val="EE0000"/>
        </w:rPr>
        <w:t xml:space="preserve">      BÊN A “Bên </w:t>
      </w:r>
      <w:r w:rsidRPr="004E4A25">
        <w:rPr>
          <w:rFonts w:ascii="Times New Roman" w:hAnsi="Times New Roman"/>
          <w:b/>
          <w:bCs/>
          <w:color w:val="EE0000"/>
          <w:lang w:val="vi-VN"/>
        </w:rPr>
        <w:t>mua</w:t>
      </w:r>
      <w:r w:rsidRPr="004E4A25">
        <w:rPr>
          <w:rFonts w:ascii="Times New Roman" w:hAnsi="Times New Roman"/>
          <w:b/>
          <w:bCs/>
          <w:color w:val="EE0000"/>
        </w:rPr>
        <w:t>”</w:t>
      </w:r>
      <w:bookmarkStart w:id="3" w:name="_Hlk149981551"/>
      <w:r w:rsidRPr="004E4A25">
        <w:rPr>
          <w:rFonts w:ascii="Times New Roman" w:hAnsi="Times New Roman"/>
          <w:b/>
          <w:bCs/>
          <w:color w:val="EE0000"/>
        </w:rPr>
        <w:t xml:space="preserve">: </w:t>
      </w:r>
      <w:bookmarkEnd w:id="3"/>
      <w:r w:rsidR="00EF4556" w:rsidRPr="00EF4556">
        <w:rPr>
          <w:rFonts w:ascii="Times New Roman" w:hAnsi="Times New Roman"/>
          <w:b/>
          <w:bCs/>
          <w:color w:val="EE0000"/>
        </w:rPr>
        <w:t>CÔNG TY CỔ PHẦN TẬP ĐOÀN TÂN THÀNH ĐÔ</w:t>
      </w:r>
    </w:p>
    <w:p w14:paraId="54F6659D" w14:textId="715F35EB" w:rsidR="00600333" w:rsidRPr="004E4A25" w:rsidRDefault="00C04C04" w:rsidP="0082451D">
      <w:pPr>
        <w:spacing w:line="276" w:lineRule="auto"/>
        <w:ind w:firstLine="360"/>
        <w:jc w:val="both"/>
        <w:rPr>
          <w:rFonts w:ascii="Times New Roman" w:hAnsi="Times New Roman"/>
          <w:bCs/>
          <w:color w:val="EE0000"/>
        </w:rPr>
      </w:pPr>
      <w:r w:rsidRPr="004E4A25">
        <w:rPr>
          <w:rFonts w:ascii="Times New Roman" w:hAnsi="Times New Roman"/>
          <w:bCs/>
          <w:color w:val="EE0000"/>
        </w:rPr>
        <w:t>Địa chỉ</w:t>
      </w:r>
      <w:r w:rsidRPr="004E4A25">
        <w:rPr>
          <w:rFonts w:ascii="Times New Roman" w:hAnsi="Times New Roman"/>
          <w:b/>
          <w:color w:val="EE0000"/>
        </w:rPr>
        <w:tab/>
      </w:r>
      <w:r w:rsidR="00C50C3F" w:rsidRPr="004E4A25">
        <w:rPr>
          <w:rFonts w:ascii="Times New Roman" w:hAnsi="Times New Roman"/>
          <w:b/>
          <w:color w:val="EE0000"/>
        </w:rPr>
        <w:tab/>
      </w:r>
      <w:r w:rsidRPr="004E4A25">
        <w:rPr>
          <w:rFonts w:ascii="Times New Roman" w:hAnsi="Times New Roman"/>
          <w:bCs/>
          <w:color w:val="EE0000"/>
        </w:rPr>
        <w:t>:</w:t>
      </w:r>
      <w:r w:rsidRPr="004E4A25">
        <w:rPr>
          <w:rFonts w:ascii="Times New Roman" w:hAnsi="Times New Roman"/>
          <w:b/>
          <w:color w:val="EE0000"/>
        </w:rPr>
        <w:t xml:space="preserve"> </w:t>
      </w:r>
      <w:r w:rsidR="00EF4556" w:rsidRPr="00EF4556">
        <w:rPr>
          <w:rFonts w:ascii="Times New Roman" w:hAnsi="Times New Roman"/>
          <w:b/>
          <w:color w:val="EE0000"/>
        </w:rPr>
        <w:t>232 Trần Hưng Đạo, Phường Cầu Ông Lãnh, TP. HCM</w:t>
      </w:r>
    </w:p>
    <w:p w14:paraId="4174E7D3" w14:textId="603D4748" w:rsidR="000A6215" w:rsidRPr="004E4A25" w:rsidRDefault="00C04C04" w:rsidP="0082451D">
      <w:pPr>
        <w:spacing w:line="276" w:lineRule="auto"/>
        <w:ind w:left="2160" w:hanging="1800"/>
        <w:jc w:val="both"/>
        <w:rPr>
          <w:rFonts w:ascii="Times New Roman" w:hAnsi="Times New Roman"/>
          <w:color w:val="EE0000"/>
        </w:rPr>
      </w:pPr>
      <w:r w:rsidRPr="004E4A25">
        <w:rPr>
          <w:rFonts w:ascii="Times New Roman" w:hAnsi="Times New Roman"/>
          <w:bCs/>
          <w:color w:val="EE0000"/>
        </w:rPr>
        <w:t>Điện thoại</w:t>
      </w:r>
      <w:r w:rsidRPr="004E4A25">
        <w:rPr>
          <w:rFonts w:ascii="Times New Roman" w:hAnsi="Times New Roman"/>
          <w:bCs/>
          <w:color w:val="EE0000"/>
        </w:rPr>
        <w:tab/>
        <w:t>:</w:t>
      </w:r>
      <w:r w:rsidRPr="004E4A25">
        <w:rPr>
          <w:rFonts w:ascii="Times New Roman" w:hAnsi="Times New Roman"/>
          <w:color w:val="EE0000"/>
        </w:rPr>
        <w:t xml:space="preserve"> </w:t>
      </w:r>
      <w:r w:rsidR="00EF4556" w:rsidRPr="00EF4556">
        <w:rPr>
          <w:rFonts w:ascii="Times New Roman" w:hAnsi="Times New Roman"/>
          <w:color w:val="EE0000"/>
        </w:rPr>
        <w:t>028 37261152</w:t>
      </w:r>
      <w:r w:rsidR="003564DC" w:rsidRPr="004E4A25">
        <w:rPr>
          <w:rFonts w:ascii="Times New Roman" w:hAnsi="Times New Roman"/>
          <w:bCs/>
          <w:color w:val="EE0000"/>
        </w:rPr>
        <w:tab/>
      </w:r>
      <w:r w:rsidR="003564DC" w:rsidRPr="004E4A25">
        <w:rPr>
          <w:rFonts w:ascii="Times New Roman" w:hAnsi="Times New Roman"/>
          <w:bCs/>
          <w:color w:val="EE0000"/>
        </w:rPr>
        <w:tab/>
        <w:t xml:space="preserve">    </w:t>
      </w:r>
    </w:p>
    <w:p w14:paraId="03DAA060" w14:textId="29192671" w:rsidR="00C04C04" w:rsidRPr="004E4A25" w:rsidRDefault="00C04C04" w:rsidP="0082451D">
      <w:pPr>
        <w:spacing w:line="276" w:lineRule="auto"/>
        <w:ind w:left="2160" w:hanging="1800"/>
        <w:jc w:val="both"/>
        <w:rPr>
          <w:rFonts w:ascii="Times New Roman" w:hAnsi="Times New Roman"/>
          <w:color w:val="EE0000"/>
        </w:rPr>
      </w:pPr>
      <w:r w:rsidRPr="004E4A25">
        <w:rPr>
          <w:rFonts w:ascii="Times New Roman" w:hAnsi="Times New Roman"/>
          <w:color w:val="EE0000"/>
        </w:rPr>
        <w:t>MST</w:t>
      </w:r>
      <w:r w:rsidRPr="004E4A25">
        <w:rPr>
          <w:rFonts w:ascii="Times New Roman" w:hAnsi="Times New Roman"/>
          <w:color w:val="EE0000"/>
        </w:rPr>
        <w:tab/>
        <w:t xml:space="preserve">: </w:t>
      </w:r>
      <w:r w:rsidR="00EF4556" w:rsidRPr="00EF4556">
        <w:rPr>
          <w:rFonts w:ascii="Times New Roman" w:hAnsi="Times New Roman"/>
          <w:color w:val="EE0000"/>
        </w:rPr>
        <w:t>0302090835</w:t>
      </w:r>
    </w:p>
    <w:p w14:paraId="632BF375" w14:textId="282F95D1" w:rsidR="00A97321" w:rsidRPr="004E4A25" w:rsidRDefault="00A97321" w:rsidP="0082451D">
      <w:pPr>
        <w:spacing w:line="276" w:lineRule="auto"/>
        <w:ind w:left="2160" w:hanging="1800"/>
        <w:jc w:val="both"/>
        <w:rPr>
          <w:rFonts w:ascii="Times New Roman" w:hAnsi="Times New Roman"/>
          <w:color w:val="EE0000"/>
        </w:rPr>
      </w:pPr>
      <w:r w:rsidRPr="004E4A25">
        <w:rPr>
          <w:rFonts w:ascii="Times New Roman" w:hAnsi="Times New Roman"/>
          <w:bCs/>
          <w:color w:val="EE0000"/>
        </w:rPr>
        <w:t>Tài khoản</w:t>
      </w:r>
      <w:r w:rsidRPr="004E4A25">
        <w:rPr>
          <w:rFonts w:ascii="Times New Roman" w:hAnsi="Times New Roman"/>
          <w:color w:val="EE0000"/>
        </w:rPr>
        <w:tab/>
        <w:t xml:space="preserve">: </w:t>
      </w:r>
    </w:p>
    <w:p w14:paraId="1F0FA5A6" w14:textId="4F87F264" w:rsidR="00CA4496" w:rsidRPr="004E4A25" w:rsidRDefault="00C04C04" w:rsidP="0082451D">
      <w:pPr>
        <w:spacing w:line="276" w:lineRule="auto"/>
        <w:ind w:left="2160" w:hanging="1800"/>
        <w:jc w:val="both"/>
        <w:rPr>
          <w:rFonts w:ascii="Times New Roman" w:hAnsi="Times New Roman"/>
          <w:b/>
          <w:bCs/>
          <w:color w:val="EE0000"/>
        </w:rPr>
      </w:pPr>
      <w:r w:rsidRPr="004E4A25">
        <w:rPr>
          <w:rFonts w:ascii="Times New Roman" w:hAnsi="Times New Roman"/>
          <w:bCs/>
          <w:color w:val="EE0000"/>
        </w:rPr>
        <w:t>Đ</w:t>
      </w:r>
      <w:r w:rsidRPr="004E4A25">
        <w:rPr>
          <w:rFonts w:ascii="Times New Roman" w:hAnsi="Times New Roman"/>
          <w:color w:val="EE0000"/>
        </w:rPr>
        <w:t>ại diện</w:t>
      </w:r>
      <w:r w:rsidRPr="004E4A25">
        <w:rPr>
          <w:rFonts w:ascii="Times New Roman" w:hAnsi="Times New Roman"/>
          <w:color w:val="EE0000"/>
        </w:rPr>
        <w:tab/>
        <w:t>:</w:t>
      </w:r>
      <w:r w:rsidR="003564DC" w:rsidRPr="004E4A25">
        <w:rPr>
          <w:rFonts w:ascii="Times New Roman" w:hAnsi="Times New Roman"/>
          <w:b/>
          <w:bCs/>
          <w:color w:val="EE0000"/>
        </w:rPr>
        <w:t xml:space="preserve"> </w:t>
      </w:r>
      <w:r w:rsidR="00EF4556" w:rsidRPr="00EF4556">
        <w:rPr>
          <w:rFonts w:ascii="Times New Roman" w:hAnsi="Times New Roman"/>
          <w:b/>
          <w:bCs/>
          <w:color w:val="EE0000"/>
        </w:rPr>
        <w:t>Ông PHAN HẢI NAM</w:t>
      </w:r>
      <w:r w:rsidR="003564DC" w:rsidRPr="004E4A25">
        <w:rPr>
          <w:rFonts w:ascii="Times New Roman" w:hAnsi="Times New Roman"/>
          <w:bCs/>
          <w:color w:val="EE0000"/>
        </w:rPr>
        <w:tab/>
      </w:r>
      <w:r w:rsidR="003564DC" w:rsidRPr="004E4A25">
        <w:rPr>
          <w:rFonts w:ascii="Times New Roman" w:hAnsi="Times New Roman"/>
          <w:bCs/>
          <w:color w:val="EE0000"/>
        </w:rPr>
        <w:tab/>
      </w:r>
      <w:r w:rsidR="00C21F6D" w:rsidRPr="004E4A25">
        <w:rPr>
          <w:rFonts w:ascii="Times New Roman" w:hAnsi="Times New Roman"/>
          <w:bCs/>
          <w:color w:val="EE0000"/>
        </w:rPr>
        <w:tab/>
      </w:r>
      <w:r w:rsidR="00C50C3F" w:rsidRPr="004E4A25">
        <w:rPr>
          <w:rFonts w:ascii="Times New Roman" w:hAnsi="Times New Roman"/>
          <w:bCs/>
          <w:color w:val="EE0000"/>
        </w:rPr>
        <w:tab/>
      </w:r>
      <w:r w:rsidR="003564DC" w:rsidRPr="004E4A25">
        <w:rPr>
          <w:rFonts w:ascii="Times New Roman" w:hAnsi="Times New Roman"/>
          <w:bCs/>
          <w:color w:val="EE0000"/>
        </w:rPr>
        <w:t xml:space="preserve">Chức vụ: </w:t>
      </w:r>
      <w:r w:rsidR="00EF4556" w:rsidRPr="00EF4556">
        <w:rPr>
          <w:rFonts w:ascii="Times New Roman" w:hAnsi="Times New Roman"/>
          <w:bCs/>
          <w:color w:val="EE0000"/>
        </w:rPr>
        <w:t>Phó Tổng giám đốc</w:t>
      </w:r>
    </w:p>
    <w:p w14:paraId="2A9DE24D" w14:textId="076A962B" w:rsidR="007F4DF9" w:rsidRPr="0044366A" w:rsidRDefault="00C92872" w:rsidP="0082451D">
      <w:pPr>
        <w:spacing w:line="276" w:lineRule="auto"/>
        <w:ind w:left="2160" w:hanging="1800"/>
        <w:jc w:val="both"/>
        <w:rPr>
          <w:rFonts w:ascii="Times New Roman" w:hAnsi="Times New Roman"/>
          <w:color w:val="000000" w:themeColor="text1"/>
        </w:rPr>
      </w:pPr>
      <w:r w:rsidRPr="0044366A">
        <w:rPr>
          <w:rFonts w:ascii="Times New Roman" w:hAnsi="Times New Roman"/>
          <w:b/>
          <w:bCs/>
          <w:color w:val="000000" w:themeColor="text1"/>
        </w:rPr>
        <w:tab/>
      </w:r>
      <w:r w:rsidRPr="0044366A">
        <w:rPr>
          <w:rFonts w:ascii="Times New Roman" w:hAnsi="Times New Roman"/>
          <w:b/>
          <w:bCs/>
          <w:color w:val="000000" w:themeColor="text1"/>
        </w:rPr>
        <w:tab/>
        <w:t xml:space="preserve">      </w:t>
      </w:r>
    </w:p>
    <w:p w14:paraId="7B5D4690" w14:textId="77777777" w:rsidR="00C04C04" w:rsidRPr="0044366A" w:rsidRDefault="00C04C04" w:rsidP="0082451D">
      <w:pPr>
        <w:spacing w:line="276" w:lineRule="auto"/>
        <w:jc w:val="both"/>
        <w:rPr>
          <w:rFonts w:ascii="Times New Roman" w:hAnsi="Times New Roman"/>
          <w:b/>
          <w:bCs/>
          <w:color w:val="000000" w:themeColor="text1"/>
        </w:rPr>
      </w:pPr>
      <w:r w:rsidRPr="0044366A">
        <w:rPr>
          <w:rFonts w:ascii="Times New Roman" w:hAnsi="Times New Roman"/>
          <w:bCs/>
          <w:color w:val="000000" w:themeColor="text1"/>
        </w:rPr>
        <w:t xml:space="preserve">      </w:t>
      </w:r>
      <w:r w:rsidRPr="0044366A">
        <w:rPr>
          <w:rFonts w:ascii="Times New Roman" w:hAnsi="Times New Roman"/>
          <w:b/>
          <w:bCs/>
          <w:color w:val="000000" w:themeColor="text1"/>
        </w:rPr>
        <w:t xml:space="preserve">BÊN B “Bên </w:t>
      </w:r>
      <w:r w:rsidRPr="0044366A">
        <w:rPr>
          <w:rFonts w:ascii="Times New Roman" w:hAnsi="Times New Roman"/>
          <w:b/>
          <w:bCs/>
          <w:color w:val="000000" w:themeColor="text1"/>
          <w:lang w:val="vi-VN"/>
        </w:rPr>
        <w:t>bán</w:t>
      </w:r>
      <w:r w:rsidRPr="0044366A">
        <w:rPr>
          <w:rFonts w:ascii="Times New Roman" w:hAnsi="Times New Roman"/>
          <w:b/>
          <w:bCs/>
          <w:color w:val="000000" w:themeColor="text1"/>
        </w:rPr>
        <w:t>”</w:t>
      </w:r>
      <w:r w:rsidRPr="0044366A">
        <w:rPr>
          <w:rFonts w:ascii="Times New Roman" w:hAnsi="Times New Roman"/>
          <w:bCs/>
          <w:color w:val="000000" w:themeColor="text1"/>
        </w:rPr>
        <w:t xml:space="preserve">: </w:t>
      </w:r>
      <w:r w:rsidRPr="0044366A">
        <w:rPr>
          <w:rFonts w:ascii="Times New Roman" w:hAnsi="Times New Roman"/>
          <w:b/>
          <w:color w:val="000000" w:themeColor="text1"/>
        </w:rPr>
        <w:t xml:space="preserve">CÔNG TY TNHH VIỄN THÔNG SÁNG TẠO THUẬN PHONG </w:t>
      </w:r>
    </w:p>
    <w:p w14:paraId="743B2123" w14:textId="77777777" w:rsidR="0044366A" w:rsidRPr="0044366A" w:rsidRDefault="00C04C04" w:rsidP="0082451D">
      <w:pPr>
        <w:spacing w:line="276" w:lineRule="auto"/>
        <w:ind w:left="2160" w:hanging="1800"/>
        <w:jc w:val="both"/>
        <w:rPr>
          <w:rFonts w:ascii="Times New Roman" w:hAnsi="Times New Roman"/>
          <w:color w:val="000000" w:themeColor="text1"/>
        </w:rPr>
      </w:pPr>
      <w:r w:rsidRPr="0044366A">
        <w:rPr>
          <w:rFonts w:ascii="Times New Roman" w:hAnsi="Times New Roman"/>
          <w:bCs/>
          <w:color w:val="000000" w:themeColor="text1"/>
        </w:rPr>
        <w:t>Địa chỉ</w:t>
      </w:r>
      <w:r w:rsidRPr="0044366A">
        <w:rPr>
          <w:rFonts w:ascii="Times New Roman" w:hAnsi="Times New Roman"/>
          <w:bCs/>
          <w:color w:val="000000" w:themeColor="text1"/>
        </w:rPr>
        <w:tab/>
        <w:t xml:space="preserve">: </w:t>
      </w:r>
      <w:r w:rsidR="0044366A" w:rsidRPr="0044366A">
        <w:rPr>
          <w:rFonts w:ascii="Times New Roman" w:hAnsi="Times New Roman"/>
          <w:color w:val="000000" w:themeColor="text1"/>
        </w:rPr>
        <w:t>55/31 Đ</w:t>
      </w:r>
      <w:r w:rsidR="0044366A" w:rsidRPr="0044366A">
        <w:rPr>
          <w:rFonts w:ascii="Times New Roman" w:hAnsi="Times New Roman" w:hint="eastAsia"/>
          <w:color w:val="000000" w:themeColor="text1"/>
        </w:rPr>
        <w:t>ư</w:t>
      </w:r>
      <w:r w:rsidR="0044366A" w:rsidRPr="0044366A">
        <w:rPr>
          <w:rFonts w:ascii="Times New Roman" w:hAnsi="Times New Roman"/>
          <w:color w:val="000000" w:themeColor="text1"/>
        </w:rPr>
        <w:t>ờng Trần Đình Xu, Ph</w:t>
      </w:r>
      <w:r w:rsidR="0044366A" w:rsidRPr="0044366A">
        <w:rPr>
          <w:rFonts w:ascii="Times New Roman" w:hAnsi="Times New Roman" w:hint="eastAsia"/>
          <w:color w:val="000000" w:themeColor="text1"/>
        </w:rPr>
        <w:t>ư</w:t>
      </w:r>
      <w:r w:rsidR="0044366A" w:rsidRPr="0044366A">
        <w:rPr>
          <w:rFonts w:ascii="Times New Roman" w:hAnsi="Times New Roman"/>
          <w:color w:val="000000" w:themeColor="text1"/>
        </w:rPr>
        <w:t>ờng Cầu Ông Lãnh, TP Hồ Chí Minh, Việt Nam</w:t>
      </w:r>
    </w:p>
    <w:p w14:paraId="097BABC2" w14:textId="67604B71" w:rsidR="00C04C04" w:rsidRPr="0044366A" w:rsidRDefault="00C04C04" w:rsidP="0082451D">
      <w:pPr>
        <w:spacing w:line="276" w:lineRule="auto"/>
        <w:ind w:left="2160" w:hanging="1800"/>
        <w:jc w:val="both"/>
        <w:rPr>
          <w:rFonts w:ascii="Times New Roman" w:hAnsi="Times New Roman"/>
          <w:color w:val="000000" w:themeColor="text1"/>
        </w:rPr>
      </w:pPr>
      <w:r w:rsidRPr="0044366A">
        <w:rPr>
          <w:rFonts w:ascii="Times New Roman" w:hAnsi="Times New Roman"/>
          <w:bCs/>
          <w:color w:val="000000" w:themeColor="text1"/>
        </w:rPr>
        <w:t>Điện thoại</w:t>
      </w:r>
      <w:r w:rsidRPr="0044366A">
        <w:rPr>
          <w:rFonts w:ascii="Times New Roman" w:hAnsi="Times New Roman"/>
          <w:bCs/>
          <w:color w:val="000000" w:themeColor="text1"/>
        </w:rPr>
        <w:tab/>
        <w:t>:</w:t>
      </w:r>
      <w:r w:rsidRPr="0044366A">
        <w:rPr>
          <w:rFonts w:ascii="Times New Roman" w:hAnsi="Times New Roman"/>
          <w:color w:val="000000" w:themeColor="text1"/>
        </w:rPr>
        <w:t xml:space="preserve"> (84 28) 3662 1119</w:t>
      </w:r>
      <w:r w:rsidRPr="0044366A">
        <w:rPr>
          <w:rFonts w:ascii="Times New Roman" w:hAnsi="Times New Roman"/>
          <w:color w:val="000000" w:themeColor="text1"/>
        </w:rPr>
        <w:tab/>
      </w:r>
      <w:r w:rsidRPr="0044366A">
        <w:rPr>
          <w:rFonts w:ascii="Times New Roman" w:hAnsi="Times New Roman"/>
          <w:color w:val="000000" w:themeColor="text1"/>
        </w:rPr>
        <w:tab/>
        <w:t xml:space="preserve">      </w:t>
      </w:r>
    </w:p>
    <w:p w14:paraId="6878EAB8" w14:textId="77777777" w:rsidR="00C04C04" w:rsidRPr="0044366A" w:rsidRDefault="00C04C04" w:rsidP="0082451D">
      <w:pPr>
        <w:spacing w:line="276" w:lineRule="auto"/>
        <w:jc w:val="both"/>
        <w:rPr>
          <w:rFonts w:ascii="Times New Roman" w:hAnsi="Times New Roman"/>
          <w:color w:val="000000" w:themeColor="text1"/>
          <w:shd w:val="clear" w:color="auto" w:fill="FFFFFF"/>
          <w:lang w:val="en-GB"/>
        </w:rPr>
      </w:pPr>
      <w:r w:rsidRPr="0044366A">
        <w:rPr>
          <w:rFonts w:ascii="Times New Roman" w:hAnsi="Times New Roman"/>
          <w:color w:val="000000" w:themeColor="text1"/>
        </w:rPr>
        <w:t xml:space="preserve">      MST</w:t>
      </w:r>
      <w:r w:rsidRPr="0044366A">
        <w:rPr>
          <w:rFonts w:ascii="Times New Roman" w:hAnsi="Times New Roman"/>
          <w:color w:val="000000" w:themeColor="text1"/>
        </w:rPr>
        <w:tab/>
      </w:r>
      <w:r w:rsidRPr="0044366A">
        <w:rPr>
          <w:rFonts w:ascii="Times New Roman" w:hAnsi="Times New Roman"/>
          <w:color w:val="000000" w:themeColor="text1"/>
        </w:rPr>
        <w:tab/>
        <w:t>: 03 04 19 55 05</w:t>
      </w:r>
    </w:p>
    <w:p w14:paraId="01D18C5C" w14:textId="77777777" w:rsidR="00C04C04" w:rsidRPr="0044366A" w:rsidRDefault="00C04C04" w:rsidP="0082451D">
      <w:pPr>
        <w:spacing w:line="276" w:lineRule="auto"/>
        <w:jc w:val="both"/>
        <w:rPr>
          <w:rFonts w:ascii="Times New Roman" w:hAnsi="Times New Roman"/>
          <w:color w:val="000000" w:themeColor="text1"/>
        </w:rPr>
      </w:pPr>
      <w:r w:rsidRPr="0044366A">
        <w:rPr>
          <w:rFonts w:ascii="Times New Roman" w:hAnsi="Times New Roman"/>
          <w:b/>
          <w:bCs/>
          <w:color w:val="000000" w:themeColor="text1"/>
        </w:rPr>
        <w:t xml:space="preserve">      </w:t>
      </w:r>
      <w:r w:rsidRPr="0044366A">
        <w:rPr>
          <w:rFonts w:ascii="Times New Roman" w:hAnsi="Times New Roman"/>
          <w:bCs/>
          <w:color w:val="000000" w:themeColor="text1"/>
        </w:rPr>
        <w:t xml:space="preserve">Tài khoản </w:t>
      </w:r>
      <w:r w:rsidRPr="0044366A">
        <w:rPr>
          <w:rFonts w:ascii="Times New Roman" w:hAnsi="Times New Roman"/>
          <w:bCs/>
          <w:color w:val="000000" w:themeColor="text1"/>
        </w:rPr>
        <w:tab/>
      </w:r>
      <w:r w:rsidRPr="0044366A">
        <w:rPr>
          <w:rFonts w:ascii="Times New Roman" w:hAnsi="Times New Roman"/>
          <w:bCs/>
          <w:color w:val="000000" w:themeColor="text1"/>
        </w:rPr>
        <w:tab/>
        <w:t>:</w:t>
      </w:r>
      <w:r w:rsidRPr="0044366A">
        <w:rPr>
          <w:rFonts w:ascii="Times New Roman" w:hAnsi="Times New Roman"/>
          <w:noProof/>
          <w:color w:val="000000" w:themeColor="text1"/>
          <w:shd w:val="clear" w:color="auto" w:fill="FFFFFF"/>
          <w:lang w:val="vi-VN"/>
        </w:rPr>
        <w:t xml:space="preserve"> </w:t>
      </w:r>
      <w:r w:rsidRPr="0044366A">
        <w:rPr>
          <w:rFonts w:ascii="Times New Roman" w:hAnsi="Times New Roman"/>
          <w:noProof/>
          <w:color w:val="000000" w:themeColor="text1"/>
          <w:shd w:val="clear" w:color="auto" w:fill="FFFFFF"/>
        </w:rPr>
        <w:t>17058209 Ngân Hàng TMCP Á Châu- CN.Tp.HCM</w:t>
      </w:r>
    </w:p>
    <w:p w14:paraId="5F024E08" w14:textId="40493FDF" w:rsidR="00C04C04" w:rsidRDefault="00C04C04" w:rsidP="0082451D">
      <w:pPr>
        <w:spacing w:line="276" w:lineRule="auto"/>
        <w:jc w:val="both"/>
        <w:rPr>
          <w:rFonts w:ascii="Times New Roman" w:hAnsi="Times New Roman"/>
          <w:color w:val="000000" w:themeColor="text1"/>
        </w:rPr>
      </w:pPr>
      <w:r w:rsidRPr="0044366A">
        <w:rPr>
          <w:rFonts w:ascii="Times New Roman" w:hAnsi="Times New Roman"/>
          <w:bCs/>
          <w:color w:val="000000" w:themeColor="text1"/>
        </w:rPr>
        <w:t xml:space="preserve">      Đ</w:t>
      </w:r>
      <w:r w:rsidRPr="0044366A">
        <w:rPr>
          <w:rFonts w:ascii="Times New Roman" w:hAnsi="Times New Roman"/>
          <w:color w:val="000000" w:themeColor="text1"/>
        </w:rPr>
        <w:t>ại diện</w:t>
      </w:r>
      <w:r w:rsidRPr="0044366A">
        <w:rPr>
          <w:rFonts w:ascii="Times New Roman" w:hAnsi="Times New Roman"/>
          <w:color w:val="000000" w:themeColor="text1"/>
        </w:rPr>
        <w:tab/>
      </w:r>
      <w:r w:rsidRPr="0044366A">
        <w:rPr>
          <w:rFonts w:ascii="Times New Roman" w:hAnsi="Times New Roman"/>
          <w:color w:val="000000" w:themeColor="text1"/>
        </w:rPr>
        <w:tab/>
        <w:t xml:space="preserve">: </w:t>
      </w:r>
      <w:r w:rsidR="00C50C3F">
        <w:rPr>
          <w:rFonts w:ascii="Times New Roman" w:hAnsi="Times New Roman"/>
          <w:b/>
          <w:bCs/>
          <w:noProof/>
          <w:color w:val="000000" w:themeColor="text1"/>
        </w:rPr>
        <w:t>Ông Huỳnh Thanh Hải</w:t>
      </w:r>
      <w:r w:rsidRPr="0044366A">
        <w:rPr>
          <w:rFonts w:ascii="Times New Roman" w:hAnsi="Times New Roman"/>
          <w:color w:val="000000" w:themeColor="text1"/>
        </w:rPr>
        <w:t xml:space="preserve">            </w:t>
      </w:r>
      <w:r w:rsidR="00C50C3F">
        <w:rPr>
          <w:rFonts w:ascii="Times New Roman" w:hAnsi="Times New Roman"/>
          <w:color w:val="000000" w:themeColor="text1"/>
        </w:rPr>
        <w:tab/>
      </w:r>
      <w:r w:rsidR="00C50C3F">
        <w:rPr>
          <w:rFonts w:ascii="Times New Roman" w:hAnsi="Times New Roman"/>
          <w:color w:val="000000" w:themeColor="text1"/>
        </w:rPr>
        <w:tab/>
      </w:r>
      <w:r w:rsidRPr="0044366A">
        <w:rPr>
          <w:rFonts w:ascii="Times New Roman" w:hAnsi="Times New Roman"/>
          <w:color w:val="000000" w:themeColor="text1"/>
        </w:rPr>
        <w:t xml:space="preserve">Chức vụ:  </w:t>
      </w:r>
      <w:r w:rsidRPr="0044366A">
        <w:rPr>
          <w:rFonts w:ascii="Times New Roman" w:hAnsi="Times New Roman"/>
          <w:color w:val="000000" w:themeColor="text1"/>
          <w:lang w:val="vi-VN"/>
        </w:rPr>
        <w:t xml:space="preserve">Giám </w:t>
      </w:r>
      <w:r w:rsidRPr="0044366A">
        <w:rPr>
          <w:rFonts w:ascii="Times New Roman" w:hAnsi="Times New Roman"/>
          <w:color w:val="000000" w:themeColor="text1"/>
        </w:rPr>
        <w:t>Đ</w:t>
      </w:r>
      <w:r w:rsidRPr="0044366A">
        <w:rPr>
          <w:rFonts w:ascii="Times New Roman" w:hAnsi="Times New Roman"/>
          <w:color w:val="000000" w:themeColor="text1"/>
          <w:lang w:val="vi-VN"/>
        </w:rPr>
        <w:t>ốc</w:t>
      </w:r>
    </w:p>
    <w:p w14:paraId="168620CA" w14:textId="77777777" w:rsidR="00CA4496" w:rsidRPr="00CA4496" w:rsidRDefault="00CA4496" w:rsidP="0082451D">
      <w:pPr>
        <w:spacing w:line="276" w:lineRule="auto"/>
        <w:jc w:val="both"/>
        <w:rPr>
          <w:rFonts w:ascii="Times New Roman" w:hAnsi="Times New Roman"/>
          <w:bCs/>
          <w:i/>
          <w:iCs/>
          <w:color w:val="000000" w:themeColor="text1"/>
        </w:rPr>
      </w:pPr>
    </w:p>
    <w:p w14:paraId="06064452" w14:textId="77777777" w:rsidR="00C04C04" w:rsidRPr="00A97321" w:rsidRDefault="00C04C04" w:rsidP="0082451D">
      <w:pPr>
        <w:spacing w:line="276" w:lineRule="auto"/>
        <w:ind w:firstLine="720"/>
        <w:jc w:val="both"/>
        <w:rPr>
          <w:rFonts w:ascii="Times New Roman" w:hAnsi="Times New Roman"/>
          <w:bCs/>
          <w:color w:val="000000" w:themeColor="text1"/>
          <w:lang w:val="vi-VN"/>
        </w:rPr>
      </w:pPr>
      <w:r w:rsidRPr="00A97321">
        <w:rPr>
          <w:rFonts w:ascii="Times New Roman" w:hAnsi="Times New Roman"/>
          <w:bCs/>
          <w:color w:val="000000" w:themeColor="text1"/>
          <w:lang w:val="vi-VN"/>
        </w:rPr>
        <w:t>Sau khi thỏa thuận, hai bên thống nhất ký kết Hợp đồng mua bán (sau đây gọi là “Hợp đồng”)</w:t>
      </w:r>
    </w:p>
    <w:p w14:paraId="6FB41FA7" w14:textId="48D5532B" w:rsidR="00CA4496" w:rsidRPr="003F1530" w:rsidRDefault="00C04C04" w:rsidP="0082451D">
      <w:pPr>
        <w:spacing w:line="276" w:lineRule="auto"/>
        <w:jc w:val="both"/>
        <w:rPr>
          <w:rFonts w:ascii="Times New Roman" w:hAnsi="Times New Roman"/>
          <w:bCs/>
          <w:color w:val="000000" w:themeColor="text1"/>
          <w:lang w:val="vi-VN"/>
        </w:rPr>
      </w:pPr>
      <w:r w:rsidRPr="006F1EA1">
        <w:rPr>
          <w:rFonts w:ascii="Times New Roman" w:hAnsi="Times New Roman"/>
          <w:bCs/>
          <w:color w:val="000000" w:themeColor="text1"/>
          <w:lang w:val="vi-VN"/>
        </w:rPr>
        <w:t>với các điều kiện và điều khoản sau:</w:t>
      </w:r>
    </w:p>
    <w:p w14:paraId="642B699F" w14:textId="77777777" w:rsidR="00C50C3F" w:rsidRPr="003F1530" w:rsidRDefault="00C50C3F" w:rsidP="0082451D">
      <w:pPr>
        <w:spacing w:line="276" w:lineRule="auto"/>
        <w:jc w:val="both"/>
        <w:rPr>
          <w:rFonts w:ascii="Times New Roman" w:hAnsi="Times New Roman"/>
          <w:bCs/>
          <w:color w:val="000000" w:themeColor="text1"/>
          <w:lang w:val="vi-VN"/>
        </w:rPr>
      </w:pPr>
    </w:p>
    <w:p w14:paraId="3F03DCA4" w14:textId="128A8896" w:rsidR="00C04C04" w:rsidRPr="0044366A" w:rsidRDefault="00F740AD" w:rsidP="0082451D">
      <w:pPr>
        <w:pStyle w:val="ListParagraph"/>
        <w:numPr>
          <w:ilvl w:val="0"/>
          <w:numId w:val="14"/>
        </w:numPr>
        <w:spacing w:line="276" w:lineRule="auto"/>
        <w:ind w:left="540" w:hanging="540"/>
        <w:jc w:val="both"/>
        <w:outlineLvl w:val="0"/>
        <w:rPr>
          <w:rFonts w:ascii="Times New Roman" w:hAnsi="Times New Roman"/>
          <w:b/>
          <w:bCs/>
          <w:color w:val="000000" w:themeColor="text1"/>
          <w:lang w:val="vi-VN"/>
        </w:rPr>
      </w:pPr>
      <w:r w:rsidRPr="0044366A">
        <w:rPr>
          <w:rFonts w:ascii="Times New Roman" w:hAnsi="Times New Roman"/>
          <w:b/>
          <w:bCs/>
          <w:color w:val="000000" w:themeColor="text1"/>
          <w:lang w:val="vi-VN"/>
        </w:rPr>
        <w:t>HÀNG HÓA</w:t>
      </w:r>
      <w:r w:rsidR="00C04C04" w:rsidRPr="0044366A">
        <w:rPr>
          <w:rFonts w:ascii="Times New Roman" w:hAnsi="Times New Roman"/>
          <w:b/>
          <w:bCs/>
          <w:color w:val="000000" w:themeColor="text1"/>
          <w:lang w:val="vi-VN"/>
        </w:rPr>
        <w:t xml:space="preserve"> SỐ LƯỢNG, QUY CÁCH &amp; GIÁ </w:t>
      </w:r>
    </w:p>
    <w:p w14:paraId="4E71CA2C" w14:textId="043FE8E1" w:rsidR="000D0BA1" w:rsidRPr="0044366A" w:rsidRDefault="00C04C04" w:rsidP="0082451D">
      <w:p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 xml:space="preserve">Bên B đồng ý bán cho Bên A và Bên A đồng ý mua của Bên B các </w:t>
      </w:r>
      <w:r w:rsidR="00AA4E4A" w:rsidRPr="0044366A">
        <w:rPr>
          <w:rFonts w:ascii="Times New Roman" w:hAnsi="Times New Roman"/>
          <w:bCs/>
          <w:color w:val="000000" w:themeColor="text1"/>
          <w:lang w:val="vi-VN"/>
        </w:rPr>
        <w:t>hàng hóa</w:t>
      </w:r>
      <w:r w:rsidRPr="0044366A">
        <w:rPr>
          <w:rFonts w:ascii="Times New Roman" w:hAnsi="Times New Roman"/>
          <w:bCs/>
          <w:color w:val="000000" w:themeColor="text1"/>
          <w:lang w:val="vi-VN"/>
        </w:rPr>
        <w:t xml:space="preserve"> với số lượng, quy cách sản phẩm như sau:</w:t>
      </w:r>
    </w:p>
    <w:tbl>
      <w:tblPr>
        <w:tblW w:w="49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2102"/>
        <w:gridCol w:w="1634"/>
        <w:gridCol w:w="814"/>
        <w:gridCol w:w="1041"/>
        <w:gridCol w:w="724"/>
        <w:gridCol w:w="1298"/>
        <w:gridCol w:w="1385"/>
        <w:gridCol w:w="1171"/>
      </w:tblGrid>
      <w:tr w:rsidR="004C0B1C" w:rsidRPr="00A7708A" w14:paraId="59B32A3E" w14:textId="6608B8D2" w:rsidTr="004C0B1C">
        <w:trPr>
          <w:trHeight w:val="620"/>
          <w:jc w:val="center"/>
        </w:trPr>
        <w:tc>
          <w:tcPr>
            <w:tcW w:w="251" w:type="pct"/>
            <w:vAlign w:val="center"/>
            <w:hideMark/>
          </w:tcPr>
          <w:p w14:paraId="4ADA2486" w14:textId="65CCC25F"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TT</w:t>
            </w:r>
          </w:p>
        </w:tc>
        <w:tc>
          <w:tcPr>
            <w:tcW w:w="982" w:type="pct"/>
            <w:vAlign w:val="center"/>
            <w:hideMark/>
          </w:tcPr>
          <w:p w14:paraId="699DB9CA" w14:textId="2FAA1E87" w:rsidR="00C50C3F" w:rsidRPr="00A7708A" w:rsidRDefault="00C50C3F" w:rsidP="0082451D">
            <w:pPr>
              <w:spacing w:line="276" w:lineRule="auto"/>
              <w:jc w:val="center"/>
              <w:rPr>
                <w:rFonts w:ascii="Times New Roman" w:hAnsi="Times New Roman"/>
                <w:b/>
                <w:bCs/>
                <w:color w:val="000000" w:themeColor="text1"/>
              </w:rPr>
            </w:pPr>
            <w:r>
              <w:rPr>
                <w:rFonts w:ascii="Times New Roman" w:hAnsi="Times New Roman"/>
                <w:b/>
                <w:bCs/>
                <w:color w:val="000000" w:themeColor="text1"/>
              </w:rPr>
              <w:t>Mã hàng hóa</w:t>
            </w:r>
          </w:p>
          <w:p w14:paraId="4A08EC9B" w14:textId="62ED642E" w:rsidR="00C50C3F" w:rsidRPr="00A7708A" w:rsidRDefault="00C50C3F" w:rsidP="0082451D">
            <w:pPr>
              <w:spacing w:line="276" w:lineRule="auto"/>
              <w:jc w:val="center"/>
              <w:rPr>
                <w:rFonts w:ascii="Times New Roman" w:hAnsi="Times New Roman"/>
                <w:b/>
                <w:bCs/>
                <w:color w:val="000000" w:themeColor="text1"/>
              </w:rPr>
            </w:pPr>
          </w:p>
        </w:tc>
        <w:tc>
          <w:tcPr>
            <w:tcW w:w="763" w:type="pct"/>
            <w:vAlign w:val="center"/>
          </w:tcPr>
          <w:p w14:paraId="49CD4ACB" w14:textId="58E4F21E" w:rsidR="00C50C3F" w:rsidRPr="00A7708A" w:rsidRDefault="00C50C3F" w:rsidP="0082451D">
            <w:pPr>
              <w:spacing w:line="276" w:lineRule="auto"/>
              <w:jc w:val="center"/>
              <w:rPr>
                <w:rFonts w:ascii="Times New Roman" w:hAnsi="Times New Roman"/>
                <w:b/>
                <w:bCs/>
                <w:color w:val="000000" w:themeColor="text1"/>
              </w:rPr>
            </w:pPr>
            <w:r>
              <w:rPr>
                <w:rFonts w:ascii="Times New Roman" w:hAnsi="Times New Roman"/>
                <w:b/>
                <w:bCs/>
                <w:color w:val="000000" w:themeColor="text1"/>
              </w:rPr>
              <w:t>Mô tả</w:t>
            </w:r>
          </w:p>
        </w:tc>
        <w:tc>
          <w:tcPr>
            <w:tcW w:w="380" w:type="pct"/>
            <w:vAlign w:val="center"/>
            <w:hideMark/>
          </w:tcPr>
          <w:p w14:paraId="5369CFD9" w14:textId="461C614B"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Số lượng</w:t>
            </w:r>
          </w:p>
        </w:tc>
        <w:tc>
          <w:tcPr>
            <w:tcW w:w="486" w:type="pct"/>
            <w:vAlign w:val="center"/>
          </w:tcPr>
          <w:p w14:paraId="44C083D4" w14:textId="691B6610" w:rsidR="00C50C3F" w:rsidRPr="00A7708A" w:rsidRDefault="00C50C3F" w:rsidP="0082451D">
            <w:pPr>
              <w:spacing w:line="276" w:lineRule="auto"/>
              <w:jc w:val="center"/>
              <w:rPr>
                <w:rFonts w:ascii="Times New Roman" w:hAnsi="Times New Roman"/>
                <w:b/>
                <w:bCs/>
                <w:color w:val="000000" w:themeColor="text1"/>
              </w:rPr>
            </w:pPr>
            <w:r>
              <w:rPr>
                <w:rFonts w:ascii="Times New Roman" w:hAnsi="Times New Roman"/>
                <w:b/>
                <w:bCs/>
                <w:color w:val="000000" w:themeColor="text1"/>
              </w:rPr>
              <w:t>Thương hiệu</w:t>
            </w:r>
          </w:p>
        </w:tc>
        <w:tc>
          <w:tcPr>
            <w:tcW w:w="338" w:type="pct"/>
            <w:vAlign w:val="center"/>
          </w:tcPr>
          <w:p w14:paraId="1683CEE9" w14:textId="794770D5"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ĐVT</w:t>
            </w:r>
          </w:p>
        </w:tc>
        <w:tc>
          <w:tcPr>
            <w:tcW w:w="606" w:type="pct"/>
            <w:vAlign w:val="center"/>
            <w:hideMark/>
          </w:tcPr>
          <w:p w14:paraId="1D5793FF" w14:textId="1B047EDE"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Đơn giá</w:t>
            </w:r>
            <w:r w:rsidRPr="00A7708A">
              <w:rPr>
                <w:rFonts w:ascii="Times New Roman" w:hAnsi="Times New Roman"/>
                <w:b/>
                <w:bCs/>
                <w:color w:val="000000" w:themeColor="text1"/>
              </w:rPr>
              <w:br/>
              <w:t>(VNĐ)</w:t>
            </w:r>
          </w:p>
        </w:tc>
        <w:tc>
          <w:tcPr>
            <w:tcW w:w="647" w:type="pct"/>
            <w:vAlign w:val="center"/>
            <w:hideMark/>
          </w:tcPr>
          <w:p w14:paraId="43D56126" w14:textId="77777777"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Thành tiền</w:t>
            </w:r>
            <w:r w:rsidRPr="00A7708A">
              <w:rPr>
                <w:rFonts w:ascii="Times New Roman" w:hAnsi="Times New Roman"/>
                <w:b/>
                <w:bCs/>
                <w:color w:val="000000" w:themeColor="text1"/>
              </w:rPr>
              <w:br/>
              <w:t>(VNĐ)</w:t>
            </w:r>
          </w:p>
        </w:tc>
        <w:tc>
          <w:tcPr>
            <w:tcW w:w="547" w:type="pct"/>
            <w:vAlign w:val="center"/>
          </w:tcPr>
          <w:p w14:paraId="77A74BB1" w14:textId="7F277DFD" w:rsidR="00C50C3F" w:rsidRPr="00A7708A" w:rsidRDefault="004C0B1C" w:rsidP="0082451D">
            <w:pPr>
              <w:spacing w:line="276" w:lineRule="auto"/>
              <w:jc w:val="center"/>
              <w:rPr>
                <w:rFonts w:ascii="Times New Roman" w:hAnsi="Times New Roman"/>
                <w:b/>
                <w:bCs/>
                <w:color w:val="000000" w:themeColor="text1"/>
              </w:rPr>
            </w:pPr>
            <w:r>
              <w:rPr>
                <w:rFonts w:ascii="Times New Roman" w:hAnsi="Times New Roman"/>
                <w:b/>
                <w:bCs/>
                <w:color w:val="000000" w:themeColor="text1"/>
              </w:rPr>
              <w:t>Ghi chú</w:t>
            </w:r>
          </w:p>
        </w:tc>
      </w:tr>
      <w:tr w:rsidR="004C0B1C" w:rsidRPr="003F1530" w14:paraId="7B04231A" w14:textId="680FCBB8" w:rsidTr="004C0B1C">
        <w:trPr>
          <w:trHeight w:val="971"/>
          <w:jc w:val="center"/>
        </w:trPr>
        <w:tc>
          <w:tcPr>
            <w:tcW w:w="251" w:type="pct"/>
            <w:noWrap/>
            <w:vAlign w:val="center"/>
            <w:hideMark/>
          </w:tcPr>
          <w:p w14:paraId="496884A2" w14:textId="77777777" w:rsidR="00C50C3F" w:rsidRPr="00A7708A" w:rsidRDefault="00C50C3F" w:rsidP="0082451D">
            <w:pPr>
              <w:spacing w:line="276" w:lineRule="auto"/>
              <w:jc w:val="center"/>
              <w:rPr>
                <w:rFonts w:ascii="Times New Roman" w:hAnsi="Times New Roman"/>
                <w:color w:val="000000" w:themeColor="text1"/>
              </w:rPr>
            </w:pPr>
            <w:r w:rsidRPr="00A7708A">
              <w:rPr>
                <w:rFonts w:ascii="Times New Roman" w:hAnsi="Times New Roman"/>
                <w:color w:val="000000" w:themeColor="text1"/>
              </w:rPr>
              <w:t>1</w:t>
            </w:r>
          </w:p>
        </w:tc>
        <w:tc>
          <w:tcPr>
            <w:tcW w:w="982" w:type="pct"/>
            <w:vAlign w:val="center"/>
          </w:tcPr>
          <w:p w14:paraId="6537D65D" w14:textId="77777777" w:rsidR="00C50C3F" w:rsidRPr="00C50C3F" w:rsidRDefault="00C50C3F" w:rsidP="0082451D">
            <w:pPr>
              <w:spacing w:line="276" w:lineRule="auto"/>
              <w:jc w:val="both"/>
              <w:rPr>
                <w:rFonts w:ascii="Times New Roman" w:hAnsi="Times New Roman"/>
                <w:color w:val="000000" w:themeColor="text1"/>
                <w:lang w:val="sv-SE"/>
              </w:rPr>
            </w:pPr>
            <w:r w:rsidRPr="00C50C3F">
              <w:rPr>
                <w:rFonts w:ascii="Times New Roman" w:hAnsi="Times New Roman"/>
                <w:color w:val="000000" w:themeColor="text1"/>
                <w:lang w:val="sv-SE"/>
              </w:rPr>
              <w:t>C1300X-10NU-2X</w:t>
            </w:r>
          </w:p>
          <w:p w14:paraId="44457556" w14:textId="116A4B7B" w:rsidR="00C50C3F" w:rsidRPr="00AA4CBA" w:rsidRDefault="00C50C3F" w:rsidP="0082451D">
            <w:pPr>
              <w:spacing w:line="276" w:lineRule="auto"/>
              <w:jc w:val="both"/>
              <w:rPr>
                <w:rFonts w:ascii="Times New Roman" w:hAnsi="Times New Roman"/>
                <w:b/>
                <w:bCs/>
                <w:lang w:val="sv-SE"/>
              </w:rPr>
            </w:pPr>
          </w:p>
        </w:tc>
        <w:tc>
          <w:tcPr>
            <w:tcW w:w="763" w:type="pct"/>
          </w:tcPr>
          <w:p w14:paraId="73C87A3E" w14:textId="77777777" w:rsidR="00C50C3F" w:rsidRDefault="00C50C3F" w:rsidP="0082451D">
            <w:pPr>
              <w:spacing w:line="276" w:lineRule="auto"/>
              <w:rPr>
                <w:ins w:id="4" w:author="Tran Thi Phuong Nhi" w:date="2026-01-20T15:50:00Z"/>
                <w:rFonts w:ascii="Times New Roman" w:hAnsi="Times New Roman"/>
                <w:color w:val="000000" w:themeColor="text1"/>
                <w:lang w:val="sv-SE"/>
              </w:rPr>
            </w:pPr>
            <w:r>
              <w:rPr>
                <w:rFonts w:ascii="Times New Roman" w:hAnsi="Times New Roman"/>
                <w:color w:val="000000" w:themeColor="text1"/>
                <w:lang w:val="sv-SE"/>
              </w:rPr>
              <w:t xml:space="preserve">Thiết bị chuyển mạch </w:t>
            </w:r>
            <w:r w:rsidRPr="00C50C3F">
              <w:rPr>
                <w:rFonts w:ascii="Times New Roman" w:hAnsi="Times New Roman"/>
                <w:color w:val="000000" w:themeColor="text1"/>
                <w:lang w:val="sv-SE"/>
              </w:rPr>
              <w:t xml:space="preserve">Catalyst 1300X 10-port 5GE, </w:t>
            </w:r>
            <w:r w:rsidRPr="00C50C3F">
              <w:rPr>
                <w:rFonts w:ascii="Times New Roman" w:hAnsi="Times New Roman"/>
                <w:color w:val="000000" w:themeColor="text1"/>
                <w:lang w:val="sv-SE"/>
              </w:rPr>
              <w:lastRenderedPageBreak/>
              <w:t>UPoE, 2x10G SFP+</w:t>
            </w:r>
          </w:p>
          <w:p w14:paraId="1F6E85B5" w14:textId="4B875822" w:rsidR="00D84BA7" w:rsidRPr="00AA4CBA" w:rsidRDefault="0038665C" w:rsidP="0082451D">
            <w:pPr>
              <w:spacing w:line="276" w:lineRule="auto"/>
              <w:rPr>
                <w:rFonts w:ascii="Times New Roman" w:hAnsi="Times New Roman"/>
                <w:color w:val="000000" w:themeColor="text1"/>
                <w:lang w:val="sv-SE"/>
              </w:rPr>
            </w:pPr>
            <w:ins w:id="5" w:author="ThangDT" w:date="2026-01-21T10:34:00Z">
              <w:del w:id="6" w:author="Hoài Phan" w:date="2026-01-21T13:37:00Z" w16du:dateUtc="2026-01-21T06:37:00Z">
                <w:r w:rsidDel="003F1530">
                  <w:rPr>
                    <w:rFonts w:ascii="Times New Roman" w:hAnsi="Times New Roman"/>
                    <w:color w:val="FF0000"/>
                    <w:lang w:val="sv-SE"/>
                  </w:rPr>
                  <w:delText>WS-C</w:delText>
                </w:r>
              </w:del>
            </w:ins>
            <w:ins w:id="7" w:author="ThangDT" w:date="2026-01-21T10:32:00Z">
              <w:del w:id="8" w:author="Hoài Phan" w:date="2026-01-21T13:37:00Z" w16du:dateUtc="2026-01-21T06:37:00Z">
                <w:r w:rsidR="00245FAA" w:rsidRPr="009D68FA" w:rsidDel="003F1530">
                  <w:rPr>
                    <w:rFonts w:ascii="Times New Roman" w:hAnsi="Times New Roman"/>
                    <w:color w:val="FF0000"/>
                    <w:lang w:val="sv-SE"/>
                    <w:rPrChange w:id="9" w:author="ThangDT" w:date="2026-01-21T10:33:00Z">
                      <w:rPr>
                        <w:rFonts w:ascii="Times New Roman" w:hAnsi="Times New Roman"/>
                        <w:color w:val="000000" w:themeColor="text1"/>
                        <w:lang w:val="sv-SE"/>
                      </w:rPr>
                    </w:rPrChange>
                  </w:rPr>
                  <w:delText>2960X-24PS-L</w:delText>
                </w:r>
              </w:del>
            </w:ins>
            <w:ins w:id="10" w:author="Tran Thi Phuong Nhi" w:date="2026-01-20T15:50:00Z">
              <w:del w:id="11" w:author="ThangDT" w:date="2026-01-21T10:32:00Z">
                <w:r w:rsidR="00D84BA7" w:rsidDel="00245FAA">
                  <w:rPr>
                    <w:rFonts w:ascii="Times New Roman" w:hAnsi="Times New Roman"/>
                    <w:color w:val="000000" w:themeColor="text1"/>
                    <w:lang w:val="sv-SE"/>
                  </w:rPr>
                  <w:delText>Thêm mã thiết bị thuê</w:delText>
                </w:r>
              </w:del>
            </w:ins>
          </w:p>
        </w:tc>
        <w:tc>
          <w:tcPr>
            <w:tcW w:w="380" w:type="pct"/>
            <w:noWrap/>
            <w:vAlign w:val="center"/>
          </w:tcPr>
          <w:p w14:paraId="37B32CB3" w14:textId="08A080FF" w:rsidR="00C50C3F" w:rsidRPr="00AA4CBA" w:rsidRDefault="00C50C3F" w:rsidP="0082451D">
            <w:pPr>
              <w:spacing w:line="276" w:lineRule="auto"/>
              <w:jc w:val="center"/>
              <w:rPr>
                <w:rFonts w:ascii="Times New Roman" w:hAnsi="Times New Roman"/>
                <w:color w:val="000000" w:themeColor="text1"/>
                <w:lang w:val="sv-SE"/>
              </w:rPr>
            </w:pPr>
            <w:r>
              <w:rPr>
                <w:rFonts w:ascii="Times New Roman" w:hAnsi="Times New Roman"/>
                <w:color w:val="000000" w:themeColor="text1"/>
                <w:lang w:val="sv-SE"/>
              </w:rPr>
              <w:lastRenderedPageBreak/>
              <w:t>1</w:t>
            </w:r>
          </w:p>
        </w:tc>
        <w:tc>
          <w:tcPr>
            <w:tcW w:w="486" w:type="pct"/>
            <w:vAlign w:val="center"/>
          </w:tcPr>
          <w:p w14:paraId="73EB5643" w14:textId="45E19075" w:rsidR="00C50C3F" w:rsidRPr="00BA4B64" w:rsidRDefault="00BA4B64" w:rsidP="0082451D">
            <w:pPr>
              <w:spacing w:line="276" w:lineRule="auto"/>
              <w:jc w:val="center"/>
              <w:rPr>
                <w:rFonts w:ascii="Times New Roman" w:hAnsi="Times New Roman"/>
                <w:color w:val="000000" w:themeColor="text1"/>
              </w:rPr>
            </w:pPr>
            <w:r>
              <w:rPr>
                <w:rFonts w:ascii="Times New Roman" w:hAnsi="Times New Roman"/>
                <w:color w:val="000000" w:themeColor="text1"/>
              </w:rPr>
              <w:t>Cisco</w:t>
            </w:r>
          </w:p>
        </w:tc>
        <w:tc>
          <w:tcPr>
            <w:tcW w:w="338" w:type="pct"/>
            <w:vAlign w:val="center"/>
          </w:tcPr>
          <w:p w14:paraId="3E1F1B82" w14:textId="288E3DF3" w:rsidR="00C50C3F" w:rsidRPr="00A7708A" w:rsidRDefault="00C50C3F" w:rsidP="0082451D">
            <w:pPr>
              <w:spacing w:line="276" w:lineRule="auto"/>
              <w:jc w:val="center"/>
              <w:rPr>
                <w:rFonts w:ascii="Times New Roman" w:hAnsi="Times New Roman"/>
                <w:color w:val="000000" w:themeColor="text1"/>
                <w:lang w:val="vi-VN"/>
              </w:rPr>
            </w:pPr>
            <w:r w:rsidRPr="00A7708A">
              <w:rPr>
                <w:rFonts w:ascii="Times New Roman" w:hAnsi="Times New Roman"/>
                <w:color w:val="000000" w:themeColor="text1"/>
                <w:lang w:val="vi-VN"/>
              </w:rPr>
              <w:t>Cái</w:t>
            </w:r>
          </w:p>
        </w:tc>
        <w:tc>
          <w:tcPr>
            <w:tcW w:w="606" w:type="pct"/>
            <w:noWrap/>
            <w:vAlign w:val="center"/>
          </w:tcPr>
          <w:p w14:paraId="6FC69B4D" w14:textId="532DB366" w:rsidR="00C50C3F" w:rsidRPr="00C50C3F" w:rsidRDefault="00C50C3F" w:rsidP="0082451D">
            <w:pPr>
              <w:spacing w:line="276" w:lineRule="auto"/>
              <w:jc w:val="center"/>
              <w:rPr>
                <w:rFonts w:ascii="Times New Roman" w:hAnsi="Times New Roman"/>
                <w:color w:val="000000" w:themeColor="text1"/>
                <w:lang w:val="sv-SE"/>
              </w:rPr>
            </w:pPr>
            <w:r w:rsidRPr="00C50C3F">
              <w:rPr>
                <w:rFonts w:ascii="Times New Roman" w:hAnsi="Times New Roman"/>
                <w:color w:val="000000" w:themeColor="text1"/>
                <w:lang w:val="sv-SE"/>
              </w:rPr>
              <w:t>26,552,000</w:t>
            </w:r>
          </w:p>
        </w:tc>
        <w:tc>
          <w:tcPr>
            <w:tcW w:w="647" w:type="pct"/>
            <w:noWrap/>
            <w:vAlign w:val="center"/>
          </w:tcPr>
          <w:p w14:paraId="3140D5BB" w14:textId="3C1CD51D" w:rsidR="00C50C3F" w:rsidRPr="00C50C3F" w:rsidRDefault="00C50C3F" w:rsidP="0082451D">
            <w:pPr>
              <w:spacing w:line="276" w:lineRule="auto"/>
              <w:jc w:val="center"/>
              <w:rPr>
                <w:rFonts w:ascii="Times New Roman" w:hAnsi="Times New Roman"/>
                <w:color w:val="000000" w:themeColor="text1"/>
                <w:lang w:val="sv-SE"/>
              </w:rPr>
            </w:pPr>
            <w:r w:rsidRPr="00C50C3F">
              <w:rPr>
                <w:rFonts w:ascii="Times New Roman" w:hAnsi="Times New Roman"/>
                <w:color w:val="000000" w:themeColor="text1"/>
                <w:lang w:val="sv-SE"/>
              </w:rPr>
              <w:t>26,552,000</w:t>
            </w:r>
          </w:p>
        </w:tc>
        <w:tc>
          <w:tcPr>
            <w:tcW w:w="547" w:type="pct"/>
          </w:tcPr>
          <w:p w14:paraId="0C8D178D" w14:textId="1438534E" w:rsidR="004C0B1C" w:rsidRPr="003F1530" w:rsidDel="003F1530" w:rsidRDefault="004C0B1C" w:rsidP="0082451D">
            <w:pPr>
              <w:spacing w:line="276" w:lineRule="auto"/>
              <w:rPr>
                <w:del w:id="12" w:author="Hoài Phan" w:date="2026-01-21T13:37:00Z" w16du:dateUtc="2026-01-21T06:37:00Z"/>
                <w:rFonts w:ascii="Times New Roman" w:hAnsi="Times New Roman"/>
                <w:color w:val="000000" w:themeColor="text1"/>
                <w:lang w:val="sv-SE"/>
                <w:rPrChange w:id="13" w:author="Hoài Phan" w:date="2026-01-21T13:37:00Z" w16du:dateUtc="2026-01-21T06:37:00Z">
                  <w:rPr>
                    <w:del w:id="14" w:author="Hoài Phan" w:date="2026-01-21T13:37:00Z" w16du:dateUtc="2026-01-21T06:37:00Z"/>
                    <w:rFonts w:ascii="Times New Roman" w:hAnsi="Times New Roman"/>
                    <w:color w:val="000000" w:themeColor="text1"/>
                  </w:rPr>
                </w:rPrChange>
              </w:rPr>
            </w:pPr>
            <w:r w:rsidRPr="003F1530">
              <w:rPr>
                <w:rFonts w:ascii="Times New Roman" w:hAnsi="Times New Roman"/>
                <w:color w:val="000000" w:themeColor="text1"/>
                <w:lang w:val="sv-SE"/>
                <w:rPrChange w:id="15" w:author="Hoài Phan" w:date="2026-01-21T13:37:00Z" w16du:dateUtc="2026-01-21T06:37:00Z">
                  <w:rPr>
                    <w:rFonts w:ascii="Times New Roman" w:hAnsi="Times New Roman"/>
                    <w:color w:val="000000" w:themeColor="text1"/>
                  </w:rPr>
                </w:rPrChange>
              </w:rPr>
              <w:t>Bao gồm cho thuê</w:t>
            </w:r>
            <w:r w:rsidRPr="003F1530">
              <w:rPr>
                <w:rFonts w:ascii="Times New Roman" w:hAnsi="Times New Roman"/>
                <w:color w:val="000000" w:themeColor="text1"/>
                <w:lang w:val="sv-SE"/>
                <w:rPrChange w:id="16" w:author="Hoài Phan" w:date="2026-01-21T13:37:00Z" w16du:dateUtc="2026-01-21T06:37:00Z">
                  <w:rPr>
                    <w:rFonts w:ascii="Times New Roman" w:hAnsi="Times New Roman"/>
                    <w:color w:val="000000" w:themeColor="text1"/>
                  </w:rPr>
                </w:rPrChange>
              </w:rPr>
              <w:br/>
              <w:t>thiết bị</w:t>
            </w:r>
            <w:ins w:id="17" w:author="Hoài Phan" w:date="2026-01-21T13:37:00Z" w16du:dateUtc="2026-01-21T06:37:00Z">
              <w:r w:rsidR="003F1530">
                <w:rPr>
                  <w:rFonts w:ascii="Times New Roman" w:hAnsi="Times New Roman"/>
                  <w:color w:val="000000" w:themeColor="text1"/>
                  <w:lang w:val="sv-SE"/>
                </w:rPr>
                <w:t xml:space="preserve"> </w:t>
              </w:r>
              <w:r w:rsidR="003F1530">
                <w:rPr>
                  <w:rFonts w:ascii="Times New Roman" w:hAnsi="Times New Roman"/>
                  <w:color w:val="FF0000"/>
                  <w:lang w:val="sv-SE"/>
                </w:rPr>
                <w:t>WS-C</w:t>
              </w:r>
              <w:r w:rsidR="003F1530" w:rsidRPr="00D72DE2">
                <w:rPr>
                  <w:rFonts w:ascii="Times New Roman" w:hAnsi="Times New Roman"/>
                  <w:color w:val="FF0000"/>
                  <w:lang w:val="sv-SE"/>
                </w:rPr>
                <w:t>2960X-</w:t>
              </w:r>
              <w:r w:rsidR="003F1530" w:rsidRPr="00D72DE2">
                <w:rPr>
                  <w:rFonts w:ascii="Times New Roman" w:hAnsi="Times New Roman"/>
                  <w:color w:val="FF0000"/>
                  <w:lang w:val="sv-SE"/>
                </w:rPr>
                <w:lastRenderedPageBreak/>
                <w:t>24PS-L</w:t>
              </w:r>
            </w:ins>
            <w:r w:rsidRPr="003F1530">
              <w:rPr>
                <w:rFonts w:ascii="Times New Roman" w:hAnsi="Times New Roman"/>
                <w:color w:val="000000" w:themeColor="text1"/>
                <w:lang w:val="sv-SE"/>
                <w:rPrChange w:id="18" w:author="Hoài Phan" w:date="2026-01-21T13:37:00Z" w16du:dateUtc="2026-01-21T06:37:00Z">
                  <w:rPr>
                    <w:rFonts w:ascii="Times New Roman" w:hAnsi="Times New Roman"/>
                    <w:color w:val="000000" w:themeColor="text1"/>
                  </w:rPr>
                </w:rPrChange>
              </w:rPr>
              <w:t xml:space="preserve"> </w:t>
            </w:r>
            <w:ins w:id="19" w:author="Hoài Phan" w:date="2026-01-21T13:37:00Z" w16du:dateUtc="2026-01-21T06:37:00Z">
              <w:r w:rsidR="003F1530">
                <w:rPr>
                  <w:rFonts w:ascii="Times New Roman" w:hAnsi="Times New Roman"/>
                  <w:color w:val="000000" w:themeColor="text1"/>
                  <w:lang w:val="sv-SE"/>
                </w:rPr>
                <w:t>,</w:t>
              </w:r>
            </w:ins>
            <w:ins w:id="20" w:author="Hoài Phan" w:date="2026-01-21T13:38:00Z" w16du:dateUtc="2026-01-21T06:38:00Z">
              <w:r w:rsidR="003F1530">
                <w:rPr>
                  <w:rFonts w:ascii="Times New Roman" w:hAnsi="Times New Roman"/>
                  <w:color w:val="000000" w:themeColor="text1"/>
                  <w:lang w:val="sv-SE"/>
                </w:rPr>
                <w:t xml:space="preserve"> </w:t>
              </w:r>
              <w:r w:rsidR="003F1530" w:rsidRPr="00C454C6">
                <w:rPr>
                  <w:rFonts w:ascii="Times New Roman" w:hAnsi="Times New Roman"/>
                  <w:color w:val="EE0000"/>
                  <w:lang w:val="sv-SE"/>
                  <w:rPrChange w:id="21" w:author="Hoài Phan" w:date="2026-01-21T13:50:00Z" w16du:dateUtc="2026-01-21T06:50:00Z">
                    <w:rPr>
                      <w:rFonts w:ascii="Times New Roman" w:hAnsi="Times New Roman"/>
                      <w:color w:val="000000" w:themeColor="text1"/>
                      <w:lang w:val="sv-SE"/>
                    </w:rPr>
                  </w:rPrChange>
                </w:rPr>
                <w:t>Số lượng: 1</w:t>
              </w:r>
            </w:ins>
            <w:ins w:id="22" w:author="Hoài Phan" w:date="2026-01-21T13:39:00Z" w16du:dateUtc="2026-01-21T06:39:00Z">
              <w:r w:rsidR="003F1530" w:rsidRPr="00C454C6">
                <w:rPr>
                  <w:rFonts w:ascii="Times New Roman" w:hAnsi="Times New Roman"/>
                  <w:color w:val="EE0000"/>
                  <w:lang w:val="sv-SE"/>
                  <w:rPrChange w:id="23" w:author="Hoài Phan" w:date="2026-01-21T13:50:00Z" w16du:dateUtc="2026-01-21T06:50:00Z">
                    <w:rPr>
                      <w:rFonts w:ascii="Times New Roman" w:hAnsi="Times New Roman"/>
                      <w:color w:val="000000" w:themeColor="text1"/>
                      <w:lang w:val="sv-SE"/>
                    </w:rPr>
                  </w:rPrChange>
                </w:rPr>
                <w:t xml:space="preserve"> chiếc</w:t>
              </w:r>
            </w:ins>
            <w:ins w:id="24" w:author="Hoài Phan" w:date="2026-01-21T13:37:00Z" w16du:dateUtc="2026-01-21T06:37:00Z">
              <w:r w:rsidR="003F1530" w:rsidRPr="00C454C6">
                <w:rPr>
                  <w:rFonts w:ascii="Times New Roman" w:hAnsi="Times New Roman"/>
                  <w:color w:val="EE0000"/>
                  <w:lang w:val="sv-SE"/>
                  <w:rPrChange w:id="25" w:author="Hoài Phan" w:date="2026-01-21T13:50:00Z" w16du:dateUtc="2026-01-21T06:50:00Z">
                    <w:rPr>
                      <w:rFonts w:ascii="Times New Roman" w:hAnsi="Times New Roman"/>
                      <w:color w:val="000000" w:themeColor="text1"/>
                      <w:lang w:val="sv-SE"/>
                    </w:rPr>
                  </w:rPrChange>
                </w:rPr>
                <w:t xml:space="preserve"> thời hạn:</w:t>
              </w:r>
            </w:ins>
            <w:ins w:id="26" w:author="Hoài Phan" w:date="2026-01-21T13:38:00Z" w16du:dateUtc="2026-01-21T06:38:00Z">
              <w:r w:rsidR="003F1530" w:rsidRPr="00C454C6">
                <w:rPr>
                  <w:rFonts w:ascii="Times New Roman" w:hAnsi="Times New Roman"/>
                  <w:color w:val="EE0000"/>
                  <w:lang w:val="sv-SE"/>
                  <w:rPrChange w:id="27" w:author="Hoài Phan" w:date="2026-01-21T13:50:00Z" w16du:dateUtc="2026-01-21T06:50:00Z">
                    <w:rPr>
                      <w:rFonts w:ascii="Times New Roman" w:hAnsi="Times New Roman"/>
                      <w:color w:val="000000" w:themeColor="text1"/>
                      <w:lang w:val="sv-SE"/>
                    </w:rPr>
                  </w:rPrChange>
                </w:rPr>
                <w:t xml:space="preserve"> </w:t>
              </w:r>
            </w:ins>
            <w:del w:id="28" w:author="Hoài Phan" w:date="2026-01-21T13:49:00Z" w16du:dateUtc="2026-01-21T06:49:00Z">
              <w:r w:rsidRPr="00C454C6" w:rsidDel="00C454C6">
                <w:rPr>
                  <w:rFonts w:ascii="Times New Roman" w:hAnsi="Times New Roman"/>
                  <w:color w:val="EE0000"/>
                  <w:lang w:val="sv-SE"/>
                  <w:rPrChange w:id="29" w:author="Hoài Phan" w:date="2026-01-21T13:50:00Z" w16du:dateUtc="2026-01-21T06:50:00Z">
                    <w:rPr>
                      <w:rFonts w:ascii="Times New Roman" w:hAnsi="Times New Roman"/>
                      <w:color w:val="000000" w:themeColor="text1"/>
                    </w:rPr>
                  </w:rPrChange>
                </w:rPr>
                <w:delText>2 tháng</w:delText>
              </w:r>
            </w:del>
            <w:ins w:id="30" w:author="Hoài Phan" w:date="2026-01-21T13:49:00Z" w16du:dateUtc="2026-01-21T06:49:00Z">
              <w:r w:rsidR="00C454C6" w:rsidRPr="00C454C6">
                <w:rPr>
                  <w:rFonts w:ascii="Times New Roman" w:hAnsi="Times New Roman"/>
                  <w:color w:val="EE0000"/>
                  <w:lang w:val="sv-SE"/>
                  <w:rPrChange w:id="31" w:author="Hoài Phan" w:date="2026-01-21T13:50:00Z" w16du:dateUtc="2026-01-21T06:50:00Z">
                    <w:rPr>
                      <w:rFonts w:ascii="Times New Roman" w:hAnsi="Times New Roman"/>
                      <w:color w:val="000000" w:themeColor="text1"/>
                      <w:lang w:val="sv-SE"/>
                    </w:rPr>
                  </w:rPrChange>
                </w:rPr>
                <w:t>06-08 tuần</w:t>
              </w:r>
            </w:ins>
          </w:p>
          <w:p w14:paraId="41074CF4" w14:textId="77777777" w:rsidR="00C50C3F" w:rsidRPr="003F1530" w:rsidRDefault="00C50C3F" w:rsidP="0082451D">
            <w:pPr>
              <w:spacing w:line="276" w:lineRule="auto"/>
              <w:rPr>
                <w:rFonts w:ascii="Times New Roman" w:hAnsi="Times New Roman"/>
                <w:color w:val="000000" w:themeColor="text1"/>
                <w:lang w:val="sv-SE"/>
                <w:rPrChange w:id="32" w:author="Hoài Phan" w:date="2026-01-21T13:37:00Z" w16du:dateUtc="2026-01-21T06:37:00Z">
                  <w:rPr>
                    <w:rFonts w:ascii="Times New Roman" w:hAnsi="Times New Roman"/>
                    <w:color w:val="000000" w:themeColor="text1"/>
                  </w:rPr>
                </w:rPrChange>
              </w:rPr>
            </w:pPr>
          </w:p>
        </w:tc>
      </w:tr>
      <w:tr w:rsidR="004C0B1C" w:rsidRPr="00A7708A" w14:paraId="7485EDAA" w14:textId="501FF0D3" w:rsidTr="004C0B1C">
        <w:trPr>
          <w:trHeight w:val="242"/>
          <w:jc w:val="center"/>
        </w:trPr>
        <w:tc>
          <w:tcPr>
            <w:tcW w:w="251" w:type="pct"/>
          </w:tcPr>
          <w:p w14:paraId="4E95EB1D" w14:textId="77777777" w:rsidR="00C50C3F" w:rsidRPr="004C0B1C" w:rsidRDefault="00C50C3F" w:rsidP="0082451D">
            <w:pPr>
              <w:spacing w:line="276" w:lineRule="auto"/>
              <w:jc w:val="center"/>
              <w:rPr>
                <w:rFonts w:ascii="Times New Roman" w:hAnsi="Times New Roman"/>
                <w:b/>
                <w:bCs/>
                <w:color w:val="000000" w:themeColor="text1"/>
                <w:lang w:val="sv-SE"/>
              </w:rPr>
            </w:pPr>
          </w:p>
        </w:tc>
        <w:tc>
          <w:tcPr>
            <w:tcW w:w="3555" w:type="pct"/>
            <w:gridSpan w:val="6"/>
          </w:tcPr>
          <w:p w14:paraId="7ABE4F39" w14:textId="26593104"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Tổng cộng (Chưa bao gồm VAT)</w:t>
            </w:r>
          </w:p>
        </w:tc>
        <w:tc>
          <w:tcPr>
            <w:tcW w:w="647" w:type="pct"/>
            <w:vAlign w:val="center"/>
          </w:tcPr>
          <w:p w14:paraId="177EB77B" w14:textId="63577FE1" w:rsidR="00C50C3F" w:rsidRPr="00A7708A" w:rsidRDefault="00C50C3F" w:rsidP="0082451D">
            <w:pPr>
              <w:spacing w:line="276" w:lineRule="auto"/>
              <w:jc w:val="right"/>
              <w:rPr>
                <w:rFonts w:ascii="Times New Roman" w:hAnsi="Times New Roman"/>
                <w:b/>
                <w:bCs/>
                <w:color w:val="000000" w:themeColor="text1"/>
              </w:rPr>
            </w:pPr>
            <w:r w:rsidRPr="00C50C3F">
              <w:rPr>
                <w:rFonts w:ascii="Times New Roman" w:hAnsi="Times New Roman"/>
                <w:b/>
                <w:bCs/>
                <w:color w:val="000000" w:themeColor="text1"/>
              </w:rPr>
              <w:t>26,552,000</w:t>
            </w:r>
          </w:p>
        </w:tc>
        <w:tc>
          <w:tcPr>
            <w:tcW w:w="547" w:type="pct"/>
          </w:tcPr>
          <w:p w14:paraId="7466B3BA" w14:textId="77777777" w:rsidR="00C50C3F" w:rsidRPr="00C50C3F" w:rsidRDefault="00C50C3F" w:rsidP="0082451D">
            <w:pPr>
              <w:spacing w:line="276" w:lineRule="auto"/>
              <w:jc w:val="right"/>
              <w:rPr>
                <w:rFonts w:ascii="Times New Roman" w:hAnsi="Times New Roman"/>
                <w:b/>
                <w:bCs/>
                <w:color w:val="000000" w:themeColor="text1"/>
              </w:rPr>
            </w:pPr>
          </w:p>
        </w:tc>
      </w:tr>
      <w:tr w:rsidR="004C0B1C" w:rsidRPr="00A7708A" w14:paraId="1DA4CAC8" w14:textId="2309E80C" w:rsidTr="004C0B1C">
        <w:trPr>
          <w:trHeight w:val="251"/>
          <w:jc w:val="center"/>
        </w:trPr>
        <w:tc>
          <w:tcPr>
            <w:tcW w:w="251" w:type="pct"/>
          </w:tcPr>
          <w:p w14:paraId="33123789" w14:textId="77777777" w:rsidR="00C50C3F" w:rsidRPr="00A7708A" w:rsidRDefault="00C50C3F" w:rsidP="0082451D">
            <w:pPr>
              <w:spacing w:line="276" w:lineRule="auto"/>
              <w:jc w:val="center"/>
              <w:rPr>
                <w:rFonts w:ascii="Times New Roman" w:hAnsi="Times New Roman"/>
                <w:b/>
                <w:bCs/>
                <w:color w:val="000000" w:themeColor="text1"/>
              </w:rPr>
            </w:pPr>
          </w:p>
        </w:tc>
        <w:tc>
          <w:tcPr>
            <w:tcW w:w="3555" w:type="pct"/>
            <w:gridSpan w:val="6"/>
          </w:tcPr>
          <w:p w14:paraId="7E74794C" w14:textId="70D71F36"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VAT 8%</w:t>
            </w:r>
            <w:r>
              <w:rPr>
                <w:rFonts w:ascii="Times New Roman" w:hAnsi="Times New Roman"/>
                <w:b/>
                <w:bCs/>
                <w:color w:val="000000" w:themeColor="text1"/>
              </w:rPr>
              <w:t xml:space="preserve"> (Mục 1)</w:t>
            </w:r>
          </w:p>
        </w:tc>
        <w:tc>
          <w:tcPr>
            <w:tcW w:w="647" w:type="pct"/>
            <w:vAlign w:val="center"/>
          </w:tcPr>
          <w:p w14:paraId="57CDB69E" w14:textId="500A6E08" w:rsidR="00C50C3F" w:rsidRPr="00A7708A" w:rsidRDefault="00C50C3F" w:rsidP="0082451D">
            <w:pPr>
              <w:spacing w:line="276" w:lineRule="auto"/>
              <w:jc w:val="right"/>
              <w:rPr>
                <w:rFonts w:ascii="Times New Roman" w:hAnsi="Times New Roman"/>
                <w:b/>
                <w:bCs/>
                <w:color w:val="000000" w:themeColor="text1"/>
                <w:lang w:val="vi-VN"/>
              </w:rPr>
            </w:pPr>
            <w:r w:rsidRPr="00C50C3F">
              <w:rPr>
                <w:rFonts w:ascii="Times New Roman" w:hAnsi="Times New Roman"/>
                <w:b/>
                <w:bCs/>
                <w:color w:val="000000" w:themeColor="text1"/>
              </w:rPr>
              <w:t>2,124,160</w:t>
            </w:r>
          </w:p>
        </w:tc>
        <w:tc>
          <w:tcPr>
            <w:tcW w:w="547" w:type="pct"/>
          </w:tcPr>
          <w:p w14:paraId="4E17E967" w14:textId="77777777" w:rsidR="00C50C3F" w:rsidRPr="00C50C3F" w:rsidRDefault="00C50C3F" w:rsidP="0082451D">
            <w:pPr>
              <w:spacing w:line="276" w:lineRule="auto"/>
              <w:jc w:val="right"/>
              <w:rPr>
                <w:rFonts w:ascii="Times New Roman" w:hAnsi="Times New Roman"/>
                <w:b/>
                <w:bCs/>
                <w:color w:val="000000" w:themeColor="text1"/>
              </w:rPr>
            </w:pPr>
          </w:p>
        </w:tc>
      </w:tr>
      <w:tr w:rsidR="004C0B1C" w:rsidRPr="00A7708A" w14:paraId="48918CC3" w14:textId="0661F47B" w:rsidTr="004C0B1C">
        <w:trPr>
          <w:trHeight w:val="85"/>
          <w:jc w:val="center"/>
        </w:trPr>
        <w:tc>
          <w:tcPr>
            <w:tcW w:w="251" w:type="pct"/>
          </w:tcPr>
          <w:p w14:paraId="7B42D000" w14:textId="77777777" w:rsidR="00C50C3F" w:rsidRPr="00A7708A" w:rsidRDefault="00C50C3F" w:rsidP="0082451D">
            <w:pPr>
              <w:spacing w:line="276" w:lineRule="auto"/>
              <w:jc w:val="center"/>
              <w:rPr>
                <w:rFonts w:ascii="Times New Roman" w:hAnsi="Times New Roman"/>
                <w:b/>
                <w:bCs/>
                <w:color w:val="000000" w:themeColor="text1"/>
              </w:rPr>
            </w:pPr>
          </w:p>
        </w:tc>
        <w:tc>
          <w:tcPr>
            <w:tcW w:w="3555" w:type="pct"/>
            <w:gridSpan w:val="6"/>
          </w:tcPr>
          <w:p w14:paraId="0200F928" w14:textId="1C4C9B98"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Tổng cộng bao gồm VAT</w:t>
            </w:r>
          </w:p>
        </w:tc>
        <w:tc>
          <w:tcPr>
            <w:tcW w:w="647" w:type="pct"/>
            <w:vAlign w:val="center"/>
          </w:tcPr>
          <w:p w14:paraId="4144765D" w14:textId="7DEE841E" w:rsidR="00C50C3F" w:rsidRPr="00A7708A" w:rsidRDefault="00C50C3F" w:rsidP="0082451D">
            <w:pPr>
              <w:spacing w:line="276" w:lineRule="auto"/>
              <w:jc w:val="right"/>
              <w:rPr>
                <w:rFonts w:ascii="Times New Roman" w:hAnsi="Times New Roman"/>
                <w:b/>
                <w:bCs/>
                <w:color w:val="000000" w:themeColor="text1"/>
              </w:rPr>
            </w:pPr>
            <w:r w:rsidRPr="00C50C3F">
              <w:rPr>
                <w:rFonts w:ascii="Times New Roman" w:hAnsi="Times New Roman"/>
                <w:b/>
                <w:bCs/>
                <w:color w:val="000000" w:themeColor="text1"/>
              </w:rPr>
              <w:t>28,676,160</w:t>
            </w:r>
          </w:p>
        </w:tc>
        <w:tc>
          <w:tcPr>
            <w:tcW w:w="547" w:type="pct"/>
          </w:tcPr>
          <w:p w14:paraId="76ECC0E9" w14:textId="77777777" w:rsidR="00C50C3F" w:rsidRPr="00C50C3F" w:rsidRDefault="00C50C3F" w:rsidP="0082451D">
            <w:pPr>
              <w:spacing w:line="276" w:lineRule="auto"/>
              <w:jc w:val="right"/>
              <w:rPr>
                <w:rFonts w:ascii="Times New Roman" w:hAnsi="Times New Roman"/>
                <w:b/>
                <w:bCs/>
                <w:color w:val="000000" w:themeColor="text1"/>
              </w:rPr>
            </w:pPr>
          </w:p>
        </w:tc>
      </w:tr>
    </w:tbl>
    <w:p w14:paraId="61A727BD" w14:textId="09CF401A" w:rsidR="004C0B1C" w:rsidRDefault="004C0B1C" w:rsidP="0082451D">
      <w:pPr>
        <w:spacing w:line="276" w:lineRule="auto"/>
        <w:jc w:val="both"/>
        <w:outlineLvl w:val="0"/>
        <w:rPr>
          <w:rFonts w:ascii="Times New Roman" w:hAnsi="Times New Roman"/>
          <w:bCs/>
          <w:i/>
          <w:iCs/>
          <w:color w:val="000000" w:themeColor="text1"/>
        </w:rPr>
      </w:pPr>
      <w:r w:rsidRPr="004C0B1C">
        <w:rPr>
          <w:rFonts w:ascii="Times New Roman" w:hAnsi="Times New Roman"/>
          <w:b/>
          <w:i/>
          <w:iCs/>
          <w:color w:val="000000" w:themeColor="text1"/>
        </w:rPr>
        <w:t>Số tiền bằng chữ</w:t>
      </w:r>
      <w:r>
        <w:rPr>
          <w:rFonts w:ascii="Times New Roman" w:hAnsi="Times New Roman"/>
          <w:bCs/>
          <w:i/>
          <w:iCs/>
          <w:color w:val="000000" w:themeColor="text1"/>
        </w:rPr>
        <w:t>: Hai mươi tám triệu sáu trăm bảy mươi sáu nghìn một trăm sáu mươi đồng./</w:t>
      </w:r>
    </w:p>
    <w:p w14:paraId="15039A9F" w14:textId="4AF4A28B" w:rsidR="00C50C3F" w:rsidRPr="004E4A25" w:rsidRDefault="004C0B1C" w:rsidP="0082451D">
      <w:pPr>
        <w:spacing w:line="276" w:lineRule="auto"/>
        <w:jc w:val="both"/>
        <w:outlineLvl w:val="0"/>
        <w:rPr>
          <w:rFonts w:ascii="Times New Roman" w:hAnsi="Times New Roman"/>
          <w:bCs/>
          <w:i/>
          <w:iCs/>
          <w:color w:val="EE0000"/>
        </w:rPr>
      </w:pPr>
      <w:r w:rsidRPr="004E4A25">
        <w:rPr>
          <w:rFonts w:ascii="Times New Roman" w:hAnsi="Times New Roman"/>
          <w:bCs/>
          <w:i/>
          <w:iCs/>
          <w:color w:val="EE0000"/>
        </w:rPr>
        <w:t>(*)</w:t>
      </w:r>
      <w:r w:rsidR="00C50C3F" w:rsidRPr="004E4A25">
        <w:rPr>
          <w:rFonts w:ascii="Times New Roman" w:hAnsi="Times New Roman"/>
          <w:bCs/>
          <w:i/>
          <w:iCs/>
          <w:color w:val="EE0000"/>
        </w:rPr>
        <w:t>Nội dung diễn giải xuất hóa đơn: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4957"/>
        <w:gridCol w:w="1062"/>
        <w:gridCol w:w="973"/>
        <w:gridCol w:w="1573"/>
        <w:gridCol w:w="1554"/>
      </w:tblGrid>
      <w:tr w:rsidR="00C50C3F" w:rsidRPr="00A7708A" w14:paraId="3BE94A10" w14:textId="77777777" w:rsidTr="00C50C3F">
        <w:trPr>
          <w:trHeight w:val="620"/>
          <w:jc w:val="center"/>
        </w:trPr>
        <w:tc>
          <w:tcPr>
            <w:tcW w:w="311" w:type="pct"/>
            <w:vAlign w:val="center"/>
            <w:hideMark/>
          </w:tcPr>
          <w:p w14:paraId="7E4D2859" w14:textId="07813BC9" w:rsidR="00C50C3F" w:rsidRPr="00A7708A" w:rsidRDefault="00C50C3F" w:rsidP="0082451D">
            <w:pPr>
              <w:spacing w:line="276" w:lineRule="auto"/>
              <w:jc w:val="both"/>
              <w:rPr>
                <w:rFonts w:ascii="Times New Roman" w:hAnsi="Times New Roman"/>
                <w:b/>
                <w:bCs/>
                <w:color w:val="000000" w:themeColor="text1"/>
              </w:rPr>
            </w:pPr>
            <w:r>
              <w:rPr>
                <w:rFonts w:ascii="Times New Roman" w:hAnsi="Times New Roman"/>
                <w:b/>
                <w:bCs/>
                <w:color w:val="000000" w:themeColor="text1"/>
              </w:rPr>
              <w:t>S</w:t>
            </w:r>
            <w:r w:rsidRPr="00A7708A">
              <w:rPr>
                <w:rFonts w:ascii="Times New Roman" w:hAnsi="Times New Roman"/>
                <w:b/>
                <w:bCs/>
                <w:color w:val="000000" w:themeColor="text1"/>
              </w:rPr>
              <w:t>TT</w:t>
            </w:r>
          </w:p>
        </w:tc>
        <w:tc>
          <w:tcPr>
            <w:tcW w:w="2297" w:type="pct"/>
            <w:vAlign w:val="center"/>
            <w:hideMark/>
          </w:tcPr>
          <w:p w14:paraId="6A3D205C" w14:textId="2C1CC1ED" w:rsidR="00C50C3F" w:rsidRPr="00A7708A" w:rsidRDefault="00C50C3F" w:rsidP="0082451D">
            <w:pPr>
              <w:spacing w:line="276" w:lineRule="auto"/>
              <w:jc w:val="center"/>
              <w:rPr>
                <w:rFonts w:ascii="Times New Roman" w:hAnsi="Times New Roman"/>
                <w:b/>
                <w:bCs/>
                <w:color w:val="000000" w:themeColor="text1"/>
              </w:rPr>
            </w:pPr>
            <w:r>
              <w:rPr>
                <w:rFonts w:ascii="Times New Roman" w:hAnsi="Times New Roman"/>
                <w:b/>
                <w:bCs/>
                <w:color w:val="000000" w:themeColor="text1"/>
              </w:rPr>
              <w:t>Tên hàng hóa, dịch vụ</w:t>
            </w:r>
          </w:p>
        </w:tc>
        <w:tc>
          <w:tcPr>
            <w:tcW w:w="492" w:type="pct"/>
            <w:vAlign w:val="center"/>
            <w:hideMark/>
          </w:tcPr>
          <w:p w14:paraId="460F4775" w14:textId="3F5B7C98"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ĐVT</w:t>
            </w:r>
            <w:r>
              <w:rPr>
                <w:rFonts w:ascii="Times New Roman" w:hAnsi="Times New Roman"/>
                <w:b/>
                <w:bCs/>
                <w:color w:val="000000" w:themeColor="text1"/>
              </w:rPr>
              <w:t xml:space="preserve"> </w:t>
            </w:r>
          </w:p>
        </w:tc>
        <w:tc>
          <w:tcPr>
            <w:tcW w:w="451" w:type="pct"/>
            <w:vAlign w:val="center"/>
          </w:tcPr>
          <w:p w14:paraId="53352BC5" w14:textId="33C7AE09"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Số lượng</w:t>
            </w:r>
          </w:p>
        </w:tc>
        <w:tc>
          <w:tcPr>
            <w:tcW w:w="729" w:type="pct"/>
            <w:vAlign w:val="center"/>
            <w:hideMark/>
          </w:tcPr>
          <w:p w14:paraId="39DCFD5B" w14:textId="77777777"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Đơn giá</w:t>
            </w:r>
            <w:r w:rsidRPr="00A7708A">
              <w:rPr>
                <w:rFonts w:ascii="Times New Roman" w:hAnsi="Times New Roman"/>
                <w:b/>
                <w:bCs/>
                <w:color w:val="000000" w:themeColor="text1"/>
              </w:rPr>
              <w:br/>
              <w:t>(VNĐ)</w:t>
            </w:r>
          </w:p>
        </w:tc>
        <w:tc>
          <w:tcPr>
            <w:tcW w:w="720" w:type="pct"/>
            <w:vAlign w:val="center"/>
            <w:hideMark/>
          </w:tcPr>
          <w:p w14:paraId="6DF06F43" w14:textId="77777777" w:rsidR="00C50C3F" w:rsidRPr="00A7708A" w:rsidRDefault="00C50C3F" w:rsidP="0082451D">
            <w:pPr>
              <w:spacing w:line="276" w:lineRule="auto"/>
              <w:jc w:val="center"/>
              <w:rPr>
                <w:rFonts w:ascii="Times New Roman" w:hAnsi="Times New Roman"/>
                <w:b/>
                <w:bCs/>
                <w:color w:val="000000" w:themeColor="text1"/>
              </w:rPr>
            </w:pPr>
            <w:r w:rsidRPr="00A7708A">
              <w:rPr>
                <w:rFonts w:ascii="Times New Roman" w:hAnsi="Times New Roman"/>
                <w:b/>
                <w:bCs/>
                <w:color w:val="000000" w:themeColor="text1"/>
              </w:rPr>
              <w:t>Thành tiền</w:t>
            </w:r>
            <w:r w:rsidRPr="00A7708A">
              <w:rPr>
                <w:rFonts w:ascii="Times New Roman" w:hAnsi="Times New Roman"/>
                <w:b/>
                <w:bCs/>
                <w:color w:val="000000" w:themeColor="text1"/>
              </w:rPr>
              <w:br/>
              <w:t>(VNĐ)</w:t>
            </w:r>
          </w:p>
        </w:tc>
      </w:tr>
      <w:tr w:rsidR="00C50C3F" w:rsidRPr="00C50C3F" w14:paraId="421F440C" w14:textId="77777777" w:rsidTr="009A15D7">
        <w:trPr>
          <w:trHeight w:val="710"/>
          <w:jc w:val="center"/>
        </w:trPr>
        <w:tc>
          <w:tcPr>
            <w:tcW w:w="311" w:type="pct"/>
            <w:noWrap/>
            <w:vAlign w:val="center"/>
            <w:hideMark/>
          </w:tcPr>
          <w:p w14:paraId="7FCB10DD" w14:textId="77777777" w:rsidR="00C50C3F" w:rsidRPr="00A7708A" w:rsidRDefault="00C50C3F" w:rsidP="0082451D">
            <w:pPr>
              <w:spacing w:line="276" w:lineRule="auto"/>
              <w:jc w:val="center"/>
              <w:rPr>
                <w:rFonts w:ascii="Times New Roman" w:hAnsi="Times New Roman"/>
                <w:color w:val="000000" w:themeColor="text1"/>
              </w:rPr>
            </w:pPr>
            <w:r w:rsidRPr="00A7708A">
              <w:rPr>
                <w:rFonts w:ascii="Times New Roman" w:hAnsi="Times New Roman"/>
                <w:color w:val="000000" w:themeColor="text1"/>
              </w:rPr>
              <w:t>1</w:t>
            </w:r>
          </w:p>
        </w:tc>
        <w:tc>
          <w:tcPr>
            <w:tcW w:w="2297" w:type="pct"/>
            <w:vAlign w:val="center"/>
          </w:tcPr>
          <w:p w14:paraId="3553EE2F" w14:textId="6D72D3BE" w:rsidR="00C50C3F" w:rsidRPr="00AA4CBA" w:rsidRDefault="00C50C3F" w:rsidP="0082451D">
            <w:pPr>
              <w:spacing w:line="276" w:lineRule="auto"/>
              <w:rPr>
                <w:rFonts w:ascii="Times New Roman" w:hAnsi="Times New Roman"/>
                <w:color w:val="000000" w:themeColor="text1"/>
                <w:lang w:val="sv-SE"/>
              </w:rPr>
            </w:pPr>
            <w:r w:rsidRPr="00C50C3F">
              <w:rPr>
                <w:rFonts w:ascii="Times New Roman" w:hAnsi="Times New Roman"/>
                <w:color w:val="000000" w:themeColor="text1"/>
              </w:rPr>
              <w:t>Thiết bị chuyển mạch Cisco_C1300X-10NU-2X, phụ kiện</w:t>
            </w:r>
          </w:p>
        </w:tc>
        <w:tc>
          <w:tcPr>
            <w:tcW w:w="492" w:type="pct"/>
            <w:noWrap/>
            <w:vAlign w:val="center"/>
          </w:tcPr>
          <w:p w14:paraId="6FE55A29" w14:textId="62B11D18" w:rsidR="00C50C3F" w:rsidRPr="00AA4CBA" w:rsidRDefault="00C50C3F" w:rsidP="0082451D">
            <w:pPr>
              <w:spacing w:line="276" w:lineRule="auto"/>
              <w:jc w:val="center"/>
              <w:rPr>
                <w:rFonts w:ascii="Times New Roman" w:hAnsi="Times New Roman"/>
                <w:color w:val="000000" w:themeColor="text1"/>
                <w:lang w:val="sv-SE"/>
              </w:rPr>
            </w:pPr>
            <w:r>
              <w:rPr>
                <w:rFonts w:ascii="Times New Roman" w:hAnsi="Times New Roman"/>
                <w:color w:val="000000" w:themeColor="text1"/>
                <w:lang w:val="sv-SE"/>
              </w:rPr>
              <w:t>Cái</w:t>
            </w:r>
          </w:p>
        </w:tc>
        <w:tc>
          <w:tcPr>
            <w:tcW w:w="451" w:type="pct"/>
            <w:vAlign w:val="center"/>
          </w:tcPr>
          <w:p w14:paraId="4CC0D5F9" w14:textId="4360D00B" w:rsidR="00C50C3F" w:rsidRPr="00C50C3F" w:rsidRDefault="00C50C3F" w:rsidP="0082451D">
            <w:pPr>
              <w:spacing w:line="276" w:lineRule="auto"/>
              <w:jc w:val="center"/>
              <w:rPr>
                <w:rFonts w:ascii="Times New Roman" w:hAnsi="Times New Roman"/>
                <w:color w:val="000000" w:themeColor="text1"/>
              </w:rPr>
            </w:pPr>
            <w:r>
              <w:rPr>
                <w:rFonts w:ascii="Times New Roman" w:hAnsi="Times New Roman"/>
                <w:color w:val="000000" w:themeColor="text1"/>
              </w:rPr>
              <w:t>1</w:t>
            </w:r>
          </w:p>
        </w:tc>
        <w:tc>
          <w:tcPr>
            <w:tcW w:w="729" w:type="pct"/>
            <w:noWrap/>
            <w:vAlign w:val="center"/>
          </w:tcPr>
          <w:p w14:paraId="1CDD8DB2" w14:textId="77777777" w:rsidR="00C50C3F" w:rsidRPr="00C50C3F" w:rsidRDefault="00C50C3F" w:rsidP="0082451D">
            <w:pPr>
              <w:spacing w:line="276" w:lineRule="auto"/>
              <w:jc w:val="center"/>
              <w:rPr>
                <w:rFonts w:ascii="Times New Roman" w:hAnsi="Times New Roman"/>
                <w:color w:val="000000" w:themeColor="text1"/>
                <w:lang w:val="sv-SE"/>
              </w:rPr>
            </w:pPr>
            <w:r w:rsidRPr="00C50C3F">
              <w:rPr>
                <w:rFonts w:ascii="Times New Roman" w:hAnsi="Times New Roman"/>
                <w:color w:val="000000" w:themeColor="text1"/>
                <w:lang w:val="sv-SE"/>
              </w:rPr>
              <w:t>26,552,000</w:t>
            </w:r>
          </w:p>
        </w:tc>
        <w:tc>
          <w:tcPr>
            <w:tcW w:w="720" w:type="pct"/>
            <w:noWrap/>
            <w:vAlign w:val="center"/>
          </w:tcPr>
          <w:p w14:paraId="7A91B024" w14:textId="77777777" w:rsidR="00C50C3F" w:rsidRPr="00C50C3F" w:rsidRDefault="00C50C3F" w:rsidP="0082451D">
            <w:pPr>
              <w:spacing w:line="276" w:lineRule="auto"/>
              <w:jc w:val="center"/>
              <w:rPr>
                <w:rFonts w:ascii="Times New Roman" w:hAnsi="Times New Roman"/>
                <w:color w:val="000000" w:themeColor="text1"/>
                <w:lang w:val="sv-SE"/>
              </w:rPr>
            </w:pPr>
            <w:r w:rsidRPr="00C50C3F">
              <w:rPr>
                <w:rFonts w:ascii="Times New Roman" w:hAnsi="Times New Roman"/>
                <w:color w:val="000000" w:themeColor="text1"/>
                <w:lang w:val="sv-SE"/>
              </w:rPr>
              <w:t>26,552,000</w:t>
            </w:r>
          </w:p>
        </w:tc>
      </w:tr>
      <w:tr w:rsidR="00C50C3F" w:rsidRPr="00A7708A" w14:paraId="5303B7D0" w14:textId="77777777" w:rsidTr="00C50C3F">
        <w:trPr>
          <w:trHeight w:val="242"/>
          <w:jc w:val="center"/>
        </w:trPr>
        <w:tc>
          <w:tcPr>
            <w:tcW w:w="311" w:type="pct"/>
          </w:tcPr>
          <w:p w14:paraId="44825AA6" w14:textId="77777777" w:rsidR="00C50C3F" w:rsidRPr="00A7708A" w:rsidRDefault="00C50C3F" w:rsidP="0082451D">
            <w:pPr>
              <w:spacing w:line="276" w:lineRule="auto"/>
              <w:jc w:val="center"/>
              <w:rPr>
                <w:rFonts w:ascii="Times New Roman" w:hAnsi="Times New Roman"/>
                <w:b/>
                <w:bCs/>
                <w:color w:val="000000" w:themeColor="text1"/>
              </w:rPr>
            </w:pPr>
          </w:p>
        </w:tc>
        <w:tc>
          <w:tcPr>
            <w:tcW w:w="3969" w:type="pct"/>
            <w:gridSpan w:val="4"/>
            <w:noWrap/>
            <w:vAlign w:val="center"/>
          </w:tcPr>
          <w:p w14:paraId="57DC676C" w14:textId="6C1E7990" w:rsidR="00C50C3F" w:rsidRPr="00A7708A" w:rsidRDefault="00C50C3F" w:rsidP="0082451D">
            <w:pPr>
              <w:spacing w:line="276" w:lineRule="auto"/>
              <w:jc w:val="center"/>
              <w:rPr>
                <w:rFonts w:ascii="Times New Roman" w:hAnsi="Times New Roman"/>
                <w:b/>
                <w:bCs/>
                <w:color w:val="000000" w:themeColor="text1"/>
              </w:rPr>
            </w:pPr>
            <w:r>
              <w:rPr>
                <w:rFonts w:ascii="Times New Roman" w:hAnsi="Times New Roman"/>
                <w:b/>
                <w:bCs/>
                <w:color w:val="000000" w:themeColor="text1"/>
              </w:rPr>
              <w:t xml:space="preserve">                                                                                                    </w:t>
            </w:r>
            <w:r w:rsidRPr="00C50C3F">
              <w:rPr>
                <w:rFonts w:ascii="Times New Roman" w:hAnsi="Times New Roman"/>
                <w:b/>
                <w:bCs/>
                <w:color w:val="000000" w:themeColor="text1"/>
              </w:rPr>
              <w:t xml:space="preserve">Cộng tiền hàng: </w:t>
            </w:r>
          </w:p>
        </w:tc>
        <w:tc>
          <w:tcPr>
            <w:tcW w:w="720" w:type="pct"/>
            <w:vAlign w:val="center"/>
          </w:tcPr>
          <w:p w14:paraId="3D788143" w14:textId="77777777" w:rsidR="00C50C3F" w:rsidRPr="00A7708A" w:rsidRDefault="00C50C3F" w:rsidP="0082451D">
            <w:pPr>
              <w:spacing w:line="276" w:lineRule="auto"/>
              <w:jc w:val="right"/>
              <w:rPr>
                <w:rFonts w:ascii="Times New Roman" w:hAnsi="Times New Roman"/>
                <w:b/>
                <w:bCs/>
                <w:color w:val="000000" w:themeColor="text1"/>
              </w:rPr>
            </w:pPr>
            <w:r w:rsidRPr="00C50C3F">
              <w:rPr>
                <w:rFonts w:ascii="Times New Roman" w:hAnsi="Times New Roman"/>
                <w:b/>
                <w:bCs/>
                <w:color w:val="000000" w:themeColor="text1"/>
              </w:rPr>
              <w:t>26,552,000</w:t>
            </w:r>
          </w:p>
        </w:tc>
      </w:tr>
      <w:tr w:rsidR="00C50C3F" w:rsidRPr="00A7708A" w14:paraId="39555E34" w14:textId="77777777" w:rsidTr="00C50C3F">
        <w:trPr>
          <w:trHeight w:val="251"/>
          <w:jc w:val="center"/>
        </w:trPr>
        <w:tc>
          <w:tcPr>
            <w:tcW w:w="311" w:type="pct"/>
          </w:tcPr>
          <w:p w14:paraId="50AF838C" w14:textId="77777777" w:rsidR="00C50C3F" w:rsidRPr="00A7708A" w:rsidRDefault="00C50C3F" w:rsidP="0082451D">
            <w:pPr>
              <w:spacing w:line="276" w:lineRule="auto"/>
              <w:jc w:val="center"/>
              <w:rPr>
                <w:rFonts w:ascii="Times New Roman" w:hAnsi="Times New Roman"/>
                <w:b/>
                <w:bCs/>
                <w:color w:val="000000" w:themeColor="text1"/>
              </w:rPr>
            </w:pPr>
          </w:p>
        </w:tc>
        <w:tc>
          <w:tcPr>
            <w:tcW w:w="3969" w:type="pct"/>
            <w:gridSpan w:val="4"/>
            <w:noWrap/>
            <w:vAlign w:val="center"/>
          </w:tcPr>
          <w:p w14:paraId="78567BA8" w14:textId="2A66CF7C" w:rsidR="00C50C3F" w:rsidRPr="00A7708A" w:rsidRDefault="00C50C3F" w:rsidP="0082451D">
            <w:pPr>
              <w:spacing w:line="276" w:lineRule="auto"/>
              <w:rPr>
                <w:rFonts w:ascii="Times New Roman" w:hAnsi="Times New Roman"/>
                <w:b/>
                <w:bCs/>
                <w:color w:val="000000" w:themeColor="text1"/>
              </w:rPr>
            </w:pPr>
            <w:r w:rsidRPr="00C50C3F">
              <w:rPr>
                <w:rFonts w:ascii="Times New Roman" w:hAnsi="Times New Roman"/>
                <w:b/>
                <w:bCs/>
                <w:color w:val="000000" w:themeColor="text1"/>
              </w:rPr>
              <w:t xml:space="preserve">Thuế suất GTGT: 8 % </w:t>
            </w:r>
            <w:r>
              <w:rPr>
                <w:rFonts w:ascii="Times New Roman" w:hAnsi="Times New Roman"/>
                <w:b/>
                <w:bCs/>
                <w:color w:val="000000" w:themeColor="text1"/>
              </w:rPr>
              <w:t xml:space="preserve">                                                                  </w:t>
            </w:r>
            <w:r w:rsidRPr="00C50C3F">
              <w:rPr>
                <w:rFonts w:ascii="Times New Roman" w:hAnsi="Times New Roman"/>
                <w:b/>
                <w:bCs/>
                <w:color w:val="000000" w:themeColor="text1"/>
              </w:rPr>
              <w:t>Tiền thuế GTGT:</w:t>
            </w:r>
          </w:p>
        </w:tc>
        <w:tc>
          <w:tcPr>
            <w:tcW w:w="720" w:type="pct"/>
            <w:vAlign w:val="center"/>
          </w:tcPr>
          <w:p w14:paraId="28D2C828" w14:textId="77777777" w:rsidR="00C50C3F" w:rsidRPr="00A7708A" w:rsidRDefault="00C50C3F" w:rsidP="0082451D">
            <w:pPr>
              <w:spacing w:line="276" w:lineRule="auto"/>
              <w:jc w:val="right"/>
              <w:rPr>
                <w:rFonts w:ascii="Times New Roman" w:hAnsi="Times New Roman"/>
                <w:b/>
                <w:bCs/>
                <w:color w:val="000000" w:themeColor="text1"/>
                <w:lang w:val="vi-VN"/>
              </w:rPr>
            </w:pPr>
            <w:r w:rsidRPr="00C50C3F">
              <w:rPr>
                <w:rFonts w:ascii="Times New Roman" w:hAnsi="Times New Roman"/>
                <w:b/>
                <w:bCs/>
                <w:color w:val="000000" w:themeColor="text1"/>
              </w:rPr>
              <w:t>2,124,160</w:t>
            </w:r>
          </w:p>
        </w:tc>
      </w:tr>
      <w:tr w:rsidR="00C50C3F" w:rsidRPr="00A7708A" w14:paraId="2AA8B4FF" w14:textId="77777777" w:rsidTr="00C50C3F">
        <w:trPr>
          <w:trHeight w:val="85"/>
          <w:jc w:val="center"/>
        </w:trPr>
        <w:tc>
          <w:tcPr>
            <w:tcW w:w="311" w:type="pct"/>
          </w:tcPr>
          <w:p w14:paraId="1B0BC929" w14:textId="77777777" w:rsidR="00C50C3F" w:rsidRPr="00A7708A" w:rsidRDefault="00C50C3F" w:rsidP="0082451D">
            <w:pPr>
              <w:spacing w:line="276" w:lineRule="auto"/>
              <w:jc w:val="center"/>
              <w:rPr>
                <w:rFonts w:ascii="Times New Roman" w:hAnsi="Times New Roman"/>
                <w:b/>
                <w:bCs/>
                <w:color w:val="000000" w:themeColor="text1"/>
              </w:rPr>
            </w:pPr>
          </w:p>
        </w:tc>
        <w:tc>
          <w:tcPr>
            <w:tcW w:w="3969" w:type="pct"/>
            <w:gridSpan w:val="4"/>
            <w:noWrap/>
            <w:vAlign w:val="center"/>
          </w:tcPr>
          <w:p w14:paraId="2E30DC53" w14:textId="12F0F88F" w:rsidR="00C50C3F" w:rsidRPr="00A7708A" w:rsidRDefault="00C50C3F" w:rsidP="0082451D">
            <w:pPr>
              <w:spacing w:line="276" w:lineRule="auto"/>
              <w:jc w:val="center"/>
              <w:rPr>
                <w:rFonts w:ascii="Times New Roman" w:hAnsi="Times New Roman"/>
                <w:b/>
                <w:bCs/>
                <w:color w:val="000000" w:themeColor="text1"/>
              </w:rPr>
            </w:pPr>
            <w:r>
              <w:rPr>
                <w:rFonts w:ascii="Times New Roman" w:hAnsi="Times New Roman"/>
                <w:b/>
                <w:bCs/>
                <w:color w:val="000000" w:themeColor="text1"/>
              </w:rPr>
              <w:t xml:space="preserve">                                                                                                   </w:t>
            </w:r>
            <w:r w:rsidRPr="00C50C3F">
              <w:rPr>
                <w:rFonts w:ascii="Times New Roman" w:hAnsi="Times New Roman"/>
                <w:b/>
                <w:bCs/>
                <w:color w:val="000000" w:themeColor="text1"/>
              </w:rPr>
              <w:t>Tổng tiền thanh toán</w:t>
            </w:r>
            <w:r>
              <w:rPr>
                <w:rFonts w:ascii="Times New Roman" w:hAnsi="Times New Roman"/>
                <w:b/>
                <w:bCs/>
                <w:color w:val="000000" w:themeColor="text1"/>
              </w:rPr>
              <w:t>:</w:t>
            </w:r>
          </w:p>
        </w:tc>
        <w:tc>
          <w:tcPr>
            <w:tcW w:w="720" w:type="pct"/>
            <w:vAlign w:val="center"/>
          </w:tcPr>
          <w:p w14:paraId="238118FF" w14:textId="77777777" w:rsidR="00C50C3F" w:rsidRPr="00A7708A" w:rsidRDefault="00C50C3F" w:rsidP="0082451D">
            <w:pPr>
              <w:spacing w:line="276" w:lineRule="auto"/>
              <w:jc w:val="right"/>
              <w:rPr>
                <w:rFonts w:ascii="Times New Roman" w:hAnsi="Times New Roman"/>
                <w:b/>
                <w:bCs/>
                <w:color w:val="000000" w:themeColor="text1"/>
              </w:rPr>
            </w:pPr>
            <w:r w:rsidRPr="00C50C3F">
              <w:rPr>
                <w:rFonts w:ascii="Times New Roman" w:hAnsi="Times New Roman"/>
                <w:b/>
                <w:bCs/>
                <w:color w:val="000000" w:themeColor="text1"/>
              </w:rPr>
              <w:t>28,676,160</w:t>
            </w:r>
          </w:p>
        </w:tc>
      </w:tr>
    </w:tbl>
    <w:p w14:paraId="2855CFCF" w14:textId="77777777" w:rsidR="00C50C3F" w:rsidRDefault="00C50C3F" w:rsidP="0082451D">
      <w:pPr>
        <w:spacing w:line="276" w:lineRule="auto"/>
        <w:jc w:val="both"/>
        <w:outlineLvl w:val="0"/>
        <w:rPr>
          <w:rFonts w:ascii="Times New Roman" w:hAnsi="Times New Roman"/>
          <w:bCs/>
          <w:i/>
          <w:iCs/>
          <w:color w:val="000000" w:themeColor="text1"/>
        </w:rPr>
      </w:pPr>
    </w:p>
    <w:p w14:paraId="29803E03" w14:textId="1343BA7C" w:rsidR="00600333" w:rsidRPr="0044366A" w:rsidRDefault="005C560E" w:rsidP="0082451D">
      <w:pPr>
        <w:spacing w:line="276" w:lineRule="auto"/>
        <w:jc w:val="both"/>
        <w:outlineLvl w:val="0"/>
        <w:rPr>
          <w:rFonts w:ascii="Times New Roman" w:hAnsi="Times New Roman"/>
          <w:bCs/>
          <w:i/>
          <w:iCs/>
          <w:color w:val="000000" w:themeColor="text1"/>
        </w:rPr>
      </w:pPr>
      <w:r w:rsidRPr="0044366A">
        <w:rPr>
          <w:rFonts w:ascii="Times New Roman" w:hAnsi="Times New Roman"/>
          <w:bCs/>
          <w:i/>
          <w:iCs/>
          <w:color w:val="000000" w:themeColor="text1"/>
        </w:rPr>
        <w:t>“</w:t>
      </w:r>
      <w:r w:rsidR="00600333" w:rsidRPr="0044366A">
        <w:rPr>
          <w:rFonts w:ascii="Times New Roman" w:hAnsi="Times New Roman"/>
          <w:bCs/>
          <w:i/>
          <w:iCs/>
          <w:color w:val="000000" w:themeColor="text1"/>
        </w:rPr>
        <w:t>Thuế suất, thuế giá trị gia tăng (VAT) đối với hàng hóa</w:t>
      </w:r>
      <w:r w:rsidR="007D504B" w:rsidRPr="0044366A">
        <w:rPr>
          <w:rFonts w:ascii="Times New Roman" w:hAnsi="Times New Roman"/>
          <w:bCs/>
          <w:i/>
          <w:iCs/>
          <w:color w:val="000000" w:themeColor="text1"/>
        </w:rPr>
        <w:t>, cũng như</w:t>
      </w:r>
      <w:r w:rsidR="00600333" w:rsidRPr="0044366A">
        <w:rPr>
          <w:rFonts w:ascii="Times New Roman" w:hAnsi="Times New Roman"/>
          <w:bCs/>
          <w:i/>
          <w:iCs/>
          <w:color w:val="000000" w:themeColor="text1"/>
        </w:rPr>
        <w:t xml:space="preserve"> tổng giá trị hợp đồng được thể hiện ở Điều 1</w:t>
      </w:r>
      <w:r w:rsidR="007D504B" w:rsidRPr="0044366A">
        <w:rPr>
          <w:rFonts w:ascii="Times New Roman" w:hAnsi="Times New Roman"/>
          <w:bCs/>
          <w:i/>
          <w:iCs/>
          <w:color w:val="000000" w:themeColor="text1"/>
        </w:rPr>
        <w:t>, sẽ được áp dụng th</w:t>
      </w:r>
      <w:r w:rsidR="00232903" w:rsidRPr="0044366A">
        <w:rPr>
          <w:rFonts w:ascii="Times New Roman" w:hAnsi="Times New Roman"/>
          <w:bCs/>
          <w:i/>
          <w:iCs/>
          <w:color w:val="000000" w:themeColor="text1"/>
        </w:rPr>
        <w:t>eo</w:t>
      </w:r>
      <w:r w:rsidR="007D504B" w:rsidRPr="0044366A">
        <w:rPr>
          <w:rFonts w:ascii="Times New Roman" w:hAnsi="Times New Roman"/>
          <w:bCs/>
          <w:i/>
          <w:iCs/>
          <w:color w:val="000000" w:themeColor="text1"/>
        </w:rPr>
        <w:t xml:space="preserve"> mức thuế tại thời điểm xuất hóa đơn. Trường hợp t</w:t>
      </w:r>
      <w:r w:rsidR="00600333" w:rsidRPr="0044366A">
        <w:rPr>
          <w:rFonts w:ascii="Times New Roman" w:hAnsi="Times New Roman"/>
          <w:bCs/>
          <w:i/>
          <w:iCs/>
          <w:color w:val="000000" w:themeColor="text1"/>
        </w:rPr>
        <w:t>ại thời điểm bên bán giao hàng và xuất hóa đơn cho bên mua</w:t>
      </w:r>
      <w:r w:rsidR="007D504B" w:rsidRPr="0044366A">
        <w:rPr>
          <w:rFonts w:ascii="Times New Roman" w:hAnsi="Times New Roman"/>
          <w:bCs/>
          <w:i/>
          <w:iCs/>
          <w:color w:val="000000" w:themeColor="text1"/>
        </w:rPr>
        <w:t>, t</w:t>
      </w:r>
      <w:r w:rsidR="00600333" w:rsidRPr="0044366A">
        <w:rPr>
          <w:rFonts w:ascii="Times New Roman" w:hAnsi="Times New Roman"/>
          <w:bCs/>
          <w:i/>
          <w:iCs/>
          <w:color w:val="000000" w:themeColor="text1"/>
        </w:rPr>
        <w:t>huế</w:t>
      </w:r>
      <w:r w:rsidR="007D504B" w:rsidRPr="0044366A">
        <w:rPr>
          <w:rFonts w:ascii="Times New Roman" w:hAnsi="Times New Roman"/>
          <w:bCs/>
          <w:i/>
          <w:iCs/>
          <w:color w:val="000000" w:themeColor="text1"/>
        </w:rPr>
        <w:t xml:space="preserve"> suất</w:t>
      </w:r>
      <w:r w:rsidR="00600333" w:rsidRPr="0044366A">
        <w:rPr>
          <w:rFonts w:ascii="Times New Roman" w:hAnsi="Times New Roman"/>
          <w:bCs/>
          <w:i/>
          <w:iCs/>
          <w:color w:val="000000" w:themeColor="text1"/>
        </w:rPr>
        <w:t xml:space="preserve"> VAT của hàng hóa </w:t>
      </w:r>
      <w:r w:rsidR="007D504B" w:rsidRPr="0044366A">
        <w:rPr>
          <w:rFonts w:ascii="Times New Roman" w:hAnsi="Times New Roman"/>
          <w:bCs/>
          <w:i/>
          <w:iCs/>
          <w:color w:val="000000" w:themeColor="text1"/>
        </w:rPr>
        <w:t>có sự thay đổi theo quy định hiện hành của Nhà nước</w:t>
      </w:r>
      <w:r w:rsidR="00600333" w:rsidRPr="0044366A">
        <w:rPr>
          <w:rFonts w:ascii="Times New Roman" w:hAnsi="Times New Roman"/>
          <w:bCs/>
          <w:i/>
          <w:iCs/>
          <w:color w:val="000000" w:themeColor="text1"/>
        </w:rPr>
        <w:t xml:space="preserve">, </w:t>
      </w:r>
      <w:r w:rsidR="007D504B" w:rsidRPr="0044366A">
        <w:rPr>
          <w:rFonts w:ascii="Times New Roman" w:hAnsi="Times New Roman"/>
          <w:bCs/>
          <w:i/>
          <w:iCs/>
          <w:color w:val="000000" w:themeColor="text1"/>
        </w:rPr>
        <w:t xml:space="preserve">thì mức thuế VAT và </w:t>
      </w:r>
      <w:r w:rsidR="00600333" w:rsidRPr="0044366A">
        <w:rPr>
          <w:rFonts w:ascii="Times New Roman" w:hAnsi="Times New Roman"/>
          <w:bCs/>
          <w:i/>
          <w:iCs/>
          <w:color w:val="000000" w:themeColor="text1"/>
        </w:rPr>
        <w:t>tổng giá trị của hợp đồng</w:t>
      </w:r>
      <w:r w:rsidR="007D504B" w:rsidRPr="0044366A">
        <w:rPr>
          <w:rFonts w:ascii="Times New Roman" w:hAnsi="Times New Roman"/>
          <w:bCs/>
          <w:i/>
          <w:iCs/>
          <w:color w:val="000000" w:themeColor="text1"/>
        </w:rPr>
        <w:t xml:space="preserve"> sẽ</w:t>
      </w:r>
      <w:r w:rsidR="00600333" w:rsidRPr="0044366A">
        <w:rPr>
          <w:rFonts w:ascii="Times New Roman" w:hAnsi="Times New Roman"/>
          <w:bCs/>
          <w:i/>
          <w:iCs/>
          <w:color w:val="000000" w:themeColor="text1"/>
        </w:rPr>
        <w:t xml:space="preserve"> được điều chỉnh</w:t>
      </w:r>
      <w:r w:rsidR="007D504B" w:rsidRPr="0044366A">
        <w:rPr>
          <w:rFonts w:ascii="Times New Roman" w:hAnsi="Times New Roman"/>
          <w:bCs/>
          <w:i/>
          <w:iCs/>
          <w:color w:val="000000" w:themeColor="text1"/>
        </w:rPr>
        <w:t xml:space="preserve"> tương ứng</w:t>
      </w:r>
      <w:r w:rsidR="00600333" w:rsidRPr="0044366A">
        <w:rPr>
          <w:rFonts w:ascii="Times New Roman" w:hAnsi="Times New Roman"/>
          <w:bCs/>
          <w:i/>
          <w:iCs/>
          <w:color w:val="000000" w:themeColor="text1"/>
        </w:rPr>
        <w:t xml:space="preserve"> theo </w:t>
      </w:r>
      <w:r w:rsidR="007D504B" w:rsidRPr="0044366A">
        <w:rPr>
          <w:rFonts w:ascii="Times New Roman" w:hAnsi="Times New Roman"/>
          <w:bCs/>
          <w:i/>
          <w:iCs/>
          <w:color w:val="000000" w:themeColor="text1"/>
        </w:rPr>
        <w:t>mức thuế mới tại thời điểm đó</w:t>
      </w:r>
      <w:r w:rsidR="00600333" w:rsidRPr="0044366A">
        <w:rPr>
          <w:rFonts w:ascii="Times New Roman" w:hAnsi="Times New Roman"/>
          <w:bCs/>
          <w:i/>
          <w:iCs/>
          <w:color w:val="000000" w:themeColor="text1"/>
        </w:rPr>
        <w:t>.</w:t>
      </w:r>
      <w:r w:rsidRPr="0044366A">
        <w:rPr>
          <w:rFonts w:ascii="Times New Roman" w:hAnsi="Times New Roman"/>
          <w:bCs/>
          <w:i/>
          <w:iCs/>
          <w:color w:val="000000" w:themeColor="text1"/>
        </w:rPr>
        <w:t>”</w:t>
      </w:r>
    </w:p>
    <w:p w14:paraId="78978CD1" w14:textId="77777777" w:rsidR="004F1C0E" w:rsidRPr="0044366A" w:rsidRDefault="004F1C0E" w:rsidP="0082451D">
      <w:pPr>
        <w:spacing w:line="276" w:lineRule="auto"/>
        <w:jc w:val="both"/>
        <w:outlineLvl w:val="0"/>
        <w:rPr>
          <w:rFonts w:ascii="Times New Roman" w:hAnsi="Times New Roman"/>
          <w:b/>
          <w:bCs/>
          <w:color w:val="000000" w:themeColor="text1"/>
          <w:u w:val="single"/>
        </w:rPr>
      </w:pPr>
    </w:p>
    <w:p w14:paraId="0194AEDA" w14:textId="6113684E" w:rsidR="00C04C04" w:rsidRPr="0044366A" w:rsidRDefault="00C04C04" w:rsidP="0082451D">
      <w:pPr>
        <w:pStyle w:val="ListParagraph"/>
        <w:numPr>
          <w:ilvl w:val="0"/>
          <w:numId w:val="14"/>
        </w:numPr>
        <w:spacing w:line="276" w:lineRule="auto"/>
        <w:ind w:left="540" w:hanging="540"/>
        <w:jc w:val="both"/>
        <w:outlineLvl w:val="0"/>
        <w:rPr>
          <w:rFonts w:ascii="Times New Roman" w:hAnsi="Times New Roman"/>
          <w:b/>
          <w:bCs/>
          <w:color w:val="000000" w:themeColor="text1"/>
          <w:lang w:val="vi-VN"/>
        </w:rPr>
      </w:pPr>
      <w:r w:rsidRPr="0044366A">
        <w:rPr>
          <w:rFonts w:ascii="Times New Roman" w:hAnsi="Times New Roman"/>
          <w:b/>
          <w:bCs/>
          <w:color w:val="000000" w:themeColor="text1"/>
          <w:lang w:val="vi-VN"/>
        </w:rPr>
        <w:t>TRÁCH NHIỆM VÀ QUYỀN HẠN CỦA HAI BÊN TRONG HỢP ĐỒNG</w:t>
      </w:r>
    </w:p>
    <w:p w14:paraId="40047F51" w14:textId="77777777" w:rsidR="00C04C04" w:rsidRPr="0044366A" w:rsidRDefault="00C04C04" w:rsidP="0082451D">
      <w:pPr>
        <w:numPr>
          <w:ilvl w:val="1"/>
          <w:numId w:val="4"/>
        </w:numPr>
        <w:tabs>
          <w:tab w:val="num" w:pos="600"/>
        </w:tabs>
        <w:spacing w:line="276" w:lineRule="auto"/>
        <w:jc w:val="both"/>
        <w:rPr>
          <w:rFonts w:ascii="Times New Roman" w:hAnsi="Times New Roman"/>
          <w:b/>
          <w:color w:val="000000" w:themeColor="text1"/>
          <w:lang w:val="vi-VN"/>
        </w:rPr>
      </w:pPr>
      <w:r w:rsidRPr="0044366A">
        <w:rPr>
          <w:rFonts w:ascii="Times New Roman" w:hAnsi="Times New Roman"/>
          <w:b/>
          <w:color w:val="000000" w:themeColor="text1"/>
          <w:lang w:val="vi-VN"/>
        </w:rPr>
        <w:t>Quyền và trách nhiệm của Bên B:</w:t>
      </w:r>
    </w:p>
    <w:p w14:paraId="354C19A5" w14:textId="1F74126F" w:rsidR="005F0957" w:rsidRPr="009A15D7" w:rsidRDefault="009A15D7" w:rsidP="0082451D">
      <w:pPr>
        <w:numPr>
          <w:ilvl w:val="1"/>
          <w:numId w:val="1"/>
        </w:numPr>
        <w:tabs>
          <w:tab w:val="num" w:pos="720"/>
        </w:tabs>
        <w:spacing w:line="276" w:lineRule="auto"/>
        <w:ind w:left="720"/>
        <w:jc w:val="both"/>
        <w:rPr>
          <w:rFonts w:ascii="Times New Roman" w:hAnsi="Times New Roman"/>
          <w:bCs/>
          <w:color w:val="000000" w:themeColor="text1"/>
          <w:lang w:val="vi-VN"/>
        </w:rPr>
      </w:pPr>
      <w:r w:rsidRPr="009A15D7">
        <w:rPr>
          <w:rFonts w:ascii="Times New Roman" w:hAnsi="Times New Roman"/>
          <w:bCs/>
          <w:color w:val="000000" w:themeColor="text1"/>
          <w:lang w:val="vi-VN"/>
        </w:rPr>
        <w:t>Bên B cam kết hàng mới 100%, đúng chủng loại và đủ số l</w:t>
      </w:r>
      <w:r w:rsidRPr="009A15D7">
        <w:rPr>
          <w:rFonts w:ascii="Times New Roman" w:hAnsi="Times New Roman" w:hint="eastAsia"/>
          <w:bCs/>
          <w:color w:val="000000" w:themeColor="text1"/>
          <w:lang w:val="vi-VN"/>
        </w:rPr>
        <w:t>ư</w:t>
      </w:r>
      <w:r w:rsidRPr="009A15D7">
        <w:rPr>
          <w:rFonts w:ascii="Times New Roman" w:hAnsi="Times New Roman"/>
          <w:bCs/>
          <w:color w:val="000000" w:themeColor="text1"/>
          <w:lang w:val="vi-VN"/>
        </w:rPr>
        <w:t>ợng nh</w:t>
      </w:r>
      <w:r w:rsidRPr="009A15D7">
        <w:rPr>
          <w:rFonts w:ascii="Times New Roman" w:hAnsi="Times New Roman" w:hint="eastAsia"/>
          <w:bCs/>
          <w:color w:val="000000" w:themeColor="text1"/>
          <w:lang w:val="vi-VN"/>
        </w:rPr>
        <w:t>ư</w:t>
      </w:r>
      <w:r w:rsidRPr="009A15D7">
        <w:rPr>
          <w:rFonts w:ascii="Times New Roman" w:hAnsi="Times New Roman"/>
          <w:bCs/>
          <w:color w:val="000000" w:themeColor="text1"/>
          <w:lang w:val="vi-VN"/>
        </w:rPr>
        <w:t xml:space="preserve"> quy định tại Điều 1 của Hợp đồng này</w:t>
      </w:r>
      <w:r w:rsidR="005F0957" w:rsidRPr="0044366A">
        <w:rPr>
          <w:rFonts w:ascii="Times New Roman" w:hAnsi="Times New Roman"/>
          <w:bCs/>
          <w:color w:val="000000" w:themeColor="text1"/>
          <w:lang w:val="vi-VN"/>
        </w:rPr>
        <w:t>.</w:t>
      </w:r>
    </w:p>
    <w:p w14:paraId="004E188D" w14:textId="6BE17487" w:rsidR="009A15D7" w:rsidRPr="004E4A25" w:rsidRDefault="009A15D7" w:rsidP="0082451D">
      <w:pPr>
        <w:numPr>
          <w:ilvl w:val="1"/>
          <w:numId w:val="1"/>
        </w:numPr>
        <w:tabs>
          <w:tab w:val="num" w:pos="720"/>
        </w:tabs>
        <w:spacing w:line="276" w:lineRule="auto"/>
        <w:ind w:left="720"/>
        <w:jc w:val="both"/>
        <w:rPr>
          <w:rFonts w:ascii="Times New Roman" w:hAnsi="Times New Roman"/>
          <w:bCs/>
          <w:color w:val="000000" w:themeColor="text1"/>
          <w:lang w:val="vi-VN"/>
        </w:rPr>
      </w:pPr>
      <w:r w:rsidRPr="009A15D7">
        <w:rPr>
          <w:rFonts w:ascii="Times New Roman" w:hAnsi="Times New Roman"/>
          <w:bCs/>
          <w:color w:val="000000" w:themeColor="text1"/>
          <w:lang w:val="vi-VN"/>
        </w:rPr>
        <w:t>Được thanh toán theo đúng quy định trong Hợp đồng.</w:t>
      </w:r>
    </w:p>
    <w:p w14:paraId="665AFF99" w14:textId="77777777" w:rsidR="004E4A25" w:rsidRPr="004E4A25" w:rsidRDefault="004E4A25" w:rsidP="0082451D">
      <w:pPr>
        <w:numPr>
          <w:ilvl w:val="1"/>
          <w:numId w:val="1"/>
        </w:numPr>
        <w:tabs>
          <w:tab w:val="num" w:pos="720"/>
        </w:tabs>
        <w:spacing w:line="276" w:lineRule="auto"/>
        <w:ind w:left="720"/>
        <w:jc w:val="both"/>
        <w:rPr>
          <w:rFonts w:ascii="Times New Roman" w:hAnsi="Times New Roman"/>
          <w:bCs/>
          <w:color w:val="000000" w:themeColor="text1"/>
          <w:lang w:val="vi-VN"/>
        </w:rPr>
      </w:pPr>
      <w:r w:rsidRPr="004E4A25">
        <w:rPr>
          <w:rFonts w:ascii="Times New Roman" w:hAnsi="Times New Roman"/>
          <w:bCs/>
          <w:color w:val="000000" w:themeColor="text1"/>
          <w:lang w:val="vi-VN"/>
        </w:rPr>
        <w:t>Bên B đ</w:t>
      </w:r>
      <w:r w:rsidRPr="004E4A25">
        <w:rPr>
          <w:rFonts w:ascii="Times New Roman" w:hAnsi="Times New Roman" w:cs="Cambria" w:hint="eastAsia"/>
          <w:bCs/>
          <w:color w:val="000000" w:themeColor="text1"/>
          <w:lang w:val="vi-VN"/>
        </w:rPr>
        <w:t>ư</w:t>
      </w:r>
      <w:r w:rsidRPr="004E4A25">
        <w:rPr>
          <w:rFonts w:ascii="Times New Roman" w:hAnsi="Times New Roman" w:cs="Cambria"/>
          <w:bCs/>
          <w:color w:val="000000" w:themeColor="text1"/>
          <w:lang w:val="vi-VN"/>
        </w:rPr>
        <w:t>ợ</w:t>
      </w:r>
      <w:r w:rsidRPr="004E4A25">
        <w:rPr>
          <w:rFonts w:ascii="Times New Roman" w:hAnsi="Times New Roman"/>
          <w:bCs/>
          <w:color w:val="000000" w:themeColor="text1"/>
          <w:lang w:val="vi-VN"/>
        </w:rPr>
        <w:t>c quy</w:t>
      </w:r>
      <w:r w:rsidRPr="004E4A25">
        <w:rPr>
          <w:rFonts w:ascii="Times New Roman" w:hAnsi="Times New Roman" w:cs="Cambria"/>
          <w:bCs/>
          <w:color w:val="000000" w:themeColor="text1"/>
          <w:lang w:val="vi-VN"/>
        </w:rPr>
        <w:t>ề</w:t>
      </w:r>
      <w:r w:rsidRPr="004E4A25">
        <w:rPr>
          <w:rFonts w:ascii="Times New Roman" w:hAnsi="Times New Roman"/>
          <w:bCs/>
          <w:color w:val="000000" w:themeColor="text1"/>
          <w:lang w:val="vi-VN"/>
        </w:rPr>
        <w:t>n t</w:t>
      </w:r>
      <w:r w:rsidRPr="004E4A25">
        <w:rPr>
          <w:rFonts w:ascii="Times New Roman" w:hAnsi="Times New Roman" w:cs="Cambria"/>
          <w:bCs/>
          <w:color w:val="000000" w:themeColor="text1"/>
          <w:lang w:val="vi-VN"/>
        </w:rPr>
        <w:t>ạ</w:t>
      </w:r>
      <w:r w:rsidRPr="004E4A25">
        <w:rPr>
          <w:rFonts w:ascii="Times New Roman" w:hAnsi="Times New Roman"/>
          <w:bCs/>
          <w:color w:val="000000" w:themeColor="text1"/>
          <w:lang w:val="vi-VN"/>
        </w:rPr>
        <w:t>m ng</w:t>
      </w:r>
      <w:r w:rsidRPr="004E4A25">
        <w:rPr>
          <w:rFonts w:ascii="Times New Roman" w:hAnsi="Times New Roman" w:cs="Cambria"/>
          <w:bCs/>
          <w:color w:val="000000" w:themeColor="text1"/>
          <w:lang w:val="vi-VN"/>
        </w:rPr>
        <w:t>ừ</w:t>
      </w:r>
      <w:r w:rsidRPr="004E4A25">
        <w:rPr>
          <w:rFonts w:ascii="Times New Roman" w:hAnsi="Times New Roman"/>
          <w:bCs/>
          <w:color w:val="000000" w:themeColor="text1"/>
          <w:lang w:val="vi-VN"/>
        </w:rPr>
        <w:t>ng giao h</w:t>
      </w:r>
      <w:r w:rsidRPr="004E4A25">
        <w:rPr>
          <w:rFonts w:ascii="Times New Roman" w:hAnsi="Times New Roman" w:cs="VNI-Times"/>
          <w:bCs/>
          <w:color w:val="000000" w:themeColor="text1"/>
          <w:lang w:val="vi-VN"/>
        </w:rPr>
        <w:t>à</w:t>
      </w:r>
      <w:r w:rsidRPr="004E4A25">
        <w:rPr>
          <w:rFonts w:ascii="Times New Roman" w:hAnsi="Times New Roman"/>
          <w:bCs/>
          <w:color w:val="000000" w:themeColor="text1"/>
          <w:lang w:val="vi-VN"/>
        </w:rPr>
        <w:t>ng n</w:t>
      </w:r>
      <w:r w:rsidRPr="004E4A25">
        <w:rPr>
          <w:rFonts w:ascii="Times New Roman" w:hAnsi="Times New Roman" w:cs="Cambria"/>
          <w:bCs/>
          <w:color w:val="000000" w:themeColor="text1"/>
          <w:lang w:val="vi-VN"/>
        </w:rPr>
        <w:t>ế</w:t>
      </w:r>
      <w:r w:rsidRPr="004E4A25">
        <w:rPr>
          <w:rFonts w:ascii="Times New Roman" w:hAnsi="Times New Roman"/>
          <w:bCs/>
          <w:color w:val="000000" w:themeColor="text1"/>
          <w:lang w:val="vi-VN"/>
        </w:rPr>
        <w:t>u B</w:t>
      </w:r>
      <w:r w:rsidRPr="004E4A25">
        <w:rPr>
          <w:rFonts w:ascii="Times New Roman" w:hAnsi="Times New Roman" w:cs="VNI-Times"/>
          <w:bCs/>
          <w:color w:val="000000" w:themeColor="text1"/>
          <w:lang w:val="vi-VN"/>
        </w:rPr>
        <w:t>ê</w:t>
      </w:r>
      <w:r w:rsidRPr="004E4A25">
        <w:rPr>
          <w:rFonts w:ascii="Times New Roman" w:hAnsi="Times New Roman"/>
          <w:bCs/>
          <w:color w:val="000000" w:themeColor="text1"/>
          <w:lang w:val="vi-VN"/>
        </w:rPr>
        <w:t>n A kh</w:t>
      </w:r>
      <w:r w:rsidRPr="004E4A25">
        <w:rPr>
          <w:rFonts w:ascii="Times New Roman" w:hAnsi="Times New Roman" w:cs="VNI-Times"/>
          <w:bCs/>
          <w:color w:val="000000" w:themeColor="text1"/>
          <w:lang w:val="vi-VN"/>
        </w:rPr>
        <w:t>ô</w:t>
      </w:r>
      <w:r w:rsidRPr="004E4A25">
        <w:rPr>
          <w:rFonts w:ascii="Times New Roman" w:hAnsi="Times New Roman"/>
          <w:bCs/>
          <w:color w:val="000000" w:themeColor="text1"/>
          <w:lang w:val="vi-VN"/>
        </w:rPr>
        <w:t>ng thanh to</w:t>
      </w:r>
      <w:r w:rsidRPr="004E4A25">
        <w:rPr>
          <w:rFonts w:ascii="Times New Roman" w:hAnsi="Times New Roman" w:cs="VNI-Times"/>
          <w:bCs/>
          <w:color w:val="000000" w:themeColor="text1"/>
          <w:lang w:val="vi-VN"/>
        </w:rPr>
        <w:t>á</w:t>
      </w:r>
      <w:r w:rsidRPr="004E4A25">
        <w:rPr>
          <w:rFonts w:ascii="Times New Roman" w:hAnsi="Times New Roman"/>
          <w:bCs/>
          <w:color w:val="000000" w:themeColor="text1"/>
          <w:lang w:val="vi-VN"/>
        </w:rPr>
        <w:t xml:space="preserve">n </w:t>
      </w:r>
      <w:r w:rsidRPr="004E4A25">
        <w:rPr>
          <w:rFonts w:ascii="Times New Roman" w:hAnsi="Times New Roman" w:cs="VNI-Times"/>
          <w:bCs/>
          <w:color w:val="000000" w:themeColor="text1"/>
          <w:lang w:val="vi-VN"/>
        </w:rPr>
        <w:t>đú</w:t>
      </w:r>
      <w:r w:rsidRPr="004E4A25">
        <w:rPr>
          <w:rFonts w:ascii="Times New Roman" w:hAnsi="Times New Roman"/>
          <w:bCs/>
          <w:color w:val="000000" w:themeColor="text1"/>
          <w:lang w:val="vi-VN"/>
        </w:rPr>
        <w:t>ng h</w:t>
      </w:r>
      <w:r w:rsidRPr="004E4A25">
        <w:rPr>
          <w:rFonts w:ascii="Times New Roman" w:hAnsi="Times New Roman" w:cs="Cambria"/>
          <w:bCs/>
          <w:color w:val="000000" w:themeColor="text1"/>
          <w:lang w:val="vi-VN"/>
        </w:rPr>
        <w:t>ạ</w:t>
      </w:r>
      <w:r w:rsidRPr="004E4A25">
        <w:rPr>
          <w:rFonts w:ascii="Times New Roman" w:hAnsi="Times New Roman"/>
          <w:bCs/>
          <w:color w:val="000000" w:themeColor="text1"/>
          <w:lang w:val="vi-VN"/>
        </w:rPr>
        <w:t>n. H</w:t>
      </w:r>
      <w:r w:rsidRPr="004E4A25">
        <w:rPr>
          <w:rFonts w:ascii="Times New Roman" w:hAnsi="Times New Roman" w:cs="Cambria"/>
          <w:bCs/>
          <w:color w:val="000000" w:themeColor="text1"/>
          <w:lang w:val="vi-VN"/>
        </w:rPr>
        <w:t>ợ</w:t>
      </w:r>
      <w:r w:rsidRPr="004E4A25">
        <w:rPr>
          <w:rFonts w:ascii="Times New Roman" w:hAnsi="Times New Roman"/>
          <w:bCs/>
          <w:color w:val="000000" w:themeColor="text1"/>
          <w:lang w:val="vi-VN"/>
        </w:rPr>
        <w:t xml:space="preserve">p </w:t>
      </w:r>
      <w:r w:rsidRPr="004E4A25">
        <w:rPr>
          <w:rFonts w:ascii="Times New Roman" w:hAnsi="Times New Roman" w:cs="VNI-Times"/>
          <w:bCs/>
          <w:color w:val="000000" w:themeColor="text1"/>
          <w:lang w:val="vi-VN"/>
        </w:rPr>
        <w:t>đ</w:t>
      </w:r>
      <w:r w:rsidRPr="004E4A25">
        <w:rPr>
          <w:rFonts w:ascii="Times New Roman" w:hAnsi="Times New Roman" w:cs="Cambria"/>
          <w:bCs/>
          <w:color w:val="000000" w:themeColor="text1"/>
          <w:lang w:val="vi-VN"/>
        </w:rPr>
        <w:t>ồ</w:t>
      </w:r>
      <w:r w:rsidRPr="004E4A25">
        <w:rPr>
          <w:rFonts w:ascii="Times New Roman" w:hAnsi="Times New Roman"/>
          <w:bCs/>
          <w:color w:val="000000" w:themeColor="text1"/>
          <w:lang w:val="vi-VN"/>
        </w:rPr>
        <w:t>ng ch</w:t>
      </w:r>
      <w:r w:rsidRPr="004E4A25">
        <w:rPr>
          <w:rFonts w:ascii="Times New Roman" w:hAnsi="Times New Roman" w:cs="Cambria"/>
          <w:bCs/>
          <w:color w:val="000000" w:themeColor="text1"/>
          <w:lang w:val="vi-VN"/>
        </w:rPr>
        <w:t>ỉ</w:t>
      </w:r>
      <w:r w:rsidRPr="004E4A25">
        <w:rPr>
          <w:rFonts w:ascii="Times New Roman" w:hAnsi="Times New Roman"/>
          <w:bCs/>
          <w:color w:val="000000" w:themeColor="text1"/>
          <w:lang w:val="vi-VN"/>
        </w:rPr>
        <w:t xml:space="preserve"> ti</w:t>
      </w:r>
      <w:r w:rsidRPr="004E4A25">
        <w:rPr>
          <w:rFonts w:ascii="Times New Roman" w:hAnsi="Times New Roman" w:cs="Cambria"/>
          <w:bCs/>
          <w:color w:val="000000" w:themeColor="text1"/>
          <w:lang w:val="vi-VN"/>
        </w:rPr>
        <w:t>ế</w:t>
      </w:r>
      <w:r w:rsidRPr="004E4A25">
        <w:rPr>
          <w:rFonts w:ascii="Times New Roman" w:hAnsi="Times New Roman"/>
          <w:bCs/>
          <w:color w:val="000000" w:themeColor="text1"/>
          <w:lang w:val="vi-VN"/>
        </w:rPr>
        <w:t>p t</w:t>
      </w:r>
      <w:r w:rsidRPr="004E4A25">
        <w:rPr>
          <w:rFonts w:ascii="Times New Roman" w:hAnsi="Times New Roman" w:cs="Cambria"/>
          <w:bCs/>
          <w:color w:val="000000" w:themeColor="text1"/>
          <w:lang w:val="vi-VN"/>
        </w:rPr>
        <w:t>ụ</w:t>
      </w:r>
      <w:r w:rsidRPr="004E4A25">
        <w:rPr>
          <w:rFonts w:ascii="Times New Roman" w:hAnsi="Times New Roman"/>
          <w:bCs/>
          <w:color w:val="000000" w:themeColor="text1"/>
          <w:lang w:val="vi-VN"/>
        </w:rPr>
        <w:t>c sau khi B</w:t>
      </w:r>
      <w:r w:rsidRPr="004E4A25">
        <w:rPr>
          <w:rFonts w:ascii="Times New Roman" w:hAnsi="Times New Roman" w:cs="VNI-Times"/>
          <w:bCs/>
          <w:color w:val="000000" w:themeColor="text1"/>
          <w:lang w:val="vi-VN"/>
        </w:rPr>
        <w:t>ê</w:t>
      </w:r>
      <w:r w:rsidRPr="004E4A25">
        <w:rPr>
          <w:rFonts w:ascii="Times New Roman" w:hAnsi="Times New Roman"/>
          <w:bCs/>
          <w:color w:val="000000" w:themeColor="text1"/>
          <w:lang w:val="vi-VN"/>
        </w:rPr>
        <w:t xml:space="preserve">n A </w:t>
      </w:r>
      <w:r w:rsidRPr="004E4A25">
        <w:rPr>
          <w:rFonts w:ascii="Times New Roman" w:hAnsi="Times New Roman" w:cs="VNI-Times"/>
          <w:bCs/>
          <w:color w:val="000000" w:themeColor="text1"/>
          <w:lang w:val="vi-VN"/>
        </w:rPr>
        <w:t>đã</w:t>
      </w:r>
      <w:r w:rsidRPr="004E4A25">
        <w:rPr>
          <w:rFonts w:ascii="Times New Roman" w:hAnsi="Times New Roman"/>
          <w:bCs/>
          <w:color w:val="000000" w:themeColor="text1"/>
          <w:lang w:val="vi-VN"/>
        </w:rPr>
        <w:t xml:space="preserve"> thanh to</w:t>
      </w:r>
      <w:r w:rsidRPr="004E4A25">
        <w:rPr>
          <w:rFonts w:ascii="Times New Roman" w:hAnsi="Times New Roman" w:cs="VNI-Times"/>
          <w:bCs/>
          <w:color w:val="000000" w:themeColor="text1"/>
          <w:lang w:val="vi-VN"/>
        </w:rPr>
        <w:t>á</w:t>
      </w:r>
      <w:r w:rsidRPr="004E4A25">
        <w:rPr>
          <w:rFonts w:ascii="Times New Roman" w:hAnsi="Times New Roman"/>
          <w:bCs/>
          <w:color w:val="000000" w:themeColor="text1"/>
          <w:lang w:val="vi-VN"/>
        </w:rPr>
        <w:t xml:space="preserve">n </w:t>
      </w:r>
      <w:r w:rsidRPr="004E4A25">
        <w:rPr>
          <w:rFonts w:ascii="Times New Roman" w:hAnsi="Times New Roman" w:cs="VNI-Times"/>
          <w:bCs/>
          <w:color w:val="000000" w:themeColor="text1"/>
          <w:lang w:val="vi-VN"/>
        </w:rPr>
        <w:t>đ</w:t>
      </w:r>
      <w:r w:rsidRPr="004E4A25">
        <w:rPr>
          <w:rFonts w:ascii="Times New Roman" w:hAnsi="Times New Roman" w:cs="Cambria"/>
          <w:bCs/>
          <w:color w:val="000000" w:themeColor="text1"/>
          <w:lang w:val="vi-VN"/>
        </w:rPr>
        <w:t>ầ</w:t>
      </w:r>
      <w:r w:rsidRPr="004E4A25">
        <w:rPr>
          <w:rFonts w:ascii="Times New Roman" w:hAnsi="Times New Roman"/>
          <w:bCs/>
          <w:color w:val="000000" w:themeColor="text1"/>
          <w:lang w:val="vi-VN"/>
        </w:rPr>
        <w:t xml:space="preserve">y </w:t>
      </w:r>
      <w:r w:rsidRPr="004E4A25">
        <w:rPr>
          <w:rFonts w:ascii="Times New Roman" w:hAnsi="Times New Roman" w:cs="VNI-Times"/>
          <w:bCs/>
          <w:color w:val="000000" w:themeColor="text1"/>
          <w:lang w:val="vi-VN"/>
        </w:rPr>
        <w:t>đ</w:t>
      </w:r>
      <w:r w:rsidRPr="004E4A25">
        <w:rPr>
          <w:rFonts w:ascii="Times New Roman" w:hAnsi="Times New Roman" w:cs="Cambria"/>
          <w:bCs/>
          <w:color w:val="000000" w:themeColor="text1"/>
          <w:lang w:val="vi-VN"/>
        </w:rPr>
        <w:t>ủ</w:t>
      </w:r>
      <w:r w:rsidRPr="004E4A25">
        <w:rPr>
          <w:rFonts w:ascii="Times New Roman" w:hAnsi="Times New Roman"/>
          <w:bCs/>
          <w:color w:val="000000" w:themeColor="text1"/>
          <w:lang w:val="vi-VN"/>
        </w:rPr>
        <w:t xml:space="preserve"> ho</w:t>
      </w:r>
      <w:r w:rsidRPr="004E4A25">
        <w:rPr>
          <w:rFonts w:ascii="Times New Roman" w:hAnsi="Times New Roman" w:cs="Cambria"/>
          <w:bCs/>
          <w:color w:val="000000" w:themeColor="text1"/>
          <w:lang w:val="vi-VN"/>
        </w:rPr>
        <w:t>ặ</w:t>
      </w:r>
      <w:r w:rsidRPr="004E4A25">
        <w:rPr>
          <w:rFonts w:ascii="Times New Roman" w:hAnsi="Times New Roman"/>
          <w:bCs/>
          <w:color w:val="000000" w:themeColor="text1"/>
          <w:lang w:val="vi-VN"/>
        </w:rPr>
        <w:t>c cung c</w:t>
      </w:r>
      <w:r w:rsidRPr="004E4A25">
        <w:rPr>
          <w:rFonts w:ascii="Times New Roman" w:hAnsi="Times New Roman" w:cs="Cambria"/>
          <w:bCs/>
          <w:color w:val="000000" w:themeColor="text1"/>
          <w:lang w:val="vi-VN"/>
        </w:rPr>
        <w:t>ấ</w:t>
      </w:r>
      <w:r w:rsidRPr="004E4A25">
        <w:rPr>
          <w:rFonts w:ascii="Times New Roman" w:hAnsi="Times New Roman"/>
          <w:bCs/>
          <w:color w:val="000000" w:themeColor="text1"/>
          <w:lang w:val="vi-VN"/>
        </w:rPr>
        <w:t>p ch</w:t>
      </w:r>
      <w:r w:rsidRPr="004E4A25">
        <w:rPr>
          <w:rFonts w:ascii="Times New Roman" w:hAnsi="Times New Roman" w:cs="Cambria"/>
          <w:bCs/>
          <w:color w:val="000000" w:themeColor="text1"/>
          <w:lang w:val="vi-VN"/>
        </w:rPr>
        <w:t>ứ</w:t>
      </w:r>
      <w:r w:rsidRPr="004E4A25">
        <w:rPr>
          <w:rFonts w:ascii="Times New Roman" w:hAnsi="Times New Roman"/>
          <w:bCs/>
          <w:color w:val="000000" w:themeColor="text1"/>
          <w:lang w:val="vi-VN"/>
        </w:rPr>
        <w:t>ng t</w:t>
      </w:r>
      <w:r w:rsidRPr="004E4A25">
        <w:rPr>
          <w:rFonts w:ascii="Times New Roman" w:hAnsi="Times New Roman" w:cs="Cambria"/>
          <w:bCs/>
          <w:color w:val="000000" w:themeColor="text1"/>
          <w:lang w:val="vi-VN"/>
        </w:rPr>
        <w:t>ừ</w:t>
      </w:r>
      <w:r w:rsidRPr="004E4A25">
        <w:rPr>
          <w:rFonts w:ascii="Times New Roman" w:hAnsi="Times New Roman"/>
          <w:bCs/>
          <w:color w:val="000000" w:themeColor="text1"/>
          <w:lang w:val="vi-VN"/>
        </w:rPr>
        <w:t xml:space="preserve"> h</w:t>
      </w:r>
      <w:r w:rsidRPr="004E4A25">
        <w:rPr>
          <w:rFonts w:ascii="Times New Roman" w:hAnsi="Times New Roman" w:cs="Cambria"/>
          <w:bCs/>
          <w:color w:val="000000" w:themeColor="text1"/>
          <w:lang w:val="vi-VN"/>
        </w:rPr>
        <w:t>ợ</w:t>
      </w:r>
      <w:r w:rsidRPr="004E4A25">
        <w:rPr>
          <w:rFonts w:ascii="Times New Roman" w:hAnsi="Times New Roman"/>
          <w:bCs/>
          <w:color w:val="000000" w:themeColor="text1"/>
          <w:lang w:val="vi-VN"/>
        </w:rPr>
        <w:t>p l</w:t>
      </w:r>
      <w:r w:rsidRPr="004E4A25">
        <w:rPr>
          <w:rFonts w:ascii="Times New Roman" w:hAnsi="Times New Roman" w:cs="Cambria"/>
          <w:bCs/>
          <w:color w:val="000000" w:themeColor="text1"/>
          <w:lang w:val="vi-VN"/>
        </w:rPr>
        <w:t>ệ</w:t>
      </w:r>
      <w:r w:rsidRPr="004E4A25">
        <w:rPr>
          <w:rFonts w:ascii="Times New Roman" w:hAnsi="Times New Roman"/>
          <w:bCs/>
          <w:color w:val="000000" w:themeColor="text1"/>
          <w:lang w:val="vi-VN"/>
        </w:rPr>
        <w:t xml:space="preserve"> ch</w:t>
      </w:r>
      <w:r w:rsidRPr="004E4A25">
        <w:rPr>
          <w:rFonts w:ascii="Times New Roman" w:hAnsi="Times New Roman" w:cs="Cambria"/>
          <w:bCs/>
          <w:color w:val="000000" w:themeColor="text1"/>
          <w:lang w:val="vi-VN"/>
        </w:rPr>
        <w:t>ứ</w:t>
      </w:r>
      <w:r w:rsidRPr="004E4A25">
        <w:rPr>
          <w:rFonts w:ascii="Times New Roman" w:hAnsi="Times New Roman"/>
          <w:bCs/>
          <w:color w:val="000000" w:themeColor="text1"/>
          <w:lang w:val="vi-VN"/>
        </w:rPr>
        <w:t xml:space="preserve">ng minh </w:t>
      </w:r>
      <w:r w:rsidRPr="004E4A25">
        <w:rPr>
          <w:rFonts w:ascii="Times New Roman" w:hAnsi="Times New Roman" w:cs="VNI-Times"/>
          <w:bCs/>
          <w:color w:val="000000" w:themeColor="text1"/>
          <w:lang w:val="vi-VN"/>
        </w:rPr>
        <w:t>đã</w:t>
      </w:r>
      <w:r w:rsidRPr="004E4A25">
        <w:rPr>
          <w:rFonts w:ascii="Times New Roman" w:hAnsi="Times New Roman"/>
          <w:bCs/>
          <w:color w:val="000000" w:themeColor="text1"/>
          <w:lang w:val="vi-VN"/>
        </w:rPr>
        <w:t xml:space="preserve"> thanh to</w:t>
      </w:r>
      <w:r w:rsidRPr="004E4A25">
        <w:rPr>
          <w:rFonts w:ascii="Times New Roman" w:hAnsi="Times New Roman" w:cs="VNI-Times"/>
          <w:bCs/>
          <w:color w:val="000000" w:themeColor="text1"/>
          <w:lang w:val="vi-VN"/>
        </w:rPr>
        <w:t>á</w:t>
      </w:r>
      <w:r w:rsidRPr="004E4A25">
        <w:rPr>
          <w:rFonts w:ascii="Times New Roman" w:hAnsi="Times New Roman"/>
          <w:bCs/>
          <w:color w:val="000000" w:themeColor="text1"/>
          <w:lang w:val="vi-VN"/>
        </w:rPr>
        <w:t>n. M</w:t>
      </w:r>
      <w:r w:rsidRPr="004E4A25">
        <w:rPr>
          <w:rFonts w:ascii="Times New Roman" w:hAnsi="Times New Roman" w:cs="Cambria"/>
          <w:bCs/>
          <w:color w:val="000000" w:themeColor="text1"/>
          <w:lang w:val="vi-VN"/>
        </w:rPr>
        <w:t>ọ</w:t>
      </w:r>
      <w:r w:rsidRPr="004E4A25">
        <w:rPr>
          <w:rFonts w:ascii="Times New Roman" w:hAnsi="Times New Roman"/>
          <w:bCs/>
          <w:color w:val="000000" w:themeColor="text1"/>
          <w:lang w:val="vi-VN"/>
        </w:rPr>
        <w:t>i chi ph</w:t>
      </w:r>
      <w:r w:rsidRPr="004E4A25">
        <w:rPr>
          <w:rFonts w:ascii="Times New Roman" w:hAnsi="Times New Roman" w:cs="VNI-Times"/>
          <w:bCs/>
          <w:color w:val="000000" w:themeColor="text1"/>
          <w:lang w:val="vi-VN"/>
        </w:rPr>
        <w:t>í</w:t>
      </w:r>
      <w:r w:rsidRPr="004E4A25">
        <w:rPr>
          <w:rFonts w:ascii="Times New Roman" w:hAnsi="Times New Roman"/>
          <w:bCs/>
          <w:color w:val="000000" w:themeColor="text1"/>
          <w:lang w:val="vi-VN"/>
        </w:rPr>
        <w:t>, thi</w:t>
      </w:r>
      <w:r w:rsidRPr="004E4A25">
        <w:rPr>
          <w:rFonts w:ascii="Times New Roman" w:hAnsi="Times New Roman" w:cs="Cambria"/>
          <w:bCs/>
          <w:color w:val="000000" w:themeColor="text1"/>
          <w:lang w:val="vi-VN"/>
        </w:rPr>
        <w:t>ệ</w:t>
      </w:r>
      <w:r w:rsidRPr="004E4A25">
        <w:rPr>
          <w:rFonts w:ascii="Times New Roman" w:hAnsi="Times New Roman"/>
          <w:bCs/>
          <w:color w:val="000000" w:themeColor="text1"/>
          <w:lang w:val="vi-VN"/>
        </w:rPr>
        <w:t>t h</w:t>
      </w:r>
      <w:r w:rsidRPr="004E4A25">
        <w:rPr>
          <w:rFonts w:ascii="Times New Roman" w:hAnsi="Times New Roman" w:cs="Cambria"/>
          <w:bCs/>
          <w:color w:val="000000" w:themeColor="text1"/>
          <w:lang w:val="vi-VN"/>
        </w:rPr>
        <w:t>ạ</w:t>
      </w:r>
      <w:r w:rsidRPr="004E4A25">
        <w:rPr>
          <w:rFonts w:ascii="Times New Roman" w:hAnsi="Times New Roman"/>
          <w:bCs/>
          <w:color w:val="000000" w:themeColor="text1"/>
          <w:lang w:val="vi-VN"/>
        </w:rPr>
        <w:t>i do vi</w:t>
      </w:r>
      <w:r w:rsidRPr="004E4A25">
        <w:rPr>
          <w:rFonts w:ascii="Times New Roman" w:hAnsi="Times New Roman" w:cs="Cambria"/>
          <w:bCs/>
          <w:color w:val="000000" w:themeColor="text1"/>
          <w:lang w:val="vi-VN"/>
        </w:rPr>
        <w:t>ệ</w:t>
      </w:r>
      <w:r w:rsidRPr="004E4A25">
        <w:rPr>
          <w:rFonts w:ascii="Times New Roman" w:hAnsi="Times New Roman"/>
          <w:bCs/>
          <w:color w:val="000000" w:themeColor="text1"/>
          <w:lang w:val="vi-VN"/>
        </w:rPr>
        <w:t>c t</w:t>
      </w:r>
      <w:r w:rsidRPr="004E4A25">
        <w:rPr>
          <w:rFonts w:ascii="Times New Roman" w:hAnsi="Times New Roman" w:cs="Cambria"/>
          <w:bCs/>
          <w:color w:val="000000" w:themeColor="text1"/>
          <w:lang w:val="vi-VN"/>
        </w:rPr>
        <w:t>ạ</w:t>
      </w:r>
      <w:r w:rsidRPr="004E4A25">
        <w:rPr>
          <w:rFonts w:ascii="Times New Roman" w:hAnsi="Times New Roman"/>
          <w:bCs/>
          <w:color w:val="000000" w:themeColor="text1"/>
          <w:lang w:val="vi-VN"/>
        </w:rPr>
        <w:t>m ng</w:t>
      </w:r>
      <w:r w:rsidRPr="004E4A25">
        <w:rPr>
          <w:rFonts w:ascii="Times New Roman" w:hAnsi="Times New Roman" w:cs="Cambria"/>
          <w:bCs/>
          <w:color w:val="000000" w:themeColor="text1"/>
          <w:lang w:val="vi-VN"/>
        </w:rPr>
        <w:t>ừ</w:t>
      </w:r>
      <w:r w:rsidRPr="004E4A25">
        <w:rPr>
          <w:rFonts w:ascii="Times New Roman" w:hAnsi="Times New Roman"/>
          <w:bCs/>
          <w:color w:val="000000" w:themeColor="text1"/>
          <w:lang w:val="vi-VN"/>
        </w:rPr>
        <w:t>ng s</w:t>
      </w:r>
      <w:r w:rsidRPr="004E4A25">
        <w:rPr>
          <w:rFonts w:ascii="Times New Roman" w:hAnsi="Times New Roman" w:cs="Cambria"/>
          <w:bCs/>
          <w:color w:val="000000" w:themeColor="text1"/>
          <w:lang w:val="vi-VN"/>
        </w:rPr>
        <w:t>ẽ</w:t>
      </w:r>
      <w:r w:rsidRPr="004E4A25">
        <w:rPr>
          <w:rFonts w:ascii="Times New Roman" w:hAnsi="Times New Roman"/>
          <w:bCs/>
          <w:color w:val="000000" w:themeColor="text1"/>
          <w:lang w:val="vi-VN"/>
        </w:rPr>
        <w:t xml:space="preserve"> do B</w:t>
      </w:r>
      <w:r w:rsidRPr="004E4A25">
        <w:rPr>
          <w:rFonts w:ascii="Times New Roman" w:hAnsi="Times New Roman" w:cs="VNI-Times"/>
          <w:bCs/>
          <w:color w:val="000000" w:themeColor="text1"/>
          <w:lang w:val="vi-VN"/>
        </w:rPr>
        <w:t>ê</w:t>
      </w:r>
      <w:r w:rsidRPr="004E4A25">
        <w:rPr>
          <w:rFonts w:ascii="Times New Roman" w:hAnsi="Times New Roman"/>
          <w:bCs/>
          <w:color w:val="000000" w:themeColor="text1"/>
          <w:lang w:val="vi-VN"/>
        </w:rPr>
        <w:t>n A ch</w:t>
      </w:r>
      <w:r w:rsidRPr="004E4A25">
        <w:rPr>
          <w:rFonts w:ascii="Times New Roman" w:hAnsi="Times New Roman" w:cs="Cambria"/>
          <w:bCs/>
          <w:color w:val="000000" w:themeColor="text1"/>
          <w:lang w:val="vi-VN"/>
        </w:rPr>
        <w:t>ị</w:t>
      </w:r>
      <w:r w:rsidRPr="004E4A25">
        <w:rPr>
          <w:rFonts w:ascii="Times New Roman" w:hAnsi="Times New Roman"/>
          <w:bCs/>
          <w:color w:val="000000" w:themeColor="text1"/>
          <w:lang w:val="vi-VN"/>
        </w:rPr>
        <w:t>u.</w:t>
      </w:r>
    </w:p>
    <w:p w14:paraId="1FF4980D" w14:textId="538310BF" w:rsidR="009A15D7" w:rsidRPr="00620635" w:rsidRDefault="009A15D7" w:rsidP="0082451D">
      <w:pPr>
        <w:numPr>
          <w:ilvl w:val="1"/>
          <w:numId w:val="1"/>
        </w:numPr>
        <w:tabs>
          <w:tab w:val="num" w:pos="720"/>
        </w:tabs>
        <w:spacing w:line="276" w:lineRule="auto"/>
        <w:ind w:left="720"/>
        <w:jc w:val="both"/>
        <w:rPr>
          <w:rFonts w:ascii="Times New Roman" w:hAnsi="Times New Roman"/>
          <w:bCs/>
          <w:color w:val="000000" w:themeColor="text1"/>
          <w:lang w:val="vi-VN"/>
        </w:rPr>
      </w:pPr>
      <w:r w:rsidRPr="009A15D7">
        <w:rPr>
          <w:rFonts w:ascii="Times New Roman" w:hAnsi="Times New Roman"/>
          <w:bCs/>
          <w:color w:val="000000" w:themeColor="text1"/>
          <w:lang w:val="vi-VN"/>
        </w:rPr>
        <w:t>Cam k</w:t>
      </w:r>
      <w:r w:rsidRPr="009A15D7">
        <w:rPr>
          <w:rFonts w:ascii="Times New Roman" w:hAnsi="Times New Roman" w:cs="Cambria"/>
          <w:bCs/>
          <w:color w:val="000000" w:themeColor="text1"/>
          <w:lang w:val="vi-VN"/>
        </w:rPr>
        <w:t>ế</w:t>
      </w:r>
      <w:r w:rsidRPr="009A15D7">
        <w:rPr>
          <w:rFonts w:ascii="Times New Roman" w:hAnsi="Times New Roman"/>
          <w:bCs/>
          <w:color w:val="000000" w:themeColor="text1"/>
          <w:lang w:val="vi-VN"/>
        </w:rPr>
        <w:t>t th</w:t>
      </w:r>
      <w:r w:rsidRPr="009A15D7">
        <w:rPr>
          <w:rFonts w:ascii="Times New Roman" w:hAnsi="Times New Roman" w:cs="Cambria"/>
          <w:bCs/>
          <w:color w:val="000000" w:themeColor="text1"/>
          <w:lang w:val="vi-VN"/>
        </w:rPr>
        <w:t>ự</w:t>
      </w:r>
      <w:r w:rsidRPr="009A15D7">
        <w:rPr>
          <w:rFonts w:ascii="Times New Roman" w:hAnsi="Times New Roman"/>
          <w:bCs/>
          <w:color w:val="000000" w:themeColor="text1"/>
          <w:lang w:val="vi-VN"/>
        </w:rPr>
        <w:t>c hi</w:t>
      </w:r>
      <w:r w:rsidRPr="009A15D7">
        <w:rPr>
          <w:rFonts w:ascii="Times New Roman" w:hAnsi="Times New Roman" w:cs="Cambria"/>
          <w:bCs/>
          <w:color w:val="000000" w:themeColor="text1"/>
          <w:lang w:val="vi-VN"/>
        </w:rPr>
        <w:t>ệ</w:t>
      </w:r>
      <w:r w:rsidRPr="009A15D7">
        <w:rPr>
          <w:rFonts w:ascii="Times New Roman" w:hAnsi="Times New Roman"/>
          <w:bCs/>
          <w:color w:val="000000" w:themeColor="text1"/>
          <w:lang w:val="vi-VN"/>
        </w:rPr>
        <w:t xml:space="preserve">n </w:t>
      </w:r>
      <w:r w:rsidRPr="009A15D7">
        <w:rPr>
          <w:rFonts w:ascii="Times New Roman" w:hAnsi="Times New Roman" w:cs="VNI-Times"/>
          <w:bCs/>
          <w:color w:val="000000" w:themeColor="text1"/>
          <w:lang w:val="vi-VN"/>
        </w:rPr>
        <w:t>đ</w:t>
      </w:r>
      <w:r w:rsidRPr="009A15D7">
        <w:rPr>
          <w:rFonts w:ascii="Times New Roman" w:hAnsi="Times New Roman" w:cs="Cambria"/>
          <w:bCs/>
          <w:color w:val="000000" w:themeColor="text1"/>
          <w:lang w:val="vi-VN"/>
        </w:rPr>
        <w:t>ầ</w:t>
      </w:r>
      <w:r w:rsidRPr="009A15D7">
        <w:rPr>
          <w:rFonts w:ascii="Times New Roman" w:hAnsi="Times New Roman"/>
          <w:bCs/>
          <w:color w:val="000000" w:themeColor="text1"/>
          <w:lang w:val="vi-VN"/>
        </w:rPr>
        <w:t xml:space="preserve">y </w:t>
      </w:r>
      <w:r w:rsidRPr="009A15D7">
        <w:rPr>
          <w:rFonts w:ascii="Times New Roman" w:hAnsi="Times New Roman" w:cs="VNI-Times"/>
          <w:bCs/>
          <w:color w:val="000000" w:themeColor="text1"/>
          <w:lang w:val="vi-VN"/>
        </w:rPr>
        <w:t>đ</w:t>
      </w:r>
      <w:r w:rsidRPr="009A15D7">
        <w:rPr>
          <w:rFonts w:ascii="Times New Roman" w:hAnsi="Times New Roman" w:cs="Cambria"/>
          <w:bCs/>
          <w:color w:val="000000" w:themeColor="text1"/>
          <w:lang w:val="vi-VN"/>
        </w:rPr>
        <w:t>ủ</w:t>
      </w:r>
      <w:r w:rsidRPr="009A15D7">
        <w:rPr>
          <w:rFonts w:ascii="Times New Roman" w:hAnsi="Times New Roman"/>
          <w:bCs/>
          <w:color w:val="000000" w:themeColor="text1"/>
          <w:lang w:val="vi-VN"/>
        </w:rPr>
        <w:t xml:space="preserve"> c</w:t>
      </w:r>
      <w:r w:rsidRPr="009A15D7">
        <w:rPr>
          <w:rFonts w:ascii="Times New Roman" w:hAnsi="Times New Roman" w:cs="VNI-Times"/>
          <w:bCs/>
          <w:color w:val="000000" w:themeColor="text1"/>
          <w:lang w:val="vi-VN"/>
        </w:rPr>
        <w:t>á</w:t>
      </w:r>
      <w:r w:rsidRPr="009A15D7">
        <w:rPr>
          <w:rFonts w:ascii="Times New Roman" w:hAnsi="Times New Roman"/>
          <w:bCs/>
          <w:color w:val="000000" w:themeColor="text1"/>
          <w:lang w:val="vi-VN"/>
        </w:rPr>
        <w:t>c ngh</w:t>
      </w:r>
      <w:r w:rsidRPr="009A15D7">
        <w:rPr>
          <w:rFonts w:ascii="Times New Roman" w:hAnsi="Times New Roman" w:cs="Cambria"/>
          <w:bCs/>
          <w:color w:val="000000" w:themeColor="text1"/>
          <w:lang w:val="vi-VN"/>
        </w:rPr>
        <w:t>ĩ</w:t>
      </w:r>
      <w:r w:rsidRPr="009A15D7">
        <w:rPr>
          <w:rFonts w:ascii="Times New Roman" w:hAnsi="Times New Roman"/>
          <w:bCs/>
          <w:color w:val="000000" w:themeColor="text1"/>
          <w:lang w:val="vi-VN"/>
        </w:rPr>
        <w:t>a v</w:t>
      </w:r>
      <w:r w:rsidRPr="009A15D7">
        <w:rPr>
          <w:rFonts w:ascii="Times New Roman" w:hAnsi="Times New Roman" w:cs="Cambria"/>
          <w:bCs/>
          <w:color w:val="000000" w:themeColor="text1"/>
          <w:lang w:val="vi-VN"/>
        </w:rPr>
        <w:t>ụ</w:t>
      </w:r>
      <w:r w:rsidRPr="009A15D7">
        <w:rPr>
          <w:rFonts w:ascii="Times New Roman" w:hAnsi="Times New Roman"/>
          <w:bCs/>
          <w:color w:val="000000" w:themeColor="text1"/>
          <w:lang w:val="vi-VN"/>
        </w:rPr>
        <w:t xml:space="preserve"> v</w:t>
      </w:r>
      <w:r w:rsidRPr="009A15D7">
        <w:rPr>
          <w:rFonts w:ascii="Times New Roman" w:hAnsi="Times New Roman" w:cs="VNI-Times"/>
          <w:bCs/>
          <w:color w:val="000000" w:themeColor="text1"/>
          <w:lang w:val="vi-VN"/>
        </w:rPr>
        <w:t>à</w:t>
      </w:r>
      <w:r w:rsidRPr="009A15D7">
        <w:rPr>
          <w:rFonts w:ascii="Times New Roman" w:hAnsi="Times New Roman"/>
          <w:bCs/>
          <w:color w:val="000000" w:themeColor="text1"/>
          <w:lang w:val="vi-VN"/>
        </w:rPr>
        <w:t xml:space="preserve"> tr</w:t>
      </w:r>
      <w:r w:rsidRPr="009A15D7">
        <w:rPr>
          <w:rFonts w:ascii="Times New Roman" w:hAnsi="Times New Roman" w:cs="VNI-Times"/>
          <w:bCs/>
          <w:color w:val="000000" w:themeColor="text1"/>
          <w:lang w:val="vi-VN"/>
        </w:rPr>
        <w:t>á</w:t>
      </w:r>
      <w:r w:rsidRPr="009A15D7">
        <w:rPr>
          <w:rFonts w:ascii="Times New Roman" w:hAnsi="Times New Roman"/>
          <w:bCs/>
          <w:color w:val="000000" w:themeColor="text1"/>
          <w:lang w:val="vi-VN"/>
        </w:rPr>
        <w:t>ch nhi</w:t>
      </w:r>
      <w:r w:rsidRPr="009A15D7">
        <w:rPr>
          <w:rFonts w:ascii="Times New Roman" w:hAnsi="Times New Roman" w:cs="Cambria"/>
          <w:bCs/>
          <w:color w:val="000000" w:themeColor="text1"/>
          <w:lang w:val="vi-VN"/>
        </w:rPr>
        <w:t>ệ</w:t>
      </w:r>
      <w:r w:rsidRPr="009A15D7">
        <w:rPr>
          <w:rFonts w:ascii="Times New Roman" w:hAnsi="Times New Roman"/>
          <w:bCs/>
          <w:color w:val="000000" w:themeColor="text1"/>
          <w:lang w:val="vi-VN"/>
        </w:rPr>
        <w:t>m kh</w:t>
      </w:r>
      <w:r w:rsidRPr="009A15D7">
        <w:rPr>
          <w:rFonts w:ascii="Times New Roman" w:hAnsi="Times New Roman" w:cs="VNI-Times"/>
          <w:bCs/>
          <w:color w:val="000000" w:themeColor="text1"/>
          <w:lang w:val="vi-VN"/>
        </w:rPr>
        <w:t>á</w:t>
      </w:r>
      <w:r w:rsidRPr="009A15D7">
        <w:rPr>
          <w:rFonts w:ascii="Times New Roman" w:hAnsi="Times New Roman"/>
          <w:bCs/>
          <w:color w:val="000000" w:themeColor="text1"/>
          <w:lang w:val="vi-VN"/>
        </w:rPr>
        <w:t xml:space="preserve">c </w:t>
      </w:r>
      <w:r w:rsidRPr="009A15D7">
        <w:rPr>
          <w:rFonts w:ascii="Times New Roman" w:hAnsi="Times New Roman" w:cs="VNI-Times"/>
          <w:bCs/>
          <w:color w:val="000000" w:themeColor="text1"/>
          <w:lang w:val="vi-VN"/>
        </w:rPr>
        <w:t>đ</w:t>
      </w:r>
      <w:r w:rsidRPr="009A15D7">
        <w:rPr>
          <w:rFonts w:ascii="Times New Roman" w:hAnsi="Times New Roman" w:cs="Cambria" w:hint="eastAsia"/>
          <w:bCs/>
          <w:color w:val="000000" w:themeColor="text1"/>
          <w:lang w:val="vi-VN"/>
        </w:rPr>
        <w:t>ư</w:t>
      </w:r>
      <w:r w:rsidRPr="009A15D7">
        <w:rPr>
          <w:rFonts w:ascii="Times New Roman" w:hAnsi="Times New Roman" w:cs="Cambria"/>
          <w:bCs/>
          <w:color w:val="000000" w:themeColor="text1"/>
          <w:lang w:val="vi-VN"/>
        </w:rPr>
        <w:t>ợ</w:t>
      </w:r>
      <w:r w:rsidRPr="009A15D7">
        <w:rPr>
          <w:rFonts w:ascii="Times New Roman" w:hAnsi="Times New Roman"/>
          <w:bCs/>
          <w:color w:val="000000" w:themeColor="text1"/>
          <w:lang w:val="vi-VN"/>
        </w:rPr>
        <w:t xml:space="preserve">c quy </w:t>
      </w:r>
      <w:r w:rsidRPr="009A15D7">
        <w:rPr>
          <w:rFonts w:ascii="Times New Roman" w:hAnsi="Times New Roman" w:cs="VNI-Times"/>
          <w:bCs/>
          <w:color w:val="000000" w:themeColor="text1"/>
          <w:lang w:val="vi-VN"/>
        </w:rPr>
        <w:t>đ</w:t>
      </w:r>
      <w:r w:rsidRPr="009A15D7">
        <w:rPr>
          <w:rFonts w:ascii="Times New Roman" w:hAnsi="Times New Roman" w:cs="Cambria"/>
          <w:bCs/>
          <w:color w:val="000000" w:themeColor="text1"/>
          <w:lang w:val="vi-VN"/>
        </w:rPr>
        <w:t>ị</w:t>
      </w:r>
      <w:r w:rsidRPr="009A15D7">
        <w:rPr>
          <w:rFonts w:ascii="Times New Roman" w:hAnsi="Times New Roman"/>
          <w:bCs/>
          <w:color w:val="000000" w:themeColor="text1"/>
          <w:lang w:val="vi-VN"/>
        </w:rPr>
        <w:t>nh trong H</w:t>
      </w:r>
      <w:r w:rsidRPr="009A15D7">
        <w:rPr>
          <w:rFonts w:ascii="Times New Roman" w:hAnsi="Times New Roman" w:cs="Cambria"/>
          <w:bCs/>
          <w:color w:val="000000" w:themeColor="text1"/>
          <w:lang w:val="vi-VN"/>
        </w:rPr>
        <w:t>ợ</w:t>
      </w:r>
      <w:r w:rsidRPr="009A15D7">
        <w:rPr>
          <w:rFonts w:ascii="Times New Roman" w:hAnsi="Times New Roman"/>
          <w:bCs/>
          <w:color w:val="000000" w:themeColor="text1"/>
          <w:lang w:val="vi-VN"/>
        </w:rPr>
        <w:t xml:space="preserve">p </w:t>
      </w:r>
      <w:r w:rsidRPr="009A15D7">
        <w:rPr>
          <w:rFonts w:ascii="Times New Roman" w:hAnsi="Times New Roman" w:cs="VNI-Times"/>
          <w:bCs/>
          <w:color w:val="000000" w:themeColor="text1"/>
          <w:lang w:val="vi-VN"/>
        </w:rPr>
        <w:t>đ</w:t>
      </w:r>
      <w:r w:rsidRPr="009A15D7">
        <w:rPr>
          <w:rFonts w:ascii="Times New Roman" w:hAnsi="Times New Roman" w:cs="Cambria"/>
          <w:bCs/>
          <w:color w:val="000000" w:themeColor="text1"/>
          <w:lang w:val="vi-VN"/>
        </w:rPr>
        <w:t>ồ</w:t>
      </w:r>
      <w:r w:rsidRPr="009A15D7">
        <w:rPr>
          <w:rFonts w:ascii="Times New Roman" w:hAnsi="Times New Roman"/>
          <w:bCs/>
          <w:color w:val="000000" w:themeColor="text1"/>
          <w:lang w:val="vi-VN"/>
        </w:rPr>
        <w:t>ng n</w:t>
      </w:r>
      <w:r w:rsidRPr="009A15D7">
        <w:rPr>
          <w:rFonts w:ascii="Times New Roman" w:hAnsi="Times New Roman" w:cs="VNI-Times"/>
          <w:bCs/>
          <w:color w:val="000000" w:themeColor="text1"/>
          <w:lang w:val="vi-VN"/>
        </w:rPr>
        <w:t>à</w:t>
      </w:r>
      <w:r w:rsidRPr="009A15D7">
        <w:rPr>
          <w:rFonts w:ascii="Times New Roman" w:hAnsi="Times New Roman"/>
          <w:bCs/>
          <w:color w:val="000000" w:themeColor="text1"/>
          <w:lang w:val="vi-VN"/>
        </w:rPr>
        <w:t>y v</w:t>
      </w:r>
      <w:r w:rsidRPr="009A15D7">
        <w:rPr>
          <w:rFonts w:ascii="Times New Roman" w:hAnsi="Times New Roman" w:cs="VNI-Times"/>
          <w:bCs/>
          <w:color w:val="000000" w:themeColor="text1"/>
          <w:lang w:val="vi-VN"/>
        </w:rPr>
        <w:t>à</w:t>
      </w:r>
      <w:r w:rsidRPr="009A15D7">
        <w:rPr>
          <w:rFonts w:ascii="Times New Roman" w:hAnsi="Times New Roman"/>
          <w:bCs/>
          <w:color w:val="000000" w:themeColor="text1"/>
          <w:lang w:val="vi-VN"/>
        </w:rPr>
        <w:t xml:space="preserve"> ph</w:t>
      </w:r>
      <w:r w:rsidRPr="009A15D7">
        <w:rPr>
          <w:rFonts w:ascii="Times New Roman" w:hAnsi="Times New Roman" w:cs="VNI-Times"/>
          <w:bCs/>
          <w:color w:val="000000" w:themeColor="text1"/>
          <w:lang w:val="vi-VN"/>
        </w:rPr>
        <w:t>á</w:t>
      </w:r>
      <w:r w:rsidRPr="009A15D7">
        <w:rPr>
          <w:rFonts w:ascii="Times New Roman" w:hAnsi="Times New Roman"/>
          <w:bCs/>
          <w:color w:val="000000" w:themeColor="text1"/>
          <w:lang w:val="vi-VN"/>
        </w:rPr>
        <w:t>p lu</w:t>
      </w:r>
      <w:r w:rsidRPr="009A15D7">
        <w:rPr>
          <w:rFonts w:ascii="Times New Roman" w:hAnsi="Times New Roman" w:cs="Cambria"/>
          <w:bCs/>
          <w:color w:val="000000" w:themeColor="text1"/>
          <w:lang w:val="vi-VN"/>
        </w:rPr>
        <w:t>ậ</w:t>
      </w:r>
      <w:r w:rsidRPr="009A15D7">
        <w:rPr>
          <w:rFonts w:ascii="Times New Roman" w:hAnsi="Times New Roman"/>
          <w:bCs/>
          <w:color w:val="000000" w:themeColor="text1"/>
          <w:lang w:val="vi-VN"/>
        </w:rPr>
        <w:t>t c</w:t>
      </w:r>
      <w:r w:rsidRPr="009A15D7">
        <w:rPr>
          <w:rFonts w:ascii="Times New Roman" w:hAnsi="Times New Roman" w:cs="VNI-Times"/>
          <w:bCs/>
          <w:color w:val="000000" w:themeColor="text1"/>
          <w:lang w:val="vi-VN"/>
        </w:rPr>
        <w:t>ó</w:t>
      </w:r>
      <w:r w:rsidRPr="009A15D7">
        <w:rPr>
          <w:rFonts w:ascii="Times New Roman" w:hAnsi="Times New Roman"/>
          <w:bCs/>
          <w:color w:val="000000" w:themeColor="text1"/>
          <w:lang w:val="vi-VN"/>
        </w:rPr>
        <w:t xml:space="preserve"> li</w:t>
      </w:r>
      <w:r w:rsidRPr="009A15D7">
        <w:rPr>
          <w:rFonts w:ascii="Times New Roman" w:hAnsi="Times New Roman" w:cs="VNI-Times"/>
          <w:bCs/>
          <w:color w:val="000000" w:themeColor="text1"/>
          <w:lang w:val="vi-VN"/>
        </w:rPr>
        <w:t>ê</w:t>
      </w:r>
      <w:r w:rsidRPr="009A15D7">
        <w:rPr>
          <w:rFonts w:ascii="Times New Roman" w:hAnsi="Times New Roman"/>
          <w:bCs/>
          <w:color w:val="000000" w:themeColor="text1"/>
          <w:lang w:val="vi-VN"/>
        </w:rPr>
        <w:t>n quan.</w:t>
      </w:r>
    </w:p>
    <w:p w14:paraId="3A5FC4E2" w14:textId="1E8CC766" w:rsidR="00620635" w:rsidRPr="00C92B3D" w:rsidRDefault="009327FF" w:rsidP="0082451D">
      <w:pPr>
        <w:numPr>
          <w:ilvl w:val="1"/>
          <w:numId w:val="1"/>
        </w:numPr>
        <w:tabs>
          <w:tab w:val="num" w:pos="720"/>
        </w:tabs>
        <w:spacing w:line="276" w:lineRule="auto"/>
        <w:ind w:left="720"/>
        <w:jc w:val="both"/>
        <w:rPr>
          <w:rFonts w:ascii="Times New Roman" w:hAnsi="Times New Roman"/>
          <w:bCs/>
          <w:color w:val="000000" w:themeColor="text1"/>
          <w:lang w:val="vi-VN"/>
        </w:rPr>
      </w:pPr>
      <w:r w:rsidRPr="003F1530">
        <w:rPr>
          <w:rFonts w:ascii="Times New Roman" w:hAnsi="Times New Roman"/>
          <w:bCs/>
          <w:color w:val="000000" w:themeColor="text1"/>
          <w:lang w:val="vi-VN"/>
        </w:rPr>
        <w:t xml:space="preserve">Bên B có nghĩa vụ cho Bên A thuê thiết bị theo đúng chủng loại, số lượng và yêu cầu đã được Hai Bên thống nhất; </w:t>
      </w:r>
      <w:r w:rsidRPr="003F1530">
        <w:rPr>
          <w:rFonts w:ascii="Times New Roman" w:hAnsi="Times New Roman"/>
          <w:color w:val="000000" w:themeColor="text1"/>
          <w:lang w:val="vi-VN"/>
        </w:rPr>
        <w:t>thời gian thuê từ 06 đến 08 tuần, được tính kể từ ngày Hai Bên xác nhận bằng văn bản, cho đến khi Bên A nhận đủ hàng hóa theo Hợp Đồng</w:t>
      </w:r>
      <w:r w:rsidR="00620635" w:rsidRPr="003F1530">
        <w:rPr>
          <w:rFonts w:ascii="Times New Roman" w:hAnsi="Times New Roman"/>
          <w:color w:val="000000" w:themeColor="text1"/>
          <w:lang w:val="vi-VN"/>
        </w:rPr>
        <w:t xml:space="preserve"> </w:t>
      </w:r>
      <w:r w:rsidR="00620635" w:rsidRPr="00BA4B64">
        <w:rPr>
          <w:rFonts w:ascii="Times New Roman" w:hAnsi="Times New Roman"/>
          <w:bCs/>
          <w:color w:val="EE0000"/>
          <w:lang w:val="vi-VN"/>
        </w:rPr>
        <w:t>(kh</w:t>
      </w:r>
      <w:r w:rsidR="00620635" w:rsidRPr="00BA4B64">
        <w:rPr>
          <w:rFonts w:ascii="Times New Roman" w:hAnsi="Times New Roman" w:cs="VNI-Times"/>
          <w:bCs/>
          <w:color w:val="EE0000"/>
          <w:lang w:val="vi-VN"/>
        </w:rPr>
        <w:t>ô</w:t>
      </w:r>
      <w:r w:rsidR="00620635" w:rsidRPr="00BA4B64">
        <w:rPr>
          <w:rFonts w:ascii="Times New Roman" w:hAnsi="Times New Roman"/>
          <w:bCs/>
          <w:color w:val="EE0000"/>
          <w:lang w:val="vi-VN"/>
        </w:rPr>
        <w:t>ng t</w:t>
      </w:r>
      <w:r w:rsidR="00620635" w:rsidRPr="00BA4B64">
        <w:rPr>
          <w:rFonts w:ascii="Times New Roman" w:hAnsi="Times New Roman" w:cs="VNI-Times"/>
          <w:bCs/>
          <w:color w:val="EE0000"/>
          <w:lang w:val="vi-VN"/>
        </w:rPr>
        <w:t>í</w:t>
      </w:r>
      <w:r w:rsidR="00620635" w:rsidRPr="00BA4B64">
        <w:rPr>
          <w:rFonts w:ascii="Times New Roman" w:hAnsi="Times New Roman"/>
          <w:bCs/>
          <w:color w:val="EE0000"/>
          <w:lang w:val="vi-VN"/>
        </w:rPr>
        <w:t>nh c</w:t>
      </w:r>
      <w:r w:rsidR="00620635" w:rsidRPr="00BA4B64">
        <w:rPr>
          <w:rFonts w:ascii="Times New Roman" w:hAnsi="Times New Roman" w:cs="VNI-Times"/>
          <w:bCs/>
          <w:color w:val="EE0000"/>
          <w:lang w:val="vi-VN"/>
        </w:rPr>
        <w:t>á</w:t>
      </w:r>
      <w:r w:rsidR="00620635" w:rsidRPr="00BA4B64">
        <w:rPr>
          <w:rFonts w:ascii="Times New Roman" w:hAnsi="Times New Roman"/>
          <w:bCs/>
          <w:color w:val="EE0000"/>
          <w:lang w:val="vi-VN"/>
        </w:rPr>
        <w:t>c ng</w:t>
      </w:r>
      <w:r w:rsidR="00620635" w:rsidRPr="00BA4B64">
        <w:rPr>
          <w:rFonts w:ascii="Times New Roman" w:hAnsi="Times New Roman" w:cs="VNI-Times"/>
          <w:bCs/>
          <w:color w:val="EE0000"/>
          <w:lang w:val="vi-VN"/>
        </w:rPr>
        <w:t>à</w:t>
      </w:r>
      <w:r w:rsidR="00620635" w:rsidRPr="00BA4B64">
        <w:rPr>
          <w:rFonts w:ascii="Times New Roman" w:hAnsi="Times New Roman"/>
          <w:bCs/>
          <w:color w:val="EE0000"/>
          <w:lang w:val="vi-VN"/>
        </w:rPr>
        <w:t>y ngh</w:t>
      </w:r>
      <w:r w:rsidR="00620635" w:rsidRPr="00BA4B64">
        <w:rPr>
          <w:rFonts w:ascii="Times New Roman" w:hAnsi="Times New Roman" w:cs="Cambria"/>
          <w:bCs/>
          <w:color w:val="EE0000"/>
          <w:lang w:val="vi-VN"/>
        </w:rPr>
        <w:t>ỉ</w:t>
      </w:r>
      <w:r w:rsidR="00620635" w:rsidRPr="00BA4B64">
        <w:rPr>
          <w:rFonts w:ascii="Times New Roman" w:hAnsi="Times New Roman"/>
          <w:bCs/>
          <w:color w:val="EE0000"/>
          <w:lang w:val="vi-VN"/>
        </w:rPr>
        <w:t>, ng</w:t>
      </w:r>
      <w:r w:rsidR="00620635" w:rsidRPr="00BA4B64">
        <w:rPr>
          <w:rFonts w:ascii="Times New Roman" w:hAnsi="Times New Roman" w:cs="VNI-Times"/>
          <w:bCs/>
          <w:color w:val="EE0000"/>
          <w:lang w:val="vi-VN"/>
        </w:rPr>
        <w:t>à</w:t>
      </w:r>
      <w:r w:rsidR="00620635" w:rsidRPr="00BA4B64">
        <w:rPr>
          <w:rFonts w:ascii="Times New Roman" w:hAnsi="Times New Roman"/>
          <w:bCs/>
          <w:color w:val="EE0000"/>
          <w:lang w:val="vi-VN"/>
        </w:rPr>
        <w:t>y l</w:t>
      </w:r>
      <w:r w:rsidR="00620635" w:rsidRPr="00BA4B64">
        <w:rPr>
          <w:rFonts w:ascii="Times New Roman" w:hAnsi="Times New Roman" w:cs="Cambria"/>
          <w:bCs/>
          <w:color w:val="EE0000"/>
          <w:lang w:val="vi-VN"/>
        </w:rPr>
        <w:t>ễ</w:t>
      </w:r>
      <w:r w:rsidR="00620635" w:rsidRPr="00BA4B64">
        <w:rPr>
          <w:rFonts w:ascii="Times New Roman" w:hAnsi="Times New Roman"/>
          <w:bCs/>
          <w:color w:val="EE0000"/>
          <w:lang w:val="vi-VN"/>
        </w:rPr>
        <w:t>, T</w:t>
      </w:r>
      <w:r w:rsidR="00620635" w:rsidRPr="00BA4B64">
        <w:rPr>
          <w:rFonts w:ascii="Times New Roman" w:hAnsi="Times New Roman" w:cs="Cambria"/>
          <w:bCs/>
          <w:color w:val="EE0000"/>
          <w:lang w:val="vi-VN"/>
        </w:rPr>
        <w:t>ế</w:t>
      </w:r>
      <w:r w:rsidR="00620635" w:rsidRPr="00BA4B64">
        <w:rPr>
          <w:rFonts w:ascii="Times New Roman" w:hAnsi="Times New Roman"/>
          <w:bCs/>
          <w:color w:val="EE0000"/>
          <w:lang w:val="vi-VN"/>
        </w:rPr>
        <w:t xml:space="preserve">t theo quy </w:t>
      </w:r>
      <w:r w:rsidR="00620635" w:rsidRPr="00BA4B64">
        <w:rPr>
          <w:rFonts w:ascii="Times New Roman" w:hAnsi="Times New Roman" w:cs="VNI-Times"/>
          <w:bCs/>
          <w:color w:val="EE0000"/>
          <w:lang w:val="vi-VN"/>
        </w:rPr>
        <w:t>đ</w:t>
      </w:r>
      <w:r w:rsidR="00620635" w:rsidRPr="00BA4B64">
        <w:rPr>
          <w:rFonts w:ascii="Times New Roman" w:hAnsi="Times New Roman" w:cs="Cambria"/>
          <w:bCs/>
          <w:color w:val="EE0000"/>
          <w:lang w:val="vi-VN"/>
        </w:rPr>
        <w:t>ị</w:t>
      </w:r>
      <w:r w:rsidR="00620635" w:rsidRPr="00BA4B64">
        <w:rPr>
          <w:rFonts w:ascii="Times New Roman" w:hAnsi="Times New Roman"/>
          <w:bCs/>
          <w:color w:val="EE0000"/>
          <w:lang w:val="vi-VN"/>
        </w:rPr>
        <w:t>nh c</w:t>
      </w:r>
      <w:r w:rsidR="00620635" w:rsidRPr="00BA4B64">
        <w:rPr>
          <w:rFonts w:ascii="Times New Roman" w:hAnsi="Times New Roman" w:cs="Cambria"/>
          <w:bCs/>
          <w:color w:val="EE0000"/>
          <w:lang w:val="vi-VN"/>
        </w:rPr>
        <w:t>ủ</w:t>
      </w:r>
      <w:r w:rsidR="00620635" w:rsidRPr="00BA4B64">
        <w:rPr>
          <w:rFonts w:ascii="Times New Roman" w:hAnsi="Times New Roman"/>
          <w:bCs/>
          <w:color w:val="EE0000"/>
          <w:lang w:val="vi-VN"/>
        </w:rPr>
        <w:t>a Nh</w:t>
      </w:r>
      <w:r w:rsidR="00620635" w:rsidRPr="00BA4B64">
        <w:rPr>
          <w:rFonts w:ascii="Times New Roman" w:hAnsi="Times New Roman" w:cs="VNI-Times"/>
          <w:bCs/>
          <w:color w:val="EE0000"/>
          <w:lang w:val="vi-VN"/>
        </w:rPr>
        <w:t>à</w:t>
      </w:r>
      <w:r w:rsidR="00620635" w:rsidRPr="00BA4B64">
        <w:rPr>
          <w:rFonts w:ascii="Times New Roman" w:hAnsi="Times New Roman"/>
          <w:bCs/>
          <w:color w:val="EE0000"/>
          <w:lang w:val="vi-VN"/>
        </w:rPr>
        <w:t xml:space="preserve"> n</w:t>
      </w:r>
      <w:r w:rsidR="00620635" w:rsidRPr="00BA4B64">
        <w:rPr>
          <w:rFonts w:ascii="Times New Roman" w:hAnsi="Times New Roman" w:cs="Cambria" w:hint="eastAsia"/>
          <w:bCs/>
          <w:color w:val="EE0000"/>
          <w:lang w:val="vi-VN"/>
        </w:rPr>
        <w:t>ư</w:t>
      </w:r>
      <w:r w:rsidR="00620635" w:rsidRPr="00BA4B64">
        <w:rPr>
          <w:rFonts w:ascii="Times New Roman" w:hAnsi="Times New Roman" w:cs="Cambria"/>
          <w:bCs/>
          <w:color w:val="EE0000"/>
          <w:lang w:val="vi-VN"/>
        </w:rPr>
        <w:t>ớ</w:t>
      </w:r>
      <w:r w:rsidR="00620635" w:rsidRPr="00BA4B64">
        <w:rPr>
          <w:rFonts w:ascii="Times New Roman" w:hAnsi="Times New Roman"/>
          <w:bCs/>
          <w:color w:val="EE0000"/>
          <w:lang w:val="vi-VN"/>
        </w:rPr>
        <w:t>c Vi</w:t>
      </w:r>
      <w:r w:rsidR="00620635" w:rsidRPr="00BA4B64">
        <w:rPr>
          <w:rFonts w:ascii="Times New Roman" w:hAnsi="Times New Roman" w:cs="Cambria"/>
          <w:bCs/>
          <w:color w:val="EE0000"/>
          <w:lang w:val="vi-VN"/>
        </w:rPr>
        <w:t>ệ</w:t>
      </w:r>
      <w:r w:rsidR="00620635" w:rsidRPr="00BA4B64">
        <w:rPr>
          <w:rFonts w:ascii="Times New Roman" w:hAnsi="Times New Roman"/>
          <w:bCs/>
          <w:color w:val="EE0000"/>
          <w:lang w:val="vi-VN"/>
        </w:rPr>
        <w:t>t Nam).</w:t>
      </w:r>
    </w:p>
    <w:p w14:paraId="585BFFB4" w14:textId="4C6E4E5C" w:rsidR="00C92B3D" w:rsidRPr="00C92B3D" w:rsidRDefault="00C92B3D" w:rsidP="0082451D">
      <w:pPr>
        <w:numPr>
          <w:ilvl w:val="1"/>
          <w:numId w:val="1"/>
        </w:numPr>
        <w:tabs>
          <w:tab w:val="num" w:pos="720"/>
        </w:tabs>
        <w:spacing w:line="276" w:lineRule="auto"/>
        <w:ind w:left="720"/>
        <w:jc w:val="both"/>
        <w:rPr>
          <w:rFonts w:ascii="Times New Roman" w:hAnsi="Times New Roman"/>
          <w:color w:val="000000" w:themeColor="text1"/>
          <w:lang w:val="vi-VN"/>
        </w:rPr>
      </w:pPr>
      <w:r w:rsidRPr="003F1530">
        <w:rPr>
          <w:rFonts w:ascii="Times New Roman" w:hAnsi="Times New Roman"/>
          <w:bCs/>
          <w:color w:val="000000" w:themeColor="text1"/>
          <w:lang w:val="vi-VN"/>
        </w:rPr>
        <w:lastRenderedPageBreak/>
        <w:t xml:space="preserve">Trường hợp Bên B giao hàng chậm so với tiến độ cam kết, </w:t>
      </w:r>
      <w:r w:rsidRPr="003F1530">
        <w:rPr>
          <w:rFonts w:ascii="Times New Roman" w:hAnsi="Times New Roman"/>
          <w:color w:val="000000" w:themeColor="text1"/>
          <w:lang w:val="vi-VN"/>
        </w:rPr>
        <w:t>thời gian thuê thiết bị được kéo dài tương ứng và Bên A không phải chịu thêm bất kỳ chi phí phát sinh nào.</w:t>
      </w:r>
    </w:p>
    <w:p w14:paraId="4E68683A" w14:textId="21E54261" w:rsidR="00C04C04" w:rsidRPr="0044366A" w:rsidRDefault="00C04C04" w:rsidP="0082451D">
      <w:pPr>
        <w:numPr>
          <w:ilvl w:val="1"/>
          <w:numId w:val="4"/>
        </w:numPr>
        <w:tabs>
          <w:tab w:val="num" w:pos="600"/>
        </w:tabs>
        <w:spacing w:line="276" w:lineRule="auto"/>
        <w:jc w:val="both"/>
        <w:rPr>
          <w:rFonts w:ascii="Times New Roman" w:hAnsi="Times New Roman"/>
          <w:b/>
          <w:color w:val="000000" w:themeColor="text1"/>
          <w:lang w:val="vi-VN"/>
        </w:rPr>
      </w:pPr>
      <w:r w:rsidRPr="0044366A">
        <w:rPr>
          <w:rFonts w:ascii="Times New Roman" w:hAnsi="Times New Roman"/>
          <w:b/>
          <w:color w:val="000000" w:themeColor="text1"/>
          <w:lang w:val="vi-VN"/>
        </w:rPr>
        <w:t>Quyền và trách nhiệm của Bên A:</w:t>
      </w:r>
    </w:p>
    <w:p w14:paraId="676F6CD7" w14:textId="77777777" w:rsidR="009A15D7" w:rsidRPr="009A15D7" w:rsidRDefault="009A15D7" w:rsidP="0082451D">
      <w:pPr>
        <w:numPr>
          <w:ilvl w:val="0"/>
          <w:numId w:val="2"/>
        </w:numPr>
        <w:spacing w:line="276" w:lineRule="auto"/>
        <w:jc w:val="both"/>
        <w:rPr>
          <w:rFonts w:ascii="Times New Roman" w:hAnsi="Times New Roman"/>
          <w:bCs/>
          <w:color w:val="000000" w:themeColor="text1"/>
          <w:lang w:val="vi-VN"/>
        </w:rPr>
      </w:pPr>
      <w:r w:rsidRPr="009A15D7">
        <w:rPr>
          <w:rFonts w:ascii="Times New Roman" w:hAnsi="Times New Roman"/>
          <w:bCs/>
          <w:color w:val="000000" w:themeColor="text1"/>
          <w:lang w:val="vi-VN"/>
        </w:rPr>
        <w:t>Đ</w:t>
      </w:r>
      <w:r w:rsidRPr="009A15D7">
        <w:rPr>
          <w:rFonts w:ascii="Times New Roman" w:hAnsi="Times New Roman" w:hint="eastAsia"/>
          <w:bCs/>
          <w:color w:val="000000" w:themeColor="text1"/>
          <w:lang w:val="vi-VN"/>
        </w:rPr>
        <w:t>ư</w:t>
      </w:r>
      <w:r w:rsidRPr="009A15D7">
        <w:rPr>
          <w:rFonts w:ascii="Times New Roman" w:hAnsi="Times New Roman"/>
          <w:bCs/>
          <w:color w:val="000000" w:themeColor="text1"/>
          <w:lang w:val="vi-VN"/>
        </w:rPr>
        <w:t>ợc nhận hàng hóa theo quy định tại Điều 1 của Hợp đồng.</w:t>
      </w:r>
    </w:p>
    <w:p w14:paraId="38AF6074" w14:textId="77777777" w:rsidR="009A15D7" w:rsidRPr="009A15D7" w:rsidRDefault="009A15D7" w:rsidP="0082451D">
      <w:pPr>
        <w:numPr>
          <w:ilvl w:val="0"/>
          <w:numId w:val="2"/>
        </w:numPr>
        <w:spacing w:line="276" w:lineRule="auto"/>
        <w:jc w:val="both"/>
        <w:rPr>
          <w:rFonts w:ascii="Times New Roman" w:hAnsi="Times New Roman"/>
          <w:bCs/>
          <w:color w:val="000000" w:themeColor="text1"/>
          <w:lang w:val="vi-VN"/>
        </w:rPr>
      </w:pPr>
      <w:r w:rsidRPr="009A15D7">
        <w:rPr>
          <w:rFonts w:ascii="Times New Roman" w:hAnsi="Times New Roman"/>
          <w:bCs/>
          <w:color w:val="000000" w:themeColor="text1"/>
          <w:lang w:val="vi-VN"/>
        </w:rPr>
        <w:t>Thanh toán cho Bên Bán theo đúng điều khoản thanh toán theo quy định tại Điều 3 của Hợp Đồng;</w:t>
      </w:r>
    </w:p>
    <w:p w14:paraId="3B140EA5" w14:textId="77777777" w:rsidR="009A15D7" w:rsidRPr="009A15D7" w:rsidRDefault="009A15D7" w:rsidP="0082451D">
      <w:pPr>
        <w:numPr>
          <w:ilvl w:val="0"/>
          <w:numId w:val="2"/>
        </w:numPr>
        <w:spacing w:line="276" w:lineRule="auto"/>
        <w:jc w:val="both"/>
        <w:rPr>
          <w:rFonts w:ascii="Times New Roman" w:hAnsi="Times New Roman"/>
          <w:bCs/>
          <w:color w:val="000000" w:themeColor="text1"/>
          <w:lang w:val="vi-VN"/>
        </w:rPr>
      </w:pPr>
      <w:r w:rsidRPr="009A15D7">
        <w:rPr>
          <w:rFonts w:ascii="Times New Roman" w:hAnsi="Times New Roman"/>
          <w:bCs/>
          <w:color w:val="000000" w:themeColor="text1"/>
          <w:lang w:val="vi-VN"/>
        </w:rPr>
        <w:t>Chuẩn bị sẵn sàng địa điểm nhận hàng và cử nhân viên, đại diện hợp pháp để hỗ trợ trong việc giao nhận hàng và ký Biên bản bàn giao;</w:t>
      </w:r>
    </w:p>
    <w:p w14:paraId="061CB7FA" w14:textId="77777777" w:rsidR="009A15D7" w:rsidRPr="009A15D7" w:rsidRDefault="009A15D7" w:rsidP="0082451D">
      <w:pPr>
        <w:numPr>
          <w:ilvl w:val="0"/>
          <w:numId w:val="2"/>
        </w:numPr>
        <w:spacing w:line="276" w:lineRule="auto"/>
        <w:jc w:val="both"/>
        <w:rPr>
          <w:rFonts w:ascii="Times New Roman" w:hAnsi="Times New Roman"/>
          <w:bCs/>
          <w:color w:val="000000" w:themeColor="text1"/>
          <w:lang w:val="vi-VN"/>
        </w:rPr>
      </w:pPr>
      <w:r w:rsidRPr="009A15D7">
        <w:rPr>
          <w:rFonts w:ascii="Times New Roman" w:hAnsi="Times New Roman"/>
          <w:bCs/>
          <w:color w:val="000000" w:themeColor="text1"/>
          <w:lang w:val="vi-VN"/>
        </w:rPr>
        <w:t>Cam kết thực hiện đầy đủ các nghĩa vụ và trách nhiệm khác đ</w:t>
      </w:r>
      <w:r w:rsidRPr="009A15D7">
        <w:rPr>
          <w:rFonts w:ascii="Times New Roman" w:hAnsi="Times New Roman" w:hint="eastAsia"/>
          <w:bCs/>
          <w:color w:val="000000" w:themeColor="text1"/>
          <w:lang w:val="vi-VN"/>
        </w:rPr>
        <w:t>ư</w:t>
      </w:r>
      <w:r w:rsidRPr="009A15D7">
        <w:rPr>
          <w:rFonts w:ascii="Times New Roman" w:hAnsi="Times New Roman"/>
          <w:bCs/>
          <w:color w:val="000000" w:themeColor="text1"/>
          <w:lang w:val="vi-VN"/>
        </w:rPr>
        <w:t>ợc quy định trong Hợp đồng này và pháp luật có liên quan.</w:t>
      </w:r>
    </w:p>
    <w:p w14:paraId="73273801" w14:textId="77777777" w:rsidR="00B43734" w:rsidRPr="0044366A" w:rsidRDefault="00B43734" w:rsidP="0082451D">
      <w:pPr>
        <w:spacing w:line="276" w:lineRule="auto"/>
        <w:ind w:left="720"/>
        <w:jc w:val="both"/>
        <w:rPr>
          <w:rFonts w:ascii="Times New Roman" w:hAnsi="Times New Roman"/>
          <w:bCs/>
          <w:color w:val="000000" w:themeColor="text1"/>
          <w:lang w:val="vi-VN"/>
        </w:rPr>
      </w:pPr>
    </w:p>
    <w:p w14:paraId="49B0C267" w14:textId="79856F6F" w:rsidR="00C04C04" w:rsidRPr="0044366A" w:rsidRDefault="00C04C04" w:rsidP="0082451D">
      <w:pPr>
        <w:pStyle w:val="ListParagraph"/>
        <w:numPr>
          <w:ilvl w:val="0"/>
          <w:numId w:val="14"/>
        </w:numPr>
        <w:spacing w:line="276" w:lineRule="auto"/>
        <w:ind w:left="540" w:hanging="540"/>
        <w:jc w:val="both"/>
        <w:outlineLvl w:val="0"/>
        <w:rPr>
          <w:rFonts w:ascii="Times New Roman" w:hAnsi="Times New Roman"/>
          <w:b/>
          <w:bCs/>
          <w:color w:val="000000" w:themeColor="text1"/>
          <w:lang w:val="vi-VN"/>
        </w:rPr>
      </w:pPr>
      <w:r w:rsidRPr="0044366A">
        <w:rPr>
          <w:rFonts w:ascii="Times New Roman" w:hAnsi="Times New Roman"/>
          <w:b/>
          <w:bCs/>
          <w:color w:val="000000" w:themeColor="text1"/>
          <w:lang w:val="vi-VN"/>
        </w:rPr>
        <w:t xml:space="preserve">ĐỊA ĐIỂM, THỜI HẠN GIAO HÀNG </w:t>
      </w:r>
    </w:p>
    <w:p w14:paraId="481C47BF" w14:textId="4C41E696" w:rsidR="001506B4" w:rsidRPr="004E4A25" w:rsidRDefault="00C04C04" w:rsidP="0082451D">
      <w:pPr>
        <w:numPr>
          <w:ilvl w:val="1"/>
          <w:numId w:val="5"/>
        </w:numPr>
        <w:spacing w:line="276" w:lineRule="auto"/>
        <w:jc w:val="both"/>
        <w:rPr>
          <w:rFonts w:ascii="Times New Roman" w:hAnsi="Times New Roman"/>
          <w:b/>
          <w:color w:val="EE0000"/>
          <w:lang w:val="vi-VN"/>
        </w:rPr>
      </w:pPr>
      <w:r w:rsidRPr="004E4A25">
        <w:rPr>
          <w:rFonts w:ascii="Times New Roman" w:hAnsi="Times New Roman"/>
          <w:b/>
          <w:color w:val="EE0000"/>
          <w:lang w:val="vi-VN"/>
        </w:rPr>
        <w:t xml:space="preserve">Địa điểm giao hàng </w:t>
      </w:r>
    </w:p>
    <w:p w14:paraId="4BC250EB" w14:textId="1C9715CB" w:rsidR="00622787" w:rsidRPr="004E4A25" w:rsidRDefault="00622787" w:rsidP="0082451D">
      <w:pPr>
        <w:pStyle w:val="ListParagraph"/>
        <w:numPr>
          <w:ilvl w:val="0"/>
          <w:numId w:val="22"/>
        </w:numPr>
        <w:spacing w:line="276" w:lineRule="auto"/>
        <w:jc w:val="both"/>
        <w:rPr>
          <w:rFonts w:ascii="Times New Roman" w:hAnsi="Times New Roman"/>
          <w:bCs/>
          <w:color w:val="EE0000"/>
          <w:lang w:val="vi-VN"/>
        </w:rPr>
      </w:pPr>
      <w:r w:rsidRPr="004E4A25">
        <w:rPr>
          <w:rFonts w:ascii="Times New Roman" w:hAnsi="Times New Roman"/>
          <w:bCs/>
          <w:color w:val="EE0000"/>
          <w:lang w:val="vi-VN"/>
        </w:rPr>
        <w:t>Địa điểm giao hàng:</w:t>
      </w:r>
      <w:r w:rsidR="007D5628" w:rsidRPr="004E4A25">
        <w:rPr>
          <w:rFonts w:ascii="Times New Roman" w:hAnsi="Times New Roman"/>
          <w:bCs/>
          <w:color w:val="EE0000"/>
          <w:lang w:val="vi-VN"/>
        </w:rPr>
        <w:t xml:space="preserve"> </w:t>
      </w:r>
      <w:r w:rsidR="00EF4556" w:rsidRPr="003F1530">
        <w:rPr>
          <w:rFonts w:ascii="Times New Roman" w:hAnsi="Times New Roman"/>
          <w:bCs/>
          <w:color w:val="EE0000"/>
          <w:highlight w:val="yellow"/>
          <w:lang w:val="vi-VN"/>
        </w:rPr>
        <w:t>Lô DVTM-08 &amp; 11, Đường số 7, KCX, Tân Thuận</w:t>
      </w:r>
    </w:p>
    <w:p w14:paraId="1F237886" w14:textId="689748B2" w:rsidR="00622787" w:rsidRPr="004E4A25" w:rsidRDefault="00C04C04" w:rsidP="0082451D">
      <w:pPr>
        <w:pStyle w:val="ListParagraph"/>
        <w:numPr>
          <w:ilvl w:val="0"/>
          <w:numId w:val="22"/>
        </w:numPr>
        <w:spacing w:line="276" w:lineRule="auto"/>
        <w:jc w:val="both"/>
        <w:rPr>
          <w:rFonts w:ascii="Times New Roman" w:hAnsi="Times New Roman"/>
          <w:bCs/>
          <w:color w:val="EE0000"/>
          <w:lang w:val="vi-VN"/>
        </w:rPr>
      </w:pPr>
      <w:r w:rsidRPr="004E4A25">
        <w:rPr>
          <w:rFonts w:ascii="Times New Roman" w:hAnsi="Times New Roman"/>
          <w:bCs/>
          <w:color w:val="EE0000"/>
          <w:lang w:val="vi-VN"/>
        </w:rPr>
        <w:t>Người nhận</w:t>
      </w:r>
      <w:r w:rsidR="00747D28" w:rsidRPr="004E4A25">
        <w:rPr>
          <w:rFonts w:ascii="Times New Roman" w:hAnsi="Times New Roman"/>
          <w:bCs/>
          <w:color w:val="EE0000"/>
          <w:lang w:val="vi-VN"/>
        </w:rPr>
        <w:t>:</w:t>
      </w:r>
      <w:r w:rsidR="007D5628" w:rsidRPr="004E4A25">
        <w:rPr>
          <w:rFonts w:ascii="Times New Roman" w:hAnsi="Times New Roman"/>
          <w:bCs/>
          <w:color w:val="EE0000"/>
        </w:rPr>
        <w:t xml:space="preserve"> </w:t>
      </w:r>
    </w:p>
    <w:p w14:paraId="6BBF3CFA" w14:textId="0ECCC2D0" w:rsidR="00A97321" w:rsidRPr="009A15D7" w:rsidRDefault="00622787" w:rsidP="0082451D">
      <w:pPr>
        <w:pStyle w:val="ListParagraph"/>
        <w:numPr>
          <w:ilvl w:val="0"/>
          <w:numId w:val="22"/>
        </w:numPr>
        <w:spacing w:line="276" w:lineRule="auto"/>
        <w:jc w:val="both"/>
        <w:rPr>
          <w:rFonts w:ascii="Times New Roman" w:hAnsi="Times New Roman"/>
          <w:bCs/>
          <w:color w:val="000000" w:themeColor="text1"/>
          <w:lang w:val="vi-VN"/>
        </w:rPr>
      </w:pPr>
      <w:r w:rsidRPr="004E4A25">
        <w:rPr>
          <w:rFonts w:ascii="Times New Roman" w:hAnsi="Times New Roman"/>
          <w:bCs/>
          <w:color w:val="EE0000"/>
          <w:lang w:val="vi-VN"/>
        </w:rPr>
        <w:t>S</w:t>
      </w:r>
      <w:r w:rsidRPr="004E4A25">
        <w:rPr>
          <w:rFonts w:ascii="Times New Roman" w:hAnsi="Times New Roman" w:cs="Cambria"/>
          <w:bCs/>
          <w:color w:val="EE0000"/>
          <w:lang w:val="vi-VN"/>
        </w:rPr>
        <w:t>ố</w:t>
      </w:r>
      <w:r w:rsidRPr="004E4A25">
        <w:rPr>
          <w:rFonts w:ascii="Times New Roman" w:hAnsi="Times New Roman"/>
          <w:bCs/>
          <w:color w:val="EE0000"/>
          <w:lang w:val="vi-VN"/>
        </w:rPr>
        <w:t xml:space="preserve"> </w:t>
      </w:r>
      <w:r w:rsidRPr="004E4A25">
        <w:rPr>
          <w:rFonts w:ascii="Times New Roman" w:hAnsi="Times New Roman" w:cs="VNI-Times"/>
          <w:bCs/>
          <w:color w:val="EE0000"/>
          <w:lang w:val="vi-VN"/>
        </w:rPr>
        <w:t>đ</w:t>
      </w:r>
      <w:r w:rsidRPr="004E4A25">
        <w:rPr>
          <w:rFonts w:ascii="Times New Roman" w:hAnsi="Times New Roman"/>
          <w:bCs/>
          <w:color w:val="EE0000"/>
          <w:lang w:val="vi-VN"/>
        </w:rPr>
        <w:t>i</w:t>
      </w:r>
      <w:r w:rsidRPr="004E4A25">
        <w:rPr>
          <w:rFonts w:ascii="Times New Roman" w:hAnsi="Times New Roman" w:cs="Cambria"/>
          <w:bCs/>
          <w:color w:val="EE0000"/>
          <w:lang w:val="vi-VN"/>
        </w:rPr>
        <w:t>ệ</w:t>
      </w:r>
      <w:r w:rsidRPr="004E4A25">
        <w:rPr>
          <w:rFonts w:ascii="Times New Roman" w:hAnsi="Times New Roman"/>
          <w:bCs/>
          <w:color w:val="EE0000"/>
          <w:lang w:val="vi-VN"/>
        </w:rPr>
        <w:t>n tho</w:t>
      </w:r>
      <w:r w:rsidRPr="004E4A25">
        <w:rPr>
          <w:rFonts w:ascii="Times New Roman" w:hAnsi="Times New Roman" w:cs="Cambria"/>
          <w:bCs/>
          <w:color w:val="EE0000"/>
          <w:lang w:val="vi-VN"/>
        </w:rPr>
        <w:t>ạ</w:t>
      </w:r>
      <w:r w:rsidRPr="004E4A25">
        <w:rPr>
          <w:rFonts w:ascii="Times New Roman" w:hAnsi="Times New Roman"/>
          <w:bCs/>
          <w:color w:val="EE0000"/>
          <w:lang w:val="vi-VN"/>
        </w:rPr>
        <w:t>i</w:t>
      </w:r>
      <w:r w:rsidRPr="009A15D7">
        <w:rPr>
          <w:rFonts w:ascii="Times New Roman" w:hAnsi="Times New Roman"/>
          <w:bCs/>
          <w:color w:val="000000" w:themeColor="text1"/>
          <w:lang w:val="vi-VN"/>
        </w:rPr>
        <w:t>:</w:t>
      </w:r>
      <w:r w:rsidR="007D5628" w:rsidRPr="009A15D7">
        <w:rPr>
          <w:rFonts w:ascii="Times New Roman" w:hAnsi="Times New Roman"/>
          <w:bCs/>
          <w:color w:val="000000" w:themeColor="text1"/>
        </w:rPr>
        <w:t xml:space="preserve"> </w:t>
      </w:r>
    </w:p>
    <w:p w14:paraId="1A3F566A" w14:textId="008AE6A7" w:rsidR="00536588" w:rsidRPr="00A97321" w:rsidRDefault="00536588" w:rsidP="0082451D">
      <w:pPr>
        <w:pStyle w:val="ListParagraph"/>
        <w:spacing w:line="276" w:lineRule="auto"/>
        <w:jc w:val="both"/>
        <w:rPr>
          <w:rFonts w:ascii="Times New Roman" w:hAnsi="Times New Roman"/>
          <w:bCs/>
          <w:i/>
          <w:iCs/>
          <w:color w:val="000000" w:themeColor="text1"/>
          <w:lang w:val="vi-VN"/>
        </w:rPr>
      </w:pPr>
      <w:r w:rsidRPr="00A97321">
        <w:rPr>
          <w:rFonts w:ascii="Times New Roman" w:hAnsi="Times New Roman"/>
          <w:bCs/>
          <w:i/>
          <w:iCs/>
          <w:color w:val="000000" w:themeColor="text1"/>
          <w:lang w:val="vi-VN"/>
        </w:rPr>
        <w:t xml:space="preserve">(*) Bên B có trách nhiệm giao </w:t>
      </w:r>
      <w:r w:rsidR="00B0414C" w:rsidRPr="00A97321">
        <w:rPr>
          <w:rFonts w:ascii="Times New Roman" w:hAnsi="Times New Roman"/>
          <w:bCs/>
          <w:i/>
          <w:iCs/>
          <w:color w:val="000000" w:themeColor="text1"/>
          <w:lang w:val="vi-VN"/>
        </w:rPr>
        <w:t>hàng hóa</w:t>
      </w:r>
      <w:r w:rsidRPr="00A97321">
        <w:rPr>
          <w:rFonts w:ascii="Times New Roman" w:hAnsi="Times New Roman"/>
          <w:bCs/>
          <w:i/>
          <w:iCs/>
          <w:color w:val="000000" w:themeColor="text1"/>
          <w:lang w:val="vi-VN"/>
        </w:rPr>
        <w:t xml:space="preserve"> miễn phí trong phạm vi nội thành TP. Hồ Chí Minh. Tr</w:t>
      </w:r>
      <w:r w:rsidRPr="00A97321">
        <w:rPr>
          <w:rFonts w:ascii="Times New Roman" w:hAnsi="Times New Roman" w:hint="eastAsia"/>
          <w:bCs/>
          <w:i/>
          <w:iCs/>
          <w:color w:val="000000" w:themeColor="text1"/>
          <w:lang w:val="vi-VN"/>
        </w:rPr>
        <w:t>ư</w:t>
      </w:r>
      <w:r w:rsidRPr="00A97321">
        <w:rPr>
          <w:rFonts w:ascii="Times New Roman" w:hAnsi="Times New Roman"/>
          <w:bCs/>
          <w:i/>
          <w:iCs/>
          <w:color w:val="000000" w:themeColor="text1"/>
          <w:lang w:val="vi-VN"/>
        </w:rPr>
        <w:t>ờng hợp địa điểm giao hàng thực tế nằm ngoài khu vực này, Bên B sẽ thông báo tr</w:t>
      </w:r>
      <w:r w:rsidRPr="00A97321">
        <w:rPr>
          <w:rFonts w:ascii="Times New Roman" w:hAnsi="Times New Roman" w:hint="eastAsia"/>
          <w:bCs/>
          <w:i/>
          <w:iCs/>
          <w:color w:val="000000" w:themeColor="text1"/>
          <w:lang w:val="vi-VN"/>
        </w:rPr>
        <w:t>ư</w:t>
      </w:r>
      <w:r w:rsidRPr="00A97321">
        <w:rPr>
          <w:rFonts w:ascii="Times New Roman" w:hAnsi="Times New Roman"/>
          <w:bCs/>
          <w:i/>
          <w:iCs/>
          <w:color w:val="000000" w:themeColor="text1"/>
          <w:lang w:val="vi-VN"/>
        </w:rPr>
        <w:t>ớc chi phí phát sinh (nếu có), và chỉ thực hiện giao hàng khi có xác nhận đồng ý từ Bên A. Toàn bộ chi phí vận chuyển phát sinh ngoài nội thành sẽ do Bên A chịu.</w:t>
      </w:r>
    </w:p>
    <w:p w14:paraId="158C4E81" w14:textId="77777777" w:rsidR="00622787" w:rsidRPr="0044366A" w:rsidRDefault="00C04C04" w:rsidP="0082451D">
      <w:pPr>
        <w:numPr>
          <w:ilvl w:val="1"/>
          <w:numId w:val="5"/>
        </w:numPr>
        <w:spacing w:line="276" w:lineRule="auto"/>
        <w:jc w:val="both"/>
        <w:rPr>
          <w:rFonts w:ascii="Times New Roman" w:hAnsi="Times New Roman"/>
          <w:b/>
          <w:color w:val="000000" w:themeColor="text1"/>
          <w:lang w:val="vi-VN"/>
        </w:rPr>
      </w:pPr>
      <w:r w:rsidRPr="0044366A">
        <w:rPr>
          <w:rFonts w:ascii="Times New Roman" w:hAnsi="Times New Roman"/>
          <w:b/>
          <w:color w:val="000000" w:themeColor="text1"/>
          <w:lang w:val="vi-VN"/>
        </w:rPr>
        <w:t>Thông báo giao hàng:</w:t>
      </w:r>
    </w:p>
    <w:p w14:paraId="707BA096" w14:textId="3B638917"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Bên B có trách nhiệm thông báo cho Bên A về thời gian giao hàng, số lượng hàng hóa sẽ giao bằng văn bản</w:t>
      </w:r>
      <w:r w:rsidR="00F80817" w:rsidRPr="0044366A">
        <w:rPr>
          <w:rFonts w:ascii="Times New Roman" w:hAnsi="Times New Roman"/>
          <w:bCs/>
          <w:color w:val="000000" w:themeColor="text1"/>
          <w:lang w:val="vi-VN"/>
        </w:rPr>
        <w:t>, email</w:t>
      </w:r>
      <w:r w:rsidRPr="0044366A">
        <w:rPr>
          <w:rFonts w:ascii="Times New Roman" w:hAnsi="Times New Roman"/>
          <w:bCs/>
          <w:color w:val="000000" w:themeColor="text1"/>
          <w:lang w:val="vi-VN"/>
        </w:rPr>
        <w:t xml:space="preserve"> hoặc điện thoại</w:t>
      </w:r>
      <w:r w:rsidR="007D5628" w:rsidRPr="0044366A">
        <w:rPr>
          <w:rFonts w:ascii="Times New Roman" w:hAnsi="Times New Roman"/>
          <w:bCs/>
          <w:color w:val="000000" w:themeColor="text1"/>
          <w:lang w:val="vi-VN"/>
        </w:rPr>
        <w:t xml:space="preserve">, ít </w:t>
      </w:r>
      <w:r w:rsidRPr="0044366A">
        <w:rPr>
          <w:rFonts w:ascii="Times New Roman" w:hAnsi="Times New Roman"/>
          <w:bCs/>
          <w:color w:val="000000" w:themeColor="text1"/>
          <w:lang w:val="vi-VN"/>
        </w:rPr>
        <w:t xml:space="preserve">nhất là </w:t>
      </w:r>
      <w:r w:rsidR="007D5628" w:rsidRPr="0044366A">
        <w:rPr>
          <w:rFonts w:ascii="Times New Roman" w:hAnsi="Times New Roman"/>
          <w:bCs/>
          <w:color w:val="000000" w:themeColor="text1"/>
          <w:lang w:val="vi-VN"/>
        </w:rPr>
        <w:t>một</w:t>
      </w:r>
      <w:r w:rsidRPr="0044366A">
        <w:rPr>
          <w:rFonts w:ascii="Times New Roman" w:hAnsi="Times New Roman"/>
          <w:bCs/>
          <w:color w:val="000000" w:themeColor="text1"/>
          <w:lang w:val="vi-VN"/>
        </w:rPr>
        <w:t xml:space="preserve"> (0</w:t>
      </w:r>
      <w:r w:rsidR="007D5628" w:rsidRPr="0044366A">
        <w:rPr>
          <w:rFonts w:ascii="Times New Roman" w:hAnsi="Times New Roman"/>
          <w:bCs/>
          <w:color w:val="000000" w:themeColor="text1"/>
          <w:lang w:val="vi-VN"/>
        </w:rPr>
        <w:t>1</w:t>
      </w:r>
      <w:r w:rsidRPr="0044366A">
        <w:rPr>
          <w:rFonts w:ascii="Times New Roman" w:hAnsi="Times New Roman"/>
          <w:bCs/>
          <w:color w:val="000000" w:themeColor="text1"/>
          <w:lang w:val="vi-VN"/>
        </w:rPr>
        <w:t xml:space="preserve">) </w:t>
      </w:r>
      <w:r w:rsidR="007D5628" w:rsidRPr="0044366A">
        <w:rPr>
          <w:rFonts w:ascii="Times New Roman" w:hAnsi="Times New Roman"/>
          <w:bCs/>
          <w:color w:val="000000" w:themeColor="text1"/>
          <w:lang w:val="vi-VN"/>
        </w:rPr>
        <w:t>ngày</w:t>
      </w:r>
      <w:r w:rsidRPr="0044366A">
        <w:rPr>
          <w:rFonts w:ascii="Times New Roman" w:hAnsi="Times New Roman"/>
          <w:bCs/>
          <w:color w:val="000000" w:themeColor="text1"/>
          <w:lang w:val="vi-VN"/>
        </w:rPr>
        <w:t xml:space="preserve"> trước khi giao hàng</w:t>
      </w:r>
      <w:r w:rsidR="007D5628" w:rsidRPr="0044366A">
        <w:rPr>
          <w:rFonts w:ascii="Times New Roman" w:hAnsi="Times New Roman"/>
          <w:bCs/>
          <w:color w:val="000000" w:themeColor="text1"/>
          <w:lang w:val="vi-VN"/>
        </w:rPr>
        <w:t>,</w:t>
      </w:r>
      <w:r w:rsidRPr="0044366A">
        <w:rPr>
          <w:rFonts w:ascii="Times New Roman" w:hAnsi="Times New Roman"/>
          <w:bCs/>
          <w:color w:val="000000" w:themeColor="text1"/>
          <w:lang w:val="vi-VN"/>
        </w:rPr>
        <w:t xml:space="preserve"> để Bên A chuẩn bị cơ sở vật chất và nhân sự để tiếp nhận lô hàng. </w:t>
      </w:r>
    </w:p>
    <w:p w14:paraId="51CC89C3" w14:textId="0F0F4FB9"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 xml:space="preserve">Khi nhận thông báo giao hàng từ Bên B, </w:t>
      </w:r>
      <w:r w:rsidR="00394823" w:rsidRPr="0044366A">
        <w:rPr>
          <w:rFonts w:ascii="Times New Roman" w:hAnsi="Times New Roman"/>
          <w:bCs/>
          <w:color w:val="000000" w:themeColor="text1"/>
          <w:lang w:val="vi-VN"/>
        </w:rPr>
        <w:t>t</w:t>
      </w:r>
      <w:r w:rsidRPr="0044366A">
        <w:rPr>
          <w:rFonts w:ascii="Times New Roman" w:hAnsi="Times New Roman"/>
          <w:bCs/>
          <w:color w:val="000000" w:themeColor="text1"/>
          <w:lang w:val="vi-VN"/>
        </w:rPr>
        <w:t>rong vòng 0</w:t>
      </w:r>
      <w:r w:rsidR="00394823" w:rsidRPr="0044366A">
        <w:rPr>
          <w:rFonts w:ascii="Times New Roman" w:hAnsi="Times New Roman"/>
          <w:bCs/>
          <w:color w:val="000000" w:themeColor="text1"/>
          <w:lang w:val="vi-VN"/>
        </w:rPr>
        <w:t>5</w:t>
      </w:r>
      <w:r w:rsidRPr="0044366A">
        <w:rPr>
          <w:rFonts w:ascii="Times New Roman" w:hAnsi="Times New Roman"/>
          <w:bCs/>
          <w:color w:val="000000" w:themeColor="text1"/>
          <w:lang w:val="vi-VN"/>
        </w:rPr>
        <w:t xml:space="preserve"> ngày</w:t>
      </w:r>
      <w:r w:rsidR="00394823" w:rsidRPr="0044366A">
        <w:rPr>
          <w:rFonts w:ascii="Times New Roman" w:hAnsi="Times New Roman"/>
          <w:bCs/>
          <w:color w:val="000000" w:themeColor="text1"/>
          <w:lang w:val="vi-VN"/>
        </w:rPr>
        <w:t xml:space="preserve"> làm việc kể từ ngày nhận thông báo Bên A</w:t>
      </w:r>
      <w:r w:rsidRPr="0044366A">
        <w:rPr>
          <w:rFonts w:ascii="Times New Roman" w:hAnsi="Times New Roman"/>
          <w:bCs/>
          <w:color w:val="000000" w:themeColor="text1"/>
          <w:lang w:val="vi-VN"/>
        </w:rPr>
        <w:t xml:space="preserve"> phải</w:t>
      </w:r>
      <w:r w:rsidR="00394823" w:rsidRPr="0044366A">
        <w:rPr>
          <w:rFonts w:ascii="Times New Roman" w:hAnsi="Times New Roman"/>
          <w:bCs/>
          <w:color w:val="000000" w:themeColor="text1"/>
          <w:lang w:val="vi-VN"/>
        </w:rPr>
        <w:t xml:space="preserve"> sắp xếp </w:t>
      </w:r>
      <w:r w:rsidRPr="0044366A">
        <w:rPr>
          <w:rFonts w:ascii="Times New Roman" w:hAnsi="Times New Roman"/>
          <w:bCs/>
          <w:color w:val="000000" w:themeColor="text1"/>
          <w:lang w:val="vi-VN"/>
        </w:rPr>
        <w:t>nhận hàng</w:t>
      </w:r>
      <w:r w:rsidR="00394823" w:rsidRPr="0044366A">
        <w:rPr>
          <w:rFonts w:ascii="Times New Roman" w:hAnsi="Times New Roman"/>
          <w:bCs/>
          <w:color w:val="000000" w:themeColor="text1"/>
          <w:lang w:val="vi-VN"/>
        </w:rPr>
        <w:t xml:space="preserve"> hóa thiết bị</w:t>
      </w:r>
      <w:r w:rsidRPr="0044366A">
        <w:rPr>
          <w:rFonts w:ascii="Times New Roman" w:hAnsi="Times New Roman"/>
          <w:bCs/>
          <w:color w:val="000000" w:themeColor="text1"/>
          <w:lang w:val="vi-VN"/>
        </w:rPr>
        <w:t>, quá thời hạn nêu trên xem như Bên A vi phạm hợp đồng.</w:t>
      </w:r>
    </w:p>
    <w:p w14:paraId="229F2313" w14:textId="77777777" w:rsidR="00622787" w:rsidRPr="0044366A" w:rsidRDefault="00C04C04" w:rsidP="0082451D">
      <w:pPr>
        <w:numPr>
          <w:ilvl w:val="1"/>
          <w:numId w:val="5"/>
        </w:numPr>
        <w:spacing w:line="276" w:lineRule="auto"/>
        <w:jc w:val="both"/>
        <w:rPr>
          <w:rFonts w:ascii="Times New Roman" w:hAnsi="Times New Roman"/>
          <w:b/>
          <w:color w:val="000000" w:themeColor="text1"/>
          <w:lang w:val="vi-VN"/>
        </w:rPr>
      </w:pPr>
      <w:r w:rsidRPr="0044366A">
        <w:rPr>
          <w:rFonts w:ascii="Times New Roman" w:hAnsi="Times New Roman"/>
          <w:b/>
          <w:color w:val="000000" w:themeColor="text1"/>
          <w:lang w:val="vi-VN"/>
        </w:rPr>
        <w:t>Thời gian giao hàng:</w:t>
      </w:r>
    </w:p>
    <w:p w14:paraId="2ECDCDA4" w14:textId="5378BD70" w:rsidR="00C04C04" w:rsidRPr="00BA4B64" w:rsidRDefault="00BA4B64" w:rsidP="0082451D">
      <w:pPr>
        <w:pStyle w:val="ListParagraph"/>
        <w:numPr>
          <w:ilvl w:val="0"/>
          <w:numId w:val="22"/>
        </w:numPr>
        <w:spacing w:line="276" w:lineRule="auto"/>
        <w:rPr>
          <w:rFonts w:ascii="Times New Roman" w:hAnsi="Times New Roman"/>
          <w:bCs/>
          <w:color w:val="EE0000"/>
          <w:lang w:val="vi-VN"/>
        </w:rPr>
      </w:pPr>
      <w:r w:rsidRPr="00BA4B64">
        <w:rPr>
          <w:rFonts w:ascii="Times New Roman" w:hAnsi="Times New Roman"/>
          <w:bCs/>
          <w:color w:val="EE0000"/>
          <w:lang w:val="vi-VN"/>
        </w:rPr>
        <w:t>Hàng hóa s</w:t>
      </w:r>
      <w:r w:rsidRPr="00BA4B64">
        <w:rPr>
          <w:rFonts w:ascii="Times New Roman" w:hAnsi="Times New Roman" w:cs="Cambria"/>
          <w:bCs/>
          <w:color w:val="EE0000"/>
          <w:lang w:val="vi-VN"/>
        </w:rPr>
        <w:t>ẽ</w:t>
      </w:r>
      <w:r w:rsidRPr="00BA4B64">
        <w:rPr>
          <w:rFonts w:ascii="Times New Roman" w:hAnsi="Times New Roman"/>
          <w:bCs/>
          <w:color w:val="EE0000"/>
          <w:lang w:val="vi-VN"/>
        </w:rPr>
        <w:t xml:space="preserve"> </w:t>
      </w:r>
      <w:r w:rsidRPr="00BA4B64">
        <w:rPr>
          <w:rFonts w:ascii="Times New Roman" w:hAnsi="Times New Roman" w:cs="VNI-Times"/>
          <w:bCs/>
          <w:color w:val="EE0000"/>
          <w:lang w:val="vi-VN"/>
        </w:rPr>
        <w:t>đ</w:t>
      </w:r>
      <w:r w:rsidRPr="00BA4B64">
        <w:rPr>
          <w:rFonts w:ascii="Times New Roman" w:hAnsi="Times New Roman" w:cs="Cambria" w:hint="eastAsia"/>
          <w:bCs/>
          <w:color w:val="EE0000"/>
          <w:lang w:val="vi-VN"/>
        </w:rPr>
        <w:t>ư</w:t>
      </w:r>
      <w:r w:rsidRPr="00BA4B64">
        <w:rPr>
          <w:rFonts w:ascii="Times New Roman" w:hAnsi="Times New Roman" w:cs="Cambria"/>
          <w:bCs/>
          <w:color w:val="EE0000"/>
          <w:lang w:val="vi-VN"/>
        </w:rPr>
        <w:t>ợ</w:t>
      </w:r>
      <w:r w:rsidRPr="00BA4B64">
        <w:rPr>
          <w:rFonts w:ascii="Times New Roman" w:hAnsi="Times New Roman"/>
          <w:bCs/>
          <w:color w:val="EE0000"/>
          <w:lang w:val="vi-VN"/>
        </w:rPr>
        <w:t>c B</w:t>
      </w:r>
      <w:r w:rsidRPr="00BA4B64">
        <w:rPr>
          <w:rFonts w:ascii="Times New Roman" w:hAnsi="Times New Roman" w:cs="VNI-Times"/>
          <w:bCs/>
          <w:color w:val="EE0000"/>
          <w:lang w:val="vi-VN"/>
        </w:rPr>
        <w:t>ê</w:t>
      </w:r>
      <w:r w:rsidRPr="00BA4B64">
        <w:rPr>
          <w:rFonts w:ascii="Times New Roman" w:hAnsi="Times New Roman"/>
          <w:bCs/>
          <w:color w:val="EE0000"/>
          <w:lang w:val="vi-VN"/>
        </w:rPr>
        <w:t>n B b</w:t>
      </w:r>
      <w:r w:rsidRPr="00BA4B64">
        <w:rPr>
          <w:rFonts w:ascii="Times New Roman" w:hAnsi="Times New Roman" w:cs="VNI-Times"/>
          <w:bCs/>
          <w:color w:val="EE0000"/>
          <w:lang w:val="vi-VN"/>
        </w:rPr>
        <w:t>à</w:t>
      </w:r>
      <w:r w:rsidRPr="00BA4B64">
        <w:rPr>
          <w:rFonts w:ascii="Times New Roman" w:hAnsi="Times New Roman"/>
          <w:bCs/>
          <w:color w:val="EE0000"/>
          <w:lang w:val="vi-VN"/>
        </w:rPr>
        <w:t>n giao cho B</w:t>
      </w:r>
      <w:r w:rsidRPr="00BA4B64">
        <w:rPr>
          <w:rFonts w:ascii="Times New Roman" w:hAnsi="Times New Roman" w:cs="VNI-Times"/>
          <w:bCs/>
          <w:color w:val="EE0000"/>
          <w:lang w:val="vi-VN"/>
        </w:rPr>
        <w:t>ê</w:t>
      </w:r>
      <w:r w:rsidRPr="00BA4B64">
        <w:rPr>
          <w:rFonts w:ascii="Times New Roman" w:hAnsi="Times New Roman"/>
          <w:bCs/>
          <w:color w:val="EE0000"/>
          <w:lang w:val="vi-VN"/>
        </w:rPr>
        <w:t xml:space="preserve">n </w:t>
      </w:r>
      <w:r w:rsidR="009327FF" w:rsidRPr="003F1530">
        <w:rPr>
          <w:rFonts w:ascii="Times New Roman" w:hAnsi="Times New Roman"/>
          <w:bCs/>
          <w:color w:val="EE0000"/>
          <w:lang w:val="vi-VN"/>
        </w:rPr>
        <w:t>A</w:t>
      </w:r>
      <w:r w:rsidRPr="00BA4B64">
        <w:rPr>
          <w:rFonts w:ascii="Times New Roman" w:hAnsi="Times New Roman"/>
          <w:bCs/>
          <w:color w:val="EE0000"/>
          <w:lang w:val="vi-VN"/>
        </w:rPr>
        <w:t xml:space="preserve"> trong v</w:t>
      </w:r>
      <w:r w:rsidRPr="00BA4B64">
        <w:rPr>
          <w:rFonts w:ascii="Times New Roman" w:hAnsi="Times New Roman" w:cs="VNI-Times"/>
          <w:bCs/>
          <w:color w:val="EE0000"/>
          <w:lang w:val="vi-VN"/>
        </w:rPr>
        <w:t>ò</w:t>
      </w:r>
      <w:r w:rsidRPr="00BA4B64">
        <w:rPr>
          <w:rFonts w:ascii="Times New Roman" w:hAnsi="Times New Roman"/>
          <w:bCs/>
          <w:color w:val="EE0000"/>
          <w:lang w:val="vi-VN"/>
        </w:rPr>
        <w:t>ng 06 - 08 tu</w:t>
      </w:r>
      <w:r w:rsidRPr="00BA4B64">
        <w:rPr>
          <w:rFonts w:ascii="Times New Roman" w:hAnsi="Times New Roman" w:cs="Cambria"/>
          <w:bCs/>
          <w:color w:val="EE0000"/>
          <w:lang w:val="vi-VN"/>
        </w:rPr>
        <w:t>ầ</w:t>
      </w:r>
      <w:r w:rsidRPr="00BA4B64">
        <w:rPr>
          <w:rFonts w:ascii="Times New Roman" w:hAnsi="Times New Roman"/>
          <w:bCs/>
          <w:color w:val="EE0000"/>
          <w:lang w:val="vi-VN"/>
        </w:rPr>
        <w:t>n k</w:t>
      </w:r>
      <w:r w:rsidRPr="00BA4B64">
        <w:rPr>
          <w:rFonts w:ascii="Times New Roman" w:hAnsi="Times New Roman" w:cs="Cambria"/>
          <w:bCs/>
          <w:color w:val="EE0000"/>
          <w:lang w:val="vi-VN"/>
        </w:rPr>
        <w:t>ể</w:t>
      </w:r>
      <w:r w:rsidRPr="00BA4B64">
        <w:rPr>
          <w:rFonts w:ascii="Times New Roman" w:hAnsi="Times New Roman"/>
          <w:bCs/>
          <w:color w:val="EE0000"/>
          <w:lang w:val="vi-VN"/>
        </w:rPr>
        <w:t xml:space="preserve"> t</w:t>
      </w:r>
      <w:r w:rsidRPr="00BA4B64">
        <w:rPr>
          <w:rFonts w:ascii="Times New Roman" w:hAnsi="Times New Roman" w:cs="Cambria"/>
          <w:bCs/>
          <w:color w:val="EE0000"/>
          <w:lang w:val="vi-VN"/>
        </w:rPr>
        <w:t>ừ</w:t>
      </w:r>
      <w:r w:rsidRPr="00BA4B64">
        <w:rPr>
          <w:rFonts w:ascii="Times New Roman" w:hAnsi="Times New Roman"/>
          <w:bCs/>
          <w:color w:val="EE0000"/>
          <w:lang w:val="vi-VN"/>
        </w:rPr>
        <w:t xml:space="preserve"> ng</w:t>
      </w:r>
      <w:r w:rsidRPr="00BA4B64">
        <w:rPr>
          <w:rFonts w:ascii="Times New Roman" w:hAnsi="Times New Roman" w:cs="VNI-Times"/>
          <w:bCs/>
          <w:color w:val="EE0000"/>
          <w:lang w:val="vi-VN"/>
        </w:rPr>
        <w:t>à</w:t>
      </w:r>
      <w:r w:rsidRPr="00BA4B64">
        <w:rPr>
          <w:rFonts w:ascii="Times New Roman" w:hAnsi="Times New Roman"/>
          <w:bCs/>
          <w:color w:val="EE0000"/>
          <w:lang w:val="vi-VN"/>
        </w:rPr>
        <w:t>y B</w:t>
      </w:r>
      <w:r w:rsidRPr="00BA4B64">
        <w:rPr>
          <w:rFonts w:ascii="Times New Roman" w:hAnsi="Times New Roman" w:cs="VNI-Times"/>
          <w:bCs/>
          <w:color w:val="EE0000"/>
          <w:lang w:val="vi-VN"/>
        </w:rPr>
        <w:t>ê</w:t>
      </w:r>
      <w:r w:rsidRPr="00BA4B64">
        <w:rPr>
          <w:rFonts w:ascii="Times New Roman" w:hAnsi="Times New Roman"/>
          <w:bCs/>
          <w:color w:val="EE0000"/>
          <w:lang w:val="vi-VN"/>
        </w:rPr>
        <w:t>n B nh</w:t>
      </w:r>
      <w:r w:rsidRPr="00BA4B64">
        <w:rPr>
          <w:rFonts w:ascii="Times New Roman" w:hAnsi="Times New Roman" w:cs="Cambria"/>
          <w:bCs/>
          <w:color w:val="EE0000"/>
          <w:lang w:val="vi-VN"/>
        </w:rPr>
        <w:t>ậ</w:t>
      </w:r>
      <w:r w:rsidRPr="00BA4B64">
        <w:rPr>
          <w:rFonts w:ascii="Times New Roman" w:hAnsi="Times New Roman"/>
          <w:bCs/>
          <w:color w:val="EE0000"/>
          <w:lang w:val="vi-VN"/>
        </w:rPr>
        <w:t xml:space="preserve">n </w:t>
      </w:r>
      <w:r w:rsidRPr="00BA4B64">
        <w:rPr>
          <w:rFonts w:ascii="Times New Roman" w:hAnsi="Times New Roman" w:cs="VNI-Times"/>
          <w:bCs/>
          <w:color w:val="EE0000"/>
          <w:lang w:val="vi-VN"/>
        </w:rPr>
        <w:t>đ</w:t>
      </w:r>
      <w:r w:rsidRPr="00BA4B64">
        <w:rPr>
          <w:rFonts w:ascii="Times New Roman" w:hAnsi="Times New Roman" w:cs="Cambria" w:hint="eastAsia"/>
          <w:bCs/>
          <w:color w:val="EE0000"/>
          <w:lang w:val="vi-VN"/>
        </w:rPr>
        <w:t>ư</w:t>
      </w:r>
      <w:r w:rsidRPr="00BA4B64">
        <w:rPr>
          <w:rFonts w:ascii="Times New Roman" w:hAnsi="Times New Roman" w:cs="Cambria"/>
          <w:bCs/>
          <w:color w:val="EE0000"/>
          <w:lang w:val="vi-VN"/>
        </w:rPr>
        <w:t>ợ</w:t>
      </w:r>
      <w:r w:rsidRPr="00BA4B64">
        <w:rPr>
          <w:rFonts w:ascii="Times New Roman" w:hAnsi="Times New Roman"/>
          <w:bCs/>
          <w:color w:val="EE0000"/>
          <w:lang w:val="vi-VN"/>
        </w:rPr>
        <w:t>c thanh to</w:t>
      </w:r>
      <w:r w:rsidRPr="00BA4B64">
        <w:rPr>
          <w:rFonts w:ascii="Times New Roman" w:hAnsi="Times New Roman" w:cs="VNI-Times"/>
          <w:bCs/>
          <w:color w:val="EE0000"/>
          <w:lang w:val="vi-VN"/>
        </w:rPr>
        <w:t>á</w:t>
      </w:r>
      <w:r w:rsidRPr="00BA4B64">
        <w:rPr>
          <w:rFonts w:ascii="Times New Roman" w:hAnsi="Times New Roman"/>
          <w:bCs/>
          <w:color w:val="EE0000"/>
          <w:lang w:val="vi-VN"/>
        </w:rPr>
        <w:t xml:space="preserve">n </w:t>
      </w:r>
      <w:r w:rsidR="009A15D7" w:rsidRPr="009A15D7">
        <w:rPr>
          <w:rFonts w:ascii="Times New Roman" w:hAnsi="Times New Roman"/>
          <w:bCs/>
          <w:color w:val="EE0000"/>
          <w:lang w:val="vi-VN"/>
        </w:rPr>
        <w:t xml:space="preserve">đợt 1 </w:t>
      </w:r>
      <w:r w:rsidRPr="00BA4B64">
        <w:rPr>
          <w:rFonts w:ascii="Times New Roman" w:hAnsi="Times New Roman"/>
          <w:bCs/>
          <w:color w:val="EE0000"/>
          <w:lang w:val="vi-VN"/>
        </w:rPr>
        <w:t>t</w:t>
      </w:r>
      <w:r w:rsidRPr="00BA4B64">
        <w:rPr>
          <w:rFonts w:ascii="Times New Roman" w:hAnsi="Times New Roman" w:cs="Cambria"/>
          <w:bCs/>
          <w:color w:val="EE0000"/>
          <w:lang w:val="vi-VN"/>
        </w:rPr>
        <w:t>ừ</w:t>
      </w:r>
      <w:r w:rsidRPr="00BA4B64">
        <w:rPr>
          <w:rFonts w:ascii="Times New Roman" w:hAnsi="Times New Roman"/>
          <w:bCs/>
          <w:color w:val="EE0000"/>
          <w:lang w:val="vi-VN"/>
        </w:rPr>
        <w:t xml:space="preserve"> B</w:t>
      </w:r>
      <w:r w:rsidRPr="00BA4B64">
        <w:rPr>
          <w:rFonts w:ascii="Times New Roman" w:hAnsi="Times New Roman" w:cs="VNI-Times"/>
          <w:bCs/>
          <w:color w:val="EE0000"/>
          <w:lang w:val="vi-VN"/>
        </w:rPr>
        <w:t>ê</w:t>
      </w:r>
      <w:r w:rsidRPr="00BA4B64">
        <w:rPr>
          <w:rFonts w:ascii="Times New Roman" w:hAnsi="Times New Roman"/>
          <w:bCs/>
          <w:color w:val="EE0000"/>
          <w:lang w:val="vi-VN"/>
        </w:rPr>
        <w:t xml:space="preserve">n </w:t>
      </w:r>
      <w:r w:rsidR="009327FF" w:rsidRPr="003F1530">
        <w:rPr>
          <w:rFonts w:ascii="Times New Roman" w:hAnsi="Times New Roman"/>
          <w:bCs/>
          <w:color w:val="EE0000"/>
          <w:lang w:val="vi-VN"/>
        </w:rPr>
        <w:t>A</w:t>
      </w:r>
      <w:r w:rsidR="009327FF" w:rsidRPr="00BA4B64">
        <w:rPr>
          <w:rFonts w:ascii="Times New Roman" w:hAnsi="Times New Roman"/>
          <w:bCs/>
          <w:color w:val="EE0000"/>
          <w:lang w:val="vi-VN"/>
        </w:rPr>
        <w:t xml:space="preserve"> </w:t>
      </w:r>
      <w:r w:rsidRPr="00BA4B64">
        <w:rPr>
          <w:rFonts w:ascii="Times New Roman" w:hAnsi="Times New Roman"/>
          <w:bCs/>
          <w:color w:val="EE0000"/>
          <w:lang w:val="vi-VN"/>
        </w:rPr>
        <w:t>(kh</w:t>
      </w:r>
      <w:r w:rsidRPr="00BA4B64">
        <w:rPr>
          <w:rFonts w:ascii="Times New Roman" w:hAnsi="Times New Roman" w:cs="VNI-Times"/>
          <w:bCs/>
          <w:color w:val="EE0000"/>
          <w:lang w:val="vi-VN"/>
        </w:rPr>
        <w:t>ô</w:t>
      </w:r>
      <w:r w:rsidRPr="00BA4B64">
        <w:rPr>
          <w:rFonts w:ascii="Times New Roman" w:hAnsi="Times New Roman"/>
          <w:bCs/>
          <w:color w:val="EE0000"/>
          <w:lang w:val="vi-VN"/>
        </w:rPr>
        <w:t>ng t</w:t>
      </w:r>
      <w:r w:rsidRPr="00BA4B64">
        <w:rPr>
          <w:rFonts w:ascii="Times New Roman" w:hAnsi="Times New Roman" w:cs="VNI-Times"/>
          <w:bCs/>
          <w:color w:val="EE0000"/>
          <w:lang w:val="vi-VN"/>
        </w:rPr>
        <w:t>í</w:t>
      </w:r>
      <w:r w:rsidRPr="00BA4B64">
        <w:rPr>
          <w:rFonts w:ascii="Times New Roman" w:hAnsi="Times New Roman"/>
          <w:bCs/>
          <w:color w:val="EE0000"/>
          <w:lang w:val="vi-VN"/>
        </w:rPr>
        <w:t>nh c</w:t>
      </w:r>
      <w:r w:rsidRPr="00BA4B64">
        <w:rPr>
          <w:rFonts w:ascii="Times New Roman" w:hAnsi="Times New Roman" w:cs="VNI-Times"/>
          <w:bCs/>
          <w:color w:val="EE0000"/>
          <w:lang w:val="vi-VN"/>
        </w:rPr>
        <w:t>á</w:t>
      </w:r>
      <w:r w:rsidRPr="00BA4B64">
        <w:rPr>
          <w:rFonts w:ascii="Times New Roman" w:hAnsi="Times New Roman"/>
          <w:bCs/>
          <w:color w:val="EE0000"/>
          <w:lang w:val="vi-VN"/>
        </w:rPr>
        <w:t>c ng</w:t>
      </w:r>
      <w:r w:rsidRPr="00BA4B64">
        <w:rPr>
          <w:rFonts w:ascii="Times New Roman" w:hAnsi="Times New Roman" w:cs="VNI-Times"/>
          <w:bCs/>
          <w:color w:val="EE0000"/>
          <w:lang w:val="vi-VN"/>
        </w:rPr>
        <w:t>à</w:t>
      </w:r>
      <w:r w:rsidRPr="00BA4B64">
        <w:rPr>
          <w:rFonts w:ascii="Times New Roman" w:hAnsi="Times New Roman"/>
          <w:bCs/>
          <w:color w:val="EE0000"/>
          <w:lang w:val="vi-VN"/>
        </w:rPr>
        <w:t>y ngh</w:t>
      </w:r>
      <w:r w:rsidRPr="00BA4B64">
        <w:rPr>
          <w:rFonts w:ascii="Times New Roman" w:hAnsi="Times New Roman" w:cs="Cambria"/>
          <w:bCs/>
          <w:color w:val="EE0000"/>
          <w:lang w:val="vi-VN"/>
        </w:rPr>
        <w:t>ỉ</w:t>
      </w:r>
      <w:r w:rsidRPr="00BA4B64">
        <w:rPr>
          <w:rFonts w:ascii="Times New Roman" w:hAnsi="Times New Roman"/>
          <w:bCs/>
          <w:color w:val="EE0000"/>
          <w:lang w:val="vi-VN"/>
        </w:rPr>
        <w:t>, ng</w:t>
      </w:r>
      <w:r w:rsidRPr="00BA4B64">
        <w:rPr>
          <w:rFonts w:ascii="Times New Roman" w:hAnsi="Times New Roman" w:cs="VNI-Times"/>
          <w:bCs/>
          <w:color w:val="EE0000"/>
          <w:lang w:val="vi-VN"/>
        </w:rPr>
        <w:t>à</w:t>
      </w:r>
      <w:r w:rsidRPr="00BA4B64">
        <w:rPr>
          <w:rFonts w:ascii="Times New Roman" w:hAnsi="Times New Roman"/>
          <w:bCs/>
          <w:color w:val="EE0000"/>
          <w:lang w:val="vi-VN"/>
        </w:rPr>
        <w:t>y l</w:t>
      </w:r>
      <w:r w:rsidRPr="00BA4B64">
        <w:rPr>
          <w:rFonts w:ascii="Times New Roman" w:hAnsi="Times New Roman" w:cs="Cambria"/>
          <w:bCs/>
          <w:color w:val="EE0000"/>
          <w:lang w:val="vi-VN"/>
        </w:rPr>
        <w:t>ễ</w:t>
      </w:r>
      <w:r w:rsidRPr="00BA4B64">
        <w:rPr>
          <w:rFonts w:ascii="Times New Roman" w:hAnsi="Times New Roman"/>
          <w:bCs/>
          <w:color w:val="EE0000"/>
          <w:lang w:val="vi-VN"/>
        </w:rPr>
        <w:t>, T</w:t>
      </w:r>
      <w:r w:rsidRPr="00BA4B64">
        <w:rPr>
          <w:rFonts w:ascii="Times New Roman" w:hAnsi="Times New Roman" w:cs="Cambria"/>
          <w:bCs/>
          <w:color w:val="EE0000"/>
          <w:lang w:val="vi-VN"/>
        </w:rPr>
        <w:t>ế</w:t>
      </w:r>
      <w:r w:rsidRPr="00BA4B64">
        <w:rPr>
          <w:rFonts w:ascii="Times New Roman" w:hAnsi="Times New Roman"/>
          <w:bCs/>
          <w:color w:val="EE0000"/>
          <w:lang w:val="vi-VN"/>
        </w:rPr>
        <w:t xml:space="preserve">t theo quy </w:t>
      </w:r>
      <w:r w:rsidRPr="00BA4B64">
        <w:rPr>
          <w:rFonts w:ascii="Times New Roman" w:hAnsi="Times New Roman" w:cs="VNI-Times"/>
          <w:bCs/>
          <w:color w:val="EE0000"/>
          <w:lang w:val="vi-VN"/>
        </w:rPr>
        <w:t>đ</w:t>
      </w:r>
      <w:r w:rsidRPr="00BA4B64">
        <w:rPr>
          <w:rFonts w:ascii="Times New Roman" w:hAnsi="Times New Roman" w:cs="Cambria"/>
          <w:bCs/>
          <w:color w:val="EE0000"/>
          <w:lang w:val="vi-VN"/>
        </w:rPr>
        <w:t>ị</w:t>
      </w:r>
      <w:r w:rsidRPr="00BA4B64">
        <w:rPr>
          <w:rFonts w:ascii="Times New Roman" w:hAnsi="Times New Roman"/>
          <w:bCs/>
          <w:color w:val="EE0000"/>
          <w:lang w:val="vi-VN"/>
        </w:rPr>
        <w:t>nh c</w:t>
      </w:r>
      <w:r w:rsidRPr="00BA4B64">
        <w:rPr>
          <w:rFonts w:ascii="Times New Roman" w:hAnsi="Times New Roman" w:cs="Cambria"/>
          <w:bCs/>
          <w:color w:val="EE0000"/>
          <w:lang w:val="vi-VN"/>
        </w:rPr>
        <w:t>ủ</w:t>
      </w:r>
      <w:r w:rsidRPr="00BA4B64">
        <w:rPr>
          <w:rFonts w:ascii="Times New Roman" w:hAnsi="Times New Roman"/>
          <w:bCs/>
          <w:color w:val="EE0000"/>
          <w:lang w:val="vi-VN"/>
        </w:rPr>
        <w:t>a Nh</w:t>
      </w:r>
      <w:r w:rsidRPr="00BA4B64">
        <w:rPr>
          <w:rFonts w:ascii="Times New Roman" w:hAnsi="Times New Roman" w:cs="VNI-Times"/>
          <w:bCs/>
          <w:color w:val="EE0000"/>
          <w:lang w:val="vi-VN"/>
        </w:rPr>
        <w:t>à</w:t>
      </w:r>
      <w:r w:rsidRPr="00BA4B64">
        <w:rPr>
          <w:rFonts w:ascii="Times New Roman" w:hAnsi="Times New Roman"/>
          <w:bCs/>
          <w:color w:val="EE0000"/>
          <w:lang w:val="vi-VN"/>
        </w:rPr>
        <w:t xml:space="preserve"> n</w:t>
      </w:r>
      <w:r w:rsidRPr="00BA4B64">
        <w:rPr>
          <w:rFonts w:ascii="Times New Roman" w:hAnsi="Times New Roman" w:cs="Cambria" w:hint="eastAsia"/>
          <w:bCs/>
          <w:color w:val="EE0000"/>
          <w:lang w:val="vi-VN"/>
        </w:rPr>
        <w:t>ư</w:t>
      </w:r>
      <w:r w:rsidRPr="00BA4B64">
        <w:rPr>
          <w:rFonts w:ascii="Times New Roman" w:hAnsi="Times New Roman" w:cs="Cambria"/>
          <w:bCs/>
          <w:color w:val="EE0000"/>
          <w:lang w:val="vi-VN"/>
        </w:rPr>
        <w:t>ớ</w:t>
      </w:r>
      <w:r w:rsidRPr="00BA4B64">
        <w:rPr>
          <w:rFonts w:ascii="Times New Roman" w:hAnsi="Times New Roman"/>
          <w:bCs/>
          <w:color w:val="EE0000"/>
          <w:lang w:val="vi-VN"/>
        </w:rPr>
        <w:t>c Vi</w:t>
      </w:r>
      <w:r w:rsidRPr="00BA4B64">
        <w:rPr>
          <w:rFonts w:ascii="Times New Roman" w:hAnsi="Times New Roman" w:cs="Cambria"/>
          <w:bCs/>
          <w:color w:val="EE0000"/>
          <w:lang w:val="vi-VN"/>
        </w:rPr>
        <w:t>ệ</w:t>
      </w:r>
      <w:r w:rsidRPr="00BA4B64">
        <w:rPr>
          <w:rFonts w:ascii="Times New Roman" w:hAnsi="Times New Roman"/>
          <w:bCs/>
          <w:color w:val="EE0000"/>
          <w:lang w:val="vi-VN"/>
        </w:rPr>
        <w:t>t Nam).</w:t>
      </w:r>
    </w:p>
    <w:p w14:paraId="158B3236" w14:textId="58AF5903" w:rsidR="00F53D98" w:rsidRPr="0044366A" w:rsidRDefault="00F53D98" w:rsidP="0082451D">
      <w:pPr>
        <w:numPr>
          <w:ilvl w:val="1"/>
          <w:numId w:val="5"/>
        </w:numPr>
        <w:spacing w:line="276" w:lineRule="auto"/>
        <w:jc w:val="both"/>
        <w:rPr>
          <w:rFonts w:ascii="Times New Roman" w:hAnsi="Times New Roman"/>
          <w:b/>
          <w:color w:val="000000" w:themeColor="text1"/>
        </w:rPr>
      </w:pPr>
      <w:r w:rsidRPr="0044366A">
        <w:rPr>
          <w:rFonts w:ascii="Times New Roman" w:hAnsi="Times New Roman"/>
          <w:b/>
          <w:color w:val="000000" w:themeColor="text1"/>
        </w:rPr>
        <w:t>Hồ sơ giao hàng:</w:t>
      </w:r>
    </w:p>
    <w:p w14:paraId="2856D137" w14:textId="2F1DD929"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 xml:space="preserve">Biên Bản Bàn </w:t>
      </w:r>
      <w:r w:rsidR="00F53D98" w:rsidRPr="0044366A">
        <w:rPr>
          <w:rFonts w:ascii="Times New Roman" w:hAnsi="Times New Roman"/>
          <w:bCs/>
          <w:color w:val="000000" w:themeColor="text1"/>
          <w:lang w:val="vi-VN"/>
        </w:rPr>
        <w:t>Giao</w:t>
      </w:r>
    </w:p>
    <w:p w14:paraId="25A4ED25" w14:textId="3EDAF7F4"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Hóa đơn tài chính hợp lệ</w:t>
      </w:r>
      <w:r w:rsidR="00F53D98" w:rsidRPr="0044366A">
        <w:rPr>
          <w:rFonts w:ascii="Times New Roman" w:hAnsi="Times New Roman"/>
          <w:bCs/>
          <w:color w:val="000000" w:themeColor="text1"/>
          <w:lang w:val="vi-VN"/>
        </w:rPr>
        <w:t xml:space="preserve"> </w:t>
      </w:r>
    </w:p>
    <w:p w14:paraId="259DF534" w14:textId="77777777" w:rsidR="00207AF8" w:rsidRPr="0044366A" w:rsidRDefault="00C04C04" w:rsidP="0082451D">
      <w:pPr>
        <w:numPr>
          <w:ilvl w:val="1"/>
          <w:numId w:val="5"/>
        </w:numPr>
        <w:spacing w:line="276" w:lineRule="auto"/>
        <w:jc w:val="both"/>
        <w:rPr>
          <w:rFonts w:ascii="Times New Roman" w:hAnsi="Times New Roman"/>
          <w:b/>
          <w:color w:val="000000" w:themeColor="text1"/>
          <w:lang w:val="vi-VN"/>
        </w:rPr>
      </w:pPr>
      <w:r w:rsidRPr="0044366A">
        <w:rPr>
          <w:rFonts w:ascii="Times New Roman" w:hAnsi="Times New Roman"/>
          <w:b/>
          <w:color w:val="000000" w:themeColor="text1"/>
          <w:lang w:val="vi-VN"/>
        </w:rPr>
        <w:t>Giao nhận:</w:t>
      </w:r>
      <w:r w:rsidR="00207AF8" w:rsidRPr="0044366A">
        <w:rPr>
          <w:rFonts w:ascii="Times New Roman" w:hAnsi="Times New Roman"/>
          <w:b/>
          <w:color w:val="000000" w:themeColor="text1"/>
          <w:lang w:val="vi-VN"/>
        </w:rPr>
        <w:t xml:space="preserve"> </w:t>
      </w:r>
    </w:p>
    <w:p w14:paraId="337DAE17" w14:textId="370B9E24" w:rsidR="00B0414C" w:rsidRPr="009A15D7" w:rsidRDefault="00B0414C"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 xml:space="preserve">Khi Bên B thực hiện giao hàng hóa, đại diện của Bên </w:t>
      </w:r>
      <w:r w:rsidR="007D5628" w:rsidRPr="0044366A">
        <w:rPr>
          <w:rFonts w:ascii="Times New Roman" w:hAnsi="Times New Roman"/>
          <w:bCs/>
          <w:color w:val="000000" w:themeColor="text1"/>
          <w:lang w:val="vi-VN"/>
        </w:rPr>
        <w:t>A</w:t>
      </w:r>
      <w:r w:rsidRPr="0044366A">
        <w:rPr>
          <w:rFonts w:ascii="Times New Roman" w:hAnsi="Times New Roman"/>
          <w:bCs/>
          <w:color w:val="000000" w:themeColor="text1"/>
          <w:lang w:val="vi-VN"/>
        </w:rPr>
        <w:t xml:space="preserve"> có trách nhiệm kiểm tra tình trạng, số l</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ợng, chủng loại</w:t>
      </w:r>
      <w:r w:rsidR="009A15D7" w:rsidRPr="009A15D7">
        <w:rPr>
          <w:rFonts w:ascii="Times New Roman" w:hAnsi="Times New Roman"/>
          <w:bCs/>
          <w:color w:val="000000" w:themeColor="text1"/>
          <w:lang w:val="vi-VN"/>
        </w:rPr>
        <w:t xml:space="preserve">. </w:t>
      </w:r>
      <w:r w:rsidRPr="009A15D7">
        <w:rPr>
          <w:rFonts w:ascii="Times New Roman" w:hAnsi="Times New Roman"/>
          <w:bCs/>
          <w:color w:val="000000" w:themeColor="text1"/>
          <w:lang w:val="vi-VN"/>
        </w:rPr>
        <w:t>Vi</w:t>
      </w:r>
      <w:r w:rsidRPr="009A15D7">
        <w:rPr>
          <w:rFonts w:ascii="Times New Roman" w:hAnsi="Times New Roman" w:cs="Cambria"/>
          <w:bCs/>
          <w:color w:val="000000" w:themeColor="text1"/>
          <w:lang w:val="vi-VN"/>
        </w:rPr>
        <w:t>ệ</w:t>
      </w:r>
      <w:r w:rsidRPr="009A15D7">
        <w:rPr>
          <w:rFonts w:ascii="Times New Roman" w:hAnsi="Times New Roman"/>
          <w:bCs/>
          <w:color w:val="000000" w:themeColor="text1"/>
          <w:lang w:val="vi-VN"/>
        </w:rPr>
        <w:t>c giao nh</w:t>
      </w:r>
      <w:r w:rsidRPr="009A15D7">
        <w:rPr>
          <w:rFonts w:ascii="Times New Roman" w:hAnsi="Times New Roman" w:cs="Cambria"/>
          <w:bCs/>
          <w:color w:val="000000" w:themeColor="text1"/>
          <w:lang w:val="vi-VN"/>
        </w:rPr>
        <w:t>ậ</w:t>
      </w:r>
      <w:r w:rsidRPr="009A15D7">
        <w:rPr>
          <w:rFonts w:ascii="Times New Roman" w:hAnsi="Times New Roman"/>
          <w:bCs/>
          <w:color w:val="000000" w:themeColor="text1"/>
          <w:lang w:val="vi-VN"/>
        </w:rPr>
        <w:t>n s</w:t>
      </w:r>
      <w:r w:rsidRPr="009A15D7">
        <w:rPr>
          <w:rFonts w:ascii="Times New Roman" w:hAnsi="Times New Roman" w:cs="Cambria"/>
          <w:bCs/>
          <w:color w:val="000000" w:themeColor="text1"/>
          <w:lang w:val="vi-VN"/>
        </w:rPr>
        <w:t>ẽ</w:t>
      </w:r>
      <w:r w:rsidRPr="009A15D7">
        <w:rPr>
          <w:rFonts w:ascii="Times New Roman" w:hAnsi="Times New Roman"/>
          <w:bCs/>
          <w:color w:val="000000" w:themeColor="text1"/>
          <w:lang w:val="vi-VN"/>
        </w:rPr>
        <w:t xml:space="preserve"> </w:t>
      </w:r>
      <w:r w:rsidRPr="009A15D7">
        <w:rPr>
          <w:rFonts w:ascii="Times New Roman" w:hAnsi="Times New Roman" w:cs="VNI-Times"/>
          <w:bCs/>
          <w:color w:val="000000" w:themeColor="text1"/>
          <w:lang w:val="vi-VN"/>
        </w:rPr>
        <w:t>đ</w:t>
      </w:r>
      <w:r w:rsidRPr="009A15D7">
        <w:rPr>
          <w:rFonts w:ascii="Times New Roman" w:hAnsi="Times New Roman" w:hint="eastAsia"/>
          <w:bCs/>
          <w:color w:val="000000" w:themeColor="text1"/>
          <w:lang w:val="vi-VN"/>
        </w:rPr>
        <w:t>ư</w:t>
      </w:r>
      <w:r w:rsidRPr="009A15D7">
        <w:rPr>
          <w:rFonts w:ascii="Times New Roman" w:hAnsi="Times New Roman"/>
          <w:bCs/>
          <w:color w:val="000000" w:themeColor="text1"/>
          <w:lang w:val="vi-VN"/>
        </w:rPr>
        <w:t>ợc lập thành Biên bản bàn giao hàng hóa, có chữ ký xác nhận của đại diện hợp pháp của hai Bên.</w:t>
      </w:r>
    </w:p>
    <w:p w14:paraId="375E32CD" w14:textId="61F29CFE" w:rsidR="00536588" w:rsidRPr="0044366A" w:rsidRDefault="00536588"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Sau khi hai Bên ký Biên bản bàn giao, thiết bị đ</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ợc xem là đã đ</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ợc giao nhận đầy đủ, đúng yêu cầu. Mọi rủi ro, h</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 xml:space="preserve"> hỏng, mất mát (nếu có) liên quan đến việc sử dụng thiết bị kể từ thời điểm bàn giao sẽ do Bên A chịu trách nhiệm, trừ khi lỗi do nhà sản xuất hoặc thuộc phạm vi bảo hành của Bên B.</w:t>
      </w:r>
    </w:p>
    <w:p w14:paraId="0E3B3295" w14:textId="6DBC28DD" w:rsidR="00535AA9" w:rsidRPr="0044366A" w:rsidRDefault="00535AA9"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Tr</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ờng hợp giao hàng và xác nhận qua email có chữ ký điện tử hoặc scan có xác nhận ng</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ời đại diện đ</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ợc ủy quyền của hai Bên thì cũng đ</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ợc coi là có giá trị pháp lý nh</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 xml:space="preserve"> Biên bản giấy.</w:t>
      </w:r>
    </w:p>
    <w:p w14:paraId="5E2EA5A8" w14:textId="77777777" w:rsidR="00C245D1" w:rsidRPr="0044366A" w:rsidRDefault="00C245D1" w:rsidP="0082451D">
      <w:pPr>
        <w:pStyle w:val="ListParagraph"/>
        <w:spacing w:line="276" w:lineRule="auto"/>
        <w:ind w:left="1080"/>
        <w:jc w:val="both"/>
        <w:rPr>
          <w:rFonts w:ascii="Times New Roman" w:hAnsi="Times New Roman"/>
          <w:bCs/>
          <w:color w:val="000000" w:themeColor="text1"/>
          <w:lang w:val="vi-VN"/>
        </w:rPr>
      </w:pPr>
    </w:p>
    <w:p w14:paraId="4CB7AA4E" w14:textId="79A94674" w:rsidR="00C04C04" w:rsidRPr="0044366A" w:rsidRDefault="00C04C04" w:rsidP="0082451D">
      <w:pPr>
        <w:pStyle w:val="ListParagraph"/>
        <w:numPr>
          <w:ilvl w:val="0"/>
          <w:numId w:val="14"/>
        </w:numPr>
        <w:spacing w:line="276" w:lineRule="auto"/>
        <w:ind w:left="540" w:hanging="540"/>
        <w:jc w:val="both"/>
        <w:outlineLvl w:val="0"/>
        <w:rPr>
          <w:rFonts w:ascii="Times New Roman" w:hAnsi="Times New Roman"/>
          <w:b/>
          <w:bCs/>
          <w:color w:val="000000" w:themeColor="text1"/>
          <w:lang w:val="vi-VN"/>
        </w:rPr>
      </w:pPr>
      <w:r w:rsidRPr="0044366A">
        <w:rPr>
          <w:rFonts w:ascii="Times New Roman" w:hAnsi="Times New Roman"/>
          <w:b/>
          <w:bCs/>
          <w:color w:val="000000" w:themeColor="text1"/>
          <w:lang w:val="vi-VN"/>
        </w:rPr>
        <w:t xml:space="preserve">BẢO HÀNH </w:t>
      </w:r>
    </w:p>
    <w:p w14:paraId="3D0D63A1" w14:textId="77777777" w:rsidR="00C04C04" w:rsidRPr="0044366A" w:rsidRDefault="00C04C04" w:rsidP="0082451D">
      <w:pPr>
        <w:pStyle w:val="ListParagraph"/>
        <w:numPr>
          <w:ilvl w:val="0"/>
          <w:numId w:val="5"/>
        </w:numPr>
        <w:spacing w:line="276" w:lineRule="auto"/>
        <w:jc w:val="both"/>
        <w:rPr>
          <w:rFonts w:ascii="Times New Roman" w:hAnsi="Times New Roman"/>
          <w:bCs/>
          <w:vanish/>
          <w:color w:val="000000" w:themeColor="text1"/>
        </w:rPr>
      </w:pPr>
    </w:p>
    <w:p w14:paraId="1278642B" w14:textId="06F83F18" w:rsidR="00C245D1" w:rsidRPr="004E4A25" w:rsidRDefault="00C04C04" w:rsidP="0082451D">
      <w:pPr>
        <w:numPr>
          <w:ilvl w:val="1"/>
          <w:numId w:val="5"/>
        </w:numPr>
        <w:spacing w:line="276" w:lineRule="auto"/>
        <w:jc w:val="both"/>
        <w:rPr>
          <w:rFonts w:ascii="Times New Roman" w:hAnsi="Times New Roman"/>
          <w:bCs/>
          <w:color w:val="EE0000"/>
          <w:lang w:val="vi-VN"/>
        </w:rPr>
      </w:pPr>
      <w:r w:rsidRPr="004E4A25">
        <w:rPr>
          <w:rFonts w:ascii="Times New Roman" w:hAnsi="Times New Roman"/>
          <w:b/>
          <w:color w:val="EE0000"/>
        </w:rPr>
        <w:t>Thời gian bảo hành</w:t>
      </w:r>
      <w:r w:rsidRPr="004E4A25">
        <w:rPr>
          <w:rFonts w:ascii="Times New Roman" w:hAnsi="Times New Roman"/>
          <w:bCs/>
          <w:color w:val="EE0000"/>
        </w:rPr>
        <w:t xml:space="preserve"> (tính từ ngày hai Bên ký biên bản bàn giao </w:t>
      </w:r>
      <w:r w:rsidR="00B0414C" w:rsidRPr="004E4A25">
        <w:rPr>
          <w:rFonts w:ascii="Times New Roman" w:hAnsi="Times New Roman"/>
          <w:bCs/>
          <w:color w:val="EE0000"/>
        </w:rPr>
        <w:t>hàng hóa</w:t>
      </w:r>
      <w:r w:rsidRPr="004E4A25">
        <w:rPr>
          <w:rFonts w:ascii="Times New Roman" w:hAnsi="Times New Roman"/>
          <w:bCs/>
          <w:color w:val="EE0000"/>
        </w:rPr>
        <w:t xml:space="preserve">): </w:t>
      </w:r>
      <w:r w:rsidR="009A15D7" w:rsidRPr="004E4A25">
        <w:rPr>
          <w:rFonts w:ascii="Times New Roman" w:hAnsi="Times New Roman"/>
          <w:bCs/>
          <w:color w:val="EE0000"/>
        </w:rPr>
        <w:t xml:space="preserve">12 tháng </w:t>
      </w:r>
      <w:r w:rsidR="004E4A25" w:rsidRPr="004E4A25">
        <w:rPr>
          <w:rFonts w:ascii="Times New Roman" w:hAnsi="Times New Roman"/>
          <w:bCs/>
          <w:color w:val="EE0000"/>
          <w:lang w:val="vi-VN"/>
        </w:rPr>
        <w:t xml:space="preserve">áp dụng theo chính sách bảo hành tiêu chuẩn của Nhà sản xuất </w:t>
      </w:r>
    </w:p>
    <w:p w14:paraId="2D495133" w14:textId="77777777" w:rsidR="009A15D7" w:rsidRPr="009A15D7" w:rsidRDefault="009A15D7" w:rsidP="0082451D">
      <w:pPr>
        <w:spacing w:line="276" w:lineRule="auto"/>
        <w:jc w:val="both"/>
        <w:rPr>
          <w:rFonts w:ascii="Times New Roman" w:hAnsi="Times New Roman"/>
          <w:bCs/>
          <w:color w:val="000000" w:themeColor="text1"/>
          <w:lang w:val="vi-VN"/>
        </w:rPr>
      </w:pPr>
    </w:p>
    <w:p w14:paraId="5857EFF2" w14:textId="40E28CCB" w:rsidR="00C04C04" w:rsidRPr="009A15D7" w:rsidRDefault="00C04C04" w:rsidP="0082451D">
      <w:pPr>
        <w:numPr>
          <w:ilvl w:val="1"/>
          <w:numId w:val="5"/>
        </w:numPr>
        <w:spacing w:line="276" w:lineRule="auto"/>
        <w:jc w:val="both"/>
        <w:rPr>
          <w:rFonts w:ascii="Times New Roman" w:hAnsi="Times New Roman"/>
          <w:bCs/>
          <w:color w:val="000000" w:themeColor="text1"/>
          <w:lang w:val="vi-VN"/>
        </w:rPr>
      </w:pPr>
      <w:r w:rsidRPr="009A15D7">
        <w:rPr>
          <w:rFonts w:ascii="Times New Roman" w:hAnsi="Times New Roman"/>
          <w:b/>
          <w:color w:val="000000" w:themeColor="text1"/>
          <w:lang w:val="vi-VN"/>
        </w:rPr>
        <w:t xml:space="preserve">Địa chỉ liên lạc bảo hành: </w:t>
      </w:r>
    </w:p>
    <w:p w14:paraId="409CECEF" w14:textId="446E5011" w:rsidR="00C04C04" w:rsidRPr="0044366A" w:rsidRDefault="00536588"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55/31 Trần Đình Xu, Ph</w:t>
      </w:r>
      <w:r w:rsidRPr="0044366A">
        <w:rPr>
          <w:rFonts w:ascii="Times New Roman" w:hAnsi="Times New Roman" w:hint="eastAsia"/>
          <w:bCs/>
          <w:color w:val="000000" w:themeColor="text1"/>
          <w:lang w:val="vi-VN"/>
        </w:rPr>
        <w:t>ư</w:t>
      </w:r>
      <w:r w:rsidRPr="0044366A">
        <w:rPr>
          <w:rFonts w:ascii="Times New Roman" w:hAnsi="Times New Roman"/>
          <w:bCs/>
          <w:color w:val="000000" w:themeColor="text1"/>
          <w:lang w:val="vi-VN"/>
        </w:rPr>
        <w:t>ờng Cầu Ông Lãnh, Thành Phố Hồ Chí Minh</w:t>
      </w:r>
    </w:p>
    <w:p w14:paraId="5F3A5461" w14:textId="7B7F014E"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 xml:space="preserve">Tel: </w:t>
      </w:r>
      <w:r w:rsidR="00232031" w:rsidRPr="0044366A">
        <w:rPr>
          <w:rFonts w:ascii="Times New Roman" w:hAnsi="Times New Roman"/>
          <w:bCs/>
          <w:color w:val="000000" w:themeColor="text1"/>
          <w:lang w:val="vi-VN"/>
        </w:rPr>
        <w:t>(84 28) 3 862 1119</w:t>
      </w:r>
    </w:p>
    <w:p w14:paraId="5BC3F8FC" w14:textId="77777777" w:rsidR="00C04C04" w:rsidRPr="0044366A" w:rsidRDefault="00C04C04" w:rsidP="0082451D">
      <w:pPr>
        <w:numPr>
          <w:ilvl w:val="1"/>
          <w:numId w:val="5"/>
        </w:numPr>
        <w:spacing w:line="276" w:lineRule="auto"/>
        <w:jc w:val="both"/>
        <w:rPr>
          <w:rFonts w:ascii="Times New Roman" w:hAnsi="Times New Roman"/>
          <w:b/>
          <w:color w:val="000000" w:themeColor="text1"/>
        </w:rPr>
      </w:pPr>
      <w:r w:rsidRPr="0044366A">
        <w:rPr>
          <w:rFonts w:ascii="Times New Roman" w:hAnsi="Times New Roman"/>
          <w:b/>
          <w:color w:val="000000" w:themeColor="text1"/>
        </w:rPr>
        <w:t xml:space="preserve">Thời gian làm việc: </w:t>
      </w:r>
    </w:p>
    <w:p w14:paraId="0833BD08" w14:textId="77777777" w:rsidR="00C04C04" w:rsidRPr="0044366A" w:rsidRDefault="00C04C04" w:rsidP="0082451D">
      <w:pPr>
        <w:numPr>
          <w:ilvl w:val="0"/>
          <w:numId w:val="3"/>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Thứ Hai đến Thứ Sáu: 8:00 đến 12:00 và 13:30 đến 17:30.</w:t>
      </w:r>
    </w:p>
    <w:p w14:paraId="43E79B72" w14:textId="77777777" w:rsidR="00C04C04" w:rsidRPr="0044366A" w:rsidRDefault="00C04C04" w:rsidP="0082451D">
      <w:pPr>
        <w:numPr>
          <w:ilvl w:val="0"/>
          <w:numId w:val="3"/>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Thứ Bảy: từ 9:00 đến 12:00.</w:t>
      </w:r>
    </w:p>
    <w:p w14:paraId="169B4864" w14:textId="3695AE44" w:rsidR="00815543" w:rsidRPr="0044366A" w:rsidRDefault="00C04C04" w:rsidP="0082451D">
      <w:pPr>
        <w:numPr>
          <w:ilvl w:val="1"/>
          <w:numId w:val="5"/>
        </w:numPr>
        <w:spacing w:line="276" w:lineRule="auto"/>
        <w:jc w:val="both"/>
        <w:rPr>
          <w:rFonts w:ascii="Times New Roman" w:hAnsi="Times New Roman"/>
          <w:b/>
          <w:color w:val="000000" w:themeColor="text1"/>
        </w:rPr>
      </w:pPr>
      <w:r w:rsidRPr="0044366A">
        <w:rPr>
          <w:rFonts w:ascii="Times New Roman" w:hAnsi="Times New Roman"/>
          <w:b/>
          <w:color w:val="000000" w:themeColor="text1"/>
        </w:rPr>
        <w:t>Bên B được miễn trách nhiệm bảo hành trong các trường hợp sau:</w:t>
      </w:r>
    </w:p>
    <w:p w14:paraId="59E61337" w14:textId="681FA3AD"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Bên A tự ý sửa chữa làm hư hỏng thiết bị và phụ kiện.</w:t>
      </w:r>
    </w:p>
    <w:p w14:paraId="6A7C0928" w14:textId="20D70076"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Nhiệt độ phòng máy vượt quá 40 độ C hoặc phòng máy quá ẩm ướt, mưa dột.</w:t>
      </w:r>
    </w:p>
    <w:p w14:paraId="33783E1D" w14:textId="733975D2"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Hỏa hoạn, sét đánh hoặc các thiên tai khác.</w:t>
      </w:r>
    </w:p>
    <w:p w14:paraId="26F3BEAC" w14:textId="7E69FA03"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Bên A không vận hành, sử dụng và bảo quản máy móc theo đúng các quy định của Nhà sản xuất.</w:t>
      </w:r>
    </w:p>
    <w:p w14:paraId="5233246F" w14:textId="42C52E1E" w:rsidR="00A475B0" w:rsidRPr="00C50C3F" w:rsidRDefault="00FE50BF" w:rsidP="0082451D">
      <w:p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 xml:space="preserve">(*) </w:t>
      </w:r>
      <w:r w:rsidR="00C04C04" w:rsidRPr="0044366A">
        <w:rPr>
          <w:rFonts w:ascii="Times New Roman" w:hAnsi="Times New Roman"/>
          <w:bCs/>
          <w:color w:val="000000" w:themeColor="text1"/>
          <w:lang w:val="vi-VN"/>
        </w:rPr>
        <w:t>Tr</w:t>
      </w:r>
      <w:r w:rsidR="00C04C04" w:rsidRPr="0044366A">
        <w:rPr>
          <w:rFonts w:ascii="Times New Roman" w:hAnsi="Times New Roman" w:cs="Cambria"/>
          <w:bCs/>
          <w:color w:val="000000" w:themeColor="text1"/>
          <w:lang w:val="vi-VN"/>
        </w:rPr>
        <w:t>ườ</w:t>
      </w:r>
      <w:r w:rsidR="00C04C04" w:rsidRPr="0044366A">
        <w:rPr>
          <w:rFonts w:ascii="Times New Roman" w:hAnsi="Times New Roman"/>
          <w:bCs/>
          <w:color w:val="000000" w:themeColor="text1"/>
          <w:lang w:val="vi-VN"/>
        </w:rPr>
        <w:t>ng h</w:t>
      </w:r>
      <w:r w:rsidR="00C04C04" w:rsidRPr="0044366A">
        <w:rPr>
          <w:rFonts w:ascii="Times New Roman" w:hAnsi="Times New Roman" w:cs="Cambria"/>
          <w:bCs/>
          <w:color w:val="000000" w:themeColor="text1"/>
          <w:lang w:val="vi-VN"/>
        </w:rPr>
        <w:t>ợ</w:t>
      </w:r>
      <w:r w:rsidR="00C04C04" w:rsidRPr="0044366A">
        <w:rPr>
          <w:rFonts w:ascii="Times New Roman" w:hAnsi="Times New Roman"/>
          <w:bCs/>
          <w:color w:val="000000" w:themeColor="text1"/>
          <w:lang w:val="vi-VN"/>
        </w:rPr>
        <w:t>p x</w:t>
      </w:r>
      <w:r w:rsidR="00C04C04" w:rsidRPr="0044366A">
        <w:rPr>
          <w:rFonts w:ascii="Times New Roman" w:hAnsi="Times New Roman" w:cs="Cambria"/>
          <w:bCs/>
          <w:color w:val="000000" w:themeColor="text1"/>
          <w:lang w:val="vi-VN"/>
        </w:rPr>
        <w:t>ả</w:t>
      </w:r>
      <w:r w:rsidR="00C04C04" w:rsidRPr="0044366A">
        <w:rPr>
          <w:rFonts w:ascii="Times New Roman" w:hAnsi="Times New Roman"/>
          <w:bCs/>
          <w:color w:val="000000" w:themeColor="text1"/>
          <w:lang w:val="vi-VN"/>
        </w:rPr>
        <w:t>y ra c</w:t>
      </w:r>
      <w:r w:rsidR="00C04C04" w:rsidRPr="0044366A">
        <w:rPr>
          <w:rFonts w:ascii="Times New Roman" w:hAnsi="Times New Roman" w:cs="VNI-Times"/>
          <w:bCs/>
          <w:color w:val="000000" w:themeColor="text1"/>
          <w:lang w:val="vi-VN"/>
        </w:rPr>
        <w:t>á</w:t>
      </w:r>
      <w:r w:rsidR="00C04C04" w:rsidRPr="0044366A">
        <w:rPr>
          <w:rFonts w:ascii="Times New Roman" w:hAnsi="Times New Roman"/>
          <w:bCs/>
          <w:color w:val="000000" w:themeColor="text1"/>
          <w:lang w:val="vi-VN"/>
        </w:rPr>
        <w:t>c s</w:t>
      </w:r>
      <w:r w:rsidR="00C04C04" w:rsidRPr="0044366A">
        <w:rPr>
          <w:rFonts w:ascii="Times New Roman" w:hAnsi="Times New Roman" w:cs="Cambria"/>
          <w:bCs/>
          <w:color w:val="000000" w:themeColor="text1"/>
          <w:lang w:val="vi-VN"/>
        </w:rPr>
        <w:t>ự</w:t>
      </w:r>
      <w:r w:rsidR="00C04C04" w:rsidRPr="0044366A">
        <w:rPr>
          <w:rFonts w:ascii="Times New Roman" w:hAnsi="Times New Roman"/>
          <w:bCs/>
          <w:color w:val="000000" w:themeColor="text1"/>
          <w:lang w:val="vi-VN"/>
        </w:rPr>
        <w:t xml:space="preserve"> c</w:t>
      </w:r>
      <w:r w:rsidR="00C04C04" w:rsidRPr="0044366A">
        <w:rPr>
          <w:rFonts w:ascii="Times New Roman" w:hAnsi="Times New Roman" w:cs="Cambria"/>
          <w:bCs/>
          <w:color w:val="000000" w:themeColor="text1"/>
          <w:lang w:val="vi-VN"/>
        </w:rPr>
        <w:t>ố</w:t>
      </w:r>
      <w:r w:rsidR="00C04C04" w:rsidRPr="0044366A">
        <w:rPr>
          <w:rFonts w:ascii="Times New Roman" w:hAnsi="Times New Roman"/>
          <w:bCs/>
          <w:color w:val="000000" w:themeColor="text1"/>
          <w:lang w:val="vi-VN"/>
        </w:rPr>
        <w:t xml:space="preserve"> nh</w:t>
      </w:r>
      <w:r w:rsidR="00C04C04" w:rsidRPr="0044366A">
        <w:rPr>
          <w:rFonts w:ascii="Times New Roman" w:hAnsi="Times New Roman" w:cs="Cambria"/>
          <w:bCs/>
          <w:color w:val="000000" w:themeColor="text1"/>
          <w:lang w:val="vi-VN"/>
        </w:rPr>
        <w:t>ư</w:t>
      </w:r>
      <w:r w:rsidR="00C04C04" w:rsidRPr="0044366A">
        <w:rPr>
          <w:rFonts w:ascii="Times New Roman" w:hAnsi="Times New Roman"/>
          <w:bCs/>
          <w:color w:val="000000" w:themeColor="text1"/>
          <w:lang w:val="vi-VN"/>
        </w:rPr>
        <w:t xml:space="preserve"> tr</w:t>
      </w:r>
      <w:r w:rsidR="00C04C04" w:rsidRPr="0044366A">
        <w:rPr>
          <w:rFonts w:ascii="Times New Roman" w:hAnsi="Times New Roman" w:cs="VNI-Times"/>
          <w:bCs/>
          <w:color w:val="000000" w:themeColor="text1"/>
          <w:lang w:val="vi-VN"/>
        </w:rPr>
        <w:t>ê</w:t>
      </w:r>
      <w:r w:rsidR="00C04C04" w:rsidRPr="0044366A">
        <w:rPr>
          <w:rFonts w:ascii="Times New Roman" w:hAnsi="Times New Roman"/>
          <w:bCs/>
          <w:color w:val="000000" w:themeColor="text1"/>
          <w:lang w:val="vi-VN"/>
        </w:rPr>
        <w:t>n, b</w:t>
      </w:r>
      <w:r w:rsidR="00C04C04" w:rsidRPr="0044366A">
        <w:rPr>
          <w:rFonts w:ascii="Times New Roman" w:hAnsi="Times New Roman" w:cs="VNI-Times"/>
          <w:bCs/>
          <w:color w:val="000000" w:themeColor="text1"/>
          <w:lang w:val="vi-VN"/>
        </w:rPr>
        <w:t>ê</w:t>
      </w:r>
      <w:r w:rsidR="00C04C04" w:rsidRPr="0044366A">
        <w:rPr>
          <w:rFonts w:ascii="Times New Roman" w:hAnsi="Times New Roman"/>
          <w:bCs/>
          <w:color w:val="000000" w:themeColor="text1"/>
          <w:lang w:val="vi-VN"/>
        </w:rPr>
        <w:t>n A ph</w:t>
      </w:r>
      <w:r w:rsidR="00C04C04" w:rsidRPr="0044366A">
        <w:rPr>
          <w:rFonts w:ascii="Times New Roman" w:hAnsi="Times New Roman" w:cs="Cambria"/>
          <w:bCs/>
          <w:color w:val="000000" w:themeColor="text1"/>
          <w:lang w:val="vi-VN"/>
        </w:rPr>
        <w:t>ả</w:t>
      </w:r>
      <w:r w:rsidR="00C04C04" w:rsidRPr="0044366A">
        <w:rPr>
          <w:rFonts w:ascii="Times New Roman" w:hAnsi="Times New Roman"/>
          <w:bCs/>
          <w:color w:val="000000" w:themeColor="text1"/>
          <w:lang w:val="vi-VN"/>
        </w:rPr>
        <w:t>i ch</w:t>
      </w:r>
      <w:r w:rsidR="00C04C04" w:rsidRPr="0044366A">
        <w:rPr>
          <w:rFonts w:ascii="Times New Roman" w:hAnsi="Times New Roman" w:cs="Cambria"/>
          <w:bCs/>
          <w:color w:val="000000" w:themeColor="text1"/>
          <w:lang w:val="vi-VN"/>
        </w:rPr>
        <w:t>ị</w:t>
      </w:r>
      <w:r w:rsidR="00C04C04" w:rsidRPr="0044366A">
        <w:rPr>
          <w:rFonts w:ascii="Times New Roman" w:hAnsi="Times New Roman"/>
          <w:bCs/>
          <w:color w:val="000000" w:themeColor="text1"/>
          <w:lang w:val="vi-VN"/>
        </w:rPr>
        <w:t>u 100% chi ph</w:t>
      </w:r>
      <w:r w:rsidR="00C04C04" w:rsidRPr="0044366A">
        <w:rPr>
          <w:rFonts w:ascii="Times New Roman" w:hAnsi="Times New Roman" w:cs="VNI-Times"/>
          <w:bCs/>
          <w:color w:val="000000" w:themeColor="text1"/>
          <w:lang w:val="vi-VN"/>
        </w:rPr>
        <w:t>í</w:t>
      </w:r>
      <w:r w:rsidR="00C04C04" w:rsidRPr="0044366A">
        <w:rPr>
          <w:rFonts w:ascii="Times New Roman" w:hAnsi="Times New Roman"/>
          <w:bCs/>
          <w:color w:val="000000" w:themeColor="text1"/>
          <w:lang w:val="vi-VN"/>
        </w:rPr>
        <w:t xml:space="preserve"> để khắc phục sự cố.</w:t>
      </w:r>
    </w:p>
    <w:p w14:paraId="3359FA3A" w14:textId="77777777" w:rsidR="00AA4CBA" w:rsidRPr="00C50C3F" w:rsidRDefault="00AA4CBA" w:rsidP="0082451D">
      <w:pPr>
        <w:spacing w:line="276" w:lineRule="auto"/>
        <w:jc w:val="both"/>
        <w:rPr>
          <w:rFonts w:ascii="Times New Roman" w:hAnsi="Times New Roman"/>
          <w:bCs/>
          <w:color w:val="000000" w:themeColor="text1"/>
          <w:lang w:val="vi-VN"/>
        </w:rPr>
      </w:pPr>
    </w:p>
    <w:p w14:paraId="0724A9E9" w14:textId="2152D9A0" w:rsidR="005868E3" w:rsidRPr="0044366A" w:rsidRDefault="005868E3" w:rsidP="0082451D">
      <w:pPr>
        <w:pStyle w:val="ListParagraph"/>
        <w:numPr>
          <w:ilvl w:val="0"/>
          <w:numId w:val="14"/>
        </w:numPr>
        <w:spacing w:line="276" w:lineRule="auto"/>
        <w:ind w:left="540" w:hanging="540"/>
        <w:jc w:val="both"/>
        <w:outlineLvl w:val="0"/>
        <w:rPr>
          <w:rFonts w:ascii="Times New Roman" w:hAnsi="Times New Roman"/>
          <w:b/>
          <w:bCs/>
          <w:color w:val="000000" w:themeColor="text1"/>
          <w:lang w:val="vi-VN"/>
        </w:rPr>
      </w:pPr>
      <w:r w:rsidRPr="0044366A">
        <w:rPr>
          <w:rFonts w:ascii="Times New Roman" w:hAnsi="Times New Roman"/>
          <w:b/>
          <w:color w:val="000000" w:themeColor="text1"/>
          <w:lang w:val="vi-VN"/>
        </w:rPr>
        <w:t xml:space="preserve"> </w:t>
      </w:r>
      <w:r w:rsidR="00C04C04" w:rsidRPr="0044366A">
        <w:rPr>
          <w:rFonts w:ascii="Times New Roman" w:hAnsi="Times New Roman"/>
          <w:b/>
          <w:color w:val="000000" w:themeColor="text1"/>
          <w:lang w:val="vi-VN"/>
        </w:rPr>
        <w:t xml:space="preserve">THANH TOÁN </w:t>
      </w:r>
    </w:p>
    <w:p w14:paraId="0D252696" w14:textId="77777777" w:rsidR="00C04C04" w:rsidRPr="0044366A" w:rsidRDefault="00C04C04" w:rsidP="0082451D">
      <w:pPr>
        <w:pStyle w:val="ListParagraph"/>
        <w:numPr>
          <w:ilvl w:val="0"/>
          <w:numId w:val="5"/>
        </w:numPr>
        <w:spacing w:line="276" w:lineRule="auto"/>
        <w:jc w:val="both"/>
        <w:rPr>
          <w:rFonts w:ascii="Times New Roman" w:hAnsi="Times New Roman"/>
          <w:bCs/>
          <w:vanish/>
          <w:color w:val="000000" w:themeColor="text1"/>
        </w:rPr>
      </w:pPr>
    </w:p>
    <w:p w14:paraId="255794C1" w14:textId="22C4C454" w:rsidR="004E4A25" w:rsidRPr="004E4A25" w:rsidRDefault="004E4A25" w:rsidP="0082451D">
      <w:pPr>
        <w:numPr>
          <w:ilvl w:val="1"/>
          <w:numId w:val="5"/>
        </w:numPr>
        <w:spacing w:line="276" w:lineRule="auto"/>
        <w:jc w:val="both"/>
        <w:rPr>
          <w:rFonts w:ascii="Times New Roman" w:hAnsi="Times New Roman"/>
          <w:b/>
          <w:color w:val="000000" w:themeColor="text1"/>
          <w:lang w:val="vi-VN"/>
        </w:rPr>
      </w:pPr>
      <w:r w:rsidRPr="004E4A25">
        <w:rPr>
          <w:rFonts w:ascii="Times New Roman" w:hAnsi="Times New Roman"/>
          <w:b/>
          <w:color w:val="000000" w:themeColor="text1"/>
        </w:rPr>
        <w:t>Hình thức thanh toán</w:t>
      </w:r>
      <w:r w:rsidRPr="004E4A25">
        <w:rPr>
          <w:rFonts w:ascii="Times New Roman" w:hAnsi="Times New Roman"/>
          <w:bCs/>
          <w:color w:val="000000" w:themeColor="text1"/>
        </w:rPr>
        <w:t>: Bên A thanh toán bằng chuyển khoản và thanh toán 2 đợt như sau:</w:t>
      </w:r>
    </w:p>
    <w:p w14:paraId="01314A54" w14:textId="4E45DB90" w:rsidR="004E4A25" w:rsidRPr="004E4A25" w:rsidRDefault="004E4A25" w:rsidP="0082451D">
      <w:pPr>
        <w:pStyle w:val="ListParagraph"/>
        <w:numPr>
          <w:ilvl w:val="0"/>
          <w:numId w:val="34"/>
        </w:numPr>
        <w:spacing w:line="276" w:lineRule="auto"/>
        <w:jc w:val="both"/>
        <w:rPr>
          <w:rFonts w:ascii="Times New Roman" w:hAnsi="Times New Roman"/>
          <w:b/>
          <w:color w:val="EE0000"/>
          <w:lang w:val="vi-VN"/>
        </w:rPr>
      </w:pPr>
      <w:r w:rsidRPr="004E4A25">
        <w:rPr>
          <w:rFonts w:ascii="Times New Roman" w:hAnsi="Times New Roman" w:cs="Cambria"/>
          <w:b/>
          <w:color w:val="EE0000"/>
          <w:lang w:val="vi-VN"/>
        </w:rPr>
        <w:t>Đ</w:t>
      </w:r>
      <w:r w:rsidRPr="004E4A25">
        <w:rPr>
          <w:rFonts w:ascii="Times New Roman" w:hAnsi="Times New Roman"/>
          <w:b/>
          <w:color w:val="EE0000"/>
          <w:lang w:val="vi-VN"/>
        </w:rPr>
        <w:t>ợt 1:</w:t>
      </w:r>
      <w:r w:rsidRPr="004E4A25">
        <w:rPr>
          <w:rFonts w:ascii="Times New Roman" w:hAnsi="Times New Roman"/>
          <w:bCs/>
          <w:color w:val="EE0000"/>
          <w:lang w:val="vi-VN"/>
        </w:rPr>
        <w:t xml:space="preserve"> Bên </w:t>
      </w:r>
      <w:r w:rsidR="00105AB4">
        <w:rPr>
          <w:rFonts w:ascii="Times New Roman" w:hAnsi="Times New Roman"/>
          <w:bCs/>
          <w:color w:val="EE0000"/>
          <w:lang w:val="vi-VN"/>
        </w:rPr>
        <w:t>A</w:t>
      </w:r>
      <w:r w:rsidRPr="004E4A25">
        <w:rPr>
          <w:rFonts w:ascii="Times New Roman" w:hAnsi="Times New Roman"/>
          <w:bCs/>
          <w:color w:val="EE0000"/>
          <w:lang w:val="vi-VN"/>
        </w:rPr>
        <w:t xml:space="preserve"> thanh toán 50% Tổng Giá trị Hợp đồng, t</w:t>
      </w:r>
      <w:r w:rsidRPr="004E4A25">
        <w:rPr>
          <w:rFonts w:ascii="Times New Roman" w:hAnsi="Times New Roman" w:hint="eastAsia"/>
          <w:bCs/>
          <w:color w:val="EE0000"/>
          <w:lang w:val="vi-VN"/>
        </w:rPr>
        <w:t>ươ</w:t>
      </w:r>
      <w:r w:rsidRPr="004E4A25">
        <w:rPr>
          <w:rFonts w:ascii="Times New Roman" w:hAnsi="Times New Roman"/>
          <w:bCs/>
          <w:color w:val="EE0000"/>
          <w:lang w:val="vi-VN"/>
        </w:rPr>
        <w:t>ng đ</w:t>
      </w:r>
      <w:r w:rsidRPr="004E4A25">
        <w:rPr>
          <w:rFonts w:ascii="Times New Roman" w:hAnsi="Times New Roman" w:hint="eastAsia"/>
          <w:bCs/>
          <w:color w:val="EE0000"/>
          <w:lang w:val="vi-VN"/>
        </w:rPr>
        <w:t>ươ</w:t>
      </w:r>
      <w:r w:rsidRPr="004E4A25">
        <w:rPr>
          <w:rFonts w:ascii="Times New Roman" w:hAnsi="Times New Roman"/>
          <w:bCs/>
          <w:color w:val="EE0000"/>
          <w:lang w:val="vi-VN"/>
        </w:rPr>
        <w:t xml:space="preserve">ng </w:t>
      </w:r>
      <w:r w:rsidRPr="004E4A25">
        <w:rPr>
          <w:rFonts w:ascii="Times New Roman" w:hAnsi="Times New Roman"/>
          <w:b/>
          <w:color w:val="EE0000"/>
          <w:lang w:val="vi-VN"/>
        </w:rPr>
        <w:t>14,338,080 VND</w:t>
      </w:r>
    </w:p>
    <w:p w14:paraId="235A2012" w14:textId="69050AB6" w:rsidR="0082451D" w:rsidRPr="003F1530" w:rsidRDefault="004E4A25" w:rsidP="0082451D">
      <w:pPr>
        <w:pStyle w:val="ListParagraph"/>
        <w:spacing w:line="276" w:lineRule="auto"/>
        <w:jc w:val="both"/>
        <w:rPr>
          <w:rFonts w:ascii="Times New Roman" w:hAnsi="Times New Roman"/>
          <w:bCs/>
          <w:color w:val="EE0000"/>
          <w:lang w:val="vi-VN"/>
        </w:rPr>
      </w:pPr>
      <w:r w:rsidRPr="004E4A25">
        <w:rPr>
          <w:rFonts w:ascii="Times New Roman" w:hAnsi="Times New Roman"/>
          <w:bCs/>
          <w:color w:val="EE0000"/>
          <w:lang w:val="vi-VN"/>
        </w:rPr>
        <w:t>(B</w:t>
      </w:r>
      <w:r w:rsidRPr="004E4A25">
        <w:rPr>
          <w:rFonts w:ascii="Times New Roman" w:hAnsi="Times New Roman" w:cs="Cambria"/>
          <w:bCs/>
          <w:color w:val="EE0000"/>
          <w:lang w:val="vi-VN"/>
        </w:rPr>
        <w:t>ằ</w:t>
      </w:r>
      <w:r w:rsidRPr="004E4A25">
        <w:rPr>
          <w:rFonts w:ascii="Times New Roman" w:hAnsi="Times New Roman"/>
          <w:bCs/>
          <w:color w:val="EE0000"/>
          <w:lang w:val="vi-VN"/>
        </w:rPr>
        <w:t>ng ch</w:t>
      </w:r>
      <w:r w:rsidRPr="004E4A25">
        <w:rPr>
          <w:rFonts w:ascii="Times New Roman" w:hAnsi="Times New Roman" w:cs="Cambria"/>
          <w:bCs/>
          <w:color w:val="EE0000"/>
          <w:lang w:val="vi-VN"/>
        </w:rPr>
        <w:t>ữ</w:t>
      </w:r>
      <w:r w:rsidRPr="004E4A25">
        <w:rPr>
          <w:rFonts w:ascii="Times New Roman" w:hAnsi="Times New Roman"/>
          <w:bCs/>
          <w:color w:val="EE0000"/>
          <w:lang w:val="vi-VN"/>
        </w:rPr>
        <w:t>: Mười bốn triệu ba trăm ba mươi tám nghìn không trăm tám mươi đồng) trong vòng 0</w:t>
      </w:r>
      <w:r w:rsidR="00D84BA7" w:rsidRPr="003F1530">
        <w:rPr>
          <w:rFonts w:ascii="Times New Roman" w:hAnsi="Times New Roman"/>
          <w:bCs/>
          <w:color w:val="EE0000"/>
          <w:lang w:val="vi-VN"/>
        </w:rPr>
        <w:t>5</w:t>
      </w:r>
      <w:r w:rsidRPr="004E4A25">
        <w:rPr>
          <w:rFonts w:ascii="Times New Roman" w:hAnsi="Times New Roman"/>
          <w:bCs/>
          <w:color w:val="EE0000"/>
          <w:lang w:val="vi-VN"/>
        </w:rPr>
        <w:t xml:space="preserve"> ngày kể từ ngày hai bên ký Hợp đồng.</w:t>
      </w:r>
    </w:p>
    <w:p w14:paraId="2CEED2BD" w14:textId="6F59FDD3" w:rsidR="0082451D" w:rsidRPr="003F1530" w:rsidRDefault="0082451D" w:rsidP="0082451D">
      <w:pPr>
        <w:spacing w:after="60"/>
        <w:ind w:left="720"/>
        <w:jc w:val="both"/>
        <w:rPr>
          <w:rFonts w:ascii="Times New Roman" w:hAnsi="Times New Roman"/>
          <w:bCs/>
          <w:i/>
          <w:iCs/>
          <w:color w:val="000000" w:themeColor="text1"/>
          <w:lang w:val="vi-VN"/>
        </w:rPr>
      </w:pPr>
      <w:r w:rsidRPr="003F1530">
        <w:rPr>
          <w:rFonts w:ascii="Times New Roman" w:hAnsi="Times New Roman"/>
          <w:bCs/>
          <w:i/>
          <w:iCs/>
          <w:color w:val="000000" w:themeColor="text1"/>
          <w:lang w:val="vi-VN"/>
        </w:rPr>
        <w:t>(*) Tr</w:t>
      </w:r>
      <w:r w:rsidRPr="003F1530">
        <w:rPr>
          <w:rFonts w:ascii="Times New Roman" w:hAnsi="Times New Roman" w:hint="eastAsia"/>
          <w:bCs/>
          <w:i/>
          <w:iCs/>
          <w:color w:val="000000" w:themeColor="text1"/>
          <w:lang w:val="vi-VN"/>
        </w:rPr>
        <w:t>ư</w:t>
      </w:r>
      <w:r w:rsidRPr="003F1530">
        <w:rPr>
          <w:rFonts w:ascii="Times New Roman" w:hAnsi="Times New Roman"/>
          <w:bCs/>
          <w:i/>
          <w:iCs/>
          <w:color w:val="000000" w:themeColor="text1"/>
          <w:lang w:val="vi-VN"/>
        </w:rPr>
        <w:t xml:space="preserve">ờng hợp Bên </w:t>
      </w:r>
      <w:r w:rsidR="00105AB4" w:rsidRPr="003F1530">
        <w:rPr>
          <w:rFonts w:ascii="Times New Roman" w:hAnsi="Times New Roman"/>
          <w:bCs/>
          <w:i/>
          <w:iCs/>
          <w:color w:val="000000" w:themeColor="text1"/>
          <w:lang w:val="vi-VN"/>
        </w:rPr>
        <w:t>A</w:t>
      </w:r>
      <w:r w:rsidRPr="003F1530">
        <w:rPr>
          <w:rFonts w:ascii="Times New Roman" w:hAnsi="Times New Roman"/>
          <w:bCs/>
          <w:i/>
          <w:iCs/>
          <w:color w:val="000000" w:themeColor="text1"/>
          <w:lang w:val="vi-VN"/>
        </w:rPr>
        <w:t xml:space="preserve"> đã đặt cọc cho Bên </w:t>
      </w:r>
      <w:r w:rsidR="00105AB4" w:rsidRPr="003F1530">
        <w:rPr>
          <w:rFonts w:ascii="Times New Roman" w:hAnsi="Times New Roman"/>
          <w:bCs/>
          <w:i/>
          <w:iCs/>
          <w:color w:val="000000" w:themeColor="text1"/>
          <w:lang w:val="vi-VN"/>
        </w:rPr>
        <w:t>B</w:t>
      </w:r>
      <w:r w:rsidRPr="003F1530">
        <w:rPr>
          <w:rFonts w:ascii="Times New Roman" w:hAnsi="Times New Roman"/>
          <w:bCs/>
          <w:i/>
          <w:iCs/>
          <w:color w:val="000000" w:themeColor="text1"/>
          <w:lang w:val="vi-VN"/>
        </w:rPr>
        <w:t>, nh</w:t>
      </w:r>
      <w:r w:rsidRPr="003F1530">
        <w:rPr>
          <w:rFonts w:ascii="Times New Roman" w:hAnsi="Times New Roman" w:hint="eastAsia"/>
          <w:bCs/>
          <w:i/>
          <w:iCs/>
          <w:color w:val="000000" w:themeColor="text1"/>
          <w:lang w:val="vi-VN"/>
        </w:rPr>
        <w:t>ư</w:t>
      </w:r>
      <w:r w:rsidRPr="003F1530">
        <w:rPr>
          <w:rFonts w:ascii="Times New Roman" w:hAnsi="Times New Roman"/>
          <w:bCs/>
          <w:i/>
          <w:iCs/>
          <w:color w:val="000000" w:themeColor="text1"/>
          <w:lang w:val="vi-VN"/>
        </w:rPr>
        <w:t xml:space="preserve">ng Bên </w:t>
      </w:r>
      <w:r w:rsidR="00105AB4" w:rsidRPr="003F1530">
        <w:rPr>
          <w:rFonts w:ascii="Times New Roman" w:hAnsi="Times New Roman"/>
          <w:bCs/>
          <w:i/>
          <w:iCs/>
          <w:color w:val="000000" w:themeColor="text1"/>
          <w:lang w:val="vi-VN"/>
        </w:rPr>
        <w:t>A</w:t>
      </w:r>
      <w:r w:rsidRPr="003F1530">
        <w:rPr>
          <w:rFonts w:ascii="Times New Roman" w:hAnsi="Times New Roman"/>
          <w:bCs/>
          <w:i/>
          <w:iCs/>
          <w:color w:val="000000" w:themeColor="text1"/>
          <w:lang w:val="vi-VN"/>
        </w:rPr>
        <w:t xml:space="preserve"> không tiếp tục thực hiện Hợp đồng thì Bên </w:t>
      </w:r>
      <w:r w:rsidR="00105AB4" w:rsidRPr="003F1530">
        <w:rPr>
          <w:rFonts w:ascii="Times New Roman" w:hAnsi="Times New Roman"/>
          <w:bCs/>
          <w:i/>
          <w:iCs/>
          <w:color w:val="000000" w:themeColor="text1"/>
          <w:lang w:val="vi-VN"/>
        </w:rPr>
        <w:t>A</w:t>
      </w:r>
      <w:r w:rsidRPr="003F1530">
        <w:rPr>
          <w:rFonts w:ascii="Times New Roman" w:hAnsi="Times New Roman"/>
          <w:bCs/>
          <w:i/>
          <w:iCs/>
          <w:color w:val="000000" w:themeColor="text1"/>
          <w:lang w:val="vi-VN"/>
        </w:rPr>
        <w:t xml:space="preserve"> tự nguyện mất số tiền đã đặt cọc, mà không có bất kỳ thắc mắc hay khiếu kiện nào khác.</w:t>
      </w:r>
    </w:p>
    <w:p w14:paraId="56E04E51" w14:textId="2053A49F" w:rsidR="00C26173" w:rsidRPr="003F1530" w:rsidRDefault="004E4A25" w:rsidP="00C26173">
      <w:pPr>
        <w:spacing w:before="120" w:line="276" w:lineRule="auto"/>
        <w:ind w:left="562"/>
        <w:jc w:val="both"/>
        <w:rPr>
          <w:rFonts w:ascii="Times New Roman" w:hAnsi="Times New Roman"/>
          <w:lang w:val="vi-VN"/>
        </w:rPr>
      </w:pPr>
      <w:r w:rsidRPr="00C26173">
        <w:rPr>
          <w:rFonts w:ascii="Times New Roman" w:hAnsi="Times New Roman" w:cs="Cambria"/>
          <w:b/>
          <w:color w:val="EE0000"/>
          <w:lang w:val="vi-VN"/>
        </w:rPr>
        <w:t>Đ</w:t>
      </w:r>
      <w:r w:rsidRPr="00C26173">
        <w:rPr>
          <w:rFonts w:ascii="Times New Roman" w:hAnsi="Times New Roman"/>
          <w:b/>
          <w:color w:val="EE0000"/>
          <w:lang w:val="vi-VN"/>
        </w:rPr>
        <w:t>ợt 2:</w:t>
      </w:r>
      <w:r w:rsidRPr="00C26173">
        <w:rPr>
          <w:rFonts w:ascii="Times New Roman" w:hAnsi="Times New Roman"/>
          <w:bCs/>
          <w:color w:val="EE0000"/>
          <w:lang w:val="vi-VN"/>
        </w:rPr>
        <w:t xml:space="preserve"> Bên </w:t>
      </w:r>
      <w:r w:rsidR="00105AB4">
        <w:rPr>
          <w:rFonts w:ascii="Times New Roman" w:hAnsi="Times New Roman"/>
          <w:bCs/>
          <w:color w:val="EE0000"/>
          <w:lang w:val="vi-VN"/>
        </w:rPr>
        <w:t>A</w:t>
      </w:r>
      <w:r w:rsidRPr="00C26173">
        <w:rPr>
          <w:rFonts w:ascii="Times New Roman" w:hAnsi="Times New Roman"/>
          <w:bCs/>
          <w:color w:val="EE0000"/>
          <w:lang w:val="vi-VN"/>
        </w:rPr>
        <w:t xml:space="preserve"> thanh toán 50% Tổng Giá trị Hợp đồng còn lại, t</w:t>
      </w:r>
      <w:r w:rsidRPr="00C26173">
        <w:rPr>
          <w:rFonts w:ascii="Times New Roman" w:hAnsi="Times New Roman" w:hint="eastAsia"/>
          <w:bCs/>
          <w:color w:val="EE0000"/>
          <w:lang w:val="vi-VN"/>
        </w:rPr>
        <w:t>ươ</w:t>
      </w:r>
      <w:r w:rsidRPr="00C26173">
        <w:rPr>
          <w:rFonts w:ascii="Times New Roman" w:hAnsi="Times New Roman"/>
          <w:bCs/>
          <w:color w:val="EE0000"/>
          <w:lang w:val="vi-VN"/>
        </w:rPr>
        <w:t>ng đ</w:t>
      </w:r>
      <w:r w:rsidRPr="00C26173">
        <w:rPr>
          <w:rFonts w:ascii="Times New Roman" w:hAnsi="Times New Roman" w:hint="eastAsia"/>
          <w:bCs/>
          <w:color w:val="EE0000"/>
          <w:lang w:val="vi-VN"/>
        </w:rPr>
        <w:t>ươ</w:t>
      </w:r>
      <w:r w:rsidRPr="00C26173">
        <w:rPr>
          <w:rFonts w:ascii="Times New Roman" w:hAnsi="Times New Roman"/>
          <w:bCs/>
          <w:color w:val="EE0000"/>
          <w:lang w:val="vi-VN"/>
        </w:rPr>
        <w:t xml:space="preserve">ng </w:t>
      </w:r>
      <w:r w:rsidRPr="00C26173">
        <w:rPr>
          <w:rFonts w:ascii="Times New Roman" w:hAnsi="Times New Roman"/>
          <w:b/>
          <w:color w:val="EE0000"/>
          <w:lang w:val="vi-VN"/>
        </w:rPr>
        <w:t>14,338,080 VND</w:t>
      </w:r>
      <w:r w:rsidRPr="00C26173">
        <w:rPr>
          <w:rFonts w:ascii="Times New Roman" w:hAnsi="Times New Roman"/>
          <w:bCs/>
          <w:color w:val="EE0000"/>
          <w:lang w:val="vi-VN"/>
        </w:rPr>
        <w:t xml:space="preserve"> (Bằng chữ: Mười bốn triệu ba trăm ba mươi tám nghìn không trăm tám mươi đồng) cho Bên B </w:t>
      </w:r>
      <w:r w:rsidR="00C26173" w:rsidRPr="003F1530">
        <w:rPr>
          <w:rFonts w:ascii="Times New Roman" w:hAnsi="Times New Roman"/>
          <w:highlight w:val="yellow"/>
          <w:lang w:val="vi-VN"/>
        </w:rPr>
        <w:t xml:space="preserve">trong vòng </w:t>
      </w:r>
      <w:r w:rsidR="00D84BA7" w:rsidRPr="003F1530">
        <w:rPr>
          <w:rFonts w:ascii="Times New Roman" w:hAnsi="Times New Roman"/>
          <w:highlight w:val="yellow"/>
          <w:lang w:val="vi-VN"/>
        </w:rPr>
        <w:t>0</w:t>
      </w:r>
      <w:r w:rsidR="00C26173" w:rsidRPr="003F1530">
        <w:rPr>
          <w:rFonts w:ascii="Times New Roman" w:hAnsi="Times New Roman"/>
          <w:highlight w:val="yellow"/>
          <w:lang w:val="vi-VN"/>
        </w:rPr>
        <w:t xml:space="preserve">5 (năm) ngày kể từ Bên </w:t>
      </w:r>
      <w:r w:rsidR="003149B8" w:rsidRPr="003F1530">
        <w:rPr>
          <w:rFonts w:ascii="Times New Roman" w:hAnsi="Times New Roman"/>
          <w:highlight w:val="yellow"/>
          <w:lang w:val="vi-VN"/>
        </w:rPr>
        <w:t>A</w:t>
      </w:r>
      <w:r w:rsidR="00C26173" w:rsidRPr="003F1530">
        <w:rPr>
          <w:rFonts w:ascii="Times New Roman" w:hAnsi="Times New Roman"/>
          <w:highlight w:val="yellow"/>
          <w:lang w:val="vi-VN"/>
        </w:rPr>
        <w:t xml:space="preserve"> nhận được đầy đủ Hàng Hóa và hóa đơn tài chính hợp lệ.</w:t>
      </w:r>
    </w:p>
    <w:p w14:paraId="0BE19C16" w14:textId="77777777" w:rsidR="004E4A25" w:rsidRPr="00C26173" w:rsidRDefault="004E4A25" w:rsidP="00453935">
      <w:pPr>
        <w:pStyle w:val="ListParagraph"/>
        <w:numPr>
          <w:ilvl w:val="0"/>
          <w:numId w:val="34"/>
        </w:numPr>
        <w:spacing w:line="276" w:lineRule="auto"/>
        <w:ind w:left="360"/>
        <w:jc w:val="both"/>
        <w:rPr>
          <w:rFonts w:ascii="Times New Roman" w:hAnsi="Times New Roman"/>
          <w:bCs/>
          <w:color w:val="000000" w:themeColor="text1"/>
          <w:lang w:val="vi-VN"/>
        </w:rPr>
      </w:pPr>
    </w:p>
    <w:p w14:paraId="245C93D0" w14:textId="027388E6" w:rsidR="00093C6E" w:rsidRPr="0044366A" w:rsidRDefault="00093C6E" w:rsidP="0082451D">
      <w:pPr>
        <w:numPr>
          <w:ilvl w:val="1"/>
          <w:numId w:val="5"/>
        </w:numPr>
        <w:spacing w:line="276" w:lineRule="auto"/>
        <w:jc w:val="both"/>
        <w:rPr>
          <w:rFonts w:ascii="Times New Roman" w:hAnsi="Times New Roman"/>
          <w:bCs/>
          <w:color w:val="000000" w:themeColor="text1"/>
          <w:lang w:val="vi-VN"/>
        </w:rPr>
      </w:pPr>
      <w:r w:rsidRPr="0044366A">
        <w:rPr>
          <w:rFonts w:ascii="Times New Roman" w:hAnsi="Times New Roman"/>
          <w:b/>
          <w:color w:val="000000" w:themeColor="text1"/>
          <w:lang w:val="vi-VN"/>
        </w:rPr>
        <w:t>Đồng tiền thanh toán:</w:t>
      </w:r>
      <w:r w:rsidRPr="0044366A">
        <w:rPr>
          <w:rFonts w:ascii="Times New Roman" w:hAnsi="Times New Roman"/>
          <w:bCs/>
          <w:color w:val="000000" w:themeColor="text1"/>
          <w:lang w:val="vi-VN"/>
        </w:rPr>
        <w:t xml:space="preserve"> Việt Nam đồng</w:t>
      </w:r>
    </w:p>
    <w:p w14:paraId="045276A0" w14:textId="0240F620" w:rsidR="00C04C04" w:rsidRPr="0044366A" w:rsidRDefault="00C04C04" w:rsidP="0082451D">
      <w:pPr>
        <w:numPr>
          <w:ilvl w:val="1"/>
          <w:numId w:val="5"/>
        </w:numPr>
        <w:spacing w:line="276" w:lineRule="auto"/>
        <w:jc w:val="both"/>
        <w:rPr>
          <w:rFonts w:ascii="Times New Roman" w:hAnsi="Times New Roman"/>
          <w:bCs/>
          <w:color w:val="000000" w:themeColor="text1"/>
          <w:lang w:val="vi-VN"/>
        </w:rPr>
      </w:pPr>
      <w:r w:rsidRPr="0044366A">
        <w:rPr>
          <w:rFonts w:ascii="Times New Roman" w:hAnsi="Times New Roman"/>
          <w:b/>
          <w:color w:val="000000" w:themeColor="text1"/>
          <w:lang w:val="vi-VN"/>
        </w:rPr>
        <w:t>Đơn vị thủ hưởng:</w:t>
      </w:r>
      <w:r w:rsidRPr="0044366A">
        <w:rPr>
          <w:rFonts w:ascii="Times New Roman" w:hAnsi="Times New Roman"/>
          <w:bCs/>
          <w:color w:val="000000" w:themeColor="text1"/>
          <w:lang w:val="vi-VN"/>
        </w:rPr>
        <w:t xml:space="preserve"> CÔNG TY TNHH VIỄN THÔNG SÁNG TẠO THUẬN PHONG </w:t>
      </w:r>
    </w:p>
    <w:p w14:paraId="6A9D8BAC" w14:textId="77777777" w:rsidR="00C04C04" w:rsidRPr="0044366A" w:rsidRDefault="00C04C04" w:rsidP="0082451D">
      <w:pPr>
        <w:spacing w:line="276" w:lineRule="auto"/>
        <w:ind w:left="1440" w:firstLine="720"/>
        <w:jc w:val="both"/>
        <w:rPr>
          <w:rFonts w:ascii="Times New Roman" w:hAnsi="Times New Roman"/>
          <w:bCs/>
          <w:color w:val="000000" w:themeColor="text1"/>
          <w:lang w:val="vi-VN"/>
        </w:rPr>
      </w:pPr>
      <w:r w:rsidRPr="0044366A">
        <w:rPr>
          <w:rFonts w:ascii="Times New Roman" w:hAnsi="Times New Roman"/>
          <w:bCs/>
          <w:color w:val="000000" w:themeColor="text1"/>
          <w:lang w:val="vi-VN"/>
        </w:rPr>
        <w:t xml:space="preserve">STK: </w:t>
      </w:r>
      <w:r w:rsidRPr="0044366A">
        <w:rPr>
          <w:rFonts w:ascii="Times New Roman" w:hAnsi="Times New Roman"/>
          <w:b/>
          <w:color w:val="000000" w:themeColor="text1"/>
          <w:lang w:val="vi-VN"/>
        </w:rPr>
        <w:t>17058209-</w:t>
      </w:r>
      <w:r w:rsidRPr="0044366A">
        <w:rPr>
          <w:rFonts w:ascii="Times New Roman" w:hAnsi="Times New Roman"/>
          <w:bCs/>
          <w:color w:val="000000" w:themeColor="text1"/>
          <w:lang w:val="vi-VN"/>
        </w:rPr>
        <w:t xml:space="preserve">Ngân hàng TMCP Á Châu-CN.TP.HCM </w:t>
      </w:r>
    </w:p>
    <w:p w14:paraId="5356DC97" w14:textId="30B49F5A" w:rsidR="009C4259" w:rsidRPr="007C2774" w:rsidRDefault="009C4259" w:rsidP="0082451D">
      <w:pPr>
        <w:spacing w:after="160" w:line="276" w:lineRule="auto"/>
        <w:rPr>
          <w:rFonts w:ascii="Times New Roman" w:hAnsi="Times New Roman"/>
          <w:bCs/>
          <w:color w:val="000000" w:themeColor="text1"/>
          <w:lang w:val="vi-VN"/>
        </w:rPr>
      </w:pPr>
    </w:p>
    <w:p w14:paraId="13927AE0" w14:textId="705202AF" w:rsidR="00F740AD" w:rsidRPr="0044366A" w:rsidRDefault="00F740AD" w:rsidP="0082451D">
      <w:pPr>
        <w:pStyle w:val="ListParagraph"/>
        <w:numPr>
          <w:ilvl w:val="0"/>
          <w:numId w:val="14"/>
        </w:numPr>
        <w:spacing w:line="276" w:lineRule="auto"/>
        <w:ind w:left="540" w:hanging="540"/>
        <w:jc w:val="both"/>
        <w:outlineLvl w:val="0"/>
        <w:rPr>
          <w:rFonts w:ascii="Times New Roman" w:hAnsi="Times New Roman"/>
          <w:b/>
          <w:bCs/>
          <w:color w:val="000000" w:themeColor="text1"/>
          <w:lang w:val="vi-VN"/>
        </w:rPr>
      </w:pPr>
      <w:r w:rsidRPr="0044366A">
        <w:rPr>
          <w:rFonts w:ascii="Times New Roman" w:hAnsi="Times New Roman"/>
          <w:b/>
          <w:bCs/>
          <w:color w:val="000000" w:themeColor="text1"/>
          <w:lang w:val="vi-VN"/>
        </w:rPr>
        <w:t>PHẠT VI PHẠM VÀ BỒI THƯỜNG THIỆT HẠI</w:t>
      </w:r>
    </w:p>
    <w:p w14:paraId="7580A72F" w14:textId="77777777" w:rsidR="00F740AD" w:rsidRPr="0044366A" w:rsidRDefault="00F740AD" w:rsidP="0082451D">
      <w:pPr>
        <w:spacing w:line="276" w:lineRule="auto"/>
        <w:jc w:val="both"/>
        <w:outlineLvl w:val="3"/>
        <w:rPr>
          <w:rFonts w:ascii="Times New Roman" w:hAnsi="Times New Roman"/>
          <w:b/>
          <w:bCs/>
          <w:color w:val="000000" w:themeColor="text1"/>
          <w:lang w:eastAsia="zh-CN"/>
        </w:rPr>
      </w:pPr>
      <w:r w:rsidRPr="0044366A">
        <w:rPr>
          <w:rFonts w:ascii="Times New Roman" w:hAnsi="Times New Roman"/>
          <w:b/>
          <w:bCs/>
          <w:color w:val="000000" w:themeColor="text1"/>
          <w:lang w:eastAsia="zh-CN"/>
        </w:rPr>
        <w:t>6.1. Phạt vi phạm hợp đồng</w:t>
      </w:r>
    </w:p>
    <w:p w14:paraId="639A9EAC" w14:textId="52624F12" w:rsidR="00F740AD" w:rsidRPr="007C2774" w:rsidRDefault="00F740AD" w:rsidP="0082451D">
      <w:pPr>
        <w:numPr>
          <w:ilvl w:val="0"/>
          <w:numId w:val="21"/>
        </w:numPr>
        <w:spacing w:line="276" w:lineRule="auto"/>
        <w:jc w:val="both"/>
        <w:rPr>
          <w:rFonts w:ascii="Times New Roman" w:hAnsi="Times New Roman"/>
          <w:color w:val="000000" w:themeColor="text1"/>
          <w:lang w:eastAsia="zh-CN"/>
        </w:rPr>
      </w:pPr>
      <w:r w:rsidRPr="007C2774">
        <w:rPr>
          <w:rFonts w:ascii="Times New Roman" w:hAnsi="Times New Roman"/>
          <w:color w:val="000000" w:themeColor="text1"/>
          <w:lang w:eastAsia="zh-CN"/>
        </w:rPr>
        <w:t>Trường hợp Bên A chậm thanh toán so với thời hạn quy định tại Điều 5, Bên A sẽ phải chịu phạt số tiền tương đương 0,</w:t>
      </w:r>
      <w:r w:rsidR="004E4A25">
        <w:rPr>
          <w:rFonts w:ascii="Times New Roman" w:hAnsi="Times New Roman"/>
          <w:color w:val="000000" w:themeColor="text1"/>
          <w:lang w:eastAsia="zh-CN"/>
        </w:rPr>
        <w:t>05</w:t>
      </w:r>
      <w:r w:rsidRPr="007C2774">
        <w:rPr>
          <w:rFonts w:ascii="Times New Roman" w:hAnsi="Times New Roman"/>
          <w:color w:val="000000" w:themeColor="text1"/>
          <w:lang w:eastAsia="zh-CN"/>
        </w:rPr>
        <w:t>%/ngày trên giá trị phần nghĩa vụ thanh toán bị chậm.</w:t>
      </w:r>
      <w:r w:rsidR="007C2774" w:rsidRPr="007C2774">
        <w:rPr>
          <w:rFonts w:ascii="Times New Roman" w:hAnsi="Times New Roman"/>
          <w:color w:val="000000" w:themeColor="text1"/>
          <w:lang w:eastAsia="zh-CN"/>
        </w:rPr>
        <w:t xml:space="preserve"> </w:t>
      </w:r>
      <w:r w:rsidRPr="007C2774">
        <w:rPr>
          <w:rFonts w:ascii="Times New Roman" w:hAnsi="Times New Roman"/>
          <w:color w:val="000000" w:themeColor="text1"/>
          <w:lang w:eastAsia="zh-CN"/>
        </w:rPr>
        <w:t>Tổng mức phạt cho hành vi này không vượt quá 8% giá trị khoản thanh toán bị chậm.</w:t>
      </w:r>
    </w:p>
    <w:p w14:paraId="3DC61C34" w14:textId="58728093" w:rsidR="00F740AD" w:rsidRPr="007C2774" w:rsidRDefault="00F740AD" w:rsidP="0082451D">
      <w:pPr>
        <w:numPr>
          <w:ilvl w:val="0"/>
          <w:numId w:val="21"/>
        </w:numPr>
        <w:spacing w:line="276" w:lineRule="auto"/>
        <w:jc w:val="both"/>
        <w:rPr>
          <w:rFonts w:ascii="Times New Roman" w:hAnsi="Times New Roman"/>
          <w:color w:val="000000" w:themeColor="text1"/>
          <w:lang w:eastAsia="zh-CN"/>
        </w:rPr>
      </w:pPr>
      <w:r w:rsidRPr="007C2774">
        <w:rPr>
          <w:rFonts w:ascii="Times New Roman" w:hAnsi="Times New Roman"/>
          <w:color w:val="000000" w:themeColor="text1"/>
          <w:lang w:eastAsia="zh-CN"/>
        </w:rPr>
        <w:lastRenderedPageBreak/>
        <w:t xml:space="preserve">Trường hợp Bên B giao hàng trễ hơn thời hạn quy định tại Điều 3, Bên B sẽ chịu phạt </w:t>
      </w:r>
      <w:r w:rsidR="004E4A25" w:rsidRPr="007C2774">
        <w:rPr>
          <w:rFonts w:ascii="Times New Roman" w:hAnsi="Times New Roman"/>
          <w:color w:val="000000" w:themeColor="text1"/>
          <w:lang w:eastAsia="zh-CN"/>
        </w:rPr>
        <w:t>0,</w:t>
      </w:r>
      <w:r w:rsidR="004E4A25">
        <w:rPr>
          <w:rFonts w:ascii="Times New Roman" w:hAnsi="Times New Roman"/>
          <w:color w:val="000000" w:themeColor="text1"/>
          <w:lang w:eastAsia="zh-CN"/>
        </w:rPr>
        <w:t>05</w:t>
      </w:r>
      <w:r w:rsidRPr="007C2774">
        <w:rPr>
          <w:rFonts w:ascii="Times New Roman" w:hAnsi="Times New Roman"/>
          <w:color w:val="000000" w:themeColor="text1"/>
          <w:lang w:eastAsia="zh-CN"/>
        </w:rPr>
        <w:t>%/ngày trên giá trị phần hàng hóa giao trễ.</w:t>
      </w:r>
      <w:r w:rsidR="007C2774" w:rsidRPr="007C2774">
        <w:rPr>
          <w:rFonts w:ascii="Times New Roman" w:hAnsi="Times New Roman"/>
          <w:color w:val="000000" w:themeColor="text1"/>
          <w:lang w:eastAsia="zh-CN"/>
        </w:rPr>
        <w:t xml:space="preserve"> </w:t>
      </w:r>
      <w:r w:rsidRPr="007C2774">
        <w:rPr>
          <w:rFonts w:ascii="Times New Roman" w:hAnsi="Times New Roman"/>
          <w:color w:val="000000" w:themeColor="text1"/>
          <w:lang w:eastAsia="zh-CN"/>
        </w:rPr>
        <w:t>Tổng mức phạt cho hành vi này không vượt quá 8% giá trị hàng hóa giao trễ.</w:t>
      </w:r>
      <w:r w:rsidR="00F8305B" w:rsidRPr="007C2774">
        <w:rPr>
          <w:rFonts w:ascii="Times New Roman" w:hAnsi="Times New Roman"/>
          <w:color w:val="000000" w:themeColor="text1"/>
          <w:lang w:eastAsia="zh-CN"/>
        </w:rPr>
        <w:t xml:space="preserve"> </w:t>
      </w:r>
    </w:p>
    <w:p w14:paraId="7434CA0F" w14:textId="57FF7F68" w:rsidR="00F740AD" w:rsidRPr="007C2774" w:rsidRDefault="00F740AD" w:rsidP="0082451D">
      <w:pPr>
        <w:numPr>
          <w:ilvl w:val="0"/>
          <w:numId w:val="21"/>
        </w:numPr>
        <w:spacing w:line="276" w:lineRule="auto"/>
        <w:jc w:val="both"/>
        <w:rPr>
          <w:rFonts w:ascii="Times New Roman" w:hAnsi="Times New Roman"/>
          <w:color w:val="000000" w:themeColor="text1"/>
          <w:lang w:eastAsia="zh-CN"/>
        </w:rPr>
      </w:pPr>
      <w:r w:rsidRPr="007C2774">
        <w:rPr>
          <w:rFonts w:ascii="Times New Roman" w:hAnsi="Times New Roman"/>
          <w:color w:val="000000" w:themeColor="text1"/>
          <w:lang w:eastAsia="zh-CN"/>
        </w:rPr>
        <w:t xml:space="preserve">Trường hợp Bên A chậm trễ trong việc nhận hàng theo thời gian đã thông báo, Bên A sẽ phải chịu phạt </w:t>
      </w:r>
      <w:r w:rsidR="004E4A25" w:rsidRPr="007C2774">
        <w:rPr>
          <w:rFonts w:ascii="Times New Roman" w:hAnsi="Times New Roman"/>
          <w:color w:val="000000" w:themeColor="text1"/>
          <w:lang w:eastAsia="zh-CN"/>
        </w:rPr>
        <w:t>0,</w:t>
      </w:r>
      <w:r w:rsidR="004E4A25">
        <w:rPr>
          <w:rFonts w:ascii="Times New Roman" w:hAnsi="Times New Roman"/>
          <w:color w:val="000000" w:themeColor="text1"/>
          <w:lang w:eastAsia="zh-CN"/>
        </w:rPr>
        <w:t>05</w:t>
      </w:r>
      <w:r w:rsidRPr="007C2774">
        <w:rPr>
          <w:rFonts w:ascii="Times New Roman" w:hAnsi="Times New Roman"/>
          <w:color w:val="000000" w:themeColor="text1"/>
          <w:lang w:eastAsia="zh-CN"/>
        </w:rPr>
        <w:t>%/ngày trên giá trị phần hàng hóa nhận chậm.</w:t>
      </w:r>
      <w:r w:rsidR="007C2774" w:rsidRPr="007C2774">
        <w:rPr>
          <w:rFonts w:ascii="Times New Roman" w:hAnsi="Times New Roman"/>
          <w:color w:val="000000" w:themeColor="text1"/>
          <w:lang w:eastAsia="zh-CN"/>
        </w:rPr>
        <w:t xml:space="preserve"> </w:t>
      </w:r>
      <w:r w:rsidRPr="007C2774">
        <w:rPr>
          <w:rFonts w:ascii="Times New Roman" w:hAnsi="Times New Roman"/>
          <w:color w:val="000000" w:themeColor="text1"/>
          <w:lang w:eastAsia="zh-CN"/>
        </w:rPr>
        <w:t>Tổng mức phạt không vượt quá 8% giá trị hàng hóa nhận chậm. Ngoài ra, Bên A phải thanh toán cho Bên B toàn bộ các chi phí lưu kho, lưu bãi, chi phí trông giữ hàng hóa và các chi phí hợp lý khác phát sinh do việc chậm nhận hàng.</w:t>
      </w:r>
    </w:p>
    <w:p w14:paraId="1D70AE82" w14:textId="77777777" w:rsidR="00F740AD" w:rsidRPr="0044366A" w:rsidRDefault="00F740AD" w:rsidP="0082451D">
      <w:pPr>
        <w:numPr>
          <w:ilvl w:val="0"/>
          <w:numId w:val="21"/>
        </w:numPr>
        <w:spacing w:line="276" w:lineRule="auto"/>
        <w:jc w:val="both"/>
        <w:rPr>
          <w:rFonts w:ascii="Times New Roman" w:hAnsi="Times New Roman"/>
          <w:color w:val="000000" w:themeColor="text1"/>
          <w:lang w:eastAsia="zh-CN"/>
        </w:rPr>
      </w:pPr>
      <w:r w:rsidRPr="0044366A">
        <w:rPr>
          <w:rFonts w:ascii="Times New Roman" w:hAnsi="Times New Roman"/>
          <w:color w:val="000000" w:themeColor="text1"/>
          <w:lang w:eastAsia="zh-CN"/>
        </w:rPr>
        <w:t>Trường hợp Bên nào đơn phương huỷ Hợp đồng mà không có sự đồng ý bằng văn bản của Bên còn lại:</w:t>
      </w:r>
    </w:p>
    <w:p w14:paraId="5CA97E6A" w14:textId="6A08FD85" w:rsidR="00F740AD" w:rsidRPr="004E4A25" w:rsidRDefault="00F740AD" w:rsidP="0082451D">
      <w:pPr>
        <w:spacing w:line="276" w:lineRule="auto"/>
        <w:ind w:left="720"/>
        <w:jc w:val="both"/>
        <w:rPr>
          <w:rFonts w:ascii="Times New Roman" w:hAnsi="Times New Roman"/>
          <w:bCs/>
          <w:color w:val="000000" w:themeColor="text1"/>
          <w:lang w:val="vi-VN"/>
        </w:rPr>
      </w:pPr>
      <w:r w:rsidRPr="004E4A25">
        <w:rPr>
          <w:rFonts w:ascii="Times New Roman" w:hAnsi="Times New Roman"/>
          <w:bCs/>
          <w:color w:val="000000" w:themeColor="text1"/>
          <w:lang w:val="vi-VN"/>
        </w:rPr>
        <w:t>Bên Bán s</w:t>
      </w:r>
      <w:r w:rsidRPr="004E4A25">
        <w:rPr>
          <w:rFonts w:ascii="Times New Roman" w:hAnsi="Times New Roman" w:cs="Cambria"/>
          <w:bCs/>
          <w:color w:val="000000" w:themeColor="text1"/>
          <w:lang w:val="vi-VN"/>
        </w:rPr>
        <w:t>ẽ</w:t>
      </w:r>
      <w:r w:rsidRPr="004E4A25">
        <w:rPr>
          <w:rFonts w:ascii="Times New Roman" w:hAnsi="Times New Roman"/>
          <w:bCs/>
          <w:color w:val="000000" w:themeColor="text1"/>
          <w:lang w:val="vi-VN"/>
        </w:rPr>
        <w:t xml:space="preserve"> ph</w:t>
      </w:r>
      <w:r w:rsidRPr="004E4A25">
        <w:rPr>
          <w:rFonts w:ascii="Times New Roman" w:hAnsi="Times New Roman" w:cs="Cambria"/>
          <w:bCs/>
          <w:color w:val="000000" w:themeColor="text1"/>
          <w:lang w:val="vi-VN"/>
        </w:rPr>
        <w:t>ả</w:t>
      </w:r>
      <w:r w:rsidRPr="004E4A25">
        <w:rPr>
          <w:rFonts w:ascii="Times New Roman" w:hAnsi="Times New Roman"/>
          <w:bCs/>
          <w:color w:val="000000" w:themeColor="text1"/>
          <w:lang w:val="vi-VN"/>
        </w:rPr>
        <w:t>i ho</w:t>
      </w:r>
      <w:r w:rsidRPr="004E4A25">
        <w:rPr>
          <w:rFonts w:ascii="Times New Roman" w:hAnsi="Times New Roman" w:cs="VNI-Times"/>
          <w:bCs/>
          <w:color w:val="000000" w:themeColor="text1"/>
          <w:lang w:val="vi-VN"/>
        </w:rPr>
        <w:t>à</w:t>
      </w:r>
      <w:r w:rsidRPr="004E4A25">
        <w:rPr>
          <w:rFonts w:ascii="Times New Roman" w:hAnsi="Times New Roman"/>
          <w:bCs/>
          <w:color w:val="000000" w:themeColor="text1"/>
          <w:lang w:val="vi-VN"/>
        </w:rPr>
        <w:t>n tr</w:t>
      </w:r>
      <w:r w:rsidRPr="004E4A25">
        <w:rPr>
          <w:rFonts w:ascii="Times New Roman" w:hAnsi="Times New Roman" w:cs="Cambria"/>
          <w:bCs/>
          <w:color w:val="000000" w:themeColor="text1"/>
          <w:lang w:val="vi-VN"/>
        </w:rPr>
        <w:t>ả</w:t>
      </w:r>
      <w:r w:rsidRPr="004E4A25">
        <w:rPr>
          <w:rFonts w:ascii="Times New Roman" w:hAnsi="Times New Roman"/>
          <w:bCs/>
          <w:color w:val="000000" w:themeColor="text1"/>
          <w:lang w:val="vi-VN"/>
        </w:rPr>
        <w:t xml:space="preserve"> to</w:t>
      </w:r>
      <w:r w:rsidRPr="004E4A25">
        <w:rPr>
          <w:rFonts w:ascii="Times New Roman" w:hAnsi="Times New Roman" w:cs="VNI-Times"/>
          <w:bCs/>
          <w:color w:val="000000" w:themeColor="text1"/>
          <w:lang w:val="vi-VN"/>
        </w:rPr>
        <w:t>à</w:t>
      </w:r>
      <w:r w:rsidRPr="004E4A25">
        <w:rPr>
          <w:rFonts w:ascii="Times New Roman" w:hAnsi="Times New Roman"/>
          <w:bCs/>
          <w:color w:val="000000" w:themeColor="text1"/>
          <w:lang w:val="vi-VN"/>
        </w:rPr>
        <w:t>n b</w:t>
      </w:r>
      <w:r w:rsidRPr="004E4A25">
        <w:rPr>
          <w:rFonts w:ascii="Times New Roman" w:hAnsi="Times New Roman" w:cs="Cambria"/>
          <w:bCs/>
          <w:color w:val="000000" w:themeColor="text1"/>
          <w:lang w:val="vi-VN"/>
        </w:rPr>
        <w:t>ộ</w:t>
      </w:r>
      <w:r w:rsidRPr="004E4A25">
        <w:rPr>
          <w:rFonts w:ascii="Times New Roman" w:hAnsi="Times New Roman"/>
          <w:bCs/>
          <w:color w:val="000000" w:themeColor="text1"/>
          <w:lang w:val="vi-VN"/>
        </w:rPr>
        <w:t xml:space="preserve"> kho</w:t>
      </w:r>
      <w:r w:rsidRPr="004E4A25">
        <w:rPr>
          <w:rFonts w:ascii="Times New Roman" w:hAnsi="Times New Roman" w:cs="Cambria"/>
          <w:bCs/>
          <w:color w:val="000000" w:themeColor="text1"/>
          <w:lang w:val="vi-VN"/>
        </w:rPr>
        <w:t>ả</w:t>
      </w:r>
      <w:r w:rsidRPr="004E4A25">
        <w:rPr>
          <w:rFonts w:ascii="Times New Roman" w:hAnsi="Times New Roman"/>
          <w:bCs/>
          <w:color w:val="000000" w:themeColor="text1"/>
          <w:lang w:val="vi-VN"/>
        </w:rPr>
        <w:t>n ti</w:t>
      </w:r>
      <w:r w:rsidRPr="004E4A25">
        <w:rPr>
          <w:rFonts w:ascii="Times New Roman" w:hAnsi="Times New Roman" w:cs="Cambria"/>
          <w:bCs/>
          <w:color w:val="000000" w:themeColor="text1"/>
          <w:lang w:val="vi-VN"/>
        </w:rPr>
        <w:t>ề</w:t>
      </w:r>
      <w:r w:rsidRPr="004E4A25">
        <w:rPr>
          <w:rFonts w:ascii="Times New Roman" w:hAnsi="Times New Roman"/>
          <w:bCs/>
          <w:color w:val="000000" w:themeColor="text1"/>
          <w:lang w:val="vi-VN"/>
        </w:rPr>
        <w:t xml:space="preserve">n </w:t>
      </w:r>
      <w:r w:rsidRPr="004E4A25">
        <w:rPr>
          <w:rFonts w:ascii="Times New Roman" w:hAnsi="Times New Roman" w:cs="VNI-Times"/>
          <w:bCs/>
          <w:color w:val="000000" w:themeColor="text1"/>
          <w:lang w:val="vi-VN"/>
        </w:rPr>
        <w:t>đ</w:t>
      </w:r>
      <w:r w:rsidRPr="004E4A25">
        <w:rPr>
          <w:rFonts w:ascii="Times New Roman" w:hAnsi="Times New Roman" w:cs="Cambria"/>
          <w:bCs/>
          <w:color w:val="000000" w:themeColor="text1"/>
          <w:lang w:val="vi-VN"/>
        </w:rPr>
        <w:t>ặ</w:t>
      </w:r>
      <w:r w:rsidRPr="004E4A25">
        <w:rPr>
          <w:rFonts w:ascii="Times New Roman" w:hAnsi="Times New Roman"/>
          <w:bCs/>
          <w:color w:val="000000" w:themeColor="text1"/>
          <w:lang w:val="vi-VN"/>
        </w:rPr>
        <w:t>t c</w:t>
      </w:r>
      <w:r w:rsidRPr="004E4A25">
        <w:rPr>
          <w:rFonts w:ascii="Times New Roman" w:hAnsi="Times New Roman" w:cs="Cambria"/>
          <w:bCs/>
          <w:color w:val="000000" w:themeColor="text1"/>
          <w:lang w:val="vi-VN"/>
        </w:rPr>
        <w:t>ọ</w:t>
      </w:r>
      <w:r w:rsidRPr="004E4A25">
        <w:rPr>
          <w:rFonts w:ascii="Times New Roman" w:hAnsi="Times New Roman"/>
          <w:bCs/>
          <w:color w:val="000000" w:themeColor="text1"/>
          <w:lang w:val="vi-VN"/>
        </w:rPr>
        <w:t>c (n</w:t>
      </w:r>
      <w:r w:rsidRPr="004E4A25">
        <w:rPr>
          <w:rFonts w:ascii="Times New Roman" w:hAnsi="Times New Roman" w:cs="Cambria"/>
          <w:bCs/>
          <w:color w:val="000000" w:themeColor="text1"/>
          <w:lang w:val="vi-VN"/>
        </w:rPr>
        <w:t>ế</w:t>
      </w:r>
      <w:r w:rsidRPr="004E4A25">
        <w:rPr>
          <w:rFonts w:ascii="Times New Roman" w:hAnsi="Times New Roman"/>
          <w:bCs/>
          <w:color w:val="000000" w:themeColor="text1"/>
          <w:lang w:val="vi-VN"/>
        </w:rPr>
        <w:t>u c</w:t>
      </w:r>
      <w:r w:rsidRPr="004E4A25">
        <w:rPr>
          <w:rFonts w:ascii="Times New Roman" w:hAnsi="Times New Roman" w:cs="VNI-Times"/>
          <w:bCs/>
          <w:color w:val="000000" w:themeColor="text1"/>
          <w:lang w:val="vi-VN"/>
        </w:rPr>
        <w:t>ó</w:t>
      </w:r>
      <w:r w:rsidRPr="004E4A25">
        <w:rPr>
          <w:rFonts w:ascii="Times New Roman" w:hAnsi="Times New Roman"/>
          <w:bCs/>
          <w:color w:val="000000" w:themeColor="text1"/>
          <w:lang w:val="vi-VN"/>
        </w:rPr>
        <w:t>) v</w:t>
      </w:r>
      <w:r w:rsidRPr="004E4A25">
        <w:rPr>
          <w:rFonts w:ascii="Times New Roman" w:hAnsi="Times New Roman" w:cs="VNI-Times"/>
          <w:bCs/>
          <w:color w:val="000000" w:themeColor="text1"/>
          <w:lang w:val="vi-VN"/>
        </w:rPr>
        <w:t>à</w:t>
      </w:r>
      <w:r w:rsidRPr="004E4A25">
        <w:rPr>
          <w:rFonts w:ascii="Times New Roman" w:hAnsi="Times New Roman"/>
          <w:bCs/>
          <w:color w:val="000000" w:themeColor="text1"/>
          <w:lang w:val="vi-VN"/>
        </w:rPr>
        <w:t xml:space="preserve"> ch</w:t>
      </w:r>
      <w:r w:rsidRPr="004E4A25">
        <w:rPr>
          <w:rFonts w:ascii="Times New Roman" w:hAnsi="Times New Roman" w:cs="Cambria"/>
          <w:bCs/>
          <w:color w:val="000000" w:themeColor="text1"/>
          <w:lang w:val="vi-VN"/>
        </w:rPr>
        <w:t>ị</w:t>
      </w:r>
      <w:r w:rsidRPr="004E4A25">
        <w:rPr>
          <w:rFonts w:ascii="Times New Roman" w:hAnsi="Times New Roman"/>
          <w:bCs/>
          <w:color w:val="000000" w:themeColor="text1"/>
          <w:lang w:val="vi-VN"/>
        </w:rPr>
        <w:t>u ph</w:t>
      </w:r>
      <w:r w:rsidRPr="004E4A25">
        <w:rPr>
          <w:rFonts w:ascii="Times New Roman" w:hAnsi="Times New Roman" w:cs="Cambria"/>
          <w:bCs/>
          <w:color w:val="000000" w:themeColor="text1"/>
          <w:lang w:val="vi-VN"/>
        </w:rPr>
        <w:t>ạ</w:t>
      </w:r>
      <w:r w:rsidRPr="004E4A25">
        <w:rPr>
          <w:rFonts w:ascii="Times New Roman" w:hAnsi="Times New Roman"/>
          <w:bCs/>
          <w:color w:val="000000" w:themeColor="text1"/>
          <w:lang w:val="vi-VN"/>
        </w:rPr>
        <w:t>t 8% t</w:t>
      </w:r>
      <w:r w:rsidRPr="004E4A25">
        <w:rPr>
          <w:rFonts w:ascii="Times New Roman" w:hAnsi="Times New Roman" w:cs="Cambria"/>
          <w:bCs/>
          <w:color w:val="000000" w:themeColor="text1"/>
          <w:lang w:val="vi-VN"/>
        </w:rPr>
        <w:t>ổ</w:t>
      </w:r>
      <w:r w:rsidRPr="004E4A25">
        <w:rPr>
          <w:rFonts w:ascii="Times New Roman" w:hAnsi="Times New Roman"/>
          <w:bCs/>
          <w:color w:val="000000" w:themeColor="text1"/>
          <w:lang w:val="vi-VN"/>
        </w:rPr>
        <w:t>ng gi</w:t>
      </w:r>
      <w:r w:rsidRPr="004E4A25">
        <w:rPr>
          <w:rFonts w:ascii="Times New Roman" w:hAnsi="Times New Roman" w:cs="VNI-Times"/>
          <w:bCs/>
          <w:color w:val="000000" w:themeColor="text1"/>
          <w:lang w:val="vi-VN"/>
        </w:rPr>
        <w:t>á</w:t>
      </w:r>
      <w:r w:rsidRPr="004E4A25">
        <w:rPr>
          <w:rFonts w:ascii="Times New Roman" w:hAnsi="Times New Roman"/>
          <w:bCs/>
          <w:color w:val="000000" w:themeColor="text1"/>
          <w:lang w:val="vi-VN"/>
        </w:rPr>
        <w:t xml:space="preserve"> tr</w:t>
      </w:r>
      <w:r w:rsidRPr="004E4A25">
        <w:rPr>
          <w:rFonts w:ascii="Times New Roman" w:hAnsi="Times New Roman" w:cs="Cambria"/>
          <w:bCs/>
          <w:color w:val="000000" w:themeColor="text1"/>
          <w:lang w:val="vi-VN"/>
        </w:rPr>
        <w:t>ị</w:t>
      </w:r>
      <w:r w:rsidRPr="004E4A25">
        <w:rPr>
          <w:rFonts w:ascii="Times New Roman" w:hAnsi="Times New Roman"/>
          <w:bCs/>
          <w:color w:val="000000" w:themeColor="text1"/>
          <w:lang w:val="vi-VN"/>
        </w:rPr>
        <w:t xml:space="preserve"> H</w:t>
      </w:r>
      <w:r w:rsidRPr="004E4A25">
        <w:rPr>
          <w:rFonts w:ascii="Times New Roman" w:hAnsi="Times New Roman" w:cs="Cambria"/>
          <w:bCs/>
          <w:color w:val="000000" w:themeColor="text1"/>
          <w:lang w:val="vi-VN"/>
        </w:rPr>
        <w:t>ợ</w:t>
      </w:r>
      <w:r w:rsidRPr="004E4A25">
        <w:rPr>
          <w:rFonts w:ascii="Times New Roman" w:hAnsi="Times New Roman"/>
          <w:bCs/>
          <w:color w:val="000000" w:themeColor="text1"/>
          <w:lang w:val="vi-VN"/>
        </w:rPr>
        <w:t xml:space="preserve">p </w:t>
      </w:r>
      <w:r w:rsidRPr="004E4A25">
        <w:rPr>
          <w:rFonts w:ascii="Times New Roman" w:hAnsi="Times New Roman" w:cs="VNI-Times"/>
          <w:bCs/>
          <w:color w:val="000000" w:themeColor="text1"/>
          <w:lang w:val="vi-VN"/>
        </w:rPr>
        <w:t>đ</w:t>
      </w:r>
      <w:r w:rsidRPr="004E4A25">
        <w:rPr>
          <w:rFonts w:ascii="Times New Roman" w:hAnsi="Times New Roman" w:cs="Cambria"/>
          <w:bCs/>
          <w:color w:val="000000" w:themeColor="text1"/>
          <w:lang w:val="vi-VN"/>
        </w:rPr>
        <w:t>ồ</w:t>
      </w:r>
      <w:r w:rsidRPr="004E4A25">
        <w:rPr>
          <w:rFonts w:ascii="Times New Roman" w:hAnsi="Times New Roman"/>
          <w:bCs/>
          <w:color w:val="000000" w:themeColor="text1"/>
          <w:lang w:val="vi-VN"/>
        </w:rPr>
        <w:t>ng;</w:t>
      </w:r>
      <w:r w:rsidR="004E4A25">
        <w:rPr>
          <w:rFonts w:ascii="Times New Roman" w:hAnsi="Times New Roman"/>
          <w:bCs/>
          <w:color w:val="000000" w:themeColor="text1"/>
        </w:rPr>
        <w:t xml:space="preserve"> </w:t>
      </w:r>
      <w:r w:rsidRPr="004E4A25">
        <w:rPr>
          <w:rFonts w:ascii="Times New Roman" w:hAnsi="Times New Roman"/>
          <w:bCs/>
          <w:color w:val="000000" w:themeColor="text1"/>
          <w:lang w:val="vi-VN"/>
        </w:rPr>
        <w:t xml:space="preserve">Bên </w:t>
      </w:r>
      <w:r w:rsidR="00B52831">
        <w:rPr>
          <w:rFonts w:ascii="Times New Roman" w:hAnsi="Times New Roman"/>
          <w:bCs/>
          <w:color w:val="000000" w:themeColor="text1"/>
          <w:lang w:val="vi-VN"/>
        </w:rPr>
        <w:t>A</w:t>
      </w:r>
      <w:r w:rsidRPr="004E4A25">
        <w:rPr>
          <w:rFonts w:ascii="Times New Roman" w:hAnsi="Times New Roman"/>
          <w:bCs/>
          <w:color w:val="000000" w:themeColor="text1"/>
          <w:lang w:val="vi-VN"/>
        </w:rPr>
        <w:t xml:space="preserve"> s</w:t>
      </w:r>
      <w:r w:rsidRPr="004E4A25">
        <w:rPr>
          <w:rFonts w:ascii="Times New Roman" w:hAnsi="Times New Roman" w:cs="Cambria"/>
          <w:bCs/>
          <w:color w:val="000000" w:themeColor="text1"/>
          <w:lang w:val="vi-VN"/>
        </w:rPr>
        <w:t>ẽ</w:t>
      </w:r>
      <w:r w:rsidRPr="004E4A25">
        <w:rPr>
          <w:rFonts w:ascii="Times New Roman" w:hAnsi="Times New Roman"/>
          <w:bCs/>
          <w:color w:val="000000" w:themeColor="text1"/>
          <w:lang w:val="vi-VN"/>
        </w:rPr>
        <w:t xml:space="preserve"> ch</w:t>
      </w:r>
      <w:r w:rsidRPr="004E4A25">
        <w:rPr>
          <w:rFonts w:ascii="Times New Roman" w:hAnsi="Times New Roman" w:cs="Cambria"/>
          <w:bCs/>
          <w:color w:val="000000" w:themeColor="text1"/>
          <w:lang w:val="vi-VN"/>
        </w:rPr>
        <w:t>ị</w:t>
      </w:r>
      <w:r w:rsidRPr="004E4A25">
        <w:rPr>
          <w:rFonts w:ascii="Times New Roman" w:hAnsi="Times New Roman"/>
          <w:bCs/>
          <w:color w:val="000000" w:themeColor="text1"/>
          <w:lang w:val="vi-VN"/>
        </w:rPr>
        <w:t>u ph</w:t>
      </w:r>
      <w:r w:rsidRPr="004E4A25">
        <w:rPr>
          <w:rFonts w:ascii="Times New Roman" w:hAnsi="Times New Roman" w:cs="Cambria"/>
          <w:bCs/>
          <w:color w:val="000000" w:themeColor="text1"/>
          <w:lang w:val="vi-VN"/>
        </w:rPr>
        <w:t>ạ</w:t>
      </w:r>
      <w:r w:rsidRPr="004E4A25">
        <w:rPr>
          <w:rFonts w:ascii="Times New Roman" w:hAnsi="Times New Roman"/>
          <w:bCs/>
          <w:color w:val="000000" w:themeColor="text1"/>
          <w:lang w:val="vi-VN"/>
        </w:rPr>
        <w:t>t 8% t</w:t>
      </w:r>
      <w:r w:rsidRPr="004E4A25">
        <w:rPr>
          <w:rFonts w:ascii="Times New Roman" w:hAnsi="Times New Roman" w:cs="Cambria"/>
          <w:bCs/>
          <w:color w:val="000000" w:themeColor="text1"/>
          <w:lang w:val="vi-VN"/>
        </w:rPr>
        <w:t>ổ</w:t>
      </w:r>
      <w:r w:rsidRPr="004E4A25">
        <w:rPr>
          <w:rFonts w:ascii="Times New Roman" w:hAnsi="Times New Roman"/>
          <w:bCs/>
          <w:color w:val="000000" w:themeColor="text1"/>
          <w:lang w:val="vi-VN"/>
        </w:rPr>
        <w:t>ng gi</w:t>
      </w:r>
      <w:r w:rsidRPr="004E4A25">
        <w:rPr>
          <w:rFonts w:ascii="Times New Roman" w:hAnsi="Times New Roman" w:cs="VNI-Times"/>
          <w:bCs/>
          <w:color w:val="000000" w:themeColor="text1"/>
          <w:lang w:val="vi-VN"/>
        </w:rPr>
        <w:t>á</w:t>
      </w:r>
      <w:r w:rsidRPr="004E4A25">
        <w:rPr>
          <w:rFonts w:ascii="Times New Roman" w:hAnsi="Times New Roman"/>
          <w:bCs/>
          <w:color w:val="000000" w:themeColor="text1"/>
          <w:lang w:val="vi-VN"/>
        </w:rPr>
        <w:t xml:space="preserve"> tr</w:t>
      </w:r>
      <w:r w:rsidRPr="004E4A25">
        <w:rPr>
          <w:rFonts w:ascii="Times New Roman" w:hAnsi="Times New Roman" w:cs="Cambria"/>
          <w:bCs/>
          <w:color w:val="000000" w:themeColor="text1"/>
          <w:lang w:val="vi-VN"/>
        </w:rPr>
        <w:t>ị</w:t>
      </w:r>
      <w:r w:rsidRPr="004E4A25">
        <w:rPr>
          <w:rFonts w:ascii="Times New Roman" w:hAnsi="Times New Roman"/>
          <w:bCs/>
          <w:color w:val="000000" w:themeColor="text1"/>
          <w:lang w:val="vi-VN"/>
        </w:rPr>
        <w:t xml:space="preserve"> H</w:t>
      </w:r>
      <w:r w:rsidRPr="004E4A25">
        <w:rPr>
          <w:rFonts w:ascii="Times New Roman" w:hAnsi="Times New Roman" w:cs="Cambria"/>
          <w:bCs/>
          <w:color w:val="000000" w:themeColor="text1"/>
          <w:lang w:val="vi-VN"/>
        </w:rPr>
        <w:t>ợ</w:t>
      </w:r>
      <w:r w:rsidRPr="004E4A25">
        <w:rPr>
          <w:rFonts w:ascii="Times New Roman" w:hAnsi="Times New Roman"/>
          <w:bCs/>
          <w:color w:val="000000" w:themeColor="text1"/>
          <w:lang w:val="vi-VN"/>
        </w:rPr>
        <w:t xml:space="preserve">p </w:t>
      </w:r>
      <w:r w:rsidRPr="004E4A25">
        <w:rPr>
          <w:rFonts w:ascii="Times New Roman" w:hAnsi="Times New Roman" w:cs="VNI-Times"/>
          <w:bCs/>
          <w:color w:val="000000" w:themeColor="text1"/>
          <w:lang w:val="vi-VN"/>
        </w:rPr>
        <w:t>đ</w:t>
      </w:r>
      <w:r w:rsidRPr="004E4A25">
        <w:rPr>
          <w:rFonts w:ascii="Times New Roman" w:hAnsi="Times New Roman" w:cs="Cambria"/>
          <w:bCs/>
          <w:color w:val="000000" w:themeColor="text1"/>
          <w:lang w:val="vi-VN"/>
        </w:rPr>
        <w:t>ồ</w:t>
      </w:r>
      <w:r w:rsidRPr="004E4A25">
        <w:rPr>
          <w:rFonts w:ascii="Times New Roman" w:hAnsi="Times New Roman"/>
          <w:bCs/>
          <w:color w:val="000000" w:themeColor="text1"/>
          <w:lang w:val="vi-VN"/>
        </w:rPr>
        <w:t>ng v</w:t>
      </w:r>
      <w:r w:rsidRPr="004E4A25">
        <w:rPr>
          <w:rFonts w:ascii="Times New Roman" w:hAnsi="Times New Roman" w:cs="VNI-Times"/>
          <w:bCs/>
          <w:color w:val="000000" w:themeColor="text1"/>
          <w:lang w:val="vi-VN"/>
        </w:rPr>
        <w:t>à</w:t>
      </w:r>
      <w:r w:rsidRPr="004E4A25">
        <w:rPr>
          <w:rFonts w:ascii="Times New Roman" w:hAnsi="Times New Roman"/>
          <w:bCs/>
          <w:color w:val="000000" w:themeColor="text1"/>
          <w:lang w:val="vi-VN"/>
        </w:rPr>
        <w:t xml:space="preserve"> m</w:t>
      </w:r>
      <w:r w:rsidRPr="004E4A25">
        <w:rPr>
          <w:rFonts w:ascii="Times New Roman" w:hAnsi="Times New Roman" w:cs="Cambria"/>
          <w:bCs/>
          <w:color w:val="000000" w:themeColor="text1"/>
          <w:lang w:val="vi-VN"/>
        </w:rPr>
        <w:t>ấ</w:t>
      </w:r>
      <w:r w:rsidRPr="004E4A25">
        <w:rPr>
          <w:rFonts w:ascii="Times New Roman" w:hAnsi="Times New Roman"/>
          <w:bCs/>
          <w:color w:val="000000" w:themeColor="text1"/>
          <w:lang w:val="vi-VN"/>
        </w:rPr>
        <w:t>t to</w:t>
      </w:r>
      <w:r w:rsidRPr="004E4A25">
        <w:rPr>
          <w:rFonts w:ascii="Times New Roman" w:hAnsi="Times New Roman" w:cs="VNI-Times"/>
          <w:bCs/>
          <w:color w:val="000000" w:themeColor="text1"/>
          <w:lang w:val="vi-VN"/>
        </w:rPr>
        <w:t>à</w:t>
      </w:r>
      <w:r w:rsidRPr="004E4A25">
        <w:rPr>
          <w:rFonts w:ascii="Times New Roman" w:hAnsi="Times New Roman"/>
          <w:bCs/>
          <w:color w:val="000000" w:themeColor="text1"/>
          <w:lang w:val="vi-VN"/>
        </w:rPr>
        <w:t>n b</w:t>
      </w:r>
      <w:r w:rsidRPr="004E4A25">
        <w:rPr>
          <w:rFonts w:ascii="Times New Roman" w:hAnsi="Times New Roman" w:cs="Cambria"/>
          <w:bCs/>
          <w:color w:val="000000" w:themeColor="text1"/>
          <w:lang w:val="vi-VN"/>
        </w:rPr>
        <w:t>ộ</w:t>
      </w:r>
      <w:r w:rsidRPr="004E4A25">
        <w:rPr>
          <w:rFonts w:ascii="Times New Roman" w:hAnsi="Times New Roman"/>
          <w:bCs/>
          <w:color w:val="000000" w:themeColor="text1"/>
          <w:lang w:val="vi-VN"/>
        </w:rPr>
        <w:t xml:space="preserve"> s</w:t>
      </w:r>
      <w:r w:rsidRPr="004E4A25">
        <w:rPr>
          <w:rFonts w:ascii="Times New Roman" w:hAnsi="Times New Roman" w:cs="Cambria"/>
          <w:bCs/>
          <w:color w:val="000000" w:themeColor="text1"/>
          <w:lang w:val="vi-VN"/>
        </w:rPr>
        <w:t>ố</w:t>
      </w:r>
      <w:r w:rsidRPr="004E4A25">
        <w:rPr>
          <w:rFonts w:ascii="Times New Roman" w:hAnsi="Times New Roman"/>
          <w:bCs/>
          <w:color w:val="000000" w:themeColor="text1"/>
          <w:lang w:val="vi-VN"/>
        </w:rPr>
        <w:t xml:space="preserve"> ti</w:t>
      </w:r>
      <w:r w:rsidRPr="004E4A25">
        <w:rPr>
          <w:rFonts w:ascii="Times New Roman" w:hAnsi="Times New Roman" w:cs="Cambria"/>
          <w:bCs/>
          <w:color w:val="000000" w:themeColor="text1"/>
          <w:lang w:val="vi-VN"/>
        </w:rPr>
        <w:t>ề</w:t>
      </w:r>
      <w:r w:rsidRPr="004E4A25">
        <w:rPr>
          <w:rFonts w:ascii="Times New Roman" w:hAnsi="Times New Roman"/>
          <w:bCs/>
          <w:color w:val="000000" w:themeColor="text1"/>
          <w:lang w:val="vi-VN"/>
        </w:rPr>
        <w:t xml:space="preserve">n </w:t>
      </w:r>
      <w:r w:rsidRPr="004E4A25">
        <w:rPr>
          <w:rFonts w:ascii="Times New Roman" w:hAnsi="Times New Roman" w:cs="VNI-Times"/>
          <w:bCs/>
          <w:color w:val="000000" w:themeColor="text1"/>
          <w:lang w:val="vi-VN"/>
        </w:rPr>
        <w:t>đã</w:t>
      </w:r>
      <w:r w:rsidRPr="004E4A25">
        <w:rPr>
          <w:rFonts w:ascii="Times New Roman" w:hAnsi="Times New Roman"/>
          <w:bCs/>
          <w:color w:val="000000" w:themeColor="text1"/>
          <w:lang w:val="vi-VN"/>
        </w:rPr>
        <w:t xml:space="preserve"> </w:t>
      </w:r>
      <w:r w:rsidRPr="004E4A25">
        <w:rPr>
          <w:rFonts w:ascii="Times New Roman" w:hAnsi="Times New Roman" w:cs="VNI-Times"/>
          <w:bCs/>
          <w:color w:val="000000" w:themeColor="text1"/>
          <w:lang w:val="vi-VN"/>
        </w:rPr>
        <w:t>đ</w:t>
      </w:r>
      <w:r w:rsidRPr="004E4A25">
        <w:rPr>
          <w:rFonts w:ascii="Times New Roman" w:hAnsi="Times New Roman" w:cs="Cambria"/>
          <w:bCs/>
          <w:color w:val="000000" w:themeColor="text1"/>
          <w:lang w:val="vi-VN"/>
        </w:rPr>
        <w:t>ặ</w:t>
      </w:r>
      <w:r w:rsidRPr="004E4A25">
        <w:rPr>
          <w:rFonts w:ascii="Times New Roman" w:hAnsi="Times New Roman"/>
          <w:bCs/>
          <w:color w:val="000000" w:themeColor="text1"/>
          <w:lang w:val="vi-VN"/>
        </w:rPr>
        <w:t>t c</w:t>
      </w:r>
      <w:r w:rsidRPr="004E4A25">
        <w:rPr>
          <w:rFonts w:ascii="Times New Roman" w:hAnsi="Times New Roman" w:cs="Cambria"/>
          <w:bCs/>
          <w:color w:val="000000" w:themeColor="text1"/>
          <w:lang w:val="vi-VN"/>
        </w:rPr>
        <w:t>ọ</w:t>
      </w:r>
      <w:r w:rsidRPr="004E4A25">
        <w:rPr>
          <w:rFonts w:ascii="Times New Roman" w:hAnsi="Times New Roman"/>
          <w:bCs/>
          <w:color w:val="000000" w:themeColor="text1"/>
          <w:lang w:val="vi-VN"/>
        </w:rPr>
        <w:t>c.</w:t>
      </w:r>
    </w:p>
    <w:p w14:paraId="53123B0C" w14:textId="715817C9" w:rsidR="00F740AD" w:rsidRPr="004E4A25" w:rsidRDefault="00F740AD" w:rsidP="0082451D">
      <w:pPr>
        <w:spacing w:line="276" w:lineRule="auto"/>
        <w:jc w:val="both"/>
        <w:outlineLvl w:val="3"/>
        <w:rPr>
          <w:rFonts w:ascii="Times New Roman" w:hAnsi="Times New Roman"/>
          <w:b/>
          <w:bCs/>
          <w:color w:val="000000" w:themeColor="text1"/>
          <w:lang w:val="vi-VN" w:eastAsia="zh-CN"/>
        </w:rPr>
      </w:pPr>
      <w:r w:rsidRPr="0044366A">
        <w:rPr>
          <w:rFonts w:ascii="Times New Roman" w:hAnsi="Times New Roman"/>
          <w:b/>
          <w:bCs/>
          <w:color w:val="000000" w:themeColor="text1"/>
          <w:lang w:val="vi-VN" w:eastAsia="zh-CN"/>
        </w:rPr>
        <w:t>6.</w:t>
      </w:r>
      <w:r w:rsidR="004E4A25" w:rsidRPr="004E4A25">
        <w:rPr>
          <w:rFonts w:ascii="Times New Roman" w:hAnsi="Times New Roman"/>
          <w:b/>
          <w:bCs/>
          <w:color w:val="000000" w:themeColor="text1"/>
          <w:lang w:val="vi-VN" w:eastAsia="zh-CN"/>
        </w:rPr>
        <w:t>2</w:t>
      </w:r>
      <w:r w:rsidRPr="0044366A">
        <w:rPr>
          <w:rFonts w:ascii="Times New Roman" w:hAnsi="Times New Roman"/>
          <w:b/>
          <w:bCs/>
          <w:color w:val="000000" w:themeColor="text1"/>
          <w:lang w:val="vi-VN" w:eastAsia="zh-CN"/>
        </w:rPr>
        <w:t xml:space="preserve">. </w:t>
      </w:r>
      <w:r w:rsidRPr="0044366A">
        <w:rPr>
          <w:rFonts w:ascii="Times New Roman" w:hAnsi="Times New Roman"/>
          <w:bCs/>
          <w:color w:val="000000" w:themeColor="text1"/>
          <w:lang w:val="vi-VN"/>
        </w:rPr>
        <w:t xml:space="preserve">Các khoản phạt và bồi thường </w:t>
      </w:r>
      <w:r w:rsidR="004E4A25" w:rsidRPr="004E4A25">
        <w:rPr>
          <w:rFonts w:ascii="Times New Roman" w:hAnsi="Times New Roman"/>
          <w:bCs/>
          <w:color w:val="000000" w:themeColor="text1"/>
          <w:lang w:val="vi-VN"/>
        </w:rPr>
        <w:t xml:space="preserve">(nếu có) </w:t>
      </w:r>
      <w:r w:rsidRPr="0044366A">
        <w:rPr>
          <w:rFonts w:ascii="Times New Roman" w:hAnsi="Times New Roman"/>
          <w:bCs/>
          <w:color w:val="000000" w:themeColor="text1"/>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44366A" w:rsidRDefault="00C245D1" w:rsidP="0082451D">
      <w:pPr>
        <w:spacing w:line="276" w:lineRule="auto"/>
        <w:ind w:left="360"/>
        <w:jc w:val="both"/>
        <w:rPr>
          <w:rFonts w:ascii="Times New Roman" w:hAnsi="Times New Roman"/>
          <w:bCs/>
          <w:color w:val="000000" w:themeColor="text1"/>
          <w:lang w:val="vi-VN"/>
        </w:rPr>
      </w:pPr>
    </w:p>
    <w:p w14:paraId="3E7FB408" w14:textId="2C542114" w:rsidR="00C04C04" w:rsidRPr="0044366A" w:rsidRDefault="00C04C04" w:rsidP="0082451D">
      <w:pPr>
        <w:pStyle w:val="ListParagraph"/>
        <w:numPr>
          <w:ilvl w:val="0"/>
          <w:numId w:val="14"/>
        </w:numPr>
        <w:spacing w:line="276" w:lineRule="auto"/>
        <w:ind w:left="540" w:hanging="540"/>
        <w:jc w:val="both"/>
        <w:outlineLvl w:val="0"/>
        <w:rPr>
          <w:rFonts w:ascii="Times New Roman" w:hAnsi="Times New Roman"/>
          <w:b/>
          <w:bCs/>
          <w:color w:val="000000" w:themeColor="text1"/>
          <w:lang w:val="vi-VN"/>
        </w:rPr>
      </w:pPr>
      <w:r w:rsidRPr="0044366A">
        <w:rPr>
          <w:rFonts w:ascii="Times New Roman" w:hAnsi="Times New Roman"/>
          <w:b/>
          <w:bCs/>
          <w:color w:val="000000" w:themeColor="text1"/>
          <w:lang w:val="vi-VN"/>
        </w:rPr>
        <w:t>TRỌNG TÀI VÀ LUẬT ÁP DỤNG</w:t>
      </w:r>
    </w:p>
    <w:p w14:paraId="1538BEB3" w14:textId="77777777" w:rsidR="00FE50BF" w:rsidRPr="0044366A" w:rsidRDefault="00FE50BF" w:rsidP="0082451D">
      <w:pPr>
        <w:pStyle w:val="ListParagraph"/>
        <w:numPr>
          <w:ilvl w:val="0"/>
          <w:numId w:val="5"/>
        </w:numPr>
        <w:spacing w:line="276" w:lineRule="auto"/>
        <w:jc w:val="both"/>
        <w:rPr>
          <w:rFonts w:ascii="Times New Roman" w:hAnsi="Times New Roman"/>
          <w:bCs/>
          <w:vanish/>
          <w:color w:val="000000" w:themeColor="text1"/>
        </w:rPr>
      </w:pPr>
    </w:p>
    <w:p w14:paraId="25A628E0" w14:textId="77777777" w:rsidR="00FE50BF" w:rsidRPr="0044366A" w:rsidRDefault="00FE50BF" w:rsidP="0082451D">
      <w:pPr>
        <w:pStyle w:val="ListParagraph"/>
        <w:numPr>
          <w:ilvl w:val="0"/>
          <w:numId w:val="5"/>
        </w:numPr>
        <w:spacing w:line="276" w:lineRule="auto"/>
        <w:jc w:val="both"/>
        <w:rPr>
          <w:rFonts w:ascii="Times New Roman" w:hAnsi="Times New Roman"/>
          <w:bCs/>
          <w:vanish/>
          <w:color w:val="000000" w:themeColor="text1"/>
        </w:rPr>
      </w:pPr>
    </w:p>
    <w:p w14:paraId="2C1A16B7" w14:textId="3CF888D5" w:rsidR="00C04C04" w:rsidRPr="0044366A" w:rsidRDefault="00C04C04"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44366A" w:rsidRDefault="00C04C04"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Nếu hai Bên không giải quyết được bằng thương lượng, Tòa Kinh tế – Tòa Án Nhân Dân Tp.HCM sẽ đứng ra phân xử.</w:t>
      </w:r>
    </w:p>
    <w:p w14:paraId="3C5CB78D" w14:textId="77777777" w:rsidR="00C04C04" w:rsidRPr="0044366A" w:rsidRDefault="00C04C04"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Luật áp dụng: Luật pháp hiện hành của nước Cộng Hòa Xã Hội Chủ Nghĩa Việt Nam.</w:t>
      </w:r>
    </w:p>
    <w:p w14:paraId="3D43FD7A" w14:textId="2719D46B" w:rsidR="00A475B0" w:rsidRPr="0044366A" w:rsidRDefault="00C04C04"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Phán quyết của Tòa Kinh tế là phán quyết cuối cùng buộc các Bên liên quan phải thi hành. Mọi phí tổn sẽ do Bên thua kiện chịu.</w:t>
      </w:r>
    </w:p>
    <w:p w14:paraId="378E594E" w14:textId="77777777" w:rsidR="00C245D1" w:rsidRPr="0044366A" w:rsidRDefault="00C245D1" w:rsidP="0082451D">
      <w:pPr>
        <w:spacing w:line="276" w:lineRule="auto"/>
        <w:ind w:left="360"/>
        <w:jc w:val="both"/>
        <w:rPr>
          <w:rFonts w:ascii="Times New Roman" w:hAnsi="Times New Roman"/>
          <w:bCs/>
          <w:color w:val="000000" w:themeColor="text1"/>
        </w:rPr>
      </w:pPr>
    </w:p>
    <w:p w14:paraId="64398258" w14:textId="2631A40C" w:rsidR="00C04C04" w:rsidRPr="0044366A" w:rsidRDefault="00C04C04" w:rsidP="0082451D">
      <w:pPr>
        <w:pStyle w:val="ListParagraph"/>
        <w:numPr>
          <w:ilvl w:val="0"/>
          <w:numId w:val="14"/>
        </w:numPr>
        <w:spacing w:line="276" w:lineRule="auto"/>
        <w:ind w:left="540" w:hanging="540"/>
        <w:jc w:val="both"/>
        <w:outlineLvl w:val="0"/>
        <w:rPr>
          <w:rFonts w:ascii="Times New Roman" w:hAnsi="Times New Roman"/>
          <w:b/>
          <w:bCs/>
          <w:color w:val="000000" w:themeColor="text1"/>
          <w:lang w:val="vi-VN"/>
        </w:rPr>
      </w:pPr>
      <w:r w:rsidRPr="0044366A">
        <w:rPr>
          <w:rFonts w:ascii="Times New Roman" w:hAnsi="Times New Roman"/>
          <w:b/>
          <w:bCs/>
          <w:color w:val="000000" w:themeColor="text1"/>
          <w:lang w:val="vi-VN"/>
        </w:rPr>
        <w:t>TRƯỜNG HỢP BẤT KHẢ KHÁNG</w:t>
      </w:r>
    </w:p>
    <w:p w14:paraId="0D4A4742" w14:textId="77777777" w:rsidR="00C04C04" w:rsidRPr="0044366A" w:rsidRDefault="00C04C04" w:rsidP="0082451D">
      <w:pPr>
        <w:pStyle w:val="ListParagraph"/>
        <w:numPr>
          <w:ilvl w:val="0"/>
          <w:numId w:val="5"/>
        </w:numPr>
        <w:spacing w:line="276" w:lineRule="auto"/>
        <w:jc w:val="both"/>
        <w:rPr>
          <w:rFonts w:ascii="Times New Roman" w:hAnsi="Times New Roman"/>
          <w:vanish/>
          <w:color w:val="000000" w:themeColor="text1"/>
        </w:rPr>
      </w:pPr>
    </w:p>
    <w:p w14:paraId="759C67EB" w14:textId="77777777" w:rsidR="00C04C04" w:rsidRPr="0044366A" w:rsidRDefault="00C04C04"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Định nghĩa về trường hợp bất khả kháng:</w:t>
      </w:r>
    </w:p>
    <w:p w14:paraId="0C4BA460" w14:textId="77777777" w:rsidR="00C04C04" w:rsidRPr="0044366A" w:rsidRDefault="00C04C04" w:rsidP="0082451D">
      <w:pPr>
        <w:numPr>
          <w:ilvl w:val="0"/>
          <w:numId w:val="7"/>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54788C94" w14:textId="77777777" w:rsidR="00F740AD" w:rsidRPr="0044366A" w:rsidRDefault="00C04C04" w:rsidP="0082451D">
      <w:pPr>
        <w:numPr>
          <w:ilvl w:val="1"/>
          <w:numId w:val="5"/>
        </w:numPr>
        <w:spacing w:line="276" w:lineRule="auto"/>
        <w:jc w:val="both"/>
        <w:rPr>
          <w:rFonts w:ascii="Times New Roman" w:hAnsi="Times New Roman"/>
          <w:b/>
          <w:color w:val="000000" w:themeColor="text1"/>
        </w:rPr>
      </w:pPr>
      <w:r w:rsidRPr="0044366A">
        <w:rPr>
          <w:rFonts w:ascii="Times New Roman" w:hAnsi="Times New Roman"/>
          <w:b/>
          <w:color w:val="000000" w:themeColor="text1"/>
        </w:rPr>
        <w:t>Thông báo tình trạng bất khả kháng:</w:t>
      </w:r>
    </w:p>
    <w:p w14:paraId="39558460" w14:textId="170685D4" w:rsidR="00F740AD" w:rsidRPr="004E4A25"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 xml:space="preserve">Khi xảy ra trường hợp bất khả kháng, một trong Hai Bên có thư thông báo cho bên còn lại trong vòng 10 (mười) ngày về sự kiện và nguyên nhân gây ra sự kiện. </w:t>
      </w:r>
      <w:r w:rsidR="00F740AD" w:rsidRPr="0044366A">
        <w:rPr>
          <w:rFonts w:ascii="Times New Roman" w:hAnsi="Times New Roman"/>
          <w:bCs/>
          <w:color w:val="000000" w:themeColor="text1"/>
          <w:lang w:val="vi-VN"/>
        </w:rPr>
        <w:t>Đồng thời, Bên thông báo có trách nhiệm gửi kèm cho Bên còn lại giấy xác nhận bằng văn bản về sự kiện bất khả kháng, được cấp bởi một trong các cơ quan sau:</w:t>
      </w:r>
      <w:r w:rsidR="004F2DDB" w:rsidRPr="004E4A25">
        <w:rPr>
          <w:rFonts w:ascii="Times New Roman" w:hAnsi="Times New Roman"/>
          <w:bCs/>
          <w:color w:val="000000" w:themeColor="text1"/>
          <w:lang w:val="vi-VN"/>
        </w:rPr>
        <w:t>Phòng Th</w:t>
      </w:r>
      <w:r w:rsidR="004F2DDB" w:rsidRPr="004E4A25">
        <w:rPr>
          <w:rFonts w:ascii="Times New Roman" w:hAnsi="Times New Roman" w:cs="Cambria"/>
          <w:bCs/>
          <w:color w:val="000000" w:themeColor="text1"/>
          <w:lang w:val="vi-VN"/>
        </w:rPr>
        <w:t>ươ</w:t>
      </w:r>
      <w:r w:rsidR="004F2DDB" w:rsidRPr="004E4A25">
        <w:rPr>
          <w:rFonts w:ascii="Times New Roman" w:hAnsi="Times New Roman"/>
          <w:bCs/>
          <w:color w:val="000000" w:themeColor="text1"/>
          <w:lang w:val="vi-VN"/>
        </w:rPr>
        <w:t>ng m</w:t>
      </w:r>
      <w:r w:rsidR="004F2DDB" w:rsidRPr="004E4A25">
        <w:rPr>
          <w:rFonts w:ascii="Times New Roman" w:hAnsi="Times New Roman" w:cs="Cambria"/>
          <w:bCs/>
          <w:color w:val="000000" w:themeColor="text1"/>
          <w:lang w:val="vi-VN"/>
        </w:rPr>
        <w:t>ạ</w:t>
      </w:r>
      <w:r w:rsidR="004F2DDB" w:rsidRPr="004E4A25">
        <w:rPr>
          <w:rFonts w:ascii="Times New Roman" w:hAnsi="Times New Roman"/>
          <w:bCs/>
          <w:color w:val="000000" w:themeColor="text1"/>
          <w:lang w:val="vi-VN"/>
        </w:rPr>
        <w:t>i v</w:t>
      </w:r>
      <w:r w:rsidR="004F2DDB" w:rsidRPr="004E4A25">
        <w:rPr>
          <w:rFonts w:ascii="Times New Roman" w:hAnsi="Times New Roman" w:cs="VNI-Times"/>
          <w:bCs/>
          <w:color w:val="000000" w:themeColor="text1"/>
          <w:lang w:val="vi-VN"/>
        </w:rPr>
        <w:t>à</w:t>
      </w:r>
      <w:r w:rsidR="004F2DDB" w:rsidRPr="004E4A25">
        <w:rPr>
          <w:rFonts w:ascii="Times New Roman" w:hAnsi="Times New Roman"/>
          <w:bCs/>
          <w:color w:val="000000" w:themeColor="text1"/>
          <w:lang w:val="vi-VN"/>
        </w:rPr>
        <w:t xml:space="preserve"> C</w:t>
      </w:r>
      <w:r w:rsidR="004F2DDB" w:rsidRPr="004E4A25">
        <w:rPr>
          <w:rFonts w:ascii="Times New Roman" w:hAnsi="Times New Roman" w:cs="VNI-Times"/>
          <w:bCs/>
          <w:color w:val="000000" w:themeColor="text1"/>
          <w:lang w:val="vi-VN"/>
        </w:rPr>
        <w:t>ô</w:t>
      </w:r>
      <w:r w:rsidR="004F2DDB" w:rsidRPr="004E4A25">
        <w:rPr>
          <w:rFonts w:ascii="Times New Roman" w:hAnsi="Times New Roman"/>
          <w:bCs/>
          <w:color w:val="000000" w:themeColor="text1"/>
          <w:lang w:val="vi-VN"/>
        </w:rPr>
        <w:t>ng nghi</w:t>
      </w:r>
      <w:r w:rsidR="004F2DDB" w:rsidRPr="004E4A25">
        <w:rPr>
          <w:rFonts w:ascii="Times New Roman" w:hAnsi="Times New Roman" w:cs="Cambria"/>
          <w:bCs/>
          <w:color w:val="000000" w:themeColor="text1"/>
          <w:lang w:val="vi-VN"/>
        </w:rPr>
        <w:t>ệ</w:t>
      </w:r>
      <w:r w:rsidR="004F2DDB" w:rsidRPr="004E4A25">
        <w:rPr>
          <w:rFonts w:ascii="Times New Roman" w:hAnsi="Times New Roman"/>
          <w:bCs/>
          <w:color w:val="000000" w:themeColor="text1"/>
          <w:lang w:val="vi-VN"/>
        </w:rPr>
        <w:t>p Vi</w:t>
      </w:r>
      <w:r w:rsidR="004F2DDB" w:rsidRPr="004E4A25">
        <w:rPr>
          <w:rFonts w:ascii="Times New Roman" w:hAnsi="Times New Roman" w:cs="Cambria"/>
          <w:bCs/>
          <w:color w:val="000000" w:themeColor="text1"/>
          <w:lang w:val="vi-VN"/>
        </w:rPr>
        <w:t>ệ</w:t>
      </w:r>
      <w:r w:rsidR="004F2DDB" w:rsidRPr="004E4A25">
        <w:rPr>
          <w:rFonts w:ascii="Times New Roman" w:hAnsi="Times New Roman"/>
          <w:bCs/>
          <w:color w:val="000000" w:themeColor="text1"/>
          <w:lang w:val="vi-VN"/>
        </w:rPr>
        <w:t>t Nam (VCCI);</w:t>
      </w:r>
      <w:r w:rsidR="00F740AD" w:rsidRPr="004E4A25">
        <w:rPr>
          <w:rFonts w:ascii="Times New Roman" w:hAnsi="Times New Roman"/>
          <w:bCs/>
          <w:color w:val="000000" w:themeColor="text1"/>
          <w:lang w:val="vi-VN"/>
        </w:rPr>
        <w:t>C</w:t>
      </w:r>
      <w:r w:rsidR="00F740AD" w:rsidRPr="004E4A25">
        <w:rPr>
          <w:rFonts w:ascii="Times New Roman" w:hAnsi="Times New Roman" w:cs="Cambria"/>
          <w:bCs/>
          <w:color w:val="000000" w:themeColor="text1"/>
          <w:lang w:val="vi-VN"/>
        </w:rPr>
        <w:t>ơ</w:t>
      </w:r>
      <w:r w:rsidR="00F740AD" w:rsidRPr="004E4A25">
        <w:rPr>
          <w:rFonts w:ascii="Times New Roman" w:hAnsi="Times New Roman"/>
          <w:bCs/>
          <w:color w:val="000000" w:themeColor="text1"/>
          <w:lang w:val="vi-VN"/>
        </w:rPr>
        <w:t xml:space="preserve"> quan qu</w:t>
      </w:r>
      <w:r w:rsidR="00F740AD" w:rsidRPr="004E4A25">
        <w:rPr>
          <w:rFonts w:ascii="Times New Roman" w:hAnsi="Times New Roman" w:cs="Cambria"/>
          <w:bCs/>
          <w:color w:val="000000" w:themeColor="text1"/>
          <w:lang w:val="vi-VN"/>
        </w:rPr>
        <w:t>ả</w:t>
      </w:r>
      <w:r w:rsidR="00F740AD" w:rsidRPr="004E4A25">
        <w:rPr>
          <w:rFonts w:ascii="Times New Roman" w:hAnsi="Times New Roman"/>
          <w:bCs/>
          <w:color w:val="000000" w:themeColor="text1"/>
          <w:lang w:val="vi-VN"/>
        </w:rPr>
        <w:t>n l</w:t>
      </w:r>
      <w:r w:rsidR="00F740AD" w:rsidRPr="004E4A25">
        <w:rPr>
          <w:rFonts w:ascii="Times New Roman" w:hAnsi="Times New Roman" w:cs="VNI-Times"/>
          <w:bCs/>
          <w:color w:val="000000" w:themeColor="text1"/>
          <w:lang w:val="vi-VN"/>
        </w:rPr>
        <w:t>ý</w:t>
      </w:r>
      <w:r w:rsidR="00F740AD" w:rsidRPr="004E4A25">
        <w:rPr>
          <w:rFonts w:ascii="Times New Roman" w:hAnsi="Times New Roman"/>
          <w:bCs/>
          <w:color w:val="000000" w:themeColor="text1"/>
          <w:lang w:val="vi-VN"/>
        </w:rPr>
        <w:t xml:space="preserve"> Nh</w:t>
      </w:r>
      <w:r w:rsidR="00F740AD" w:rsidRPr="004E4A25">
        <w:rPr>
          <w:rFonts w:ascii="Times New Roman" w:hAnsi="Times New Roman" w:cs="VNI-Times"/>
          <w:bCs/>
          <w:color w:val="000000" w:themeColor="text1"/>
          <w:lang w:val="vi-VN"/>
        </w:rPr>
        <w:t>à</w:t>
      </w:r>
      <w:r w:rsidR="00F740AD" w:rsidRPr="004E4A25">
        <w:rPr>
          <w:rFonts w:ascii="Times New Roman" w:hAnsi="Times New Roman"/>
          <w:bCs/>
          <w:color w:val="000000" w:themeColor="text1"/>
          <w:lang w:val="vi-VN"/>
        </w:rPr>
        <w:t xml:space="preserve"> n</w:t>
      </w:r>
      <w:r w:rsidR="00F740AD" w:rsidRPr="004E4A25">
        <w:rPr>
          <w:rFonts w:ascii="Times New Roman" w:hAnsi="Times New Roman" w:cs="Cambria"/>
          <w:bCs/>
          <w:color w:val="000000" w:themeColor="text1"/>
          <w:lang w:val="vi-VN"/>
        </w:rPr>
        <w:t>ướ</w:t>
      </w:r>
      <w:r w:rsidR="00F740AD" w:rsidRPr="004E4A25">
        <w:rPr>
          <w:rFonts w:ascii="Times New Roman" w:hAnsi="Times New Roman"/>
          <w:bCs/>
          <w:color w:val="000000" w:themeColor="text1"/>
          <w:lang w:val="vi-VN"/>
        </w:rPr>
        <w:t>c c</w:t>
      </w:r>
      <w:r w:rsidR="00F740AD" w:rsidRPr="004E4A25">
        <w:rPr>
          <w:rFonts w:ascii="Times New Roman" w:hAnsi="Times New Roman" w:cs="VNI-Times"/>
          <w:bCs/>
          <w:color w:val="000000" w:themeColor="text1"/>
          <w:lang w:val="vi-VN"/>
        </w:rPr>
        <w:t>ó</w:t>
      </w:r>
      <w:r w:rsidR="00F740AD" w:rsidRPr="004E4A25">
        <w:rPr>
          <w:rFonts w:ascii="Times New Roman" w:hAnsi="Times New Roman"/>
          <w:bCs/>
          <w:color w:val="000000" w:themeColor="text1"/>
          <w:lang w:val="vi-VN"/>
        </w:rPr>
        <w:t xml:space="preserve"> th</w:t>
      </w:r>
      <w:r w:rsidR="00F740AD" w:rsidRPr="004E4A25">
        <w:rPr>
          <w:rFonts w:ascii="Times New Roman" w:hAnsi="Times New Roman" w:cs="Cambria"/>
          <w:bCs/>
          <w:color w:val="000000" w:themeColor="text1"/>
          <w:lang w:val="vi-VN"/>
        </w:rPr>
        <w:t>ẩ</w:t>
      </w:r>
      <w:r w:rsidR="00F740AD" w:rsidRPr="004E4A25">
        <w:rPr>
          <w:rFonts w:ascii="Times New Roman" w:hAnsi="Times New Roman"/>
          <w:bCs/>
          <w:color w:val="000000" w:themeColor="text1"/>
          <w:lang w:val="vi-VN"/>
        </w:rPr>
        <w:t>m quy</w:t>
      </w:r>
      <w:r w:rsidR="00F740AD" w:rsidRPr="004E4A25">
        <w:rPr>
          <w:rFonts w:ascii="Times New Roman" w:hAnsi="Times New Roman" w:cs="Cambria"/>
          <w:bCs/>
          <w:color w:val="000000" w:themeColor="text1"/>
          <w:lang w:val="vi-VN"/>
        </w:rPr>
        <w:t>ề</w:t>
      </w:r>
      <w:r w:rsidR="00F740AD" w:rsidRPr="004E4A25">
        <w:rPr>
          <w:rFonts w:ascii="Times New Roman" w:hAnsi="Times New Roman"/>
          <w:bCs/>
          <w:color w:val="000000" w:themeColor="text1"/>
          <w:lang w:val="vi-VN"/>
        </w:rPr>
        <w:t>n t</w:t>
      </w:r>
      <w:r w:rsidR="00F740AD" w:rsidRPr="004E4A25">
        <w:rPr>
          <w:rFonts w:ascii="Times New Roman" w:hAnsi="Times New Roman" w:cs="Cambria"/>
          <w:bCs/>
          <w:color w:val="000000" w:themeColor="text1"/>
          <w:lang w:val="vi-VN"/>
        </w:rPr>
        <w:t>ạ</w:t>
      </w:r>
      <w:r w:rsidR="00F740AD" w:rsidRPr="004E4A25">
        <w:rPr>
          <w:rFonts w:ascii="Times New Roman" w:hAnsi="Times New Roman"/>
          <w:bCs/>
          <w:color w:val="000000" w:themeColor="text1"/>
          <w:lang w:val="vi-VN"/>
        </w:rPr>
        <w:t xml:space="preserve">i </w:t>
      </w:r>
      <w:r w:rsidR="00F740AD" w:rsidRPr="004E4A25">
        <w:rPr>
          <w:rFonts w:ascii="Times New Roman" w:hAnsi="Times New Roman" w:cs="VNI-Times"/>
          <w:bCs/>
          <w:color w:val="000000" w:themeColor="text1"/>
          <w:lang w:val="vi-VN"/>
        </w:rPr>
        <w:t>đ</w:t>
      </w:r>
      <w:r w:rsidR="00F740AD" w:rsidRPr="004E4A25">
        <w:rPr>
          <w:rFonts w:ascii="Times New Roman" w:hAnsi="Times New Roman" w:cs="Cambria"/>
          <w:bCs/>
          <w:color w:val="000000" w:themeColor="text1"/>
          <w:lang w:val="vi-VN"/>
        </w:rPr>
        <w:t>ị</w:t>
      </w:r>
      <w:r w:rsidR="00F740AD" w:rsidRPr="004E4A25">
        <w:rPr>
          <w:rFonts w:ascii="Times New Roman" w:hAnsi="Times New Roman"/>
          <w:bCs/>
          <w:color w:val="000000" w:themeColor="text1"/>
          <w:lang w:val="vi-VN"/>
        </w:rPr>
        <w:t>a ph</w:t>
      </w:r>
      <w:r w:rsidR="00F740AD" w:rsidRPr="004E4A25">
        <w:rPr>
          <w:rFonts w:ascii="Times New Roman" w:hAnsi="Times New Roman" w:cs="Cambria"/>
          <w:bCs/>
          <w:color w:val="000000" w:themeColor="text1"/>
          <w:lang w:val="vi-VN"/>
        </w:rPr>
        <w:t>ươ</w:t>
      </w:r>
      <w:r w:rsidR="00F740AD" w:rsidRPr="004E4A25">
        <w:rPr>
          <w:rFonts w:ascii="Times New Roman" w:hAnsi="Times New Roman"/>
          <w:bCs/>
          <w:color w:val="000000" w:themeColor="text1"/>
          <w:lang w:val="vi-VN"/>
        </w:rPr>
        <w:t>ng (nh</w:t>
      </w:r>
      <w:r w:rsidR="00F740AD" w:rsidRPr="004E4A25">
        <w:rPr>
          <w:rFonts w:ascii="Times New Roman" w:hAnsi="Times New Roman" w:cs="Cambria"/>
          <w:bCs/>
          <w:color w:val="000000" w:themeColor="text1"/>
          <w:lang w:val="vi-VN"/>
        </w:rPr>
        <w:t>ư</w:t>
      </w:r>
      <w:r w:rsidR="00F740AD" w:rsidRPr="004E4A25">
        <w:rPr>
          <w:rFonts w:ascii="Times New Roman" w:hAnsi="Times New Roman"/>
          <w:bCs/>
          <w:color w:val="000000" w:themeColor="text1"/>
          <w:lang w:val="vi-VN"/>
        </w:rPr>
        <w:t xml:space="preserve"> UBND c</w:t>
      </w:r>
      <w:r w:rsidR="00F740AD" w:rsidRPr="004E4A25">
        <w:rPr>
          <w:rFonts w:ascii="Times New Roman" w:hAnsi="Times New Roman" w:cs="Cambria"/>
          <w:bCs/>
          <w:color w:val="000000" w:themeColor="text1"/>
          <w:lang w:val="vi-VN"/>
        </w:rPr>
        <w:t>ấ</w:t>
      </w:r>
      <w:r w:rsidR="00F740AD" w:rsidRPr="004E4A25">
        <w:rPr>
          <w:rFonts w:ascii="Times New Roman" w:hAnsi="Times New Roman"/>
          <w:bCs/>
          <w:color w:val="000000" w:themeColor="text1"/>
          <w:lang w:val="vi-VN"/>
        </w:rPr>
        <w:t>p qu</w:t>
      </w:r>
      <w:r w:rsidR="00F740AD" w:rsidRPr="004E4A25">
        <w:rPr>
          <w:rFonts w:ascii="Times New Roman" w:hAnsi="Times New Roman" w:cs="Cambria"/>
          <w:bCs/>
          <w:color w:val="000000" w:themeColor="text1"/>
          <w:lang w:val="vi-VN"/>
        </w:rPr>
        <w:t>ậ</w:t>
      </w:r>
      <w:r w:rsidR="00F740AD" w:rsidRPr="004E4A25">
        <w:rPr>
          <w:rFonts w:ascii="Times New Roman" w:hAnsi="Times New Roman"/>
          <w:bCs/>
          <w:color w:val="000000" w:themeColor="text1"/>
          <w:lang w:val="vi-VN"/>
        </w:rPr>
        <w:t>n/huy</w:t>
      </w:r>
      <w:r w:rsidR="00F740AD" w:rsidRPr="004E4A25">
        <w:rPr>
          <w:rFonts w:ascii="Times New Roman" w:hAnsi="Times New Roman" w:cs="Cambria"/>
          <w:bCs/>
          <w:color w:val="000000" w:themeColor="text1"/>
          <w:lang w:val="vi-VN"/>
        </w:rPr>
        <w:t>ệ</w:t>
      </w:r>
      <w:r w:rsidR="00F740AD" w:rsidRPr="004E4A25">
        <w:rPr>
          <w:rFonts w:ascii="Times New Roman" w:hAnsi="Times New Roman"/>
          <w:bCs/>
          <w:color w:val="000000" w:themeColor="text1"/>
          <w:lang w:val="vi-VN"/>
        </w:rPr>
        <w:t>n tr</w:t>
      </w:r>
      <w:r w:rsidR="00F740AD" w:rsidRPr="004E4A25">
        <w:rPr>
          <w:rFonts w:ascii="Times New Roman" w:hAnsi="Times New Roman" w:cs="Cambria"/>
          <w:bCs/>
          <w:color w:val="000000" w:themeColor="text1"/>
          <w:lang w:val="vi-VN"/>
        </w:rPr>
        <w:t>ở</w:t>
      </w:r>
      <w:r w:rsidR="00F740AD" w:rsidRPr="004E4A25">
        <w:rPr>
          <w:rFonts w:ascii="Times New Roman" w:hAnsi="Times New Roman"/>
          <w:bCs/>
          <w:color w:val="000000" w:themeColor="text1"/>
          <w:lang w:val="vi-VN"/>
        </w:rPr>
        <w:t xml:space="preserve"> l</w:t>
      </w:r>
      <w:r w:rsidR="00F740AD" w:rsidRPr="004E4A25">
        <w:rPr>
          <w:rFonts w:ascii="Times New Roman" w:hAnsi="Times New Roman" w:cs="VNI-Times"/>
          <w:bCs/>
          <w:color w:val="000000" w:themeColor="text1"/>
          <w:lang w:val="vi-VN"/>
        </w:rPr>
        <w:t>ê</w:t>
      </w:r>
      <w:r w:rsidR="00F740AD" w:rsidRPr="004E4A25">
        <w:rPr>
          <w:rFonts w:ascii="Times New Roman" w:hAnsi="Times New Roman"/>
          <w:bCs/>
          <w:color w:val="000000" w:themeColor="text1"/>
          <w:lang w:val="vi-VN"/>
        </w:rPr>
        <w:t>n, S</w:t>
      </w:r>
      <w:r w:rsidR="00F740AD" w:rsidRPr="004E4A25">
        <w:rPr>
          <w:rFonts w:ascii="Times New Roman" w:hAnsi="Times New Roman" w:cs="Cambria"/>
          <w:bCs/>
          <w:color w:val="000000" w:themeColor="text1"/>
          <w:lang w:val="vi-VN"/>
        </w:rPr>
        <w:t>ở</w:t>
      </w:r>
      <w:r w:rsidR="00F740AD" w:rsidRPr="004E4A25">
        <w:rPr>
          <w:rFonts w:ascii="Times New Roman" w:hAnsi="Times New Roman"/>
          <w:bCs/>
          <w:color w:val="000000" w:themeColor="text1"/>
          <w:lang w:val="vi-VN"/>
        </w:rPr>
        <w:t xml:space="preserve"> C</w:t>
      </w:r>
      <w:r w:rsidR="00F740AD" w:rsidRPr="004E4A25">
        <w:rPr>
          <w:rFonts w:ascii="Times New Roman" w:hAnsi="Times New Roman" w:cs="VNI-Times"/>
          <w:bCs/>
          <w:color w:val="000000" w:themeColor="text1"/>
          <w:lang w:val="vi-VN"/>
        </w:rPr>
        <w:t>ô</w:t>
      </w:r>
      <w:r w:rsidR="00F740AD" w:rsidRPr="004E4A25">
        <w:rPr>
          <w:rFonts w:ascii="Times New Roman" w:hAnsi="Times New Roman"/>
          <w:bCs/>
          <w:color w:val="000000" w:themeColor="text1"/>
          <w:lang w:val="vi-VN"/>
        </w:rPr>
        <w:t>ng Th</w:t>
      </w:r>
      <w:r w:rsidR="00F740AD" w:rsidRPr="004E4A25">
        <w:rPr>
          <w:rFonts w:ascii="Times New Roman" w:hAnsi="Times New Roman" w:cs="Cambria"/>
          <w:bCs/>
          <w:color w:val="000000" w:themeColor="text1"/>
          <w:lang w:val="vi-VN"/>
        </w:rPr>
        <w:t>ươ</w:t>
      </w:r>
      <w:r w:rsidR="00F740AD" w:rsidRPr="004E4A25">
        <w:rPr>
          <w:rFonts w:ascii="Times New Roman" w:hAnsi="Times New Roman"/>
          <w:bCs/>
          <w:color w:val="000000" w:themeColor="text1"/>
          <w:lang w:val="vi-VN"/>
        </w:rPr>
        <w:t>ng, S</w:t>
      </w:r>
      <w:r w:rsidR="00F740AD" w:rsidRPr="004E4A25">
        <w:rPr>
          <w:rFonts w:ascii="Times New Roman" w:hAnsi="Times New Roman" w:cs="Cambria"/>
          <w:bCs/>
          <w:color w:val="000000" w:themeColor="text1"/>
          <w:lang w:val="vi-VN"/>
        </w:rPr>
        <w:t>ở</w:t>
      </w:r>
      <w:r w:rsidR="00F740AD" w:rsidRPr="004E4A25">
        <w:rPr>
          <w:rFonts w:ascii="Times New Roman" w:hAnsi="Times New Roman"/>
          <w:bCs/>
          <w:color w:val="000000" w:themeColor="text1"/>
          <w:lang w:val="vi-VN"/>
        </w:rPr>
        <w:t xml:space="preserve"> Giao th</w:t>
      </w:r>
      <w:r w:rsidR="00F740AD" w:rsidRPr="004E4A25">
        <w:rPr>
          <w:rFonts w:ascii="Times New Roman" w:hAnsi="Times New Roman" w:cs="VNI-Times"/>
          <w:bCs/>
          <w:color w:val="000000" w:themeColor="text1"/>
          <w:lang w:val="vi-VN"/>
        </w:rPr>
        <w:t>ô</w:t>
      </w:r>
      <w:r w:rsidR="00F740AD" w:rsidRPr="004E4A25">
        <w:rPr>
          <w:rFonts w:ascii="Times New Roman" w:hAnsi="Times New Roman"/>
          <w:bCs/>
          <w:color w:val="000000" w:themeColor="text1"/>
          <w:lang w:val="vi-VN"/>
        </w:rPr>
        <w:t>ng V</w:t>
      </w:r>
      <w:r w:rsidR="00F740AD" w:rsidRPr="004E4A25">
        <w:rPr>
          <w:rFonts w:ascii="Times New Roman" w:hAnsi="Times New Roman" w:cs="Cambria"/>
          <w:bCs/>
          <w:color w:val="000000" w:themeColor="text1"/>
          <w:lang w:val="vi-VN"/>
        </w:rPr>
        <w:t>ậ</w:t>
      </w:r>
      <w:r w:rsidR="00F740AD" w:rsidRPr="004E4A25">
        <w:rPr>
          <w:rFonts w:ascii="Times New Roman" w:hAnsi="Times New Roman"/>
          <w:bCs/>
          <w:color w:val="000000" w:themeColor="text1"/>
          <w:lang w:val="vi-VN"/>
        </w:rPr>
        <w:t>n t</w:t>
      </w:r>
      <w:r w:rsidR="00F740AD" w:rsidRPr="004E4A25">
        <w:rPr>
          <w:rFonts w:ascii="Times New Roman" w:hAnsi="Times New Roman" w:cs="Cambria"/>
          <w:bCs/>
          <w:color w:val="000000" w:themeColor="text1"/>
          <w:lang w:val="vi-VN"/>
        </w:rPr>
        <w:t>ả</w:t>
      </w:r>
      <w:r w:rsidR="00F740AD" w:rsidRPr="004E4A25">
        <w:rPr>
          <w:rFonts w:ascii="Times New Roman" w:hAnsi="Times New Roman"/>
          <w:bCs/>
          <w:color w:val="000000" w:themeColor="text1"/>
          <w:lang w:val="vi-VN"/>
        </w:rPr>
        <w:t>i, v.v.);Hãng s</w:t>
      </w:r>
      <w:r w:rsidR="00F740AD" w:rsidRPr="004E4A25">
        <w:rPr>
          <w:rFonts w:ascii="Times New Roman" w:hAnsi="Times New Roman" w:cs="Cambria"/>
          <w:bCs/>
          <w:color w:val="000000" w:themeColor="text1"/>
          <w:lang w:val="vi-VN"/>
        </w:rPr>
        <w:t>ả</w:t>
      </w:r>
      <w:r w:rsidR="00F740AD" w:rsidRPr="004E4A25">
        <w:rPr>
          <w:rFonts w:ascii="Times New Roman" w:hAnsi="Times New Roman"/>
          <w:bCs/>
          <w:color w:val="000000" w:themeColor="text1"/>
          <w:lang w:val="vi-VN"/>
        </w:rPr>
        <w:t>n xu</w:t>
      </w:r>
      <w:r w:rsidR="00F740AD" w:rsidRPr="004E4A25">
        <w:rPr>
          <w:rFonts w:ascii="Times New Roman" w:hAnsi="Times New Roman" w:cs="Cambria"/>
          <w:bCs/>
          <w:color w:val="000000" w:themeColor="text1"/>
          <w:lang w:val="vi-VN"/>
        </w:rPr>
        <w:t>ấ</w:t>
      </w:r>
      <w:r w:rsidR="00F740AD" w:rsidRPr="004E4A25">
        <w:rPr>
          <w:rFonts w:ascii="Times New Roman" w:hAnsi="Times New Roman"/>
          <w:bCs/>
          <w:color w:val="000000" w:themeColor="text1"/>
          <w:lang w:val="vi-VN"/>
        </w:rPr>
        <w:t>t ho</w:t>
      </w:r>
      <w:r w:rsidR="00F740AD" w:rsidRPr="004E4A25">
        <w:rPr>
          <w:rFonts w:ascii="Times New Roman" w:hAnsi="Times New Roman" w:cs="Cambria"/>
          <w:bCs/>
          <w:color w:val="000000" w:themeColor="text1"/>
          <w:lang w:val="vi-VN"/>
        </w:rPr>
        <w:t>ặ</w:t>
      </w:r>
      <w:r w:rsidR="00F740AD" w:rsidRPr="004E4A25">
        <w:rPr>
          <w:rFonts w:ascii="Times New Roman" w:hAnsi="Times New Roman"/>
          <w:bCs/>
          <w:color w:val="000000" w:themeColor="text1"/>
          <w:lang w:val="vi-VN"/>
        </w:rPr>
        <w:t xml:space="preserve">c </w:t>
      </w:r>
      <w:r w:rsidR="00F740AD" w:rsidRPr="004E4A25">
        <w:rPr>
          <w:rFonts w:ascii="Times New Roman" w:hAnsi="Times New Roman" w:cs="VNI-Times"/>
          <w:bCs/>
          <w:color w:val="000000" w:themeColor="text1"/>
          <w:lang w:val="vi-VN"/>
        </w:rPr>
        <w:t>đ</w:t>
      </w:r>
      <w:r w:rsidR="00F740AD" w:rsidRPr="004E4A25">
        <w:rPr>
          <w:rFonts w:ascii="Times New Roman" w:hAnsi="Times New Roman" w:cs="Cambria"/>
          <w:bCs/>
          <w:color w:val="000000" w:themeColor="text1"/>
          <w:lang w:val="vi-VN"/>
        </w:rPr>
        <w:t>ơ</w:t>
      </w:r>
      <w:r w:rsidR="00F740AD" w:rsidRPr="004E4A25">
        <w:rPr>
          <w:rFonts w:ascii="Times New Roman" w:hAnsi="Times New Roman"/>
          <w:bCs/>
          <w:color w:val="000000" w:themeColor="text1"/>
          <w:lang w:val="vi-VN"/>
        </w:rPr>
        <w:t>n v</w:t>
      </w:r>
      <w:r w:rsidR="00F740AD" w:rsidRPr="004E4A25">
        <w:rPr>
          <w:rFonts w:ascii="Times New Roman" w:hAnsi="Times New Roman" w:cs="Cambria"/>
          <w:bCs/>
          <w:color w:val="000000" w:themeColor="text1"/>
          <w:lang w:val="vi-VN"/>
        </w:rPr>
        <w:t>ị</w:t>
      </w:r>
      <w:r w:rsidR="00F740AD" w:rsidRPr="004E4A25">
        <w:rPr>
          <w:rFonts w:ascii="Times New Roman" w:hAnsi="Times New Roman"/>
          <w:bCs/>
          <w:color w:val="000000" w:themeColor="text1"/>
          <w:lang w:val="vi-VN"/>
        </w:rPr>
        <w:t xml:space="preserve"> cung c</w:t>
      </w:r>
      <w:r w:rsidR="00F740AD" w:rsidRPr="004E4A25">
        <w:rPr>
          <w:rFonts w:ascii="Times New Roman" w:hAnsi="Times New Roman" w:cs="Cambria"/>
          <w:bCs/>
          <w:color w:val="000000" w:themeColor="text1"/>
          <w:lang w:val="vi-VN"/>
        </w:rPr>
        <w:t>ấ</w:t>
      </w:r>
      <w:r w:rsidR="00F740AD" w:rsidRPr="004E4A25">
        <w:rPr>
          <w:rFonts w:ascii="Times New Roman" w:hAnsi="Times New Roman"/>
          <w:bCs/>
          <w:color w:val="000000" w:themeColor="text1"/>
          <w:lang w:val="vi-VN"/>
        </w:rPr>
        <w:t>p h</w:t>
      </w:r>
      <w:r w:rsidR="00F740AD" w:rsidRPr="004E4A25">
        <w:rPr>
          <w:rFonts w:ascii="Times New Roman" w:hAnsi="Times New Roman" w:cs="VNI-Times"/>
          <w:bCs/>
          <w:color w:val="000000" w:themeColor="text1"/>
          <w:lang w:val="vi-VN"/>
        </w:rPr>
        <w:t>à</w:t>
      </w:r>
      <w:r w:rsidR="00F740AD" w:rsidRPr="004E4A25">
        <w:rPr>
          <w:rFonts w:ascii="Times New Roman" w:hAnsi="Times New Roman"/>
          <w:bCs/>
          <w:color w:val="000000" w:themeColor="text1"/>
          <w:lang w:val="vi-VN"/>
        </w:rPr>
        <w:t>ng h</w:t>
      </w:r>
      <w:r w:rsidR="00F740AD" w:rsidRPr="004E4A25">
        <w:rPr>
          <w:rFonts w:ascii="Times New Roman" w:hAnsi="Times New Roman" w:cs="VNI-Times"/>
          <w:bCs/>
          <w:color w:val="000000" w:themeColor="text1"/>
          <w:lang w:val="vi-VN"/>
        </w:rPr>
        <w:t>ó</w:t>
      </w:r>
      <w:r w:rsidR="00F740AD" w:rsidRPr="004E4A25">
        <w:rPr>
          <w:rFonts w:ascii="Times New Roman" w:hAnsi="Times New Roman"/>
          <w:bCs/>
          <w:color w:val="000000" w:themeColor="text1"/>
          <w:lang w:val="vi-VN"/>
        </w:rPr>
        <w:t>a (trong tr</w:t>
      </w:r>
      <w:r w:rsidR="00F740AD" w:rsidRPr="004E4A25">
        <w:rPr>
          <w:rFonts w:ascii="Times New Roman" w:hAnsi="Times New Roman" w:cs="Cambria"/>
          <w:bCs/>
          <w:color w:val="000000" w:themeColor="text1"/>
          <w:lang w:val="vi-VN"/>
        </w:rPr>
        <w:t>ườ</w:t>
      </w:r>
      <w:r w:rsidR="00F740AD" w:rsidRPr="004E4A25">
        <w:rPr>
          <w:rFonts w:ascii="Times New Roman" w:hAnsi="Times New Roman"/>
          <w:bCs/>
          <w:color w:val="000000" w:themeColor="text1"/>
          <w:lang w:val="vi-VN"/>
        </w:rPr>
        <w:t>ng h</w:t>
      </w:r>
      <w:r w:rsidR="00F740AD" w:rsidRPr="004E4A25">
        <w:rPr>
          <w:rFonts w:ascii="Times New Roman" w:hAnsi="Times New Roman" w:cs="Cambria"/>
          <w:bCs/>
          <w:color w:val="000000" w:themeColor="text1"/>
          <w:lang w:val="vi-VN"/>
        </w:rPr>
        <w:t>ợ</w:t>
      </w:r>
      <w:r w:rsidR="00F740AD" w:rsidRPr="004E4A25">
        <w:rPr>
          <w:rFonts w:ascii="Times New Roman" w:hAnsi="Times New Roman"/>
          <w:bCs/>
          <w:color w:val="000000" w:themeColor="text1"/>
          <w:lang w:val="vi-VN"/>
        </w:rPr>
        <w:t xml:space="preserve">p </w:t>
      </w:r>
      <w:r w:rsidR="00F740AD" w:rsidRPr="004E4A25">
        <w:rPr>
          <w:rFonts w:ascii="Times New Roman" w:hAnsi="Times New Roman" w:cs="VNI-Times"/>
          <w:bCs/>
          <w:color w:val="000000" w:themeColor="text1"/>
          <w:lang w:val="vi-VN"/>
        </w:rPr>
        <w:t>đ</w:t>
      </w:r>
      <w:r w:rsidR="00F740AD" w:rsidRPr="004E4A25">
        <w:rPr>
          <w:rFonts w:ascii="Times New Roman" w:hAnsi="Times New Roman" w:cs="Cambria"/>
          <w:bCs/>
          <w:color w:val="000000" w:themeColor="text1"/>
          <w:lang w:val="vi-VN"/>
        </w:rPr>
        <w:t>ứ</w:t>
      </w:r>
      <w:r w:rsidR="00F740AD" w:rsidRPr="004E4A25">
        <w:rPr>
          <w:rFonts w:ascii="Times New Roman" w:hAnsi="Times New Roman"/>
          <w:bCs/>
          <w:color w:val="000000" w:themeColor="text1"/>
          <w:lang w:val="vi-VN"/>
        </w:rPr>
        <w:t>t g</w:t>
      </w:r>
      <w:r w:rsidR="00F740AD" w:rsidRPr="004E4A25">
        <w:rPr>
          <w:rFonts w:ascii="Times New Roman" w:hAnsi="Times New Roman" w:cs="VNI-Times"/>
          <w:bCs/>
          <w:color w:val="000000" w:themeColor="text1"/>
          <w:lang w:val="vi-VN"/>
        </w:rPr>
        <w:t>ã</w:t>
      </w:r>
      <w:r w:rsidR="00F740AD" w:rsidRPr="004E4A25">
        <w:rPr>
          <w:rFonts w:ascii="Times New Roman" w:hAnsi="Times New Roman"/>
          <w:bCs/>
          <w:color w:val="000000" w:themeColor="text1"/>
          <w:lang w:val="vi-VN"/>
        </w:rPr>
        <w:t>y chu</w:t>
      </w:r>
      <w:r w:rsidR="00F740AD" w:rsidRPr="004E4A25">
        <w:rPr>
          <w:rFonts w:ascii="Times New Roman" w:hAnsi="Times New Roman" w:cs="Cambria"/>
          <w:bCs/>
          <w:color w:val="000000" w:themeColor="text1"/>
          <w:lang w:val="vi-VN"/>
        </w:rPr>
        <w:t>ỗ</w:t>
      </w:r>
      <w:r w:rsidR="00F740AD" w:rsidRPr="004E4A25">
        <w:rPr>
          <w:rFonts w:ascii="Times New Roman" w:hAnsi="Times New Roman"/>
          <w:bCs/>
          <w:color w:val="000000" w:themeColor="text1"/>
          <w:lang w:val="vi-VN"/>
        </w:rPr>
        <w:t xml:space="preserve">i cung </w:t>
      </w:r>
      <w:r w:rsidR="00F740AD" w:rsidRPr="004E4A25">
        <w:rPr>
          <w:rFonts w:ascii="Times New Roman" w:hAnsi="Times New Roman" w:cs="Cambria"/>
          <w:bCs/>
          <w:color w:val="000000" w:themeColor="text1"/>
          <w:lang w:val="vi-VN"/>
        </w:rPr>
        <w:t>ứ</w:t>
      </w:r>
      <w:r w:rsidR="00F740AD" w:rsidRPr="004E4A25">
        <w:rPr>
          <w:rFonts w:ascii="Times New Roman" w:hAnsi="Times New Roman"/>
          <w:bCs/>
          <w:color w:val="000000" w:themeColor="text1"/>
          <w:lang w:val="vi-VN"/>
        </w:rPr>
        <w:t>ng ho</w:t>
      </w:r>
      <w:r w:rsidR="00F740AD" w:rsidRPr="004E4A25">
        <w:rPr>
          <w:rFonts w:ascii="Times New Roman" w:hAnsi="Times New Roman" w:cs="Cambria"/>
          <w:bCs/>
          <w:color w:val="000000" w:themeColor="text1"/>
          <w:lang w:val="vi-VN"/>
        </w:rPr>
        <w:t>ặ</w:t>
      </w:r>
      <w:r w:rsidR="00F740AD" w:rsidRPr="004E4A25">
        <w:rPr>
          <w:rFonts w:ascii="Times New Roman" w:hAnsi="Times New Roman"/>
          <w:bCs/>
          <w:color w:val="000000" w:themeColor="text1"/>
          <w:lang w:val="vi-VN"/>
        </w:rPr>
        <w:t>c tr</w:t>
      </w:r>
      <w:r w:rsidR="00F740AD" w:rsidRPr="004E4A25">
        <w:rPr>
          <w:rFonts w:ascii="Times New Roman" w:hAnsi="Times New Roman" w:cs="VNI-Times"/>
          <w:bCs/>
          <w:color w:val="000000" w:themeColor="text1"/>
          <w:lang w:val="vi-VN"/>
        </w:rPr>
        <w:t>ì</w:t>
      </w:r>
      <w:r w:rsidR="00F740AD" w:rsidRPr="004E4A25">
        <w:rPr>
          <w:rFonts w:ascii="Times New Roman" w:hAnsi="Times New Roman"/>
          <w:bCs/>
          <w:color w:val="000000" w:themeColor="text1"/>
          <w:lang w:val="vi-VN"/>
        </w:rPr>
        <w:t xml:space="preserve"> ho</w:t>
      </w:r>
      <w:r w:rsidR="00F740AD" w:rsidRPr="004E4A25">
        <w:rPr>
          <w:rFonts w:ascii="Times New Roman" w:hAnsi="Times New Roman" w:cs="VNI-Times"/>
          <w:bCs/>
          <w:color w:val="000000" w:themeColor="text1"/>
          <w:lang w:val="vi-VN"/>
        </w:rPr>
        <w:t>ã</w:t>
      </w:r>
      <w:r w:rsidR="00F740AD" w:rsidRPr="004E4A25">
        <w:rPr>
          <w:rFonts w:ascii="Times New Roman" w:hAnsi="Times New Roman"/>
          <w:bCs/>
          <w:color w:val="000000" w:themeColor="text1"/>
          <w:lang w:val="vi-VN"/>
        </w:rPr>
        <w:t>n s</w:t>
      </w:r>
      <w:r w:rsidR="00F740AD" w:rsidRPr="004E4A25">
        <w:rPr>
          <w:rFonts w:ascii="Times New Roman" w:hAnsi="Times New Roman" w:cs="Cambria"/>
          <w:bCs/>
          <w:color w:val="000000" w:themeColor="text1"/>
          <w:lang w:val="vi-VN"/>
        </w:rPr>
        <w:t>ả</w:t>
      </w:r>
      <w:r w:rsidR="00F740AD" w:rsidRPr="004E4A25">
        <w:rPr>
          <w:rFonts w:ascii="Times New Roman" w:hAnsi="Times New Roman"/>
          <w:bCs/>
          <w:color w:val="000000" w:themeColor="text1"/>
          <w:lang w:val="vi-VN"/>
        </w:rPr>
        <w:t>n xu</w:t>
      </w:r>
      <w:r w:rsidR="00F740AD" w:rsidRPr="004E4A25">
        <w:rPr>
          <w:rFonts w:ascii="Times New Roman" w:hAnsi="Times New Roman" w:cs="Cambria"/>
          <w:bCs/>
          <w:color w:val="000000" w:themeColor="text1"/>
          <w:lang w:val="vi-VN"/>
        </w:rPr>
        <w:t>ấ</w:t>
      </w:r>
      <w:r w:rsidR="00F740AD" w:rsidRPr="004E4A25">
        <w:rPr>
          <w:rFonts w:ascii="Times New Roman" w:hAnsi="Times New Roman"/>
          <w:bCs/>
          <w:color w:val="000000" w:themeColor="text1"/>
          <w:lang w:val="vi-VN"/>
        </w:rPr>
        <w:t>t).</w:t>
      </w:r>
    </w:p>
    <w:p w14:paraId="51A23131" w14:textId="0F164658" w:rsidR="00F740AD" w:rsidRPr="0044366A" w:rsidRDefault="00F740AD"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Văn bản xác nhận này phải được gửi trong vòng 10 (mười) ngày làm việc kể từ ngày xảy ra sự kiện bất khả kháng.</w:t>
      </w:r>
    </w:p>
    <w:p w14:paraId="4B412F3A" w14:textId="5646138B" w:rsidR="00C04C04" w:rsidRPr="0044366A" w:rsidRDefault="00C04C04" w:rsidP="0082451D">
      <w:pPr>
        <w:numPr>
          <w:ilvl w:val="1"/>
          <w:numId w:val="5"/>
        </w:numPr>
        <w:spacing w:line="276" w:lineRule="auto"/>
        <w:jc w:val="both"/>
        <w:rPr>
          <w:rFonts w:ascii="Times New Roman" w:hAnsi="Times New Roman"/>
          <w:b/>
          <w:color w:val="000000" w:themeColor="text1"/>
          <w:lang w:val="vi-VN"/>
        </w:rPr>
      </w:pPr>
      <w:r w:rsidRPr="0044366A">
        <w:rPr>
          <w:rFonts w:ascii="Times New Roman" w:hAnsi="Times New Roman"/>
          <w:b/>
          <w:color w:val="000000" w:themeColor="text1"/>
          <w:lang w:val="vi-VN"/>
        </w:rPr>
        <w:t>Trách nhiệm của các Bên trong trường hợp bất khả kháng:</w:t>
      </w:r>
    </w:p>
    <w:p w14:paraId="1EBDAEC5" w14:textId="5116F731"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lastRenderedPageBreak/>
        <w:t>Việc một Bên không hoàn thành nghĩa vụ của mình do sự kiện bất khả kháng sẽ không phải là cơ sở để bên kia chấm dứt Hợp đồng hoặc yêu cầu thanh toán phạt vi phạm Hợp đồng.</w:t>
      </w:r>
      <w:r w:rsidR="0036411E" w:rsidRPr="0044366A">
        <w:rPr>
          <w:rFonts w:ascii="Times New Roman" w:hAnsi="Times New Roman"/>
          <w:bCs/>
          <w:color w:val="000000" w:themeColor="text1"/>
          <w:lang w:val="vi-VN"/>
        </w:rPr>
        <w:t xml:space="preserve"> Bên bị ảnh hưởng bởi bất khả kháng sẽ được gia hạn thời gian thực hiện nghĩa vụ tương ứng với thời gian bị ảnh hưởng</w:t>
      </w:r>
    </w:p>
    <w:p w14:paraId="6DE68837" w14:textId="7E282163" w:rsidR="00C04C04" w:rsidRPr="0044366A" w:rsidRDefault="00C04C04"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44366A">
        <w:rPr>
          <w:rFonts w:ascii="Times New Roman" w:hAnsi="Times New Roman"/>
          <w:bCs/>
          <w:color w:val="000000" w:themeColor="text1"/>
          <w:lang w:val="vi-VN"/>
        </w:rPr>
        <w:t xml:space="preserve"> </w:t>
      </w:r>
    </w:p>
    <w:p w14:paraId="2257040E" w14:textId="796DAA43" w:rsidR="00A475B0" w:rsidRPr="00CA4496" w:rsidRDefault="00535AA9" w:rsidP="0082451D">
      <w:pPr>
        <w:pStyle w:val="ListParagraph"/>
        <w:numPr>
          <w:ilvl w:val="0"/>
          <w:numId w:val="22"/>
        </w:numPr>
        <w:spacing w:line="276" w:lineRule="auto"/>
        <w:jc w:val="both"/>
        <w:rPr>
          <w:rFonts w:ascii="Times New Roman" w:hAnsi="Times New Roman"/>
          <w:bCs/>
          <w:color w:val="000000" w:themeColor="text1"/>
          <w:lang w:val="vi-VN"/>
        </w:rPr>
      </w:pPr>
      <w:r w:rsidRPr="0044366A">
        <w:rPr>
          <w:rFonts w:ascii="Times New Roman" w:hAnsi="Times New Roman"/>
          <w:bCs/>
          <w:color w:val="000000" w:themeColor="text1"/>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3B9BF31E" w14:textId="77777777" w:rsidR="00CA4496" w:rsidRPr="007C2774" w:rsidRDefault="00CA4496" w:rsidP="0082451D">
      <w:pPr>
        <w:pStyle w:val="ListParagraph"/>
        <w:spacing w:line="276" w:lineRule="auto"/>
        <w:ind w:left="1080"/>
        <w:jc w:val="both"/>
        <w:rPr>
          <w:rFonts w:ascii="Times New Roman" w:hAnsi="Times New Roman"/>
          <w:bCs/>
          <w:color w:val="000000" w:themeColor="text1"/>
          <w:lang w:val="vi-VN"/>
        </w:rPr>
      </w:pPr>
    </w:p>
    <w:p w14:paraId="40049F37" w14:textId="0C3DB27F" w:rsidR="00C04C04" w:rsidRPr="0044366A" w:rsidRDefault="00C04C04" w:rsidP="0082451D">
      <w:pPr>
        <w:pStyle w:val="ListParagraph"/>
        <w:numPr>
          <w:ilvl w:val="0"/>
          <w:numId w:val="14"/>
        </w:numPr>
        <w:spacing w:line="276" w:lineRule="auto"/>
        <w:ind w:left="540" w:hanging="540"/>
        <w:jc w:val="both"/>
        <w:outlineLvl w:val="0"/>
        <w:rPr>
          <w:rFonts w:ascii="Times New Roman" w:hAnsi="Times New Roman"/>
          <w:b/>
          <w:bCs/>
          <w:color w:val="000000" w:themeColor="text1"/>
          <w:lang w:val="vi-VN"/>
        </w:rPr>
      </w:pPr>
      <w:r w:rsidRPr="0044366A">
        <w:rPr>
          <w:rFonts w:ascii="Times New Roman" w:hAnsi="Times New Roman"/>
          <w:b/>
          <w:bCs/>
          <w:color w:val="000000" w:themeColor="text1"/>
          <w:lang w:val="vi-VN"/>
        </w:rPr>
        <w:t>ĐIỀU KHOẢN CHUNG</w:t>
      </w:r>
    </w:p>
    <w:p w14:paraId="0C5CD6ED" w14:textId="77777777" w:rsidR="00C04C04" w:rsidRPr="0044366A" w:rsidRDefault="00C04C04" w:rsidP="0082451D">
      <w:pPr>
        <w:pStyle w:val="ListParagraph"/>
        <w:numPr>
          <w:ilvl w:val="0"/>
          <w:numId w:val="5"/>
        </w:numPr>
        <w:spacing w:line="276" w:lineRule="auto"/>
        <w:jc w:val="both"/>
        <w:rPr>
          <w:rFonts w:ascii="Times New Roman" w:hAnsi="Times New Roman"/>
          <w:bCs/>
          <w:vanish/>
          <w:color w:val="000000" w:themeColor="text1"/>
        </w:rPr>
      </w:pPr>
    </w:p>
    <w:p w14:paraId="069A7D3B" w14:textId="1A0228C5" w:rsidR="004E4A25" w:rsidRPr="004E4A25" w:rsidRDefault="004E4A25"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 xml:space="preserve">Hai Bên cam kết thi hành đúng và đầy đủ các điều khoản đã ký trong Hợp đồng. </w:t>
      </w:r>
    </w:p>
    <w:p w14:paraId="5CAB326E" w14:textId="5FD35914" w:rsidR="00B43734" w:rsidRPr="004E4A25" w:rsidRDefault="00B43734"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Mọi sửa đổi, bổ sung đối với Hợp đồng này</w:t>
      </w:r>
      <w:r w:rsidR="004E4A25">
        <w:rPr>
          <w:rFonts w:ascii="Times New Roman" w:hAnsi="Times New Roman"/>
          <w:bCs/>
          <w:color w:val="000000" w:themeColor="text1"/>
        </w:rPr>
        <w:t xml:space="preserve"> (nếu có)</w:t>
      </w:r>
      <w:r w:rsidRPr="0044366A">
        <w:rPr>
          <w:rFonts w:ascii="Times New Roman" w:hAnsi="Times New Roman"/>
          <w:bCs/>
          <w:color w:val="000000" w:themeColor="text1"/>
        </w:rPr>
        <w:t xml:space="preserve"> chỉ có hiệu lực khi đ</w:t>
      </w:r>
      <w:r w:rsidRPr="0044366A">
        <w:rPr>
          <w:rFonts w:ascii="Times New Roman" w:hAnsi="Times New Roman" w:hint="eastAsia"/>
          <w:bCs/>
          <w:color w:val="000000" w:themeColor="text1"/>
        </w:rPr>
        <w:t>ư</w:t>
      </w:r>
      <w:r w:rsidRPr="0044366A">
        <w:rPr>
          <w:rFonts w:ascii="Times New Roman" w:hAnsi="Times New Roman"/>
          <w:bCs/>
          <w:color w:val="000000" w:themeColor="text1"/>
        </w:rPr>
        <w:t>ợc lập thành văn bản và có chữ ký xác nhận của ng</w:t>
      </w:r>
      <w:r w:rsidRPr="0044366A">
        <w:rPr>
          <w:rFonts w:ascii="Times New Roman" w:hAnsi="Times New Roman" w:hint="eastAsia"/>
          <w:bCs/>
          <w:color w:val="000000" w:themeColor="text1"/>
        </w:rPr>
        <w:t>ư</w:t>
      </w:r>
      <w:r w:rsidRPr="0044366A">
        <w:rPr>
          <w:rFonts w:ascii="Times New Roman" w:hAnsi="Times New Roman"/>
          <w:bCs/>
          <w:color w:val="000000" w:themeColor="text1"/>
        </w:rPr>
        <w:t>ời có thẩm quyền đại diện cho cả hai Bên. Các văn bản này sẽ đ</w:t>
      </w:r>
      <w:r w:rsidRPr="0044366A">
        <w:rPr>
          <w:rFonts w:ascii="Times New Roman" w:hAnsi="Times New Roman" w:hint="eastAsia"/>
          <w:bCs/>
          <w:color w:val="000000" w:themeColor="text1"/>
        </w:rPr>
        <w:t>ư</w:t>
      </w:r>
      <w:r w:rsidRPr="0044366A">
        <w:rPr>
          <w:rFonts w:ascii="Times New Roman" w:hAnsi="Times New Roman"/>
          <w:bCs/>
          <w:color w:val="000000" w:themeColor="text1"/>
        </w:rPr>
        <w:t>ợc xem là bộ phận không tách rời của Hợp đồng.</w:t>
      </w:r>
    </w:p>
    <w:p w14:paraId="0EA9E372" w14:textId="005F2215" w:rsidR="00C04C04" w:rsidRPr="0044366A" w:rsidRDefault="00C04C04"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43A691BD" w14:textId="22D04C95" w:rsidR="00F740AD" w:rsidRPr="0044366A" w:rsidRDefault="00F740AD"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Các Bên cam kết bảo mật toàn bộ thông tin, tài liệu, dữ liệu, báo giá, thông số kỹ thuật và các nội dung khác liên quan đến Hợp đồng, không đ</w:t>
      </w:r>
      <w:r w:rsidRPr="0044366A">
        <w:rPr>
          <w:rFonts w:ascii="Times New Roman" w:hAnsi="Times New Roman" w:hint="eastAsia"/>
          <w:bCs/>
          <w:color w:val="000000" w:themeColor="text1"/>
        </w:rPr>
        <w:t>ư</w:t>
      </w:r>
      <w:r w:rsidRPr="0044366A">
        <w:rPr>
          <w:rFonts w:ascii="Times New Roman" w:hAnsi="Times New Roman"/>
          <w:bCs/>
          <w:color w:val="000000" w:themeColor="text1"/>
        </w:rPr>
        <w:t>ợc tiết lộ cho bất kỳ bên thứ ba nào trừ khi có sự đồng ý tr</w:t>
      </w:r>
      <w:r w:rsidRPr="0044366A">
        <w:rPr>
          <w:rFonts w:ascii="Times New Roman" w:hAnsi="Times New Roman" w:hint="eastAsia"/>
          <w:bCs/>
          <w:color w:val="000000" w:themeColor="text1"/>
        </w:rPr>
        <w:t>ư</w:t>
      </w:r>
      <w:r w:rsidRPr="0044366A">
        <w:rPr>
          <w:rFonts w:ascii="Times New Roman" w:hAnsi="Times New Roman"/>
          <w:bCs/>
          <w:color w:val="000000" w:themeColor="text1"/>
        </w:rPr>
        <w:t>ớc bằng văn bản của Bên còn lại hoặc theo yêu cầu của c</w:t>
      </w:r>
      <w:r w:rsidRPr="0044366A">
        <w:rPr>
          <w:rFonts w:ascii="Times New Roman" w:hAnsi="Times New Roman" w:hint="eastAsia"/>
          <w:bCs/>
          <w:color w:val="000000" w:themeColor="text1"/>
        </w:rPr>
        <w:t>ơ</w:t>
      </w:r>
      <w:r w:rsidRPr="0044366A">
        <w:rPr>
          <w:rFonts w:ascii="Times New Roman" w:hAnsi="Times New Roman"/>
          <w:bCs/>
          <w:color w:val="000000" w:themeColor="text1"/>
        </w:rPr>
        <w:t xml:space="preserve"> quan nhà n</w:t>
      </w:r>
      <w:r w:rsidRPr="0044366A">
        <w:rPr>
          <w:rFonts w:ascii="Times New Roman" w:hAnsi="Times New Roman" w:hint="eastAsia"/>
          <w:bCs/>
          <w:color w:val="000000" w:themeColor="text1"/>
        </w:rPr>
        <w:t>ư</w:t>
      </w:r>
      <w:r w:rsidRPr="0044366A">
        <w:rPr>
          <w:rFonts w:ascii="Times New Roman" w:hAnsi="Times New Roman"/>
          <w:bCs/>
          <w:color w:val="000000" w:themeColor="text1"/>
        </w:rPr>
        <w:t>ớc có thẩm quyền. Nghĩa vụ bảo mật này vẫn tiếp tục có hiệu lực kể cả khi Hợp đồng đã chấm dứt hoặc thanh lý.</w:t>
      </w:r>
    </w:p>
    <w:p w14:paraId="1B4D5259" w14:textId="3BD3E51D" w:rsidR="00F740AD" w:rsidRPr="0044366A" w:rsidRDefault="00F740AD"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Các Bên không đ</w:t>
      </w:r>
      <w:r w:rsidRPr="0044366A">
        <w:rPr>
          <w:rFonts w:ascii="Times New Roman" w:hAnsi="Times New Roman" w:hint="eastAsia"/>
          <w:bCs/>
          <w:color w:val="000000" w:themeColor="text1"/>
        </w:rPr>
        <w:t>ư</w:t>
      </w:r>
      <w:r w:rsidRPr="0044366A">
        <w:rPr>
          <w:rFonts w:ascii="Times New Roman" w:hAnsi="Times New Roman"/>
          <w:bCs/>
          <w:color w:val="000000" w:themeColor="text1"/>
        </w:rPr>
        <w:t>ợc chuyển nh</w:t>
      </w:r>
      <w:r w:rsidRPr="0044366A">
        <w:rPr>
          <w:rFonts w:ascii="Times New Roman" w:hAnsi="Times New Roman" w:hint="eastAsia"/>
          <w:bCs/>
          <w:color w:val="000000" w:themeColor="text1"/>
        </w:rPr>
        <w:t>ư</w:t>
      </w:r>
      <w:r w:rsidRPr="0044366A">
        <w:rPr>
          <w:rFonts w:ascii="Times New Roman" w:hAnsi="Times New Roman"/>
          <w:bCs/>
          <w:color w:val="000000" w:themeColor="text1"/>
        </w:rPr>
        <w:t>ợng toàn bộ hoặc một phần quyền và nghĩa vụ theo Hợp đồng này cho bất kỳ bên thứ ba nào mà không có sự đồng ý tr</w:t>
      </w:r>
      <w:r w:rsidRPr="0044366A">
        <w:rPr>
          <w:rFonts w:ascii="Times New Roman" w:hAnsi="Times New Roman" w:hint="eastAsia"/>
          <w:bCs/>
          <w:color w:val="000000" w:themeColor="text1"/>
        </w:rPr>
        <w:t>ư</w:t>
      </w:r>
      <w:r w:rsidRPr="0044366A">
        <w:rPr>
          <w:rFonts w:ascii="Times New Roman" w:hAnsi="Times New Roman"/>
          <w:bCs/>
          <w:color w:val="000000" w:themeColor="text1"/>
        </w:rPr>
        <w:t>ớc bằng văn bản của Bên còn lại, trừ khi có quy định khác trong Hợp đồng hoặc theo yêu cầu bắt buộc của pháp luật.</w:t>
      </w:r>
    </w:p>
    <w:p w14:paraId="6B0F28DE" w14:textId="61CB3C4A" w:rsidR="00FE50BF" w:rsidRDefault="00F740AD"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Nếu bất kỳ điều khoản nào trong Hợp đồng này bị tuyên vô hiệu hoặc không thể thực hiện đ</w:t>
      </w:r>
      <w:r w:rsidRPr="0044366A">
        <w:rPr>
          <w:rFonts w:ascii="Times New Roman" w:hAnsi="Times New Roman" w:hint="eastAsia"/>
          <w:bCs/>
          <w:color w:val="000000" w:themeColor="text1"/>
        </w:rPr>
        <w:t>ư</w:t>
      </w:r>
      <w:r w:rsidRPr="0044366A">
        <w:rPr>
          <w:rFonts w:ascii="Times New Roman" w:hAnsi="Times New Roman"/>
          <w:bCs/>
          <w:color w:val="000000" w:themeColor="text1"/>
        </w:rPr>
        <w:t>ợc bởi c</w:t>
      </w:r>
      <w:r w:rsidRPr="0044366A">
        <w:rPr>
          <w:rFonts w:ascii="Times New Roman" w:hAnsi="Times New Roman" w:hint="eastAsia"/>
          <w:bCs/>
          <w:color w:val="000000" w:themeColor="text1"/>
        </w:rPr>
        <w:t>ơ</w:t>
      </w:r>
      <w:r w:rsidRPr="0044366A">
        <w:rPr>
          <w:rFonts w:ascii="Times New Roman" w:hAnsi="Times New Roman"/>
          <w:bCs/>
          <w:color w:val="000000" w:themeColor="text1"/>
        </w:rPr>
        <w:t xml:space="preserve"> quan có thẩm quyền, thì điều đó không ảnh h</w:t>
      </w:r>
      <w:r w:rsidRPr="0044366A">
        <w:rPr>
          <w:rFonts w:ascii="Times New Roman" w:hAnsi="Times New Roman" w:hint="eastAsia"/>
          <w:bCs/>
          <w:color w:val="000000" w:themeColor="text1"/>
        </w:rPr>
        <w:t>ư</w:t>
      </w:r>
      <w:r w:rsidRPr="0044366A">
        <w:rPr>
          <w:rFonts w:ascii="Times New Roman" w:hAnsi="Times New Roman"/>
          <w:bCs/>
          <w:color w:val="000000" w:themeColor="text1"/>
        </w:rPr>
        <w:t>ởng đến hiệu lực của các điều khoản còn lại. Các điều khoản còn lại vẫn có giá trị pháp lý và tiếp tục đ</w:t>
      </w:r>
      <w:r w:rsidRPr="0044366A">
        <w:rPr>
          <w:rFonts w:ascii="Times New Roman" w:hAnsi="Times New Roman" w:hint="eastAsia"/>
          <w:bCs/>
          <w:color w:val="000000" w:themeColor="text1"/>
        </w:rPr>
        <w:t>ư</w:t>
      </w:r>
      <w:r w:rsidRPr="0044366A">
        <w:rPr>
          <w:rFonts w:ascii="Times New Roman" w:hAnsi="Times New Roman"/>
          <w:bCs/>
          <w:color w:val="000000" w:themeColor="text1"/>
        </w:rPr>
        <w:t>ợc thi h</w:t>
      </w:r>
      <w:r w:rsidRPr="0044366A">
        <w:rPr>
          <w:rFonts w:ascii="Times New Roman" w:hAnsi="Times New Roman" w:hint="eastAsia"/>
          <w:bCs/>
          <w:color w:val="000000" w:themeColor="text1"/>
        </w:rPr>
        <w:t>à</w:t>
      </w:r>
      <w:r w:rsidRPr="0044366A">
        <w:rPr>
          <w:rFonts w:ascii="Times New Roman" w:hAnsi="Times New Roman"/>
          <w:bCs/>
          <w:color w:val="000000" w:themeColor="text1"/>
        </w:rPr>
        <w:t>nh đầy đủ.</w:t>
      </w:r>
    </w:p>
    <w:p w14:paraId="0100FA0A" w14:textId="77777777" w:rsidR="0082451D" w:rsidRPr="0044366A" w:rsidRDefault="0082451D" w:rsidP="0082451D">
      <w:pPr>
        <w:numPr>
          <w:ilvl w:val="1"/>
          <w:numId w:val="5"/>
        </w:numPr>
        <w:spacing w:line="276" w:lineRule="auto"/>
        <w:jc w:val="both"/>
        <w:rPr>
          <w:rFonts w:ascii="Times New Roman" w:hAnsi="Times New Roman"/>
          <w:bCs/>
          <w:color w:val="000000" w:themeColor="text1"/>
        </w:rPr>
      </w:pPr>
      <w:r w:rsidRPr="0044366A">
        <w:rPr>
          <w:rFonts w:ascii="Times New Roman" w:hAnsi="Times New Roman"/>
          <w:bCs/>
          <w:color w:val="000000" w:themeColor="text1"/>
        </w:rPr>
        <w:t>Hợp đồng có hiệu lực kể từ ngày ký cho đến khi trách nhiệm của hai bên chấm dứt, hợp đồng này sẽ tự động thanh lý sau 02 ngày kể từ ngày hai bên thực hiện xong quyền, nghĩa vụ của mình.</w:t>
      </w:r>
    </w:p>
    <w:p w14:paraId="0F210672" w14:textId="77777777" w:rsidR="0082451D" w:rsidRPr="0044366A" w:rsidRDefault="0082451D" w:rsidP="0082451D">
      <w:pPr>
        <w:spacing w:line="276" w:lineRule="auto"/>
        <w:jc w:val="both"/>
        <w:rPr>
          <w:rFonts w:ascii="Times New Roman" w:hAnsi="Times New Roman"/>
          <w:bCs/>
          <w:color w:val="000000" w:themeColor="text1"/>
        </w:rPr>
      </w:pPr>
    </w:p>
    <w:p w14:paraId="50E5CEA1" w14:textId="771BBA7B" w:rsidR="00C04C04" w:rsidRPr="0044366A" w:rsidRDefault="00535AA9" w:rsidP="0082451D">
      <w:pPr>
        <w:spacing w:line="276" w:lineRule="auto"/>
        <w:jc w:val="both"/>
        <w:rPr>
          <w:rFonts w:ascii="Times New Roman" w:hAnsi="Times New Roman"/>
          <w:bCs/>
          <w:color w:val="000000" w:themeColor="text1"/>
        </w:rPr>
      </w:pPr>
      <w:r w:rsidRPr="0044366A">
        <w:rPr>
          <w:rFonts w:ascii="Times New Roman" w:hAnsi="Times New Roman"/>
          <w:bCs/>
          <w:color w:val="000000" w:themeColor="text1"/>
        </w:rPr>
        <w:t>Hợp đồng này có thể được ký và lưu bằng bản scan, email hoặc chữ ký điện tử, và có giá trị pháp lý tương đương với bản gốc.</w:t>
      </w:r>
      <w:r w:rsidR="00F740AD" w:rsidRPr="0044366A">
        <w:rPr>
          <w:rFonts w:ascii="Times New Roman" w:hAnsi="Times New Roman"/>
          <w:bCs/>
          <w:color w:val="000000" w:themeColor="text1"/>
        </w:rPr>
        <w:t xml:space="preserve"> </w:t>
      </w:r>
      <w:r w:rsidR="00C04C04" w:rsidRPr="0044366A">
        <w:rPr>
          <w:rFonts w:ascii="Times New Roman" w:hAnsi="Times New Roman"/>
          <w:bCs/>
          <w:color w:val="000000" w:themeColor="text1"/>
        </w:rPr>
        <w:t xml:space="preserve">Hợp đồng này được làm thành </w:t>
      </w:r>
      <w:r w:rsidR="008978D9">
        <w:rPr>
          <w:rFonts w:ascii="Times New Roman" w:hAnsi="Times New Roman"/>
          <w:bCs/>
          <w:color w:val="000000" w:themeColor="text1"/>
        </w:rPr>
        <w:t>hai</w:t>
      </w:r>
      <w:r w:rsidR="008978D9" w:rsidRPr="0044366A">
        <w:rPr>
          <w:rFonts w:ascii="Times New Roman" w:hAnsi="Times New Roman"/>
          <w:bCs/>
          <w:color w:val="000000" w:themeColor="text1"/>
        </w:rPr>
        <w:t xml:space="preserve"> </w:t>
      </w:r>
      <w:r w:rsidR="00C04C04" w:rsidRPr="0044366A">
        <w:rPr>
          <w:rFonts w:ascii="Times New Roman" w:hAnsi="Times New Roman"/>
          <w:bCs/>
          <w:color w:val="000000" w:themeColor="text1"/>
        </w:rPr>
        <w:t>(0</w:t>
      </w:r>
      <w:r w:rsidR="008978D9">
        <w:rPr>
          <w:rFonts w:ascii="Times New Roman" w:hAnsi="Times New Roman"/>
          <w:bCs/>
          <w:color w:val="000000" w:themeColor="text1"/>
        </w:rPr>
        <w:t>2</w:t>
      </w:r>
      <w:r w:rsidR="00C04C04" w:rsidRPr="0044366A">
        <w:rPr>
          <w:rFonts w:ascii="Times New Roman" w:hAnsi="Times New Roman"/>
          <w:bCs/>
          <w:color w:val="000000" w:themeColor="text1"/>
        </w:rPr>
        <w:t xml:space="preserve">) bản, mỗi Bên giữ </w:t>
      </w:r>
      <w:r w:rsidR="008978D9">
        <w:rPr>
          <w:rFonts w:ascii="Times New Roman" w:hAnsi="Times New Roman"/>
          <w:bCs/>
          <w:color w:val="000000" w:themeColor="text1"/>
        </w:rPr>
        <w:t>một</w:t>
      </w:r>
      <w:r w:rsidR="008978D9" w:rsidRPr="0044366A">
        <w:rPr>
          <w:rFonts w:ascii="Times New Roman" w:hAnsi="Times New Roman"/>
          <w:bCs/>
          <w:color w:val="000000" w:themeColor="text1"/>
        </w:rPr>
        <w:t xml:space="preserve"> </w:t>
      </w:r>
      <w:r w:rsidR="00C04C04" w:rsidRPr="0044366A">
        <w:rPr>
          <w:rFonts w:ascii="Times New Roman" w:hAnsi="Times New Roman"/>
          <w:bCs/>
          <w:color w:val="000000" w:themeColor="text1"/>
        </w:rPr>
        <w:t>(0</w:t>
      </w:r>
      <w:r w:rsidR="008978D9">
        <w:rPr>
          <w:rFonts w:ascii="Times New Roman" w:hAnsi="Times New Roman"/>
          <w:bCs/>
          <w:color w:val="000000" w:themeColor="text1"/>
        </w:rPr>
        <w:t>1</w:t>
      </w:r>
      <w:r w:rsidR="00C04C04" w:rsidRPr="0044366A">
        <w:rPr>
          <w:rFonts w:ascii="Times New Roman" w:hAnsi="Times New Roman"/>
          <w:bCs/>
          <w:color w:val="000000" w:themeColor="text1"/>
        </w:rPr>
        <w:t>) bản có giá trị pháp lý như nhau.</w:t>
      </w:r>
      <w:r w:rsidR="0036411E" w:rsidRPr="0044366A">
        <w:rPr>
          <w:rFonts w:ascii="Times New Roman" w:hAnsi="Times New Roman"/>
          <w:bCs/>
          <w:color w:val="000000" w:themeColor="text1"/>
        </w:rPr>
        <w:t xml:space="preserve"> </w:t>
      </w:r>
    </w:p>
    <w:p w14:paraId="51C1602D" w14:textId="77777777" w:rsidR="0036411E" w:rsidRPr="0044366A" w:rsidRDefault="0036411E" w:rsidP="0082451D">
      <w:pPr>
        <w:spacing w:line="276" w:lineRule="auto"/>
        <w:ind w:firstLine="360"/>
        <w:jc w:val="both"/>
        <w:rPr>
          <w:rFonts w:ascii="Times New Roman" w:hAnsi="Times New Roman"/>
          <w:bCs/>
          <w:color w:val="000000" w:themeColor="text1"/>
        </w:rPr>
      </w:pPr>
    </w:p>
    <w:p w14:paraId="1B34E503" w14:textId="77777777" w:rsidR="00C04C04" w:rsidRPr="0044366A" w:rsidRDefault="00C04C04" w:rsidP="0082451D">
      <w:pPr>
        <w:tabs>
          <w:tab w:val="center" w:pos="3240"/>
          <w:tab w:val="center" w:pos="6480"/>
        </w:tabs>
        <w:spacing w:line="276" w:lineRule="auto"/>
        <w:jc w:val="both"/>
        <w:rPr>
          <w:rFonts w:ascii="Times New Roman" w:hAnsi="Times New Roman"/>
          <w:b/>
          <w:bCs/>
          <w:color w:val="000000" w:themeColor="text1"/>
          <w:lang w:val="vi-VN"/>
        </w:rPr>
      </w:pPr>
      <w:r w:rsidRPr="0044366A">
        <w:rPr>
          <w:rFonts w:ascii="Times New Roman" w:hAnsi="Times New Roman"/>
          <w:bCs/>
          <w:color w:val="000000" w:themeColor="text1"/>
        </w:rPr>
        <w:t xml:space="preserve">                               </w:t>
      </w:r>
      <w:r w:rsidRPr="0044366A">
        <w:rPr>
          <w:rFonts w:ascii="Times New Roman" w:hAnsi="Times New Roman"/>
          <w:b/>
          <w:bCs/>
          <w:color w:val="000000" w:themeColor="text1"/>
        </w:rPr>
        <w:t xml:space="preserve">ĐẠI DIỆN BÊN A                                               </w:t>
      </w:r>
      <w:r w:rsidRPr="0044366A">
        <w:rPr>
          <w:rFonts w:ascii="Times New Roman" w:hAnsi="Times New Roman"/>
          <w:b/>
          <w:bCs/>
          <w:color w:val="000000" w:themeColor="text1"/>
        </w:rPr>
        <w:tab/>
        <w:t xml:space="preserve"> ĐẠI DIỆN BÊN </w:t>
      </w:r>
      <w:r w:rsidRPr="0044366A">
        <w:rPr>
          <w:rFonts w:ascii="Times New Roman" w:hAnsi="Times New Roman"/>
          <w:b/>
          <w:bCs/>
          <w:color w:val="000000" w:themeColor="text1"/>
          <w:lang w:val="vi-VN"/>
        </w:rPr>
        <w:t>B</w:t>
      </w:r>
    </w:p>
    <w:p w14:paraId="5742547E" w14:textId="75BA92DB" w:rsidR="00C04C04" w:rsidRPr="0044366A" w:rsidRDefault="00C04C04" w:rsidP="0082451D">
      <w:pPr>
        <w:tabs>
          <w:tab w:val="left" w:pos="7110"/>
        </w:tabs>
        <w:spacing w:line="276" w:lineRule="auto"/>
        <w:jc w:val="both"/>
        <w:outlineLvl w:val="0"/>
        <w:rPr>
          <w:rFonts w:ascii="Times New Roman" w:hAnsi="Times New Roman"/>
          <w:b/>
          <w:bCs/>
          <w:color w:val="000000" w:themeColor="text1"/>
        </w:rPr>
      </w:pPr>
    </w:p>
    <w:p w14:paraId="2F7F3AEA" w14:textId="77777777" w:rsidR="00C04C04" w:rsidRPr="0044366A" w:rsidRDefault="00C04C04" w:rsidP="0082451D">
      <w:pPr>
        <w:spacing w:line="276" w:lineRule="auto"/>
        <w:jc w:val="both"/>
        <w:rPr>
          <w:rFonts w:ascii="Times New Roman" w:hAnsi="Times New Roman"/>
          <w:color w:val="000000" w:themeColor="text1"/>
        </w:rPr>
      </w:pPr>
    </w:p>
    <w:p w14:paraId="63553FD7" w14:textId="77777777" w:rsidR="001D6869" w:rsidRDefault="001D6869" w:rsidP="0082451D">
      <w:pPr>
        <w:spacing w:line="276" w:lineRule="auto"/>
        <w:jc w:val="both"/>
        <w:rPr>
          <w:rFonts w:ascii="Times New Roman" w:hAnsi="Times New Roman"/>
          <w:color w:val="000000" w:themeColor="text1"/>
        </w:rPr>
      </w:pPr>
    </w:p>
    <w:p w14:paraId="32E70C93" w14:textId="77777777" w:rsidR="00CA4496" w:rsidRDefault="00CA4496" w:rsidP="0082451D">
      <w:pPr>
        <w:spacing w:line="276" w:lineRule="auto"/>
        <w:jc w:val="both"/>
        <w:rPr>
          <w:rFonts w:ascii="Times New Roman" w:hAnsi="Times New Roman"/>
          <w:color w:val="000000" w:themeColor="text1"/>
        </w:rPr>
      </w:pPr>
    </w:p>
    <w:p w14:paraId="343C2B72" w14:textId="77777777" w:rsidR="00CA4496" w:rsidRPr="0044366A" w:rsidRDefault="00CA4496" w:rsidP="0082451D">
      <w:pPr>
        <w:spacing w:line="276" w:lineRule="auto"/>
        <w:jc w:val="both"/>
        <w:rPr>
          <w:rFonts w:ascii="Times New Roman" w:hAnsi="Times New Roman"/>
          <w:color w:val="000000" w:themeColor="text1"/>
        </w:rPr>
      </w:pPr>
    </w:p>
    <w:p w14:paraId="4527801E" w14:textId="77777777" w:rsidR="001D6869" w:rsidRPr="0044366A" w:rsidRDefault="001D6869" w:rsidP="0082451D">
      <w:pPr>
        <w:spacing w:line="276" w:lineRule="auto"/>
        <w:jc w:val="both"/>
        <w:rPr>
          <w:rFonts w:ascii="Times New Roman" w:hAnsi="Times New Roman"/>
          <w:color w:val="000000" w:themeColor="text1"/>
        </w:rPr>
      </w:pPr>
    </w:p>
    <w:p w14:paraId="33277244" w14:textId="74225060" w:rsidR="001D6869" w:rsidRPr="003C66DD" w:rsidRDefault="001D6869" w:rsidP="0082451D">
      <w:pPr>
        <w:spacing w:line="276" w:lineRule="auto"/>
        <w:jc w:val="both"/>
        <w:rPr>
          <w:rFonts w:ascii="Times New Roman" w:hAnsi="Times New Roman"/>
          <w:b/>
          <w:bCs/>
          <w:color w:val="000000" w:themeColor="text1"/>
          <w:lang w:val="sv-SE"/>
        </w:rPr>
      </w:pPr>
      <w:r w:rsidRPr="0044366A">
        <w:rPr>
          <w:rFonts w:ascii="Times New Roman" w:hAnsi="Times New Roman"/>
          <w:color w:val="000000" w:themeColor="text1"/>
        </w:rPr>
        <w:tab/>
      </w:r>
      <w:r w:rsidRPr="0044366A">
        <w:rPr>
          <w:rFonts w:ascii="Times New Roman" w:hAnsi="Times New Roman"/>
          <w:color w:val="000000" w:themeColor="text1"/>
        </w:rPr>
        <w:tab/>
      </w:r>
      <w:r w:rsidRPr="003C66DD">
        <w:rPr>
          <w:rFonts w:ascii="Times New Roman" w:hAnsi="Times New Roman"/>
          <w:b/>
          <w:bCs/>
          <w:color w:val="000000" w:themeColor="text1"/>
          <w:lang w:val="sv-SE"/>
        </w:rPr>
        <w:t xml:space="preserve"> </w:t>
      </w:r>
      <w:r w:rsidR="0082451D">
        <w:rPr>
          <w:rFonts w:ascii="Times New Roman" w:hAnsi="Times New Roman"/>
          <w:b/>
          <w:bCs/>
          <w:color w:val="000000" w:themeColor="text1"/>
          <w:lang w:val="sv-SE"/>
        </w:rPr>
        <w:tab/>
      </w:r>
      <w:r w:rsidR="0082451D">
        <w:rPr>
          <w:rFonts w:ascii="Times New Roman" w:hAnsi="Times New Roman"/>
          <w:b/>
          <w:bCs/>
          <w:color w:val="000000" w:themeColor="text1"/>
          <w:lang w:val="sv-SE"/>
        </w:rPr>
        <w:tab/>
      </w:r>
      <w:r w:rsidR="0082451D">
        <w:rPr>
          <w:rFonts w:ascii="Times New Roman" w:hAnsi="Times New Roman"/>
          <w:b/>
          <w:bCs/>
          <w:color w:val="000000" w:themeColor="text1"/>
          <w:lang w:val="sv-SE"/>
        </w:rPr>
        <w:tab/>
      </w:r>
      <w:r w:rsidR="0082451D">
        <w:rPr>
          <w:rFonts w:ascii="Times New Roman" w:hAnsi="Times New Roman"/>
          <w:b/>
          <w:bCs/>
          <w:color w:val="000000" w:themeColor="text1"/>
          <w:lang w:val="sv-SE"/>
        </w:rPr>
        <w:tab/>
      </w:r>
      <w:r w:rsidR="0082451D">
        <w:rPr>
          <w:rFonts w:ascii="Times New Roman" w:hAnsi="Times New Roman"/>
          <w:b/>
          <w:bCs/>
          <w:color w:val="000000" w:themeColor="text1"/>
          <w:lang w:val="sv-SE"/>
        </w:rPr>
        <w:tab/>
      </w:r>
      <w:r w:rsidR="0082451D">
        <w:rPr>
          <w:rFonts w:ascii="Times New Roman" w:hAnsi="Times New Roman"/>
          <w:b/>
          <w:bCs/>
          <w:color w:val="000000" w:themeColor="text1"/>
          <w:lang w:val="sv-SE"/>
        </w:rPr>
        <w:tab/>
      </w:r>
      <w:r w:rsidR="0082451D">
        <w:rPr>
          <w:rFonts w:ascii="Times New Roman" w:hAnsi="Times New Roman"/>
          <w:b/>
          <w:bCs/>
          <w:color w:val="000000" w:themeColor="text1"/>
          <w:lang w:val="sv-SE"/>
        </w:rPr>
        <w:tab/>
        <w:t xml:space="preserve">           HUỲNH THANH HẢI</w:t>
      </w:r>
    </w:p>
    <w:sectPr w:rsidR="001D6869" w:rsidRPr="003C66DD" w:rsidSect="00B0414C">
      <w:headerReference w:type="default" r:id="rId8"/>
      <w:footerReference w:type="default" r:id="rId9"/>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5B14B" w14:textId="77777777" w:rsidR="00E54581" w:rsidRDefault="00E54581" w:rsidP="00F8736D">
      <w:r>
        <w:separator/>
      </w:r>
    </w:p>
  </w:endnote>
  <w:endnote w:type="continuationSeparator" w:id="0">
    <w:p w14:paraId="7823C891" w14:textId="77777777" w:rsidR="00E54581" w:rsidRDefault="00E54581"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Helve-Condense">
    <w:altName w:val="Calibri"/>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60690B21" w:rsidR="00F8736D" w:rsidRPr="00F11567" w:rsidRDefault="00F11567">
    <w:pPr>
      <w:pStyle w:val="Footer"/>
      <w:rPr>
        <w:i/>
        <w:iCs/>
        <w:sz w:val="20"/>
        <w:szCs w:val="20"/>
      </w:rPr>
    </w:pPr>
    <w:r w:rsidRPr="00F11567">
      <w:rPr>
        <w:i/>
        <w:iCs/>
        <w:sz w:val="20"/>
        <w:szCs w:val="20"/>
      </w:rPr>
      <w:t>HDMB/INNOTEL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CDB6" w14:textId="77777777" w:rsidR="00E54581" w:rsidRDefault="00E54581" w:rsidP="00F8736D">
      <w:r>
        <w:separator/>
      </w:r>
    </w:p>
  </w:footnote>
  <w:footnote w:type="continuationSeparator" w:id="0">
    <w:p w14:paraId="368A9D55" w14:textId="77777777" w:rsidR="00E54581" w:rsidRDefault="00E54581"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8B37" w14:textId="550912DE" w:rsidR="00F11567" w:rsidRDefault="00F11567">
    <w:pPr>
      <w:pStyle w:val="Header"/>
    </w:pPr>
    <w:r>
      <w:rPr>
        <w:noProof/>
        <w14:ligatures w14:val="standardContextual"/>
      </w:rPr>
      <w:drawing>
        <wp:inline distT="0" distB="0" distL="0" distR="0" wp14:anchorId="5825C0C3" wp14:editId="4EF8830F">
          <wp:extent cx="713984" cy="356992"/>
          <wp:effectExtent l="0" t="0" r="0" b="5080"/>
          <wp:docPr id="100733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5717" name="Picture 1007335717"/>
                  <pic:cNvPicPr/>
                </pic:nvPicPr>
                <pic:blipFill>
                  <a:blip r:embed="rId1">
                    <a:extLst>
                      <a:ext uri="{28A0092B-C50C-407E-A947-70E740481C1C}">
                        <a14:useLocalDpi xmlns:a14="http://schemas.microsoft.com/office/drawing/2010/main" val="0"/>
                      </a:ext>
                    </a:extLst>
                  </a:blip>
                  <a:stretch>
                    <a:fillRect/>
                  </a:stretch>
                </pic:blipFill>
                <pic:spPr>
                  <a:xfrm>
                    <a:off x="0" y="0"/>
                    <a:ext cx="714228" cy="357114"/>
                  </a:xfrm>
                  <a:prstGeom prst="rect">
                    <a:avLst/>
                  </a:prstGeom>
                </pic:spPr>
              </pic:pic>
            </a:graphicData>
          </a:graphic>
        </wp:inline>
      </w:drawing>
    </w:r>
  </w:p>
  <w:p w14:paraId="6F7D3F3A" w14:textId="77777777" w:rsidR="00F11567" w:rsidRDefault="00F115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BBD"/>
    <w:multiLevelType w:val="hybridMultilevel"/>
    <w:tmpl w:val="07B289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D97EEB"/>
    <w:multiLevelType w:val="hybridMultilevel"/>
    <w:tmpl w:val="88E2F0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E2359"/>
    <w:multiLevelType w:val="hybridMultilevel"/>
    <w:tmpl w:val="8D2C7C2C"/>
    <w:lvl w:ilvl="0" w:tplc="9174B144">
      <w:start w:val="1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525620"/>
    <w:multiLevelType w:val="hybridMultilevel"/>
    <w:tmpl w:val="97ECC6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9"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6711263"/>
    <w:multiLevelType w:val="hybridMultilevel"/>
    <w:tmpl w:val="3B26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E6258"/>
    <w:multiLevelType w:val="hybridMultilevel"/>
    <w:tmpl w:val="C3E4B0C8"/>
    <w:lvl w:ilvl="0" w:tplc="705024E2">
      <w:start w:val="1"/>
      <w:numFmt w:val="decimal"/>
      <w:lvlText w:val="ĐIỀU %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5E5F3515"/>
    <w:multiLevelType w:val="hybridMultilevel"/>
    <w:tmpl w:val="3D320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B952ED"/>
    <w:multiLevelType w:val="hybridMultilevel"/>
    <w:tmpl w:val="0EBEF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9E10135"/>
    <w:multiLevelType w:val="hybridMultilevel"/>
    <w:tmpl w:val="967EE85A"/>
    <w:lvl w:ilvl="0" w:tplc="9E327808">
      <w:numFmt w:val="bullet"/>
      <w:lvlText w:val="-"/>
      <w:lvlJc w:val="left"/>
      <w:pPr>
        <w:tabs>
          <w:tab w:val="num" w:pos="2790"/>
        </w:tabs>
        <w:ind w:left="2790" w:hanging="360"/>
      </w:pPr>
      <w:rPr>
        <w:rFonts w:ascii="VNI-Helve-Condense" w:eastAsia="Times New Roman" w:hAnsi="VNI-Helve-Condense"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B">
      <w:start w:val="1"/>
      <w:numFmt w:val="bullet"/>
      <w:lvlText w:val=""/>
      <w:lvlJc w:val="left"/>
      <w:pPr>
        <w:tabs>
          <w:tab w:val="num" w:pos="630"/>
        </w:tabs>
        <w:ind w:left="63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E76467B"/>
    <w:multiLevelType w:val="hybridMultilevel"/>
    <w:tmpl w:val="6130C92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482234586">
    <w:abstractNumId w:val="32"/>
  </w:num>
  <w:num w:numId="2" w16cid:durableId="1405225404">
    <w:abstractNumId w:val="9"/>
  </w:num>
  <w:num w:numId="3" w16cid:durableId="2048866945">
    <w:abstractNumId w:val="22"/>
  </w:num>
  <w:num w:numId="4" w16cid:durableId="1905334173">
    <w:abstractNumId w:val="8"/>
  </w:num>
  <w:num w:numId="5" w16cid:durableId="1378626748">
    <w:abstractNumId w:val="23"/>
  </w:num>
  <w:num w:numId="6" w16cid:durableId="2036347355">
    <w:abstractNumId w:val="7"/>
  </w:num>
  <w:num w:numId="7" w16cid:durableId="575819814">
    <w:abstractNumId w:val="25"/>
  </w:num>
  <w:num w:numId="8" w16cid:durableId="562760475">
    <w:abstractNumId w:val="3"/>
  </w:num>
  <w:num w:numId="9" w16cid:durableId="370958660">
    <w:abstractNumId w:val="11"/>
  </w:num>
  <w:num w:numId="10" w16cid:durableId="100027965">
    <w:abstractNumId w:val="13"/>
  </w:num>
  <w:num w:numId="11" w16cid:durableId="1164663831">
    <w:abstractNumId w:val="2"/>
  </w:num>
  <w:num w:numId="12" w16cid:durableId="550312191">
    <w:abstractNumId w:val="17"/>
  </w:num>
  <w:num w:numId="13" w16cid:durableId="58864947">
    <w:abstractNumId w:val="24"/>
  </w:num>
  <w:num w:numId="14" w16cid:durableId="332610391">
    <w:abstractNumId w:val="18"/>
  </w:num>
  <w:num w:numId="15" w16cid:durableId="276838530">
    <w:abstractNumId w:val="6"/>
  </w:num>
  <w:num w:numId="16" w16cid:durableId="670646655">
    <w:abstractNumId w:val="19"/>
  </w:num>
  <w:num w:numId="17" w16cid:durableId="1891648825">
    <w:abstractNumId w:val="27"/>
  </w:num>
  <w:num w:numId="18" w16cid:durableId="91750730">
    <w:abstractNumId w:val="12"/>
  </w:num>
  <w:num w:numId="19" w16cid:durableId="359284443">
    <w:abstractNumId w:val="21"/>
  </w:num>
  <w:num w:numId="20" w16cid:durableId="60450242">
    <w:abstractNumId w:val="16"/>
  </w:num>
  <w:num w:numId="21" w16cid:durableId="109278234">
    <w:abstractNumId w:val="29"/>
  </w:num>
  <w:num w:numId="22" w16cid:durableId="1762681501">
    <w:abstractNumId w:val="4"/>
  </w:num>
  <w:num w:numId="23" w16cid:durableId="478032324">
    <w:abstractNumId w:val="15"/>
  </w:num>
  <w:num w:numId="24" w16cid:durableId="1554148641">
    <w:abstractNumId w:val="14"/>
  </w:num>
  <w:num w:numId="25" w16cid:durableId="130372041">
    <w:abstractNumId w:val="20"/>
  </w:num>
  <w:num w:numId="26" w16cid:durableId="699629551">
    <w:abstractNumId w:val="28"/>
  </w:num>
  <w:num w:numId="27" w16cid:durableId="1242905515">
    <w:abstractNumId w:val="0"/>
  </w:num>
  <w:num w:numId="28" w16cid:durableId="1323973487">
    <w:abstractNumId w:val="33"/>
  </w:num>
  <w:num w:numId="29" w16cid:durableId="1670138142">
    <w:abstractNumId w:val="1"/>
  </w:num>
  <w:num w:numId="30" w16cid:durableId="830368279">
    <w:abstractNumId w:val="5"/>
  </w:num>
  <w:num w:numId="31" w16cid:durableId="1199465346">
    <w:abstractNumId w:val="31"/>
  </w:num>
  <w:num w:numId="32" w16cid:durableId="576987088">
    <w:abstractNumId w:val="30"/>
  </w:num>
  <w:num w:numId="33" w16cid:durableId="699860369">
    <w:abstractNumId w:val="10"/>
  </w:num>
  <w:num w:numId="34" w16cid:durableId="213335440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ài Phan">
    <w15:presenceInfo w15:providerId="Windows Live" w15:userId="8cc802d31fa477f3"/>
  </w15:person>
  <w15:person w15:author="Tran Thi Phuong Nhi">
    <w15:presenceInfo w15:providerId="AD" w15:userId="S::nhi.tran@newcitygroup.com.vn::b1c0454b-5073-4c3e-8cc5-326f5cd28dab"/>
  </w15:person>
  <w15:person w15:author="ThangDT">
    <w15:presenceInfo w15:providerId="AD" w15:userId="S::thangdt@chanchinh.com.vn::31299659-b378-4b3c-8d1f-15041931ba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25912"/>
    <w:rsid w:val="0005756B"/>
    <w:rsid w:val="000802D2"/>
    <w:rsid w:val="00093C6E"/>
    <w:rsid w:val="000A55D7"/>
    <w:rsid w:val="000A6215"/>
    <w:rsid w:val="000D0BA1"/>
    <w:rsid w:val="000E7F4B"/>
    <w:rsid w:val="000F30F7"/>
    <w:rsid w:val="000F4133"/>
    <w:rsid w:val="00105AB4"/>
    <w:rsid w:val="00115532"/>
    <w:rsid w:val="0011681B"/>
    <w:rsid w:val="001433FE"/>
    <w:rsid w:val="00144FE5"/>
    <w:rsid w:val="00146EE2"/>
    <w:rsid w:val="001506B4"/>
    <w:rsid w:val="00154037"/>
    <w:rsid w:val="00156156"/>
    <w:rsid w:val="0016043F"/>
    <w:rsid w:val="00175F67"/>
    <w:rsid w:val="0018274D"/>
    <w:rsid w:val="001C526D"/>
    <w:rsid w:val="001D6869"/>
    <w:rsid w:val="001D737F"/>
    <w:rsid w:val="001E2B68"/>
    <w:rsid w:val="00200265"/>
    <w:rsid w:val="00207AF8"/>
    <w:rsid w:val="00210611"/>
    <w:rsid w:val="002212A5"/>
    <w:rsid w:val="0022374B"/>
    <w:rsid w:val="00230982"/>
    <w:rsid w:val="00232031"/>
    <w:rsid w:val="00232903"/>
    <w:rsid w:val="00245FAA"/>
    <w:rsid w:val="00252719"/>
    <w:rsid w:val="00253123"/>
    <w:rsid w:val="00254EA5"/>
    <w:rsid w:val="002746ED"/>
    <w:rsid w:val="002B440E"/>
    <w:rsid w:val="002C3DC3"/>
    <w:rsid w:val="002C3E1A"/>
    <w:rsid w:val="002C4FA6"/>
    <w:rsid w:val="002D1693"/>
    <w:rsid w:val="002D624C"/>
    <w:rsid w:val="002D68A5"/>
    <w:rsid w:val="002E0087"/>
    <w:rsid w:val="002E74E7"/>
    <w:rsid w:val="00314400"/>
    <w:rsid w:val="003149B8"/>
    <w:rsid w:val="00326D5E"/>
    <w:rsid w:val="003336C4"/>
    <w:rsid w:val="003400AB"/>
    <w:rsid w:val="003564DC"/>
    <w:rsid w:val="00362C1D"/>
    <w:rsid w:val="0036411E"/>
    <w:rsid w:val="00365160"/>
    <w:rsid w:val="00381F56"/>
    <w:rsid w:val="0038355C"/>
    <w:rsid w:val="0038665C"/>
    <w:rsid w:val="00394823"/>
    <w:rsid w:val="003A2A8F"/>
    <w:rsid w:val="003C66DD"/>
    <w:rsid w:val="003D7847"/>
    <w:rsid w:val="003E0FEA"/>
    <w:rsid w:val="003E5CD1"/>
    <w:rsid w:val="003F1530"/>
    <w:rsid w:val="003F1DFB"/>
    <w:rsid w:val="003F43F4"/>
    <w:rsid w:val="003F5156"/>
    <w:rsid w:val="003F79A2"/>
    <w:rsid w:val="0042679A"/>
    <w:rsid w:val="00430C80"/>
    <w:rsid w:val="0044366A"/>
    <w:rsid w:val="004440A6"/>
    <w:rsid w:val="00466DED"/>
    <w:rsid w:val="00470C4B"/>
    <w:rsid w:val="004A1D90"/>
    <w:rsid w:val="004A70AE"/>
    <w:rsid w:val="004C0B1C"/>
    <w:rsid w:val="004C3B08"/>
    <w:rsid w:val="004C3C02"/>
    <w:rsid w:val="004E3F89"/>
    <w:rsid w:val="004E4A25"/>
    <w:rsid w:val="004F1C0E"/>
    <w:rsid w:val="004F2DDB"/>
    <w:rsid w:val="00500536"/>
    <w:rsid w:val="00506ED5"/>
    <w:rsid w:val="005109B8"/>
    <w:rsid w:val="00522979"/>
    <w:rsid w:val="005248C0"/>
    <w:rsid w:val="00532BF3"/>
    <w:rsid w:val="00535AA9"/>
    <w:rsid w:val="00536588"/>
    <w:rsid w:val="005868E3"/>
    <w:rsid w:val="005A2AE3"/>
    <w:rsid w:val="005A3529"/>
    <w:rsid w:val="005C1E3B"/>
    <w:rsid w:val="005C560E"/>
    <w:rsid w:val="005F0957"/>
    <w:rsid w:val="00600333"/>
    <w:rsid w:val="00613577"/>
    <w:rsid w:val="00614B7B"/>
    <w:rsid w:val="00620635"/>
    <w:rsid w:val="00622787"/>
    <w:rsid w:val="006546BE"/>
    <w:rsid w:val="006802D6"/>
    <w:rsid w:val="006A7DB5"/>
    <w:rsid w:val="006C4966"/>
    <w:rsid w:val="006D3E27"/>
    <w:rsid w:val="006D6960"/>
    <w:rsid w:val="006F1EA1"/>
    <w:rsid w:val="00706C65"/>
    <w:rsid w:val="007149BB"/>
    <w:rsid w:val="007317CC"/>
    <w:rsid w:val="00747D28"/>
    <w:rsid w:val="00794C89"/>
    <w:rsid w:val="007A382B"/>
    <w:rsid w:val="007C2774"/>
    <w:rsid w:val="007D4E44"/>
    <w:rsid w:val="007D504B"/>
    <w:rsid w:val="007D5628"/>
    <w:rsid w:val="007F4DF9"/>
    <w:rsid w:val="00802395"/>
    <w:rsid w:val="00806E3D"/>
    <w:rsid w:val="00815543"/>
    <w:rsid w:val="0082451D"/>
    <w:rsid w:val="00827709"/>
    <w:rsid w:val="00843237"/>
    <w:rsid w:val="00850333"/>
    <w:rsid w:val="00861B77"/>
    <w:rsid w:val="008702E1"/>
    <w:rsid w:val="00880B77"/>
    <w:rsid w:val="00882222"/>
    <w:rsid w:val="00892AAD"/>
    <w:rsid w:val="008978D9"/>
    <w:rsid w:val="008B7134"/>
    <w:rsid w:val="008C3943"/>
    <w:rsid w:val="008D543C"/>
    <w:rsid w:val="008E75E7"/>
    <w:rsid w:val="008F08C8"/>
    <w:rsid w:val="00910441"/>
    <w:rsid w:val="009327FF"/>
    <w:rsid w:val="00940C10"/>
    <w:rsid w:val="00941271"/>
    <w:rsid w:val="00980850"/>
    <w:rsid w:val="009965A8"/>
    <w:rsid w:val="0099751E"/>
    <w:rsid w:val="009A15D7"/>
    <w:rsid w:val="009C4259"/>
    <w:rsid w:val="009D32AE"/>
    <w:rsid w:val="009D68FA"/>
    <w:rsid w:val="00A0354C"/>
    <w:rsid w:val="00A15B40"/>
    <w:rsid w:val="00A17553"/>
    <w:rsid w:val="00A23C2C"/>
    <w:rsid w:val="00A24087"/>
    <w:rsid w:val="00A33CBB"/>
    <w:rsid w:val="00A475B0"/>
    <w:rsid w:val="00A76611"/>
    <w:rsid w:val="00A7708A"/>
    <w:rsid w:val="00A93A4D"/>
    <w:rsid w:val="00A97321"/>
    <w:rsid w:val="00AA17D0"/>
    <w:rsid w:val="00AA3B3A"/>
    <w:rsid w:val="00AA4CBA"/>
    <w:rsid w:val="00AA4E4A"/>
    <w:rsid w:val="00AC0FBD"/>
    <w:rsid w:val="00AD2A1F"/>
    <w:rsid w:val="00B0414C"/>
    <w:rsid w:val="00B12A1D"/>
    <w:rsid w:val="00B22244"/>
    <w:rsid w:val="00B31523"/>
    <w:rsid w:val="00B33129"/>
    <w:rsid w:val="00B41B97"/>
    <w:rsid w:val="00B43734"/>
    <w:rsid w:val="00B52831"/>
    <w:rsid w:val="00B53E70"/>
    <w:rsid w:val="00B63E6B"/>
    <w:rsid w:val="00B70DE9"/>
    <w:rsid w:val="00B91D53"/>
    <w:rsid w:val="00B93BCA"/>
    <w:rsid w:val="00BA4B64"/>
    <w:rsid w:val="00BC2487"/>
    <w:rsid w:val="00BD64BA"/>
    <w:rsid w:val="00BE1A93"/>
    <w:rsid w:val="00C04C04"/>
    <w:rsid w:val="00C06854"/>
    <w:rsid w:val="00C21319"/>
    <w:rsid w:val="00C21F6D"/>
    <w:rsid w:val="00C245D1"/>
    <w:rsid w:val="00C26173"/>
    <w:rsid w:val="00C32447"/>
    <w:rsid w:val="00C42F7E"/>
    <w:rsid w:val="00C454C6"/>
    <w:rsid w:val="00C50C3F"/>
    <w:rsid w:val="00C5528D"/>
    <w:rsid w:val="00C55AFA"/>
    <w:rsid w:val="00C77CAB"/>
    <w:rsid w:val="00C92872"/>
    <w:rsid w:val="00C92B3D"/>
    <w:rsid w:val="00CA4496"/>
    <w:rsid w:val="00CB29E7"/>
    <w:rsid w:val="00CB4E84"/>
    <w:rsid w:val="00CB7EF7"/>
    <w:rsid w:val="00CE40E1"/>
    <w:rsid w:val="00CF5588"/>
    <w:rsid w:val="00D1619A"/>
    <w:rsid w:val="00D20257"/>
    <w:rsid w:val="00D327F3"/>
    <w:rsid w:val="00D3459F"/>
    <w:rsid w:val="00D37972"/>
    <w:rsid w:val="00D824D7"/>
    <w:rsid w:val="00D84BA7"/>
    <w:rsid w:val="00DA7293"/>
    <w:rsid w:val="00DB7E1E"/>
    <w:rsid w:val="00E46A5E"/>
    <w:rsid w:val="00E54581"/>
    <w:rsid w:val="00EA3A1E"/>
    <w:rsid w:val="00EE2447"/>
    <w:rsid w:val="00EF25CB"/>
    <w:rsid w:val="00EF4556"/>
    <w:rsid w:val="00F11567"/>
    <w:rsid w:val="00F35D05"/>
    <w:rsid w:val="00F40A14"/>
    <w:rsid w:val="00F53D98"/>
    <w:rsid w:val="00F64ABD"/>
    <w:rsid w:val="00F64B4E"/>
    <w:rsid w:val="00F740AD"/>
    <w:rsid w:val="00F77F7F"/>
    <w:rsid w:val="00F80817"/>
    <w:rsid w:val="00F82ADF"/>
    <w:rsid w:val="00F8305B"/>
    <w:rsid w:val="00F83649"/>
    <w:rsid w:val="00F8736D"/>
    <w:rsid w:val="00F96DFC"/>
    <w:rsid w:val="00FB7DA5"/>
    <w:rsid w:val="00FD3445"/>
    <w:rsid w:val="00F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C3F"/>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semiHidden/>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paragraph" w:styleId="Revision">
    <w:name w:val="Revision"/>
    <w:hidden/>
    <w:uiPriority w:val="99"/>
    <w:semiHidden/>
    <w:rsid w:val="00C21F6D"/>
    <w:pPr>
      <w:spacing w:after="0" w:line="240" w:lineRule="auto"/>
    </w:pPr>
    <w:rPr>
      <w:rFonts w:ascii="VNI-Times" w:eastAsia="Times New Roman" w:hAnsi="VNI-Times" w:cs="Times New Roman"/>
      <w:kern w:val="0"/>
      <w:sz w:val="24"/>
      <w:szCs w:val="24"/>
      <w:lang w:eastAsia="en-US"/>
      <w14:ligatures w14:val="none"/>
    </w:rPr>
  </w:style>
  <w:style w:type="character" w:styleId="CommentReference">
    <w:name w:val="annotation reference"/>
    <w:basedOn w:val="DefaultParagraphFont"/>
    <w:uiPriority w:val="99"/>
    <w:semiHidden/>
    <w:unhideWhenUsed/>
    <w:rsid w:val="00B93BCA"/>
    <w:rPr>
      <w:sz w:val="16"/>
      <w:szCs w:val="16"/>
    </w:rPr>
  </w:style>
  <w:style w:type="paragraph" w:styleId="CommentText">
    <w:name w:val="annotation text"/>
    <w:basedOn w:val="Normal"/>
    <w:link w:val="CommentTextChar"/>
    <w:uiPriority w:val="99"/>
    <w:semiHidden/>
    <w:unhideWhenUsed/>
    <w:rsid w:val="00B93BCA"/>
    <w:rPr>
      <w:sz w:val="20"/>
      <w:szCs w:val="20"/>
    </w:rPr>
  </w:style>
  <w:style w:type="character" w:customStyle="1" w:styleId="CommentTextChar">
    <w:name w:val="Comment Text Char"/>
    <w:basedOn w:val="DefaultParagraphFont"/>
    <w:link w:val="CommentText"/>
    <w:uiPriority w:val="99"/>
    <w:semiHidden/>
    <w:rsid w:val="00B93BCA"/>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93BCA"/>
    <w:rPr>
      <w:b/>
      <w:bCs/>
    </w:rPr>
  </w:style>
  <w:style w:type="character" w:customStyle="1" w:styleId="CommentSubjectChar">
    <w:name w:val="Comment Subject Char"/>
    <w:basedOn w:val="CommentTextChar"/>
    <w:link w:val="CommentSubject"/>
    <w:uiPriority w:val="99"/>
    <w:semiHidden/>
    <w:rsid w:val="00B93BCA"/>
    <w:rPr>
      <w:rFonts w:ascii="VNI-Times" w:eastAsia="Times New Roman" w:hAnsi="VNI-Times" w:cs="Times New Roman"/>
      <w:b/>
      <w:bCs/>
      <w:kern w:val="0"/>
      <w:sz w:val="20"/>
      <w:szCs w:val="20"/>
      <w:lang w:eastAsia="en-US"/>
      <w14:ligatures w14:val="none"/>
    </w:rPr>
  </w:style>
  <w:style w:type="paragraph" w:styleId="BalloonText">
    <w:name w:val="Balloon Text"/>
    <w:basedOn w:val="Normal"/>
    <w:link w:val="BalloonTextChar"/>
    <w:uiPriority w:val="99"/>
    <w:semiHidden/>
    <w:unhideWhenUsed/>
    <w:rsid w:val="00B93B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3BCA"/>
    <w:rPr>
      <w:rFonts w:ascii="Segoe UI" w:eastAsia="Times New Roman" w:hAnsi="Segoe UI" w:cs="Segoe UI"/>
      <w:kern w:val="0"/>
      <w:sz w:val="18"/>
      <w:szCs w:val="18"/>
      <w:lang w:eastAsia="en-US"/>
      <w14:ligatures w14:val="none"/>
    </w:rPr>
  </w:style>
  <w:style w:type="paragraph" w:styleId="BodyText">
    <w:name w:val="Body Text"/>
    <w:basedOn w:val="Normal"/>
    <w:link w:val="BodyTextChar"/>
    <w:rsid w:val="009A15D7"/>
    <w:pPr>
      <w:jc w:val="both"/>
    </w:pPr>
    <w:rPr>
      <w:rFonts w:ascii=".VnTime" w:eastAsia="Batang" w:hAnsi=".VnTime"/>
      <w:lang w:val="x-none" w:eastAsia="ko-KR"/>
    </w:rPr>
  </w:style>
  <w:style w:type="character" w:customStyle="1" w:styleId="BodyTextChar">
    <w:name w:val="Body Text Char"/>
    <w:basedOn w:val="DefaultParagraphFont"/>
    <w:link w:val="BodyText"/>
    <w:rsid w:val="009A15D7"/>
    <w:rPr>
      <w:rFonts w:ascii=".VnTime" w:eastAsia="Batang" w:hAnsi=".VnTime" w:cs="Times New Roman"/>
      <w:kern w:val="0"/>
      <w:sz w:val="24"/>
      <w:szCs w:val="24"/>
      <w:lang w:val="x-none"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7AA09-2822-4198-A438-003DCDA51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2114</Words>
  <Characters>12053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Hoài Phan</cp:lastModifiedBy>
  <cp:revision>4</cp:revision>
  <cp:lastPrinted>2025-12-19T09:52:00Z</cp:lastPrinted>
  <dcterms:created xsi:type="dcterms:W3CDTF">2026-01-21T06:51:00Z</dcterms:created>
  <dcterms:modified xsi:type="dcterms:W3CDTF">2026-01-21T06:51:00Z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