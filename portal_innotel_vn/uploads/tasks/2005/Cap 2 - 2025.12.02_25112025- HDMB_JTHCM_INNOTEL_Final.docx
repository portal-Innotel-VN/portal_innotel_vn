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DE26" w14:textId="77777777" w:rsidR="00102A80" w:rsidRDefault="007C2211">
      <w:pPr>
        <w:pStyle w:val="Tiu"/>
      </w:pPr>
      <w:r>
        <w:t>HỢP</w:t>
      </w:r>
      <w:r>
        <w:rPr>
          <w:spacing w:val="-9"/>
        </w:rPr>
        <w:t xml:space="preserve"> </w:t>
      </w:r>
      <w:r>
        <w:t>ĐỒNG</w:t>
      </w:r>
      <w:r>
        <w:rPr>
          <w:spacing w:val="-8"/>
        </w:rPr>
        <w:t xml:space="preserve"> </w:t>
      </w:r>
      <w:r>
        <w:t>MUA</w:t>
      </w:r>
      <w:r>
        <w:rPr>
          <w:spacing w:val="-9"/>
        </w:rPr>
        <w:t xml:space="preserve"> </w:t>
      </w:r>
      <w:r>
        <w:t>BÁN</w:t>
      </w:r>
      <w:r>
        <w:rPr>
          <w:spacing w:val="-8"/>
        </w:rPr>
        <w:t xml:space="preserve"> </w:t>
      </w:r>
      <w:r>
        <w:t>HÀNG</w:t>
      </w:r>
      <w:r>
        <w:rPr>
          <w:spacing w:val="-8"/>
        </w:rPr>
        <w:t xml:space="preserve"> </w:t>
      </w:r>
      <w:r>
        <w:rPr>
          <w:spacing w:val="-5"/>
        </w:rPr>
        <w:t>HÓA</w:t>
      </w:r>
    </w:p>
    <w:p w14:paraId="3141394A" w14:textId="77777777" w:rsidR="00102A80" w:rsidRPr="009868FB" w:rsidRDefault="007C2211">
      <w:pPr>
        <w:spacing w:line="272" w:lineRule="exact"/>
        <w:ind w:left="3" w:right="713"/>
        <w:jc w:val="center"/>
        <w:rPr>
          <w:i/>
          <w:sz w:val="24"/>
          <w:rPrChange w:id="0" w:author="HIEN" w:date="2025-12-01T09:53:00Z">
            <w:rPr>
              <w:i/>
              <w:sz w:val="24"/>
              <w:lang w:val="en-GB"/>
            </w:rPr>
          </w:rPrChange>
        </w:rPr>
      </w:pPr>
      <w:r>
        <w:rPr>
          <w:i/>
          <w:sz w:val="24"/>
        </w:rPr>
        <w:t>Số:</w:t>
      </w:r>
      <w:r>
        <w:rPr>
          <w:i/>
          <w:spacing w:val="-1"/>
          <w:sz w:val="24"/>
        </w:rPr>
        <w:t xml:space="preserve"> </w:t>
      </w:r>
      <w:r w:rsidR="00C73674" w:rsidRPr="009868FB">
        <w:rPr>
          <w:i/>
          <w:sz w:val="24"/>
          <w:rPrChange w:id="1" w:author="HIEN" w:date="2025-12-01T09:53:00Z">
            <w:rPr>
              <w:i/>
              <w:sz w:val="24"/>
              <w:lang w:val="en-GB"/>
            </w:rPr>
          </w:rPrChange>
        </w:rPr>
        <w:t>2811</w:t>
      </w:r>
      <w:r>
        <w:rPr>
          <w:i/>
          <w:sz w:val="24"/>
        </w:rPr>
        <w:t>2025/HĐMB/JTHCM -</w:t>
      </w:r>
      <w:r>
        <w:rPr>
          <w:i/>
          <w:spacing w:val="-1"/>
          <w:sz w:val="24"/>
        </w:rPr>
        <w:t xml:space="preserve"> </w:t>
      </w:r>
      <w:r w:rsidR="00C73674" w:rsidRPr="009868FB">
        <w:rPr>
          <w:i/>
          <w:spacing w:val="-4"/>
          <w:sz w:val="24"/>
          <w:rPrChange w:id="2" w:author="HIEN" w:date="2025-12-01T09:53:00Z">
            <w:rPr>
              <w:i/>
              <w:spacing w:val="-4"/>
              <w:sz w:val="24"/>
              <w:lang w:val="en-GB"/>
            </w:rPr>
          </w:rPrChange>
        </w:rPr>
        <w:t>INNOTEL</w:t>
      </w:r>
    </w:p>
    <w:p w14:paraId="2E3F8B6C" w14:textId="77777777" w:rsidR="00102A80" w:rsidRDefault="00102A80">
      <w:pPr>
        <w:pStyle w:val="ThnVnban"/>
        <w:rPr>
          <w:i/>
        </w:rPr>
      </w:pPr>
    </w:p>
    <w:p w14:paraId="56D48945" w14:textId="77777777" w:rsidR="00102A80" w:rsidRDefault="007C2211">
      <w:pPr>
        <w:pStyle w:val="ThnVnban"/>
        <w:ind w:left="165" w:right="872"/>
      </w:pPr>
      <w:r>
        <w:t>Hợp đồng mua bán hàng hóa (“</w:t>
      </w:r>
      <w:r>
        <w:rPr>
          <w:b/>
        </w:rPr>
        <w:t>Hợp Đồng</w:t>
      </w:r>
      <w:r>
        <w:t>”) này được lập vào</w:t>
      </w:r>
      <w:r>
        <w:rPr>
          <w:spacing w:val="18"/>
        </w:rPr>
        <w:t xml:space="preserve"> </w:t>
      </w:r>
      <w:r>
        <w:t xml:space="preserve">ngày </w:t>
      </w:r>
      <w:r w:rsidR="00C73674" w:rsidRPr="009868FB">
        <w:rPr>
          <w:rPrChange w:id="3" w:author="HIEN" w:date="2025-12-01T09:53:00Z">
            <w:rPr>
              <w:lang w:val="en-GB"/>
            </w:rPr>
          </w:rPrChange>
        </w:rPr>
        <w:t>28</w:t>
      </w:r>
      <w:r w:rsidRPr="009868FB">
        <w:rPr>
          <w:rPrChange w:id="4" w:author="HIEN" w:date="2025-12-01T09:53:00Z">
            <w:rPr>
              <w:lang w:val="en-GB"/>
            </w:rPr>
          </w:rPrChange>
        </w:rPr>
        <w:t xml:space="preserve"> </w:t>
      </w:r>
      <w:r>
        <w:t xml:space="preserve">tháng </w:t>
      </w:r>
      <w:r w:rsidR="001D6F96" w:rsidRPr="009868FB">
        <w:rPr>
          <w:rPrChange w:id="5" w:author="HIEN" w:date="2025-12-01T09:53:00Z">
            <w:rPr>
              <w:lang w:val="en-GB"/>
            </w:rPr>
          </w:rPrChange>
        </w:rPr>
        <w:t>1</w:t>
      </w:r>
      <w:r w:rsidR="00C73674" w:rsidRPr="009868FB">
        <w:rPr>
          <w:rPrChange w:id="6" w:author="HIEN" w:date="2025-12-01T09:53:00Z">
            <w:rPr>
              <w:lang w:val="en-GB"/>
            </w:rPr>
          </w:rPrChange>
        </w:rPr>
        <w:t>1</w:t>
      </w:r>
      <w:r>
        <w:t xml:space="preserve"> năm 2025</w:t>
      </w:r>
      <w:r>
        <w:rPr>
          <w:spacing w:val="80"/>
        </w:rPr>
        <w:t xml:space="preserve"> </w:t>
      </w:r>
      <w:r>
        <w:t>bởi và giữa:</w:t>
      </w:r>
    </w:p>
    <w:p w14:paraId="32A31082" w14:textId="77777777" w:rsidR="00102A80" w:rsidRDefault="00102A80">
      <w:pPr>
        <w:pStyle w:val="ThnVnban"/>
        <w:spacing w:before="97"/>
        <w:rPr>
          <w:sz w:val="20"/>
        </w:rPr>
      </w:pPr>
    </w:p>
    <w:tbl>
      <w:tblPr>
        <w:tblW w:w="0" w:type="auto"/>
        <w:tblInd w:w="122" w:type="dxa"/>
        <w:tblLayout w:type="fixed"/>
        <w:tblCellMar>
          <w:left w:w="0" w:type="dxa"/>
          <w:right w:w="0" w:type="dxa"/>
        </w:tblCellMar>
        <w:tblLook w:val="04A0" w:firstRow="1" w:lastRow="0" w:firstColumn="1" w:lastColumn="0" w:noHBand="0" w:noVBand="1"/>
      </w:tblPr>
      <w:tblGrid>
        <w:gridCol w:w="1734"/>
        <w:gridCol w:w="323"/>
        <w:gridCol w:w="7827"/>
      </w:tblGrid>
      <w:tr w:rsidR="00102A80" w14:paraId="2A5A1119" w14:textId="77777777">
        <w:trPr>
          <w:trHeight w:val="423"/>
        </w:trPr>
        <w:tc>
          <w:tcPr>
            <w:tcW w:w="1734" w:type="dxa"/>
          </w:tcPr>
          <w:p w14:paraId="34BD090B" w14:textId="77777777" w:rsidR="00102A80" w:rsidRDefault="007C2211">
            <w:pPr>
              <w:pStyle w:val="TableParagraph"/>
              <w:spacing w:line="271" w:lineRule="exact"/>
              <w:ind w:left="50"/>
              <w:rPr>
                <w:b/>
                <w:sz w:val="24"/>
              </w:rPr>
            </w:pPr>
            <w:r>
              <w:rPr>
                <w:b/>
                <w:sz w:val="24"/>
              </w:rPr>
              <w:t>BÊN</w:t>
            </w:r>
            <w:r>
              <w:rPr>
                <w:b/>
                <w:spacing w:val="-1"/>
                <w:sz w:val="24"/>
              </w:rPr>
              <w:t xml:space="preserve"> </w:t>
            </w:r>
            <w:r>
              <w:rPr>
                <w:b/>
                <w:spacing w:val="-5"/>
                <w:sz w:val="24"/>
              </w:rPr>
              <w:t>BÁN</w:t>
            </w:r>
          </w:p>
        </w:tc>
        <w:tc>
          <w:tcPr>
            <w:tcW w:w="323" w:type="dxa"/>
          </w:tcPr>
          <w:p w14:paraId="5310BF37" w14:textId="77777777" w:rsidR="00102A80" w:rsidRDefault="007C2211">
            <w:pPr>
              <w:pStyle w:val="TableParagraph"/>
              <w:spacing w:line="266" w:lineRule="exact"/>
              <w:ind w:left="9"/>
              <w:jc w:val="center"/>
              <w:rPr>
                <w:sz w:val="24"/>
              </w:rPr>
            </w:pPr>
            <w:r>
              <w:rPr>
                <w:spacing w:val="-10"/>
                <w:sz w:val="24"/>
              </w:rPr>
              <w:t>:</w:t>
            </w:r>
          </w:p>
        </w:tc>
        <w:tc>
          <w:tcPr>
            <w:tcW w:w="7827" w:type="dxa"/>
          </w:tcPr>
          <w:p w14:paraId="4484811D" w14:textId="77777777" w:rsidR="00102A80" w:rsidRDefault="00C73674">
            <w:pPr>
              <w:pStyle w:val="TableParagraph"/>
              <w:spacing w:line="271" w:lineRule="exact"/>
              <w:ind w:left="121"/>
              <w:rPr>
                <w:b/>
                <w:sz w:val="24"/>
              </w:rPr>
            </w:pPr>
            <w:r w:rsidRPr="00C73674">
              <w:rPr>
                <w:b/>
                <w:sz w:val="24"/>
              </w:rPr>
              <w:t>CÔNG TY TNHH VIỄN THÔNG SÁNG TẠO THUẬN PHONG</w:t>
            </w:r>
          </w:p>
        </w:tc>
      </w:tr>
      <w:tr w:rsidR="00102A80" w14:paraId="247DD590" w14:textId="77777777">
        <w:trPr>
          <w:trHeight w:val="464"/>
        </w:trPr>
        <w:tc>
          <w:tcPr>
            <w:tcW w:w="1734" w:type="dxa"/>
          </w:tcPr>
          <w:p w14:paraId="5C4EC492" w14:textId="77777777" w:rsidR="00102A80" w:rsidRDefault="007C2211">
            <w:pPr>
              <w:pStyle w:val="TableParagraph"/>
              <w:spacing w:before="142"/>
              <w:ind w:left="50"/>
              <w:rPr>
                <w:sz w:val="24"/>
              </w:rPr>
            </w:pPr>
            <w:r>
              <w:rPr>
                <w:sz w:val="24"/>
              </w:rPr>
              <w:t>Giấy</w:t>
            </w:r>
            <w:r>
              <w:rPr>
                <w:spacing w:val="-4"/>
                <w:sz w:val="24"/>
              </w:rPr>
              <w:t xml:space="preserve"> </w:t>
            </w:r>
            <w:r>
              <w:rPr>
                <w:spacing w:val="-2"/>
                <w:sz w:val="24"/>
              </w:rPr>
              <w:t>CNĐKDN</w:t>
            </w:r>
          </w:p>
        </w:tc>
        <w:tc>
          <w:tcPr>
            <w:tcW w:w="323" w:type="dxa"/>
          </w:tcPr>
          <w:p w14:paraId="54D802BC" w14:textId="77777777" w:rsidR="00102A80" w:rsidRDefault="007C2211">
            <w:pPr>
              <w:pStyle w:val="TableParagraph"/>
              <w:spacing w:before="142"/>
              <w:ind w:left="9"/>
              <w:jc w:val="center"/>
              <w:rPr>
                <w:sz w:val="24"/>
              </w:rPr>
            </w:pPr>
            <w:r>
              <w:rPr>
                <w:spacing w:val="-10"/>
                <w:sz w:val="24"/>
              </w:rPr>
              <w:t>:</w:t>
            </w:r>
          </w:p>
        </w:tc>
        <w:tc>
          <w:tcPr>
            <w:tcW w:w="7827" w:type="dxa"/>
          </w:tcPr>
          <w:p w14:paraId="7DEDBD23" w14:textId="77777777" w:rsidR="00102A80" w:rsidRDefault="00C73674">
            <w:pPr>
              <w:pStyle w:val="TableParagraph"/>
              <w:spacing w:before="142"/>
              <w:ind w:left="121"/>
              <w:rPr>
                <w:sz w:val="24"/>
              </w:rPr>
            </w:pPr>
            <w:r w:rsidRPr="00C73674">
              <w:rPr>
                <w:spacing w:val="-2"/>
                <w:sz w:val="24"/>
              </w:rPr>
              <w:t>0304195505</w:t>
            </w:r>
          </w:p>
        </w:tc>
      </w:tr>
      <w:tr w:rsidR="00102A80" w14:paraId="3CF8B58E" w14:textId="77777777">
        <w:trPr>
          <w:trHeight w:val="631"/>
        </w:trPr>
        <w:tc>
          <w:tcPr>
            <w:tcW w:w="1734" w:type="dxa"/>
          </w:tcPr>
          <w:p w14:paraId="0A76B3E2" w14:textId="77777777" w:rsidR="00102A80" w:rsidRDefault="007C2211">
            <w:pPr>
              <w:pStyle w:val="TableParagraph"/>
              <w:spacing w:before="35"/>
              <w:ind w:left="50"/>
              <w:rPr>
                <w:sz w:val="24"/>
              </w:rPr>
            </w:pPr>
            <w:r>
              <w:rPr>
                <w:sz w:val="24"/>
              </w:rPr>
              <w:t>Địa</w:t>
            </w:r>
            <w:r>
              <w:rPr>
                <w:spacing w:val="-1"/>
                <w:sz w:val="24"/>
              </w:rPr>
              <w:t xml:space="preserve"> </w:t>
            </w:r>
            <w:r>
              <w:rPr>
                <w:sz w:val="24"/>
              </w:rPr>
              <w:t>chỉ đăng</w:t>
            </w:r>
            <w:r>
              <w:rPr>
                <w:spacing w:val="-3"/>
                <w:sz w:val="24"/>
              </w:rPr>
              <w:t xml:space="preserve"> </w:t>
            </w:r>
            <w:r>
              <w:rPr>
                <w:spacing w:val="-5"/>
                <w:sz w:val="24"/>
              </w:rPr>
              <w:t>ký</w:t>
            </w:r>
          </w:p>
        </w:tc>
        <w:tc>
          <w:tcPr>
            <w:tcW w:w="323" w:type="dxa"/>
          </w:tcPr>
          <w:p w14:paraId="06DF8BEB" w14:textId="77777777" w:rsidR="00102A80" w:rsidRDefault="007C2211">
            <w:pPr>
              <w:pStyle w:val="TableParagraph"/>
              <w:spacing w:before="35"/>
              <w:ind w:left="9"/>
              <w:jc w:val="center"/>
              <w:rPr>
                <w:sz w:val="24"/>
              </w:rPr>
            </w:pPr>
            <w:r>
              <w:rPr>
                <w:spacing w:val="-10"/>
                <w:sz w:val="24"/>
              </w:rPr>
              <w:t>:</w:t>
            </w:r>
          </w:p>
        </w:tc>
        <w:tc>
          <w:tcPr>
            <w:tcW w:w="7827" w:type="dxa"/>
          </w:tcPr>
          <w:p w14:paraId="49076D4B" w14:textId="77777777" w:rsidR="00102A80" w:rsidRDefault="00C73674">
            <w:pPr>
              <w:pStyle w:val="TableParagraph"/>
              <w:spacing w:before="38" w:line="237" w:lineRule="auto"/>
              <w:ind w:left="121"/>
              <w:rPr>
                <w:sz w:val="24"/>
              </w:rPr>
            </w:pPr>
            <w:r w:rsidRPr="00C73674">
              <w:rPr>
                <w:sz w:val="24"/>
              </w:rPr>
              <w:t xml:space="preserve">Số 55/31 đường Trần Đình Xu, Phường Cầu Ông Lãnh, </w:t>
            </w:r>
            <w:proofErr w:type="spellStart"/>
            <w:r w:rsidRPr="00C73674">
              <w:rPr>
                <w:sz w:val="24"/>
              </w:rPr>
              <w:t>TP.Hô</w:t>
            </w:r>
            <w:proofErr w:type="spellEnd"/>
            <w:r w:rsidRPr="00C73674">
              <w:rPr>
                <w:sz w:val="24"/>
              </w:rPr>
              <w:t>̀ Chí Minh, Việt Nam</w:t>
            </w:r>
            <w:r w:rsidR="007C2211">
              <w:rPr>
                <w:sz w:val="24"/>
              </w:rPr>
              <w:t>.</w:t>
            </w:r>
          </w:p>
        </w:tc>
      </w:tr>
      <w:tr w:rsidR="00102A80" w14:paraId="77D25498" w14:textId="77777777">
        <w:trPr>
          <w:trHeight w:val="356"/>
        </w:trPr>
        <w:tc>
          <w:tcPr>
            <w:tcW w:w="1734" w:type="dxa"/>
          </w:tcPr>
          <w:p w14:paraId="2C59E43A" w14:textId="77777777" w:rsidR="00102A80" w:rsidRDefault="007C2211">
            <w:pPr>
              <w:pStyle w:val="TableParagraph"/>
              <w:spacing w:before="35"/>
              <w:ind w:left="50"/>
              <w:rPr>
                <w:sz w:val="24"/>
              </w:rPr>
            </w:pPr>
            <w:r>
              <w:rPr>
                <w:sz w:val="24"/>
              </w:rPr>
              <w:t>Điện</w:t>
            </w:r>
            <w:r>
              <w:rPr>
                <w:spacing w:val="-1"/>
                <w:sz w:val="24"/>
              </w:rPr>
              <w:t xml:space="preserve"> </w:t>
            </w:r>
            <w:r>
              <w:rPr>
                <w:spacing w:val="-2"/>
                <w:sz w:val="24"/>
              </w:rPr>
              <w:t>thoại</w:t>
            </w:r>
          </w:p>
        </w:tc>
        <w:tc>
          <w:tcPr>
            <w:tcW w:w="323" w:type="dxa"/>
          </w:tcPr>
          <w:p w14:paraId="0F953E2B" w14:textId="77777777" w:rsidR="00102A80" w:rsidRDefault="007C2211">
            <w:pPr>
              <w:pStyle w:val="TableParagraph"/>
              <w:spacing w:before="35"/>
              <w:ind w:left="9"/>
              <w:jc w:val="center"/>
              <w:rPr>
                <w:sz w:val="24"/>
              </w:rPr>
            </w:pPr>
            <w:r>
              <w:rPr>
                <w:spacing w:val="-10"/>
                <w:sz w:val="24"/>
              </w:rPr>
              <w:t>:</w:t>
            </w:r>
          </w:p>
        </w:tc>
        <w:tc>
          <w:tcPr>
            <w:tcW w:w="7827" w:type="dxa"/>
          </w:tcPr>
          <w:p w14:paraId="6B7EBAD4" w14:textId="77777777" w:rsidR="00102A80" w:rsidRDefault="007C2211">
            <w:pPr>
              <w:pStyle w:val="TableParagraph"/>
              <w:spacing w:before="35"/>
              <w:ind w:left="121"/>
              <w:rPr>
                <w:sz w:val="24"/>
              </w:rPr>
            </w:pPr>
            <w:r>
              <w:rPr>
                <w:spacing w:val="-2"/>
                <w:sz w:val="24"/>
              </w:rPr>
              <w:t>0368828035</w:t>
            </w:r>
          </w:p>
        </w:tc>
      </w:tr>
      <w:tr w:rsidR="00102A80" w14:paraId="5D6E0364" w14:textId="77777777">
        <w:trPr>
          <w:trHeight w:val="359"/>
        </w:trPr>
        <w:tc>
          <w:tcPr>
            <w:tcW w:w="1734" w:type="dxa"/>
          </w:tcPr>
          <w:p w14:paraId="5B04358A" w14:textId="77777777" w:rsidR="00102A80" w:rsidRDefault="007C2211">
            <w:pPr>
              <w:pStyle w:val="TableParagraph"/>
              <w:spacing w:before="35"/>
              <w:ind w:left="50"/>
              <w:rPr>
                <w:sz w:val="24"/>
              </w:rPr>
            </w:pPr>
            <w:r>
              <w:rPr>
                <w:sz w:val="24"/>
              </w:rPr>
              <w:t>Đại</w:t>
            </w:r>
            <w:r>
              <w:rPr>
                <w:spacing w:val="-2"/>
                <w:sz w:val="24"/>
              </w:rPr>
              <w:t xml:space="preserve"> </w:t>
            </w:r>
            <w:r>
              <w:rPr>
                <w:sz w:val="24"/>
              </w:rPr>
              <w:t>diện</w:t>
            </w:r>
            <w:r>
              <w:rPr>
                <w:spacing w:val="-1"/>
                <w:sz w:val="24"/>
              </w:rPr>
              <w:t xml:space="preserve"> </w:t>
            </w:r>
            <w:r>
              <w:rPr>
                <w:spacing w:val="-5"/>
                <w:sz w:val="24"/>
              </w:rPr>
              <w:t>bởi</w:t>
            </w:r>
          </w:p>
        </w:tc>
        <w:tc>
          <w:tcPr>
            <w:tcW w:w="323" w:type="dxa"/>
          </w:tcPr>
          <w:p w14:paraId="4B86E5BE" w14:textId="77777777" w:rsidR="00102A80" w:rsidRDefault="007C2211">
            <w:pPr>
              <w:pStyle w:val="TableParagraph"/>
              <w:spacing w:before="35"/>
              <w:ind w:left="9"/>
              <w:jc w:val="center"/>
              <w:rPr>
                <w:sz w:val="24"/>
              </w:rPr>
            </w:pPr>
            <w:r>
              <w:rPr>
                <w:spacing w:val="-10"/>
                <w:sz w:val="24"/>
              </w:rPr>
              <w:t>:</w:t>
            </w:r>
          </w:p>
        </w:tc>
        <w:tc>
          <w:tcPr>
            <w:tcW w:w="7827" w:type="dxa"/>
          </w:tcPr>
          <w:p w14:paraId="11289879" w14:textId="77777777" w:rsidR="00102A80" w:rsidRDefault="00C73674">
            <w:pPr>
              <w:pStyle w:val="TableParagraph"/>
              <w:spacing w:before="39"/>
              <w:ind w:left="121"/>
              <w:rPr>
                <w:b/>
                <w:sz w:val="24"/>
              </w:rPr>
            </w:pPr>
            <w:r w:rsidRPr="00C73674">
              <w:rPr>
                <w:b/>
                <w:sz w:val="24"/>
              </w:rPr>
              <w:t>HUỲNH THANH HẢI</w:t>
            </w:r>
          </w:p>
        </w:tc>
      </w:tr>
      <w:tr w:rsidR="00102A80" w14:paraId="03C433E1" w14:textId="77777777">
        <w:trPr>
          <w:trHeight w:val="309"/>
        </w:trPr>
        <w:tc>
          <w:tcPr>
            <w:tcW w:w="1734" w:type="dxa"/>
          </w:tcPr>
          <w:p w14:paraId="6084FE53" w14:textId="77777777" w:rsidR="00102A80" w:rsidRDefault="007C2211">
            <w:pPr>
              <w:pStyle w:val="TableParagraph"/>
              <w:spacing w:before="33" w:line="256" w:lineRule="exact"/>
              <w:ind w:left="50"/>
              <w:rPr>
                <w:sz w:val="24"/>
              </w:rPr>
            </w:pPr>
            <w:r>
              <w:rPr>
                <w:sz w:val="24"/>
              </w:rPr>
              <w:t>Chức</w:t>
            </w:r>
            <w:r>
              <w:rPr>
                <w:spacing w:val="-4"/>
                <w:sz w:val="24"/>
              </w:rPr>
              <w:t xml:space="preserve"> </w:t>
            </w:r>
            <w:r>
              <w:rPr>
                <w:spacing w:val="-7"/>
                <w:sz w:val="24"/>
              </w:rPr>
              <w:t>vụ</w:t>
            </w:r>
          </w:p>
        </w:tc>
        <w:tc>
          <w:tcPr>
            <w:tcW w:w="323" w:type="dxa"/>
          </w:tcPr>
          <w:p w14:paraId="691D9EAD" w14:textId="77777777" w:rsidR="00102A80" w:rsidRDefault="007C2211">
            <w:pPr>
              <w:pStyle w:val="TableParagraph"/>
              <w:spacing w:before="33" w:line="256" w:lineRule="exact"/>
              <w:ind w:left="9"/>
              <w:jc w:val="center"/>
              <w:rPr>
                <w:sz w:val="24"/>
              </w:rPr>
            </w:pPr>
            <w:r>
              <w:rPr>
                <w:spacing w:val="-10"/>
                <w:sz w:val="24"/>
              </w:rPr>
              <w:t>:</w:t>
            </w:r>
          </w:p>
        </w:tc>
        <w:tc>
          <w:tcPr>
            <w:tcW w:w="7827" w:type="dxa"/>
          </w:tcPr>
          <w:p w14:paraId="305D3B99" w14:textId="77777777" w:rsidR="00102A80" w:rsidRDefault="007C2211">
            <w:pPr>
              <w:pStyle w:val="TableParagraph"/>
              <w:spacing w:before="33" w:line="256" w:lineRule="exact"/>
              <w:ind w:left="121"/>
              <w:rPr>
                <w:sz w:val="24"/>
              </w:rPr>
            </w:pPr>
            <w:r>
              <w:rPr>
                <w:sz w:val="24"/>
              </w:rPr>
              <w:t>Giám</w:t>
            </w:r>
            <w:r>
              <w:rPr>
                <w:spacing w:val="-1"/>
                <w:sz w:val="24"/>
              </w:rPr>
              <w:t xml:space="preserve"> </w:t>
            </w:r>
            <w:r>
              <w:rPr>
                <w:spacing w:val="-5"/>
                <w:sz w:val="24"/>
              </w:rPr>
              <w:t>Đốc</w:t>
            </w:r>
          </w:p>
        </w:tc>
      </w:tr>
    </w:tbl>
    <w:p w14:paraId="1906E34E" w14:textId="77777777" w:rsidR="00102A80" w:rsidRDefault="00102A80">
      <w:pPr>
        <w:pStyle w:val="ThnVnban"/>
        <w:spacing w:before="191"/>
      </w:pPr>
    </w:p>
    <w:p w14:paraId="384AF364" w14:textId="77777777" w:rsidR="00102A80" w:rsidRDefault="007C2211">
      <w:pPr>
        <w:pStyle w:val="ThnVnban"/>
        <w:ind w:left="165"/>
      </w:pPr>
      <w:r>
        <w:rPr>
          <w:spacing w:val="-5"/>
        </w:rPr>
        <w:t>Và:</w:t>
      </w:r>
    </w:p>
    <w:p w14:paraId="2E6804D1" w14:textId="77777777" w:rsidR="00102A80" w:rsidRDefault="00102A80">
      <w:pPr>
        <w:pStyle w:val="ThnVnban"/>
        <w:spacing w:before="97"/>
        <w:rPr>
          <w:sz w:val="20"/>
        </w:rPr>
      </w:pPr>
    </w:p>
    <w:tbl>
      <w:tblPr>
        <w:tblW w:w="0" w:type="auto"/>
        <w:tblInd w:w="122" w:type="dxa"/>
        <w:tblLayout w:type="fixed"/>
        <w:tblCellMar>
          <w:left w:w="0" w:type="dxa"/>
          <w:right w:w="0" w:type="dxa"/>
        </w:tblCellMar>
        <w:tblLook w:val="04A0" w:firstRow="1" w:lastRow="0" w:firstColumn="1" w:lastColumn="0" w:noHBand="0" w:noVBand="1"/>
      </w:tblPr>
      <w:tblGrid>
        <w:gridCol w:w="1734"/>
        <w:gridCol w:w="308"/>
        <w:gridCol w:w="7096"/>
      </w:tblGrid>
      <w:tr w:rsidR="00102A80" w14:paraId="3FBF00E1" w14:textId="77777777">
        <w:trPr>
          <w:trHeight w:val="587"/>
        </w:trPr>
        <w:tc>
          <w:tcPr>
            <w:tcW w:w="1734" w:type="dxa"/>
          </w:tcPr>
          <w:p w14:paraId="678D9652" w14:textId="77777777" w:rsidR="00102A80" w:rsidRDefault="007C2211">
            <w:pPr>
              <w:pStyle w:val="TableParagraph"/>
              <w:spacing w:line="271" w:lineRule="exact"/>
              <w:ind w:left="50"/>
              <w:rPr>
                <w:b/>
                <w:sz w:val="24"/>
              </w:rPr>
            </w:pPr>
            <w:r>
              <w:rPr>
                <w:b/>
                <w:sz w:val="24"/>
              </w:rPr>
              <w:t xml:space="preserve">BÊN </w:t>
            </w:r>
            <w:r>
              <w:rPr>
                <w:b/>
                <w:spacing w:val="-5"/>
                <w:sz w:val="24"/>
              </w:rPr>
              <w:t>MUA</w:t>
            </w:r>
          </w:p>
        </w:tc>
        <w:tc>
          <w:tcPr>
            <w:tcW w:w="308" w:type="dxa"/>
          </w:tcPr>
          <w:p w14:paraId="3DCCC42C" w14:textId="77777777" w:rsidR="00102A80" w:rsidRDefault="007C2211">
            <w:pPr>
              <w:pStyle w:val="TableParagraph"/>
              <w:spacing w:line="266" w:lineRule="exact"/>
              <w:ind w:left="24"/>
              <w:jc w:val="center"/>
              <w:rPr>
                <w:sz w:val="24"/>
              </w:rPr>
            </w:pPr>
            <w:r>
              <w:rPr>
                <w:spacing w:val="-10"/>
                <w:sz w:val="24"/>
              </w:rPr>
              <w:t>:</w:t>
            </w:r>
          </w:p>
        </w:tc>
        <w:tc>
          <w:tcPr>
            <w:tcW w:w="7096" w:type="dxa"/>
          </w:tcPr>
          <w:p w14:paraId="738E938A" w14:textId="77777777" w:rsidR="00102A80" w:rsidRDefault="007C2211">
            <w:pPr>
              <w:pStyle w:val="TableParagraph"/>
              <w:spacing w:line="237" w:lineRule="auto"/>
              <w:ind w:left="107"/>
              <w:rPr>
                <w:b/>
                <w:sz w:val="24"/>
              </w:rPr>
            </w:pPr>
            <w:r>
              <w:rPr>
                <w:b/>
                <w:sz w:val="24"/>
              </w:rPr>
              <w:t>CÔNG</w:t>
            </w:r>
            <w:r>
              <w:rPr>
                <w:b/>
                <w:spacing w:val="-3"/>
                <w:sz w:val="24"/>
              </w:rPr>
              <w:t xml:space="preserve"> </w:t>
            </w:r>
            <w:r>
              <w:rPr>
                <w:b/>
                <w:sz w:val="24"/>
              </w:rPr>
              <w:t>TY</w:t>
            </w:r>
            <w:r>
              <w:rPr>
                <w:b/>
                <w:spacing w:val="-1"/>
                <w:sz w:val="24"/>
              </w:rPr>
              <w:t xml:space="preserve"> </w:t>
            </w:r>
            <w:r>
              <w:rPr>
                <w:b/>
                <w:sz w:val="24"/>
              </w:rPr>
              <w:t>TNHH MỘT THÀNH</w:t>
            </w:r>
            <w:r>
              <w:rPr>
                <w:b/>
                <w:spacing w:val="-1"/>
                <w:sz w:val="24"/>
              </w:rPr>
              <w:t xml:space="preserve"> </w:t>
            </w:r>
            <w:r>
              <w:rPr>
                <w:b/>
                <w:sz w:val="24"/>
              </w:rPr>
              <w:t>VIÊN</w:t>
            </w:r>
            <w:r>
              <w:rPr>
                <w:b/>
                <w:spacing w:val="-1"/>
                <w:sz w:val="24"/>
              </w:rPr>
              <w:t xml:space="preserve"> </w:t>
            </w:r>
            <w:r>
              <w:rPr>
                <w:b/>
                <w:sz w:val="24"/>
              </w:rPr>
              <w:t>CHUYỂN</w:t>
            </w:r>
            <w:r>
              <w:rPr>
                <w:b/>
                <w:spacing w:val="-1"/>
                <w:sz w:val="24"/>
              </w:rPr>
              <w:t xml:space="preserve"> </w:t>
            </w:r>
            <w:r>
              <w:rPr>
                <w:b/>
                <w:sz w:val="24"/>
              </w:rPr>
              <w:t>PHÁT NHANH THUẬN PHONG – CHI NHÁNH THÀNH PHỐ HỒ CHÍ MINH</w:t>
            </w:r>
          </w:p>
        </w:tc>
      </w:tr>
      <w:tr w:rsidR="00102A80" w14:paraId="67BD48A7" w14:textId="77777777">
        <w:trPr>
          <w:trHeight w:val="353"/>
        </w:trPr>
        <w:tc>
          <w:tcPr>
            <w:tcW w:w="1734" w:type="dxa"/>
          </w:tcPr>
          <w:p w14:paraId="1D91995F" w14:textId="77777777" w:rsidR="00102A80" w:rsidRDefault="007C2211">
            <w:pPr>
              <w:pStyle w:val="TableParagraph"/>
              <w:spacing w:before="33"/>
              <w:ind w:left="50"/>
              <w:rPr>
                <w:sz w:val="24"/>
              </w:rPr>
            </w:pPr>
            <w:r>
              <w:rPr>
                <w:sz w:val="24"/>
              </w:rPr>
              <w:t>Giấy</w:t>
            </w:r>
            <w:r>
              <w:rPr>
                <w:spacing w:val="-4"/>
                <w:sz w:val="24"/>
              </w:rPr>
              <w:t xml:space="preserve"> </w:t>
            </w:r>
            <w:r>
              <w:rPr>
                <w:spacing w:val="-2"/>
                <w:sz w:val="24"/>
              </w:rPr>
              <w:t>CNĐKDN</w:t>
            </w:r>
          </w:p>
        </w:tc>
        <w:tc>
          <w:tcPr>
            <w:tcW w:w="308" w:type="dxa"/>
          </w:tcPr>
          <w:p w14:paraId="75B59EFC" w14:textId="77777777" w:rsidR="00102A80" w:rsidRDefault="007C2211">
            <w:pPr>
              <w:pStyle w:val="TableParagraph"/>
              <w:spacing w:before="33"/>
              <w:ind w:left="24"/>
              <w:jc w:val="center"/>
              <w:rPr>
                <w:sz w:val="24"/>
              </w:rPr>
            </w:pPr>
            <w:r>
              <w:rPr>
                <w:spacing w:val="-10"/>
                <w:sz w:val="24"/>
              </w:rPr>
              <w:t>:</w:t>
            </w:r>
          </w:p>
        </w:tc>
        <w:tc>
          <w:tcPr>
            <w:tcW w:w="7096" w:type="dxa"/>
          </w:tcPr>
          <w:p w14:paraId="53A122B4" w14:textId="77777777" w:rsidR="00102A80" w:rsidRDefault="007C2211">
            <w:pPr>
              <w:pStyle w:val="TableParagraph"/>
              <w:spacing w:before="33"/>
              <w:ind w:left="107"/>
              <w:rPr>
                <w:sz w:val="24"/>
              </w:rPr>
            </w:pPr>
            <w:r>
              <w:rPr>
                <w:spacing w:val="-2"/>
                <w:sz w:val="24"/>
              </w:rPr>
              <w:t>0313617136-</w:t>
            </w:r>
            <w:r>
              <w:rPr>
                <w:spacing w:val="-5"/>
                <w:sz w:val="24"/>
              </w:rPr>
              <w:t>007</w:t>
            </w:r>
          </w:p>
        </w:tc>
      </w:tr>
      <w:tr w:rsidR="00102A80" w14:paraId="35CCE1EC" w14:textId="77777777">
        <w:trPr>
          <w:trHeight w:val="632"/>
        </w:trPr>
        <w:tc>
          <w:tcPr>
            <w:tcW w:w="1734" w:type="dxa"/>
          </w:tcPr>
          <w:p w14:paraId="639912C5" w14:textId="77777777" w:rsidR="00102A80" w:rsidRDefault="007C2211">
            <w:pPr>
              <w:pStyle w:val="TableParagraph"/>
              <w:spacing w:before="34"/>
              <w:ind w:left="50"/>
              <w:rPr>
                <w:sz w:val="24"/>
              </w:rPr>
            </w:pPr>
            <w:r>
              <w:rPr>
                <w:sz w:val="24"/>
              </w:rPr>
              <w:t>Địa</w:t>
            </w:r>
            <w:r>
              <w:rPr>
                <w:spacing w:val="-1"/>
                <w:sz w:val="24"/>
              </w:rPr>
              <w:t xml:space="preserve"> </w:t>
            </w:r>
            <w:r>
              <w:rPr>
                <w:sz w:val="24"/>
              </w:rPr>
              <w:t>chỉ đăng</w:t>
            </w:r>
            <w:r>
              <w:rPr>
                <w:spacing w:val="-3"/>
                <w:sz w:val="24"/>
              </w:rPr>
              <w:t xml:space="preserve"> </w:t>
            </w:r>
            <w:r>
              <w:rPr>
                <w:spacing w:val="-5"/>
                <w:sz w:val="24"/>
              </w:rPr>
              <w:t>ký</w:t>
            </w:r>
          </w:p>
        </w:tc>
        <w:tc>
          <w:tcPr>
            <w:tcW w:w="308" w:type="dxa"/>
          </w:tcPr>
          <w:p w14:paraId="0272032F" w14:textId="77777777" w:rsidR="00102A80" w:rsidRDefault="007C2211">
            <w:pPr>
              <w:pStyle w:val="TableParagraph"/>
              <w:spacing w:before="34"/>
              <w:ind w:left="24"/>
              <w:jc w:val="center"/>
              <w:rPr>
                <w:sz w:val="24"/>
              </w:rPr>
            </w:pPr>
            <w:r>
              <w:rPr>
                <w:spacing w:val="-10"/>
                <w:sz w:val="24"/>
              </w:rPr>
              <w:t>:</w:t>
            </w:r>
          </w:p>
        </w:tc>
        <w:tc>
          <w:tcPr>
            <w:tcW w:w="7096" w:type="dxa"/>
          </w:tcPr>
          <w:p w14:paraId="6AF0DFF6" w14:textId="77777777" w:rsidR="00102A80" w:rsidRDefault="007C2211">
            <w:pPr>
              <w:pStyle w:val="TableParagraph"/>
              <w:spacing w:before="34"/>
              <w:ind w:left="107"/>
              <w:rPr>
                <w:sz w:val="24"/>
              </w:rPr>
            </w:pPr>
            <w:r>
              <w:rPr>
                <w:spacing w:val="-6"/>
                <w:sz w:val="24"/>
              </w:rPr>
              <w:t>84</w:t>
            </w:r>
            <w:r>
              <w:rPr>
                <w:spacing w:val="-9"/>
                <w:sz w:val="24"/>
              </w:rPr>
              <w:t xml:space="preserve"> </w:t>
            </w:r>
            <w:r>
              <w:rPr>
                <w:spacing w:val="-6"/>
                <w:sz w:val="24"/>
              </w:rPr>
              <w:t>-86</w:t>
            </w:r>
            <w:r>
              <w:rPr>
                <w:spacing w:val="-9"/>
                <w:sz w:val="24"/>
              </w:rPr>
              <w:t xml:space="preserve"> </w:t>
            </w:r>
            <w:r>
              <w:rPr>
                <w:spacing w:val="-6"/>
                <w:sz w:val="24"/>
              </w:rPr>
              <w:t>Đường</w:t>
            </w:r>
            <w:r>
              <w:rPr>
                <w:spacing w:val="-9"/>
                <w:sz w:val="24"/>
              </w:rPr>
              <w:t xml:space="preserve"> </w:t>
            </w:r>
            <w:r>
              <w:rPr>
                <w:spacing w:val="-6"/>
                <w:sz w:val="24"/>
              </w:rPr>
              <w:t>số</w:t>
            </w:r>
            <w:r>
              <w:rPr>
                <w:spacing w:val="-8"/>
                <w:sz w:val="24"/>
              </w:rPr>
              <w:t xml:space="preserve"> </w:t>
            </w:r>
            <w:r>
              <w:rPr>
                <w:spacing w:val="-6"/>
                <w:sz w:val="24"/>
              </w:rPr>
              <w:t>D1,</w:t>
            </w:r>
            <w:r>
              <w:rPr>
                <w:spacing w:val="-8"/>
                <w:sz w:val="24"/>
              </w:rPr>
              <w:t xml:space="preserve"> </w:t>
            </w:r>
            <w:r>
              <w:rPr>
                <w:spacing w:val="-6"/>
                <w:sz w:val="24"/>
              </w:rPr>
              <w:t>Khu đô</w:t>
            </w:r>
            <w:r>
              <w:rPr>
                <w:spacing w:val="-8"/>
                <w:sz w:val="24"/>
              </w:rPr>
              <w:t xml:space="preserve"> </w:t>
            </w:r>
            <w:r>
              <w:rPr>
                <w:spacing w:val="-6"/>
                <w:sz w:val="24"/>
              </w:rPr>
              <w:t>thị</w:t>
            </w:r>
            <w:r>
              <w:rPr>
                <w:spacing w:val="-7"/>
                <w:sz w:val="24"/>
              </w:rPr>
              <w:t xml:space="preserve"> </w:t>
            </w:r>
            <w:r>
              <w:rPr>
                <w:spacing w:val="-6"/>
                <w:sz w:val="24"/>
              </w:rPr>
              <w:t>mới</w:t>
            </w:r>
            <w:r>
              <w:rPr>
                <w:spacing w:val="-8"/>
                <w:sz w:val="24"/>
              </w:rPr>
              <w:t xml:space="preserve"> </w:t>
            </w:r>
            <w:r>
              <w:rPr>
                <w:spacing w:val="-6"/>
                <w:sz w:val="24"/>
              </w:rPr>
              <w:t>Him</w:t>
            </w:r>
            <w:r>
              <w:rPr>
                <w:spacing w:val="-8"/>
                <w:sz w:val="24"/>
              </w:rPr>
              <w:t xml:space="preserve"> </w:t>
            </w:r>
            <w:r>
              <w:rPr>
                <w:spacing w:val="-6"/>
                <w:sz w:val="24"/>
              </w:rPr>
              <w:t>Lam,</w:t>
            </w:r>
            <w:r>
              <w:rPr>
                <w:spacing w:val="-8"/>
                <w:sz w:val="24"/>
              </w:rPr>
              <w:t xml:space="preserve"> </w:t>
            </w:r>
            <w:r>
              <w:rPr>
                <w:spacing w:val="-6"/>
                <w:sz w:val="24"/>
              </w:rPr>
              <w:t>Phường</w:t>
            </w:r>
            <w:r>
              <w:rPr>
                <w:spacing w:val="-9"/>
                <w:sz w:val="24"/>
              </w:rPr>
              <w:t xml:space="preserve"> </w:t>
            </w:r>
            <w:r>
              <w:rPr>
                <w:spacing w:val="-6"/>
                <w:sz w:val="24"/>
              </w:rPr>
              <w:t>Tân</w:t>
            </w:r>
            <w:r>
              <w:rPr>
                <w:spacing w:val="-8"/>
                <w:sz w:val="24"/>
              </w:rPr>
              <w:t xml:space="preserve"> </w:t>
            </w:r>
            <w:r>
              <w:rPr>
                <w:spacing w:val="-6"/>
                <w:sz w:val="24"/>
              </w:rPr>
              <w:t>Hưng,</w:t>
            </w:r>
            <w:r>
              <w:rPr>
                <w:spacing w:val="-8"/>
                <w:sz w:val="24"/>
              </w:rPr>
              <w:t xml:space="preserve"> </w:t>
            </w:r>
            <w:r>
              <w:rPr>
                <w:sz w:val="24"/>
              </w:rPr>
              <w:t>Thành</w:t>
            </w:r>
            <w:r>
              <w:rPr>
                <w:spacing w:val="-19"/>
                <w:sz w:val="24"/>
              </w:rPr>
              <w:t xml:space="preserve"> </w:t>
            </w:r>
            <w:r>
              <w:rPr>
                <w:sz w:val="24"/>
              </w:rPr>
              <w:t>phố</w:t>
            </w:r>
            <w:r>
              <w:rPr>
                <w:spacing w:val="-20"/>
                <w:sz w:val="24"/>
              </w:rPr>
              <w:t xml:space="preserve"> </w:t>
            </w:r>
            <w:r>
              <w:rPr>
                <w:sz w:val="24"/>
              </w:rPr>
              <w:t>Hồ</w:t>
            </w:r>
            <w:r>
              <w:rPr>
                <w:spacing w:val="-22"/>
                <w:sz w:val="24"/>
              </w:rPr>
              <w:t xml:space="preserve"> </w:t>
            </w:r>
            <w:r>
              <w:rPr>
                <w:sz w:val="24"/>
              </w:rPr>
              <w:t>Chí</w:t>
            </w:r>
            <w:r>
              <w:rPr>
                <w:spacing w:val="-22"/>
                <w:sz w:val="24"/>
              </w:rPr>
              <w:t xml:space="preserve"> </w:t>
            </w:r>
            <w:r>
              <w:rPr>
                <w:sz w:val="24"/>
              </w:rPr>
              <w:t>Minh,</w:t>
            </w:r>
            <w:r>
              <w:rPr>
                <w:spacing w:val="-20"/>
                <w:sz w:val="24"/>
              </w:rPr>
              <w:t xml:space="preserve"> </w:t>
            </w:r>
            <w:r>
              <w:rPr>
                <w:sz w:val="24"/>
              </w:rPr>
              <w:t>Việt</w:t>
            </w:r>
            <w:r>
              <w:rPr>
                <w:spacing w:val="-19"/>
                <w:sz w:val="24"/>
              </w:rPr>
              <w:t xml:space="preserve"> </w:t>
            </w:r>
            <w:r>
              <w:rPr>
                <w:sz w:val="24"/>
              </w:rPr>
              <w:t>Nam</w:t>
            </w:r>
          </w:p>
        </w:tc>
      </w:tr>
      <w:tr w:rsidR="00102A80" w14:paraId="7205B6C8" w14:textId="77777777">
        <w:trPr>
          <w:trHeight w:val="356"/>
        </w:trPr>
        <w:tc>
          <w:tcPr>
            <w:tcW w:w="1734" w:type="dxa"/>
          </w:tcPr>
          <w:p w14:paraId="1003E764" w14:textId="77777777" w:rsidR="00102A80" w:rsidRDefault="007C2211">
            <w:pPr>
              <w:pStyle w:val="TableParagraph"/>
              <w:spacing w:before="36"/>
              <w:ind w:left="50"/>
              <w:rPr>
                <w:sz w:val="24"/>
              </w:rPr>
            </w:pPr>
            <w:r>
              <w:rPr>
                <w:sz w:val="24"/>
              </w:rPr>
              <w:t>Điện</w:t>
            </w:r>
            <w:r>
              <w:rPr>
                <w:spacing w:val="-1"/>
                <w:sz w:val="24"/>
              </w:rPr>
              <w:t xml:space="preserve"> </w:t>
            </w:r>
            <w:r>
              <w:rPr>
                <w:spacing w:val="-2"/>
                <w:sz w:val="24"/>
              </w:rPr>
              <w:t>thoại</w:t>
            </w:r>
          </w:p>
        </w:tc>
        <w:tc>
          <w:tcPr>
            <w:tcW w:w="308" w:type="dxa"/>
          </w:tcPr>
          <w:p w14:paraId="00D093D7" w14:textId="77777777" w:rsidR="00102A80" w:rsidRDefault="007C2211">
            <w:pPr>
              <w:pStyle w:val="TableParagraph"/>
              <w:spacing w:before="36"/>
              <w:ind w:left="24"/>
              <w:jc w:val="center"/>
              <w:rPr>
                <w:sz w:val="24"/>
              </w:rPr>
            </w:pPr>
            <w:r>
              <w:rPr>
                <w:spacing w:val="-10"/>
                <w:sz w:val="24"/>
              </w:rPr>
              <w:t>:</w:t>
            </w:r>
          </w:p>
        </w:tc>
        <w:tc>
          <w:tcPr>
            <w:tcW w:w="7096" w:type="dxa"/>
          </w:tcPr>
          <w:p w14:paraId="5CC44E89" w14:textId="77777777" w:rsidR="00102A80" w:rsidRDefault="007C2211">
            <w:pPr>
              <w:pStyle w:val="TableParagraph"/>
              <w:spacing w:before="36"/>
              <w:ind w:left="107"/>
              <w:rPr>
                <w:sz w:val="24"/>
              </w:rPr>
            </w:pPr>
            <w:r>
              <w:rPr>
                <w:spacing w:val="-2"/>
                <w:sz w:val="24"/>
              </w:rPr>
              <w:t>02873081088</w:t>
            </w:r>
          </w:p>
        </w:tc>
      </w:tr>
      <w:tr w:rsidR="00102A80" w14:paraId="1511A706" w14:textId="77777777">
        <w:trPr>
          <w:trHeight w:val="357"/>
        </w:trPr>
        <w:tc>
          <w:tcPr>
            <w:tcW w:w="1734" w:type="dxa"/>
          </w:tcPr>
          <w:p w14:paraId="60421A3B" w14:textId="77777777" w:rsidR="00102A80" w:rsidRDefault="007C2211">
            <w:pPr>
              <w:pStyle w:val="TableParagraph"/>
              <w:spacing w:before="34"/>
              <w:ind w:left="50"/>
              <w:rPr>
                <w:sz w:val="24"/>
              </w:rPr>
            </w:pPr>
            <w:r>
              <w:rPr>
                <w:sz w:val="24"/>
              </w:rPr>
              <w:t>Đại</w:t>
            </w:r>
            <w:r>
              <w:rPr>
                <w:spacing w:val="-2"/>
                <w:sz w:val="24"/>
              </w:rPr>
              <w:t xml:space="preserve"> </w:t>
            </w:r>
            <w:r>
              <w:rPr>
                <w:sz w:val="24"/>
              </w:rPr>
              <w:t>diện</w:t>
            </w:r>
            <w:r>
              <w:rPr>
                <w:spacing w:val="-1"/>
                <w:sz w:val="24"/>
              </w:rPr>
              <w:t xml:space="preserve"> </w:t>
            </w:r>
            <w:r>
              <w:rPr>
                <w:spacing w:val="-5"/>
                <w:sz w:val="24"/>
              </w:rPr>
              <w:t>bởi</w:t>
            </w:r>
          </w:p>
        </w:tc>
        <w:tc>
          <w:tcPr>
            <w:tcW w:w="308" w:type="dxa"/>
          </w:tcPr>
          <w:p w14:paraId="62F521C6" w14:textId="77777777" w:rsidR="00102A80" w:rsidRDefault="007C2211">
            <w:pPr>
              <w:pStyle w:val="TableParagraph"/>
              <w:spacing w:before="34"/>
              <w:ind w:left="24"/>
              <w:jc w:val="center"/>
              <w:rPr>
                <w:sz w:val="24"/>
              </w:rPr>
            </w:pPr>
            <w:r>
              <w:rPr>
                <w:spacing w:val="-10"/>
                <w:sz w:val="24"/>
              </w:rPr>
              <w:t>:</w:t>
            </w:r>
          </w:p>
        </w:tc>
        <w:tc>
          <w:tcPr>
            <w:tcW w:w="7096" w:type="dxa"/>
          </w:tcPr>
          <w:p w14:paraId="711D88AF" w14:textId="77777777" w:rsidR="00102A80" w:rsidRDefault="007C2211" w:rsidP="00C73674">
            <w:pPr>
              <w:pStyle w:val="TableParagraph"/>
              <w:spacing w:before="39"/>
              <w:ind w:left="107"/>
              <w:rPr>
                <w:b/>
                <w:sz w:val="24"/>
                <w:lang w:val="vi-VN"/>
              </w:rPr>
            </w:pPr>
            <w:r>
              <w:rPr>
                <w:rFonts w:eastAsia="DFKai-SB"/>
                <w:b/>
                <w:spacing w:val="-10"/>
              </w:rPr>
              <w:t>Ông</w:t>
            </w:r>
            <w:r>
              <w:rPr>
                <w:rFonts w:eastAsia="DFKai-SB"/>
                <w:spacing w:val="-10"/>
              </w:rPr>
              <w:t xml:space="preserve"> </w:t>
            </w:r>
            <w:r w:rsidR="00C73674">
              <w:rPr>
                <w:rFonts w:eastAsia="DFKai-SB"/>
                <w:b/>
                <w:spacing w:val="-10"/>
                <w:lang w:val="en-GB"/>
              </w:rPr>
              <w:t>ZHU XINYE</w:t>
            </w:r>
            <w:r>
              <w:rPr>
                <w:rFonts w:eastAsia="DFKai-SB"/>
                <w:b/>
                <w:spacing w:val="-10"/>
                <w:lang w:val="vi-VN"/>
              </w:rPr>
              <w:t xml:space="preserve"> </w:t>
            </w:r>
          </w:p>
        </w:tc>
      </w:tr>
      <w:tr w:rsidR="00912A39" w14:paraId="0377A733" w14:textId="77777777">
        <w:trPr>
          <w:trHeight w:val="357"/>
        </w:trPr>
        <w:tc>
          <w:tcPr>
            <w:tcW w:w="1734" w:type="dxa"/>
          </w:tcPr>
          <w:p w14:paraId="614157FC" w14:textId="77777777" w:rsidR="00912A39" w:rsidRPr="00912A39" w:rsidRDefault="00912A39">
            <w:pPr>
              <w:pStyle w:val="TableParagraph"/>
              <w:spacing w:before="34"/>
              <w:ind w:left="50"/>
              <w:rPr>
                <w:sz w:val="24"/>
                <w:lang w:val="en-GB"/>
              </w:rPr>
            </w:pPr>
            <w:proofErr w:type="spellStart"/>
            <w:r>
              <w:rPr>
                <w:sz w:val="24"/>
                <w:lang w:val="en-GB"/>
              </w:rPr>
              <w:t>Chức</w:t>
            </w:r>
            <w:proofErr w:type="spellEnd"/>
            <w:r>
              <w:rPr>
                <w:sz w:val="24"/>
                <w:lang w:val="en-GB"/>
              </w:rPr>
              <w:t xml:space="preserve"> </w:t>
            </w:r>
            <w:proofErr w:type="spellStart"/>
            <w:r>
              <w:rPr>
                <w:sz w:val="24"/>
                <w:lang w:val="en-GB"/>
              </w:rPr>
              <w:t>vụ</w:t>
            </w:r>
            <w:proofErr w:type="spellEnd"/>
          </w:p>
        </w:tc>
        <w:tc>
          <w:tcPr>
            <w:tcW w:w="308" w:type="dxa"/>
          </w:tcPr>
          <w:p w14:paraId="22D95157" w14:textId="77777777" w:rsidR="00912A39" w:rsidRPr="00912A39" w:rsidRDefault="00912A39">
            <w:pPr>
              <w:pStyle w:val="TableParagraph"/>
              <w:spacing w:before="34"/>
              <w:ind w:left="24"/>
              <w:jc w:val="center"/>
              <w:rPr>
                <w:spacing w:val="-10"/>
                <w:sz w:val="24"/>
                <w:lang w:val="en-GB"/>
              </w:rPr>
            </w:pPr>
            <w:r>
              <w:rPr>
                <w:spacing w:val="-10"/>
                <w:sz w:val="24"/>
                <w:lang w:val="en-GB"/>
              </w:rPr>
              <w:t>:</w:t>
            </w:r>
          </w:p>
        </w:tc>
        <w:tc>
          <w:tcPr>
            <w:tcW w:w="7096" w:type="dxa"/>
          </w:tcPr>
          <w:p w14:paraId="06123493" w14:textId="77777777" w:rsidR="00912A39" w:rsidRPr="00912A39" w:rsidRDefault="00912A39" w:rsidP="00C73674">
            <w:pPr>
              <w:pStyle w:val="TableParagraph"/>
              <w:spacing w:before="39"/>
              <w:ind w:left="107"/>
              <w:rPr>
                <w:rFonts w:eastAsia="DFKai-SB"/>
                <w:spacing w:val="-10"/>
                <w:lang w:val="en-GB"/>
              </w:rPr>
            </w:pPr>
            <w:proofErr w:type="spellStart"/>
            <w:r w:rsidRPr="00912A39">
              <w:rPr>
                <w:rFonts w:eastAsia="DFKai-SB"/>
                <w:spacing w:val="-10"/>
                <w:lang w:val="en-GB"/>
              </w:rPr>
              <w:t>Người</w:t>
            </w:r>
            <w:proofErr w:type="spellEnd"/>
            <w:r w:rsidRPr="00912A39">
              <w:rPr>
                <w:rFonts w:eastAsia="DFKai-SB"/>
                <w:spacing w:val="-10"/>
                <w:lang w:val="en-GB"/>
              </w:rPr>
              <w:t xml:space="preserve"> </w:t>
            </w:r>
            <w:proofErr w:type="spellStart"/>
            <w:r w:rsidRPr="00912A39">
              <w:rPr>
                <w:rFonts w:eastAsia="DFKai-SB"/>
                <w:spacing w:val="-10"/>
                <w:lang w:val="en-GB"/>
              </w:rPr>
              <w:t>được</w:t>
            </w:r>
            <w:proofErr w:type="spellEnd"/>
            <w:r w:rsidRPr="00912A39">
              <w:rPr>
                <w:rFonts w:eastAsia="DFKai-SB"/>
                <w:spacing w:val="-10"/>
                <w:lang w:val="en-GB"/>
              </w:rPr>
              <w:t xml:space="preserve"> </w:t>
            </w:r>
            <w:proofErr w:type="spellStart"/>
            <w:r w:rsidRPr="00912A39">
              <w:rPr>
                <w:rFonts w:eastAsia="DFKai-SB"/>
                <w:spacing w:val="-10"/>
                <w:lang w:val="en-GB"/>
              </w:rPr>
              <w:t>ủy</w:t>
            </w:r>
            <w:proofErr w:type="spellEnd"/>
            <w:r w:rsidRPr="00912A39">
              <w:rPr>
                <w:rFonts w:eastAsia="DFKai-SB"/>
                <w:spacing w:val="-10"/>
                <w:lang w:val="en-GB"/>
              </w:rPr>
              <w:t xml:space="preserve"> </w:t>
            </w:r>
            <w:proofErr w:type="spellStart"/>
            <w:r w:rsidRPr="00912A39">
              <w:rPr>
                <w:rFonts w:eastAsia="DFKai-SB"/>
                <w:spacing w:val="-10"/>
                <w:lang w:val="en-GB"/>
              </w:rPr>
              <w:t>quyền</w:t>
            </w:r>
            <w:proofErr w:type="spellEnd"/>
          </w:p>
        </w:tc>
      </w:tr>
      <w:tr w:rsidR="00102A80" w14:paraId="1E735266" w14:textId="77777777">
        <w:trPr>
          <w:trHeight w:val="309"/>
        </w:trPr>
        <w:tc>
          <w:tcPr>
            <w:tcW w:w="9138" w:type="dxa"/>
            <w:gridSpan w:val="3"/>
          </w:tcPr>
          <w:p w14:paraId="2056010F" w14:textId="77777777" w:rsidR="00102A80" w:rsidRDefault="007C2211" w:rsidP="00C73674">
            <w:pPr>
              <w:pStyle w:val="TableParagraph"/>
              <w:spacing w:before="33" w:line="256" w:lineRule="exact"/>
              <w:ind w:left="50"/>
              <w:rPr>
                <w:sz w:val="24"/>
                <w:lang w:val="vi-VN"/>
              </w:rPr>
            </w:pPr>
            <w:r>
              <w:rPr>
                <w:rFonts w:eastAsia="DFKai-SB"/>
                <w:spacing w:val="-10"/>
              </w:rPr>
              <w:t xml:space="preserve">Giấy ủy quyền số </w:t>
            </w:r>
            <w:r>
              <w:rPr>
                <w:rFonts w:eastAsia="Calibri"/>
                <w:spacing w:val="-10"/>
              </w:rPr>
              <w:t>0</w:t>
            </w:r>
            <w:r w:rsidR="00C73674" w:rsidRPr="009868FB">
              <w:rPr>
                <w:rFonts w:eastAsia="Calibri"/>
                <w:spacing w:val="-10"/>
                <w:rPrChange w:id="7" w:author="HIEN" w:date="2025-12-01T09:53:00Z">
                  <w:rPr>
                    <w:rFonts w:eastAsia="Calibri"/>
                    <w:spacing w:val="-10"/>
                    <w:lang w:val="en-GB"/>
                  </w:rPr>
                </w:rPrChange>
              </w:rPr>
              <w:t>2</w:t>
            </w:r>
            <w:r>
              <w:rPr>
                <w:rFonts w:eastAsia="Calibri"/>
                <w:spacing w:val="-10"/>
              </w:rPr>
              <w:t>/2025/GUQ/</w:t>
            </w:r>
            <w:r w:rsidR="00C73674" w:rsidRPr="009868FB">
              <w:rPr>
                <w:rFonts w:eastAsia="Calibri"/>
                <w:spacing w:val="-10"/>
                <w:rPrChange w:id="8" w:author="HIEN" w:date="2025-12-01T09:53:00Z">
                  <w:rPr>
                    <w:rFonts w:eastAsia="Calibri"/>
                    <w:spacing w:val="-10"/>
                    <w:lang w:val="en-GB"/>
                  </w:rPr>
                </w:rPrChange>
              </w:rPr>
              <w:t>TTTC</w:t>
            </w:r>
            <w:r>
              <w:rPr>
                <w:rFonts w:eastAsia="Calibri"/>
                <w:spacing w:val="-10"/>
              </w:rPr>
              <w:t xml:space="preserve"> – HCM ký ngày </w:t>
            </w:r>
            <w:proofErr w:type="spellStart"/>
            <w:r>
              <w:rPr>
                <w:rFonts w:eastAsia="Calibri"/>
                <w:spacing w:val="-10"/>
              </w:rPr>
              <w:t>ngày</w:t>
            </w:r>
            <w:proofErr w:type="spellEnd"/>
            <w:r>
              <w:rPr>
                <w:rFonts w:eastAsia="Calibri"/>
                <w:spacing w:val="-10"/>
              </w:rPr>
              <w:t xml:space="preserve"> 01/</w:t>
            </w:r>
            <w:r w:rsidR="001D6F96" w:rsidRPr="009868FB">
              <w:rPr>
                <w:rFonts w:eastAsia="Calibri"/>
                <w:spacing w:val="-10"/>
                <w:rPrChange w:id="9" w:author="HIEN" w:date="2025-12-01T09:53:00Z">
                  <w:rPr>
                    <w:rFonts w:eastAsia="Calibri"/>
                    <w:spacing w:val="-10"/>
                    <w:lang w:val="en-GB"/>
                  </w:rPr>
                </w:rPrChange>
              </w:rPr>
              <w:t>10</w:t>
            </w:r>
            <w:r>
              <w:rPr>
                <w:rFonts w:eastAsia="Calibri"/>
                <w:spacing w:val="-10"/>
              </w:rPr>
              <w:t>/2025</w:t>
            </w:r>
            <w:r>
              <w:rPr>
                <w:rFonts w:eastAsia="Calibri"/>
                <w:spacing w:val="-10"/>
                <w:lang w:val="vi-VN"/>
              </w:rPr>
              <w:t xml:space="preserve"> </w:t>
            </w:r>
          </w:p>
        </w:tc>
      </w:tr>
    </w:tbl>
    <w:p w14:paraId="492CE480" w14:textId="77777777" w:rsidR="00102A80" w:rsidRDefault="00102A80">
      <w:pPr>
        <w:pStyle w:val="ThnVnban"/>
        <w:spacing w:before="42"/>
      </w:pPr>
    </w:p>
    <w:p w14:paraId="5A46ED59" w14:textId="77777777" w:rsidR="00102A80" w:rsidRDefault="007C2211">
      <w:pPr>
        <w:ind w:left="165"/>
        <w:rPr>
          <w:sz w:val="24"/>
        </w:rPr>
      </w:pPr>
      <w:r>
        <w:rPr>
          <w:sz w:val="24"/>
        </w:rPr>
        <w:t>(</w:t>
      </w:r>
      <w:r>
        <w:rPr>
          <w:i/>
          <w:sz w:val="24"/>
        </w:rPr>
        <w:t>Bên</w:t>
      </w:r>
      <w:r>
        <w:rPr>
          <w:i/>
          <w:spacing w:val="-3"/>
          <w:sz w:val="24"/>
        </w:rPr>
        <w:t xml:space="preserve"> </w:t>
      </w:r>
      <w:r>
        <w:rPr>
          <w:i/>
          <w:sz w:val="24"/>
        </w:rPr>
        <w:t>Bán</w:t>
      </w:r>
      <w:r>
        <w:rPr>
          <w:i/>
          <w:spacing w:val="-1"/>
          <w:sz w:val="24"/>
        </w:rPr>
        <w:t xml:space="preserve"> </w:t>
      </w:r>
      <w:r>
        <w:rPr>
          <w:i/>
          <w:sz w:val="24"/>
        </w:rPr>
        <w:t>và Bên Mua</w:t>
      </w:r>
      <w:r>
        <w:rPr>
          <w:i/>
          <w:spacing w:val="-1"/>
          <w:sz w:val="24"/>
        </w:rPr>
        <w:t xml:space="preserve"> </w:t>
      </w:r>
      <w:r>
        <w:rPr>
          <w:i/>
          <w:sz w:val="24"/>
        </w:rPr>
        <w:t>sau đây</w:t>
      </w:r>
      <w:r>
        <w:rPr>
          <w:i/>
          <w:spacing w:val="-1"/>
          <w:sz w:val="24"/>
        </w:rPr>
        <w:t xml:space="preserve"> </w:t>
      </w:r>
      <w:r>
        <w:rPr>
          <w:i/>
          <w:sz w:val="24"/>
        </w:rPr>
        <w:t>được</w:t>
      </w:r>
      <w:r>
        <w:rPr>
          <w:i/>
          <w:spacing w:val="-1"/>
          <w:sz w:val="24"/>
        </w:rPr>
        <w:t xml:space="preserve"> </w:t>
      </w:r>
      <w:r>
        <w:rPr>
          <w:i/>
          <w:sz w:val="24"/>
        </w:rPr>
        <w:t>gọi</w:t>
      </w:r>
      <w:r>
        <w:rPr>
          <w:i/>
          <w:spacing w:val="-1"/>
          <w:sz w:val="24"/>
        </w:rPr>
        <w:t xml:space="preserve"> </w:t>
      </w:r>
      <w:r>
        <w:rPr>
          <w:i/>
          <w:sz w:val="24"/>
        </w:rPr>
        <w:t>chung là</w:t>
      </w:r>
      <w:r>
        <w:rPr>
          <w:i/>
          <w:spacing w:val="2"/>
          <w:sz w:val="24"/>
        </w:rPr>
        <w:t xml:space="preserve"> </w:t>
      </w:r>
      <w:r>
        <w:rPr>
          <w:i/>
          <w:sz w:val="24"/>
        </w:rPr>
        <w:t>“</w:t>
      </w:r>
      <w:r>
        <w:rPr>
          <w:b/>
          <w:i/>
          <w:sz w:val="24"/>
        </w:rPr>
        <w:t>Các</w:t>
      </w:r>
      <w:r>
        <w:rPr>
          <w:b/>
          <w:i/>
          <w:spacing w:val="-1"/>
          <w:sz w:val="24"/>
        </w:rPr>
        <w:t xml:space="preserve"> </w:t>
      </w:r>
      <w:r>
        <w:rPr>
          <w:b/>
          <w:i/>
          <w:sz w:val="24"/>
        </w:rPr>
        <w:t>Bên</w:t>
      </w:r>
      <w:r>
        <w:rPr>
          <w:i/>
          <w:sz w:val="24"/>
        </w:rPr>
        <w:t>”</w:t>
      </w:r>
      <w:r>
        <w:rPr>
          <w:i/>
          <w:spacing w:val="-1"/>
          <w:sz w:val="24"/>
        </w:rPr>
        <w:t xml:space="preserve"> </w:t>
      </w:r>
      <w:r>
        <w:rPr>
          <w:i/>
          <w:sz w:val="24"/>
        </w:rPr>
        <w:t>và gọi riêng</w:t>
      </w:r>
      <w:r>
        <w:rPr>
          <w:i/>
          <w:spacing w:val="-3"/>
          <w:sz w:val="24"/>
        </w:rPr>
        <w:t xml:space="preserve"> </w:t>
      </w:r>
      <w:r>
        <w:rPr>
          <w:i/>
          <w:sz w:val="24"/>
        </w:rPr>
        <w:t xml:space="preserve">là </w:t>
      </w:r>
      <w:r>
        <w:rPr>
          <w:i/>
          <w:spacing w:val="-2"/>
          <w:sz w:val="24"/>
        </w:rPr>
        <w:t>“</w:t>
      </w:r>
      <w:r>
        <w:rPr>
          <w:b/>
          <w:i/>
          <w:spacing w:val="-2"/>
          <w:sz w:val="24"/>
        </w:rPr>
        <w:t>Bên</w:t>
      </w:r>
      <w:r>
        <w:rPr>
          <w:spacing w:val="-2"/>
          <w:sz w:val="24"/>
        </w:rPr>
        <w:t>”)</w:t>
      </w:r>
    </w:p>
    <w:p w14:paraId="6E0C49EB" w14:textId="77777777" w:rsidR="00102A80" w:rsidRDefault="00102A80">
      <w:pPr>
        <w:pStyle w:val="ThnVnban"/>
        <w:spacing w:before="5"/>
      </w:pPr>
    </w:p>
    <w:p w14:paraId="687CAD5C" w14:textId="77777777" w:rsidR="00102A80" w:rsidRDefault="007C2211">
      <w:pPr>
        <w:pStyle w:val="u2"/>
      </w:pPr>
      <w:r>
        <w:t xml:space="preserve">XÉT </w:t>
      </w:r>
      <w:r>
        <w:rPr>
          <w:spacing w:val="-2"/>
        </w:rPr>
        <w:t>RẰNG:</w:t>
      </w:r>
    </w:p>
    <w:p w14:paraId="12139F55" w14:textId="77777777" w:rsidR="00102A80" w:rsidRDefault="007C2211">
      <w:pPr>
        <w:pStyle w:val="oancuaDanhsach"/>
        <w:numPr>
          <w:ilvl w:val="0"/>
          <w:numId w:val="1"/>
        </w:numPr>
        <w:tabs>
          <w:tab w:val="left" w:pos="883"/>
          <w:tab w:val="left" w:pos="885"/>
        </w:tabs>
        <w:spacing w:before="271"/>
        <w:ind w:right="870"/>
        <w:rPr>
          <w:sz w:val="24"/>
        </w:rPr>
      </w:pPr>
      <w:r>
        <w:rPr>
          <w:sz w:val="24"/>
        </w:rPr>
        <w:t xml:space="preserve">Bên Bán là một công ty được thành lập hợp pháp theo quy định của pháp luật Việt Nam và được phép cung cấp Hàng Hóa </w:t>
      </w:r>
      <w:r>
        <w:rPr>
          <w:i/>
          <w:sz w:val="24"/>
        </w:rPr>
        <w:t>(như được xác định tại Phụ Lục 1 của Hợp Đồng này)</w:t>
      </w:r>
      <w:r>
        <w:rPr>
          <w:sz w:val="24"/>
        </w:rPr>
        <w:t>;</w:t>
      </w:r>
    </w:p>
    <w:p w14:paraId="15D42B7D" w14:textId="77777777" w:rsidR="00102A80" w:rsidRDefault="00102A80">
      <w:pPr>
        <w:pStyle w:val="ThnVnban"/>
        <w:spacing w:before="1"/>
      </w:pPr>
    </w:p>
    <w:p w14:paraId="07952950" w14:textId="77777777" w:rsidR="00102A80" w:rsidRDefault="007C2211">
      <w:pPr>
        <w:pStyle w:val="oancuaDanhsach"/>
        <w:numPr>
          <w:ilvl w:val="0"/>
          <w:numId w:val="1"/>
        </w:numPr>
        <w:tabs>
          <w:tab w:val="left" w:pos="883"/>
          <w:tab w:val="left" w:pos="885"/>
        </w:tabs>
        <w:ind w:right="876"/>
        <w:rPr>
          <w:sz w:val="24"/>
        </w:rPr>
      </w:pPr>
      <w:r>
        <w:rPr>
          <w:sz w:val="24"/>
        </w:rPr>
        <w:t>Bên Mua là một chi nhánh công ty được thành lập hợp pháp theo quy định của pháp luật Việt Nam và có nhu cầu mua Hàng Hóa.</w:t>
      </w:r>
    </w:p>
    <w:p w14:paraId="005E9FCF" w14:textId="77777777" w:rsidR="00102A80" w:rsidRDefault="00102A80">
      <w:pPr>
        <w:pStyle w:val="ThnVnban"/>
        <w:spacing w:before="2"/>
      </w:pPr>
    </w:p>
    <w:p w14:paraId="49256F16" w14:textId="77777777" w:rsidR="00102A80" w:rsidRDefault="007C2211">
      <w:pPr>
        <w:pStyle w:val="ThnVnban"/>
        <w:spacing w:before="1" w:line="360" w:lineRule="auto"/>
        <w:ind w:left="165" w:right="872"/>
      </w:pPr>
      <w:r>
        <w:rPr>
          <w:b/>
        </w:rPr>
        <w:t xml:space="preserve">DO ĐÓ, </w:t>
      </w:r>
      <w:r>
        <w:t>Các Bên đã cùng thảo luận và đồng ý ký kết Hợp Đồng này với các điều khoản và</w:t>
      </w:r>
      <w:r>
        <w:rPr>
          <w:spacing w:val="40"/>
        </w:rPr>
        <w:t xml:space="preserve"> </w:t>
      </w:r>
      <w:r>
        <w:t>điều kiện sau đây:</w:t>
      </w:r>
    </w:p>
    <w:p w14:paraId="3C238340" w14:textId="77777777" w:rsidR="00102A80" w:rsidRDefault="007C2211">
      <w:pPr>
        <w:pStyle w:val="u2"/>
        <w:tabs>
          <w:tab w:val="left" w:pos="1605"/>
        </w:tabs>
        <w:spacing w:before="4"/>
      </w:pPr>
      <w:r>
        <w:t>ĐIỀU</w:t>
      </w:r>
      <w:r>
        <w:rPr>
          <w:spacing w:val="-4"/>
        </w:rPr>
        <w:t xml:space="preserve"> </w:t>
      </w:r>
      <w:r>
        <w:rPr>
          <w:spacing w:val="-5"/>
        </w:rPr>
        <w:t>1.</w:t>
      </w:r>
      <w:r>
        <w:tab/>
        <w:t>ĐỐI</w:t>
      </w:r>
      <w:r>
        <w:rPr>
          <w:spacing w:val="-2"/>
        </w:rPr>
        <w:t xml:space="preserve"> </w:t>
      </w:r>
      <w:r>
        <w:t>TƯỢNG</w:t>
      </w:r>
      <w:r>
        <w:rPr>
          <w:spacing w:val="-2"/>
        </w:rPr>
        <w:t xml:space="preserve"> </w:t>
      </w:r>
      <w:r>
        <w:t>HỢP</w:t>
      </w:r>
      <w:r>
        <w:rPr>
          <w:spacing w:val="-3"/>
        </w:rPr>
        <w:t xml:space="preserve"> </w:t>
      </w:r>
      <w:r>
        <w:rPr>
          <w:spacing w:val="-4"/>
        </w:rPr>
        <w:t>ĐỒNG</w:t>
      </w:r>
    </w:p>
    <w:p w14:paraId="396EF176" w14:textId="77777777" w:rsidR="00102A80" w:rsidRDefault="00102A80">
      <w:pPr>
        <w:pStyle w:val="ThnVnban"/>
        <w:spacing w:before="77"/>
        <w:rPr>
          <w:b/>
        </w:rPr>
      </w:pPr>
    </w:p>
    <w:p w14:paraId="70321315" w14:textId="77777777" w:rsidR="00102A80" w:rsidRDefault="007C2211">
      <w:pPr>
        <w:pStyle w:val="ThnVnban"/>
        <w:spacing w:line="278" w:lineRule="auto"/>
        <w:ind w:left="885" w:right="872"/>
      </w:pPr>
      <w:r>
        <w:t>Bên Bán đồng ý</w:t>
      </w:r>
      <w:r>
        <w:rPr>
          <w:spacing w:val="-5"/>
        </w:rPr>
        <w:t xml:space="preserve"> </w:t>
      </w:r>
      <w:r>
        <w:t>bán và Bên Mua</w:t>
      </w:r>
      <w:r>
        <w:rPr>
          <w:spacing w:val="-1"/>
        </w:rPr>
        <w:t xml:space="preserve"> </w:t>
      </w:r>
      <w:r>
        <w:t>đồng ý</w:t>
      </w:r>
      <w:r>
        <w:rPr>
          <w:spacing w:val="-5"/>
        </w:rPr>
        <w:t xml:space="preserve"> </w:t>
      </w:r>
      <w:r>
        <w:t>mua</w:t>
      </w:r>
      <w:r>
        <w:rPr>
          <w:spacing w:val="-1"/>
        </w:rPr>
        <w:t xml:space="preserve"> </w:t>
      </w:r>
      <w:r>
        <w:t>Hàng</w:t>
      </w:r>
      <w:r>
        <w:rPr>
          <w:spacing w:val="-3"/>
        </w:rPr>
        <w:t xml:space="preserve"> </w:t>
      </w:r>
      <w:r>
        <w:t>Hóa</w:t>
      </w:r>
      <w:r>
        <w:rPr>
          <w:spacing w:val="-1"/>
        </w:rPr>
        <w:t xml:space="preserve"> </w:t>
      </w:r>
      <w:r>
        <w:t>được</w:t>
      </w:r>
      <w:r>
        <w:rPr>
          <w:spacing w:val="-1"/>
        </w:rPr>
        <w:t xml:space="preserve"> </w:t>
      </w:r>
      <w:r>
        <w:t>nêu chi tiết tại Phụ Lục 1 của Hợp Đồng này theo các điều khoản và điều kiện được nêu tại Hợp Đồng.</w:t>
      </w:r>
    </w:p>
    <w:p w14:paraId="4C12F6F4" w14:textId="77777777" w:rsidR="00102A80" w:rsidRDefault="007C2211">
      <w:pPr>
        <w:pStyle w:val="u2"/>
        <w:tabs>
          <w:tab w:val="left" w:pos="1605"/>
        </w:tabs>
        <w:spacing w:before="60"/>
      </w:pPr>
      <w:r>
        <w:t>ĐIỀU</w:t>
      </w:r>
      <w:r>
        <w:rPr>
          <w:spacing w:val="-4"/>
        </w:rPr>
        <w:t xml:space="preserve"> </w:t>
      </w:r>
      <w:r>
        <w:rPr>
          <w:spacing w:val="-5"/>
        </w:rPr>
        <w:t>2.</w:t>
      </w:r>
      <w:r>
        <w:tab/>
        <w:t>THỜI</w:t>
      </w:r>
      <w:r>
        <w:rPr>
          <w:spacing w:val="-3"/>
        </w:rPr>
        <w:t xml:space="preserve"> </w:t>
      </w:r>
      <w:r>
        <w:t>GIAN</w:t>
      </w:r>
      <w:r>
        <w:rPr>
          <w:spacing w:val="-2"/>
        </w:rPr>
        <w:t xml:space="preserve"> </w:t>
      </w:r>
      <w:r>
        <w:t>VÀ</w:t>
      </w:r>
      <w:r>
        <w:rPr>
          <w:spacing w:val="-2"/>
        </w:rPr>
        <w:t xml:space="preserve"> </w:t>
      </w:r>
      <w:r>
        <w:t>ĐỊA</w:t>
      </w:r>
      <w:r>
        <w:rPr>
          <w:spacing w:val="-3"/>
        </w:rPr>
        <w:t xml:space="preserve"> </w:t>
      </w:r>
      <w:r>
        <w:t>ĐIỂM</w:t>
      </w:r>
      <w:r>
        <w:rPr>
          <w:spacing w:val="-2"/>
        </w:rPr>
        <w:t xml:space="preserve"> </w:t>
      </w:r>
      <w:r>
        <w:t>GIAO</w:t>
      </w:r>
      <w:r>
        <w:rPr>
          <w:spacing w:val="-1"/>
        </w:rPr>
        <w:t xml:space="preserve"> </w:t>
      </w:r>
      <w:r>
        <w:rPr>
          <w:spacing w:val="-4"/>
        </w:rPr>
        <w:t>HÀNG</w:t>
      </w:r>
    </w:p>
    <w:p w14:paraId="0E98BEE4" w14:textId="77777777" w:rsidR="00102A80" w:rsidRDefault="00102A80">
      <w:pPr>
        <w:pStyle w:val="ThnVnban"/>
        <w:spacing w:before="130"/>
        <w:rPr>
          <w:b/>
        </w:rPr>
      </w:pPr>
    </w:p>
    <w:p w14:paraId="14DFF8E9" w14:textId="77777777" w:rsidR="00102A80" w:rsidRDefault="007C2211">
      <w:pPr>
        <w:pStyle w:val="oancuaDanhsach"/>
        <w:numPr>
          <w:ilvl w:val="0"/>
          <w:numId w:val="2"/>
        </w:numPr>
        <w:tabs>
          <w:tab w:val="left" w:pos="885"/>
        </w:tabs>
        <w:rPr>
          <w:sz w:val="24"/>
        </w:rPr>
      </w:pPr>
      <w:r>
        <w:rPr>
          <w:sz w:val="24"/>
        </w:rPr>
        <w:t>Các</w:t>
      </w:r>
      <w:r>
        <w:rPr>
          <w:spacing w:val="-2"/>
          <w:sz w:val="24"/>
        </w:rPr>
        <w:t xml:space="preserve"> </w:t>
      </w:r>
      <w:r>
        <w:rPr>
          <w:sz w:val="24"/>
        </w:rPr>
        <w:t>Bên thống</w:t>
      </w:r>
      <w:r>
        <w:rPr>
          <w:spacing w:val="-3"/>
          <w:sz w:val="24"/>
        </w:rPr>
        <w:t xml:space="preserve"> </w:t>
      </w:r>
      <w:r>
        <w:rPr>
          <w:sz w:val="24"/>
        </w:rPr>
        <w:t>nhất</w:t>
      </w:r>
      <w:r>
        <w:rPr>
          <w:spacing w:val="2"/>
          <w:sz w:val="24"/>
        </w:rPr>
        <w:t xml:space="preserve"> </w:t>
      </w:r>
      <w:r>
        <w:rPr>
          <w:sz w:val="24"/>
        </w:rPr>
        <w:t>giao hàng</w:t>
      </w:r>
      <w:r>
        <w:rPr>
          <w:spacing w:val="-3"/>
          <w:sz w:val="24"/>
        </w:rPr>
        <w:t xml:space="preserve"> </w:t>
      </w:r>
      <w:r>
        <w:rPr>
          <w:sz w:val="24"/>
        </w:rPr>
        <w:t>vào</w:t>
      </w:r>
      <w:r>
        <w:rPr>
          <w:spacing w:val="-1"/>
          <w:sz w:val="24"/>
        </w:rPr>
        <w:t xml:space="preserve"> </w:t>
      </w:r>
      <w:r>
        <w:rPr>
          <w:sz w:val="24"/>
        </w:rPr>
        <w:t>thời gian</w:t>
      </w:r>
      <w:r>
        <w:rPr>
          <w:spacing w:val="-1"/>
          <w:sz w:val="24"/>
        </w:rPr>
        <w:t xml:space="preserve"> </w:t>
      </w:r>
      <w:r>
        <w:rPr>
          <w:sz w:val="24"/>
        </w:rPr>
        <w:t>và</w:t>
      </w:r>
      <w:r>
        <w:rPr>
          <w:spacing w:val="-1"/>
          <w:sz w:val="24"/>
        </w:rPr>
        <w:t xml:space="preserve"> </w:t>
      </w:r>
      <w:r>
        <w:rPr>
          <w:sz w:val="24"/>
        </w:rPr>
        <w:t>địa điểm như</w:t>
      </w:r>
      <w:r>
        <w:rPr>
          <w:spacing w:val="-1"/>
          <w:sz w:val="24"/>
        </w:rPr>
        <w:t xml:space="preserve"> </w:t>
      </w:r>
      <w:r>
        <w:rPr>
          <w:sz w:val="24"/>
        </w:rPr>
        <w:t>được</w:t>
      </w:r>
      <w:r>
        <w:rPr>
          <w:spacing w:val="-1"/>
          <w:sz w:val="24"/>
        </w:rPr>
        <w:t xml:space="preserve"> </w:t>
      </w:r>
      <w:r>
        <w:rPr>
          <w:sz w:val="24"/>
        </w:rPr>
        <w:t>nêu</w:t>
      </w:r>
      <w:r>
        <w:rPr>
          <w:spacing w:val="-1"/>
          <w:sz w:val="24"/>
        </w:rPr>
        <w:t xml:space="preserve"> </w:t>
      </w:r>
      <w:r>
        <w:rPr>
          <w:sz w:val="24"/>
        </w:rPr>
        <w:t>tại Phụ</w:t>
      </w:r>
      <w:r>
        <w:rPr>
          <w:spacing w:val="1"/>
          <w:sz w:val="24"/>
        </w:rPr>
        <w:t xml:space="preserve"> </w:t>
      </w:r>
      <w:r>
        <w:rPr>
          <w:sz w:val="24"/>
        </w:rPr>
        <w:t>Lục</w:t>
      </w:r>
      <w:r>
        <w:rPr>
          <w:spacing w:val="-1"/>
          <w:sz w:val="24"/>
        </w:rPr>
        <w:t xml:space="preserve"> </w:t>
      </w:r>
      <w:r>
        <w:rPr>
          <w:spacing w:val="-5"/>
          <w:sz w:val="24"/>
        </w:rPr>
        <w:t>1.</w:t>
      </w:r>
    </w:p>
    <w:p w14:paraId="6F5CD271" w14:textId="77777777" w:rsidR="00102A80" w:rsidRDefault="00102A80">
      <w:pPr>
        <w:pStyle w:val="ThnVnban"/>
      </w:pPr>
    </w:p>
    <w:p w14:paraId="5702240C" w14:textId="77777777" w:rsidR="00102A80" w:rsidRDefault="007C2211">
      <w:pPr>
        <w:pStyle w:val="oancuaDanhsach"/>
        <w:numPr>
          <w:ilvl w:val="0"/>
          <w:numId w:val="2"/>
        </w:numPr>
        <w:tabs>
          <w:tab w:val="left" w:pos="885"/>
        </w:tabs>
        <w:spacing w:before="1"/>
        <w:ind w:right="873"/>
        <w:rPr>
          <w:sz w:val="24"/>
        </w:rPr>
      </w:pPr>
      <w:r>
        <w:rPr>
          <w:sz w:val="24"/>
        </w:rPr>
        <w:t>Trường hợp có thay đổi về thời gian và/hoặc địa điểm giao hàng, việc thông báo sẽ được thực hiện theo quy định tại Phụ Lục 1.</w:t>
      </w:r>
    </w:p>
    <w:p w14:paraId="082DC8E3" w14:textId="77777777" w:rsidR="00102A80" w:rsidRDefault="00102A80">
      <w:pPr>
        <w:pStyle w:val="ThnVnban"/>
        <w:spacing w:before="4"/>
      </w:pPr>
    </w:p>
    <w:p w14:paraId="5F806EDA" w14:textId="77777777" w:rsidR="00102A80" w:rsidRDefault="007C2211">
      <w:pPr>
        <w:pStyle w:val="u2"/>
        <w:tabs>
          <w:tab w:val="left" w:pos="1605"/>
        </w:tabs>
      </w:pPr>
      <w:r>
        <w:t>ĐIỀU</w:t>
      </w:r>
      <w:r>
        <w:rPr>
          <w:spacing w:val="-4"/>
        </w:rPr>
        <w:t xml:space="preserve"> </w:t>
      </w:r>
      <w:r>
        <w:rPr>
          <w:spacing w:val="-5"/>
        </w:rPr>
        <w:t>3.</w:t>
      </w:r>
      <w:r>
        <w:tab/>
        <w:t>THỰC</w:t>
      </w:r>
      <w:r>
        <w:rPr>
          <w:spacing w:val="-2"/>
        </w:rPr>
        <w:t xml:space="preserve"> </w:t>
      </w:r>
      <w:r>
        <w:t>HIỆN</w:t>
      </w:r>
      <w:r>
        <w:rPr>
          <w:spacing w:val="-1"/>
        </w:rPr>
        <w:t xml:space="preserve"> </w:t>
      </w:r>
      <w:r>
        <w:t xml:space="preserve">VIỆC GIAO </w:t>
      </w:r>
      <w:r>
        <w:rPr>
          <w:spacing w:val="-4"/>
        </w:rPr>
        <w:t>HÀNG</w:t>
      </w:r>
    </w:p>
    <w:p w14:paraId="5D29787C" w14:textId="77777777" w:rsidR="00102A80" w:rsidRDefault="007C2211">
      <w:pPr>
        <w:pStyle w:val="oancuaDanhsach"/>
        <w:numPr>
          <w:ilvl w:val="0"/>
          <w:numId w:val="3"/>
        </w:numPr>
        <w:tabs>
          <w:tab w:val="left" w:pos="885"/>
        </w:tabs>
        <w:spacing w:before="272"/>
        <w:ind w:right="867"/>
        <w:rPr>
          <w:sz w:val="24"/>
        </w:rPr>
      </w:pPr>
      <w:r>
        <w:rPr>
          <w:sz w:val="24"/>
        </w:rPr>
        <w:t>Tất cả Hàng Hóa phải được giao đúng số lượng, chủng loại, chất lượng, quy cách</w:t>
      </w:r>
      <w:r>
        <w:rPr>
          <w:spacing w:val="40"/>
          <w:sz w:val="24"/>
        </w:rPr>
        <w:t xml:space="preserve"> </w:t>
      </w:r>
      <w:r>
        <w:rPr>
          <w:sz w:val="24"/>
        </w:rPr>
        <w:t xml:space="preserve">đóng gói, thời gian và địa điểm được quy định tại Phụ Lục 1. Nếu Hàng Hóa được giao không đúng theo </w:t>
      </w:r>
      <w:proofErr w:type="spellStart"/>
      <w:r>
        <w:rPr>
          <w:sz w:val="24"/>
        </w:rPr>
        <w:t>thoả</w:t>
      </w:r>
      <w:proofErr w:type="spellEnd"/>
      <w:r>
        <w:rPr>
          <w:sz w:val="24"/>
        </w:rPr>
        <w:t xml:space="preserve"> thuận thì Bên Bán sẽ phải chịu trách nhiệm thực hiện các thủ tục phát sinh và thanh toán các chi phí phát sinh để giao hàng theo đúng thỏa</w:t>
      </w:r>
      <w:r>
        <w:rPr>
          <w:spacing w:val="40"/>
          <w:sz w:val="24"/>
        </w:rPr>
        <w:t xml:space="preserve"> </w:t>
      </w:r>
      <w:r>
        <w:rPr>
          <w:sz w:val="24"/>
        </w:rPr>
        <w:t>thuận tại Hợp Đồng này.</w:t>
      </w:r>
    </w:p>
    <w:p w14:paraId="1B001E57" w14:textId="77777777" w:rsidR="00102A80" w:rsidRDefault="00102A80">
      <w:pPr>
        <w:pStyle w:val="ThnVnban"/>
      </w:pPr>
    </w:p>
    <w:p w14:paraId="6E98BBA8" w14:textId="77777777" w:rsidR="00102A80" w:rsidRPr="00A12495" w:rsidRDefault="007C2211">
      <w:pPr>
        <w:pStyle w:val="oancuaDanhsach"/>
        <w:numPr>
          <w:ilvl w:val="0"/>
          <w:numId w:val="3"/>
        </w:numPr>
        <w:tabs>
          <w:tab w:val="left" w:pos="885"/>
        </w:tabs>
        <w:ind w:right="867"/>
        <w:rPr>
          <w:ins w:id="10" w:author="HIEN" w:date="2025-12-01T10:17:00Z"/>
          <w:sz w:val="24"/>
          <w:rPrChange w:id="11" w:author="HIEN" w:date="2025-12-01T10:17:00Z">
            <w:rPr>
              <w:ins w:id="12" w:author="HIEN" w:date="2025-12-01T10:17:00Z"/>
              <w:sz w:val="24"/>
              <w:lang w:val="en-US"/>
            </w:rPr>
          </w:rPrChange>
        </w:rPr>
      </w:pPr>
      <w:r>
        <w:rPr>
          <w:sz w:val="24"/>
        </w:rPr>
        <w:t>Trường hợp Bên Bán giao hàng không đúng thời gian và/hoặc địa điểm đã quy định</w:t>
      </w:r>
      <w:r>
        <w:rPr>
          <w:spacing w:val="40"/>
          <w:sz w:val="24"/>
        </w:rPr>
        <w:t xml:space="preserve"> </w:t>
      </w:r>
      <w:r>
        <w:rPr>
          <w:sz w:val="24"/>
        </w:rPr>
        <w:t>tại Phụ lục 1, Bên Bán phải (i) chịu phạt một khoản tiền tương ứng với 0,05% tổng</w:t>
      </w:r>
      <w:r>
        <w:rPr>
          <w:spacing w:val="80"/>
          <w:sz w:val="24"/>
        </w:rPr>
        <w:t xml:space="preserve"> </w:t>
      </w:r>
      <w:r>
        <w:rPr>
          <w:sz w:val="24"/>
        </w:rPr>
        <w:t>giá trị Hàng Hóa giao chậm/không đúng địa điểm cho mỗi ngày chậm trễ nhưng</w:t>
      </w:r>
      <w:r>
        <w:rPr>
          <w:spacing w:val="40"/>
          <w:sz w:val="24"/>
        </w:rPr>
        <w:t xml:space="preserve"> </w:t>
      </w:r>
      <w:r>
        <w:rPr>
          <w:sz w:val="24"/>
        </w:rPr>
        <w:t>không vượt quá 08% tổng giá trị phần nghĩa vụ vi phạm hoặc 08% tổng giá trị Hàng Hóa giao chậm/không đúng địa điểm tùy theo sự lựa chọn của Bên Mua, và (</w:t>
      </w:r>
      <w:proofErr w:type="spellStart"/>
      <w:r>
        <w:rPr>
          <w:sz w:val="24"/>
        </w:rPr>
        <w:t>ii</w:t>
      </w:r>
      <w:proofErr w:type="spellEnd"/>
      <w:r>
        <w:rPr>
          <w:sz w:val="24"/>
        </w:rPr>
        <w:t>) bồi thường</w:t>
      </w:r>
      <w:r>
        <w:rPr>
          <w:spacing w:val="-5"/>
          <w:sz w:val="24"/>
        </w:rPr>
        <w:t xml:space="preserve"> </w:t>
      </w:r>
      <w:r>
        <w:rPr>
          <w:sz w:val="24"/>
        </w:rPr>
        <w:t>thiệt</w:t>
      </w:r>
      <w:r>
        <w:rPr>
          <w:spacing w:val="-2"/>
          <w:sz w:val="24"/>
        </w:rPr>
        <w:t xml:space="preserve"> </w:t>
      </w:r>
      <w:r>
        <w:rPr>
          <w:sz w:val="24"/>
        </w:rPr>
        <w:t>hại cho</w:t>
      </w:r>
      <w:r>
        <w:rPr>
          <w:spacing w:val="-2"/>
          <w:sz w:val="24"/>
        </w:rPr>
        <w:t xml:space="preserve"> </w:t>
      </w:r>
      <w:r>
        <w:rPr>
          <w:sz w:val="24"/>
        </w:rPr>
        <w:t>Bên Mua</w:t>
      </w:r>
      <w:r>
        <w:rPr>
          <w:spacing w:val="-2"/>
          <w:sz w:val="24"/>
        </w:rPr>
        <w:t xml:space="preserve"> </w:t>
      </w:r>
      <w:r>
        <w:rPr>
          <w:sz w:val="24"/>
        </w:rPr>
        <w:t>hoặc</w:t>
      </w:r>
      <w:r>
        <w:rPr>
          <w:spacing w:val="-3"/>
          <w:sz w:val="24"/>
        </w:rPr>
        <w:t xml:space="preserve"> </w:t>
      </w:r>
      <w:r>
        <w:rPr>
          <w:sz w:val="24"/>
        </w:rPr>
        <w:t>08%</w:t>
      </w:r>
      <w:r>
        <w:rPr>
          <w:spacing w:val="-3"/>
          <w:sz w:val="24"/>
        </w:rPr>
        <w:t xml:space="preserve"> </w:t>
      </w:r>
      <w:r>
        <w:rPr>
          <w:sz w:val="24"/>
        </w:rPr>
        <w:t>tổng</w:t>
      </w:r>
      <w:r>
        <w:rPr>
          <w:spacing w:val="-3"/>
          <w:sz w:val="24"/>
        </w:rPr>
        <w:t xml:space="preserve"> </w:t>
      </w:r>
      <w:r>
        <w:rPr>
          <w:sz w:val="24"/>
        </w:rPr>
        <w:t>giá</w:t>
      </w:r>
      <w:r>
        <w:rPr>
          <w:spacing w:val="-2"/>
          <w:sz w:val="24"/>
        </w:rPr>
        <w:t xml:space="preserve"> </w:t>
      </w:r>
      <w:r>
        <w:rPr>
          <w:sz w:val="24"/>
        </w:rPr>
        <w:t>trị</w:t>
      </w:r>
      <w:r>
        <w:rPr>
          <w:spacing w:val="-2"/>
          <w:sz w:val="24"/>
        </w:rPr>
        <w:t xml:space="preserve"> </w:t>
      </w:r>
      <w:r>
        <w:rPr>
          <w:sz w:val="24"/>
        </w:rPr>
        <w:t>Hàng</w:t>
      </w:r>
      <w:r>
        <w:rPr>
          <w:spacing w:val="-5"/>
          <w:sz w:val="24"/>
        </w:rPr>
        <w:t xml:space="preserve"> </w:t>
      </w:r>
      <w:r>
        <w:rPr>
          <w:sz w:val="24"/>
        </w:rPr>
        <w:t>Hóa</w:t>
      </w:r>
      <w:r>
        <w:rPr>
          <w:spacing w:val="-1"/>
          <w:sz w:val="24"/>
        </w:rPr>
        <w:t xml:space="preserve"> </w:t>
      </w:r>
      <w:r>
        <w:rPr>
          <w:sz w:val="24"/>
        </w:rPr>
        <w:t>giao</w:t>
      </w:r>
      <w:r>
        <w:rPr>
          <w:spacing w:val="-2"/>
          <w:sz w:val="24"/>
        </w:rPr>
        <w:t xml:space="preserve"> </w:t>
      </w:r>
      <w:r>
        <w:rPr>
          <w:sz w:val="24"/>
        </w:rPr>
        <w:t>chậm/không</w:t>
      </w:r>
      <w:r>
        <w:rPr>
          <w:spacing w:val="-5"/>
          <w:sz w:val="24"/>
        </w:rPr>
        <w:t xml:space="preserve"> </w:t>
      </w:r>
      <w:r>
        <w:rPr>
          <w:sz w:val="24"/>
        </w:rPr>
        <w:t>đúng địa điểm tùy</w:t>
      </w:r>
      <w:r>
        <w:rPr>
          <w:spacing w:val="-4"/>
          <w:sz w:val="24"/>
        </w:rPr>
        <w:t xml:space="preserve"> </w:t>
      </w:r>
      <w:r>
        <w:rPr>
          <w:sz w:val="24"/>
        </w:rPr>
        <w:t>theo sự lựa chọn của Bên Mua, và (</w:t>
      </w:r>
      <w:proofErr w:type="spellStart"/>
      <w:r>
        <w:rPr>
          <w:sz w:val="24"/>
        </w:rPr>
        <w:t>ii</w:t>
      </w:r>
      <w:proofErr w:type="spellEnd"/>
      <w:r>
        <w:rPr>
          <w:sz w:val="24"/>
        </w:rPr>
        <w:t>) bồi thường</w:t>
      </w:r>
      <w:r>
        <w:rPr>
          <w:spacing w:val="-2"/>
          <w:sz w:val="24"/>
        </w:rPr>
        <w:t xml:space="preserve"> </w:t>
      </w:r>
      <w:r>
        <w:rPr>
          <w:sz w:val="24"/>
        </w:rPr>
        <w:t xml:space="preserve">thiệt hại cho Bên Mua. Trường hợp Bên Bán giao hàng chậm/không đúng địa điểm quá 10 (mười) ngày làm việc kể từ ngày đến hạn giao hàng thì Bên Mua có quyền đơn phương chấm dứt Hợp Đồng, yêu cầu hoàn trả số tiền đã thanh toán (nếu có) trong vòng 03 ngày kể từ ngày Bên Mua gửi Thông báo bằng văn bản hoặc </w:t>
      </w:r>
      <w:proofErr w:type="spellStart"/>
      <w:r>
        <w:rPr>
          <w:sz w:val="24"/>
        </w:rPr>
        <w:t>email</w:t>
      </w:r>
      <w:proofErr w:type="spellEnd"/>
      <w:r>
        <w:rPr>
          <w:sz w:val="24"/>
        </w:rPr>
        <w:t xml:space="preserve"> về việc chấm dứt Hợp đồng và yêu cầu bồi thường cho Bên Mua theo quy định tại Hợp Đồng này.</w:t>
      </w:r>
    </w:p>
    <w:p w14:paraId="378AD52C" w14:textId="77777777" w:rsidR="00A12495" w:rsidRPr="00A12495" w:rsidRDefault="00A12495">
      <w:pPr>
        <w:pStyle w:val="oancuaDanhsach"/>
        <w:rPr>
          <w:ins w:id="13" w:author="HIEN" w:date="2025-12-01T10:17:00Z"/>
          <w:sz w:val="24"/>
          <w:rPrChange w:id="14" w:author="HIEN" w:date="2025-12-01T10:17:00Z">
            <w:rPr>
              <w:ins w:id="15" w:author="HIEN" w:date="2025-12-01T10:17:00Z"/>
            </w:rPr>
          </w:rPrChange>
        </w:rPr>
        <w:pPrChange w:id="16" w:author="HIEN" w:date="2025-12-01T10:17:00Z">
          <w:pPr>
            <w:pStyle w:val="oancuaDanhsach"/>
            <w:numPr>
              <w:numId w:val="3"/>
            </w:numPr>
            <w:tabs>
              <w:tab w:val="left" w:pos="885"/>
            </w:tabs>
            <w:ind w:right="867"/>
          </w:pPr>
        </w:pPrChange>
      </w:pPr>
    </w:p>
    <w:p w14:paraId="24087A29" w14:textId="6CD0D039" w:rsidR="00A12495" w:rsidRPr="00E25FD4" w:rsidRDefault="00A12495" w:rsidP="00A12495">
      <w:pPr>
        <w:pStyle w:val="oancuaDanhsach"/>
        <w:numPr>
          <w:ilvl w:val="0"/>
          <w:numId w:val="3"/>
        </w:numPr>
        <w:tabs>
          <w:tab w:val="left" w:pos="885"/>
        </w:tabs>
        <w:ind w:right="867"/>
        <w:rPr>
          <w:ins w:id="17" w:author="HIEN" w:date="2025-12-01T10:18:00Z"/>
          <w:sz w:val="24"/>
        </w:rPr>
      </w:pPr>
      <w:ins w:id="18" w:author="HIEN" w:date="2025-12-01T10:18:00Z">
        <w:r>
          <w:rPr>
            <w:sz w:val="24"/>
          </w:rPr>
          <w:t xml:space="preserve">Trường hợp Bên </w:t>
        </w:r>
        <w:r w:rsidRPr="00A12495">
          <w:rPr>
            <w:sz w:val="24"/>
            <w:rPrChange w:id="19" w:author="HIEN" w:date="2025-12-01T10:18:00Z">
              <w:rPr>
                <w:sz w:val="24"/>
                <w:lang w:val="en-US"/>
              </w:rPr>
            </w:rPrChange>
          </w:rPr>
          <w:t>Mua</w:t>
        </w:r>
        <w:r>
          <w:rPr>
            <w:sz w:val="24"/>
          </w:rPr>
          <w:t xml:space="preserve"> </w:t>
        </w:r>
        <w:r w:rsidRPr="00A12495">
          <w:rPr>
            <w:sz w:val="24"/>
            <w:rPrChange w:id="20" w:author="HIEN" w:date="2025-12-01T10:18:00Z">
              <w:rPr>
                <w:sz w:val="24"/>
                <w:lang w:val="en-US"/>
              </w:rPr>
            </w:rPrChange>
          </w:rPr>
          <w:t xml:space="preserve">chậm nhận </w:t>
        </w:r>
        <w:r>
          <w:rPr>
            <w:sz w:val="24"/>
          </w:rPr>
          <w:t>hàng không đúng thời gian và/hoặc địa điểm đã quy định</w:t>
        </w:r>
      </w:ins>
      <w:ins w:id="21" w:author="Gem - Legal J&amp;T" w:date="2025-12-02T14:32:00Z">
        <w:r w:rsidR="00A459B0" w:rsidRPr="00A459B0">
          <w:rPr>
            <w:spacing w:val="40"/>
            <w:sz w:val="24"/>
            <w:rPrChange w:id="22" w:author="Gem - Legal J&amp;T" w:date="2025-12-02T14:32:00Z">
              <w:rPr>
                <w:spacing w:val="40"/>
                <w:sz w:val="24"/>
                <w:lang w:val="en-US"/>
              </w:rPr>
            </w:rPrChange>
          </w:rPr>
          <w:t xml:space="preserve"> </w:t>
        </w:r>
      </w:ins>
      <w:ins w:id="23" w:author="HIEN" w:date="2025-12-01T10:18:00Z">
        <w:del w:id="24" w:author="Gem - Legal J&amp;T" w:date="2025-12-02T14:32:00Z">
          <w:r w:rsidDel="00A459B0">
            <w:rPr>
              <w:spacing w:val="40"/>
              <w:sz w:val="24"/>
            </w:rPr>
            <w:delText xml:space="preserve"> </w:delText>
          </w:r>
        </w:del>
        <w:r>
          <w:rPr>
            <w:sz w:val="24"/>
          </w:rPr>
          <w:t xml:space="preserve">tại Phụ lục 1, Bên </w:t>
        </w:r>
        <w:r w:rsidRPr="00A12495">
          <w:rPr>
            <w:sz w:val="24"/>
            <w:rPrChange w:id="25" w:author="HIEN" w:date="2025-12-01T10:18:00Z">
              <w:rPr>
                <w:sz w:val="24"/>
                <w:lang w:val="en-US"/>
              </w:rPr>
            </w:rPrChange>
          </w:rPr>
          <w:t>Mua</w:t>
        </w:r>
        <w:r>
          <w:rPr>
            <w:sz w:val="24"/>
          </w:rPr>
          <w:t xml:space="preserve"> phải (i) chịu phạt một khoản tiền tương ứng với 0,05% tổng</w:t>
        </w:r>
        <w:r>
          <w:rPr>
            <w:spacing w:val="80"/>
            <w:sz w:val="24"/>
          </w:rPr>
          <w:t xml:space="preserve"> </w:t>
        </w:r>
        <w:r>
          <w:rPr>
            <w:sz w:val="24"/>
          </w:rPr>
          <w:t>giá trị Hàng Hóa  chậm</w:t>
        </w:r>
      </w:ins>
      <w:ins w:id="26" w:author="HIEN" w:date="2025-12-01T10:19:00Z">
        <w:r w:rsidRPr="00A12495">
          <w:rPr>
            <w:sz w:val="24"/>
            <w:rPrChange w:id="27" w:author="HIEN" w:date="2025-12-01T10:19:00Z">
              <w:rPr>
                <w:sz w:val="24"/>
                <w:lang w:val="en-US"/>
              </w:rPr>
            </w:rPrChange>
          </w:rPr>
          <w:t xml:space="preserve"> nhận</w:t>
        </w:r>
      </w:ins>
      <w:ins w:id="28" w:author="HIEN" w:date="2025-12-01T10:18:00Z">
        <w:r>
          <w:rPr>
            <w:sz w:val="24"/>
          </w:rPr>
          <w:t>/không đúng địa điểm cho mỗi ngày chậm trễ nhưng</w:t>
        </w:r>
        <w:r>
          <w:rPr>
            <w:spacing w:val="40"/>
            <w:sz w:val="24"/>
          </w:rPr>
          <w:t xml:space="preserve"> </w:t>
        </w:r>
        <w:r>
          <w:rPr>
            <w:sz w:val="24"/>
          </w:rPr>
          <w:t>không vượt quá 08% tổng giá trị phần nghĩa vụ vi phạm hoặc 08% tổng giá trị Hàng Hóa chậm</w:t>
        </w:r>
      </w:ins>
      <w:ins w:id="29" w:author="HIEN" w:date="2025-12-01T10:19:00Z">
        <w:r w:rsidRPr="00A12495">
          <w:rPr>
            <w:sz w:val="24"/>
            <w:rPrChange w:id="30" w:author="HIEN" w:date="2025-12-01T10:19:00Z">
              <w:rPr>
                <w:sz w:val="24"/>
                <w:lang w:val="en-US"/>
              </w:rPr>
            </w:rPrChange>
          </w:rPr>
          <w:t xml:space="preserve"> nhận</w:t>
        </w:r>
      </w:ins>
      <w:ins w:id="31" w:author="HIEN" w:date="2025-12-01T10:18:00Z">
        <w:r>
          <w:rPr>
            <w:sz w:val="24"/>
          </w:rPr>
          <w:t xml:space="preserve">/không đúng địa điểm tùy theo sự lựa chọn của Bên </w:t>
        </w:r>
      </w:ins>
      <w:ins w:id="32" w:author="HIEN" w:date="2025-12-01T10:19:00Z">
        <w:r w:rsidRPr="00A12495">
          <w:rPr>
            <w:sz w:val="24"/>
            <w:rPrChange w:id="33" w:author="HIEN" w:date="2025-12-01T10:19:00Z">
              <w:rPr>
                <w:sz w:val="24"/>
                <w:lang w:val="en-US"/>
              </w:rPr>
            </w:rPrChange>
          </w:rPr>
          <w:t>Bán</w:t>
        </w:r>
      </w:ins>
      <w:ins w:id="34" w:author="HIEN" w:date="2025-12-01T10:18:00Z">
        <w:r>
          <w:rPr>
            <w:sz w:val="24"/>
          </w:rPr>
          <w:t>, và (</w:t>
        </w:r>
        <w:proofErr w:type="spellStart"/>
        <w:r>
          <w:rPr>
            <w:sz w:val="24"/>
          </w:rPr>
          <w:t>ii</w:t>
        </w:r>
        <w:proofErr w:type="spellEnd"/>
        <w:r>
          <w:rPr>
            <w:sz w:val="24"/>
          </w:rPr>
          <w:t>) bồi thường</w:t>
        </w:r>
        <w:r>
          <w:rPr>
            <w:spacing w:val="-5"/>
            <w:sz w:val="24"/>
          </w:rPr>
          <w:t xml:space="preserve"> </w:t>
        </w:r>
        <w:r>
          <w:rPr>
            <w:sz w:val="24"/>
          </w:rPr>
          <w:t>thiệt</w:t>
        </w:r>
        <w:r>
          <w:rPr>
            <w:spacing w:val="-2"/>
            <w:sz w:val="24"/>
          </w:rPr>
          <w:t xml:space="preserve"> </w:t>
        </w:r>
        <w:r>
          <w:rPr>
            <w:sz w:val="24"/>
          </w:rPr>
          <w:t>hại cho</w:t>
        </w:r>
        <w:r>
          <w:rPr>
            <w:spacing w:val="-2"/>
            <w:sz w:val="24"/>
          </w:rPr>
          <w:t xml:space="preserve"> </w:t>
        </w:r>
        <w:r>
          <w:rPr>
            <w:sz w:val="24"/>
          </w:rPr>
          <w:t>Bên</w:t>
        </w:r>
      </w:ins>
      <w:ins w:id="35" w:author="HIEN" w:date="2025-12-01T10:19:00Z">
        <w:r w:rsidRPr="00A12495">
          <w:rPr>
            <w:sz w:val="24"/>
            <w:rPrChange w:id="36" w:author="HIEN" w:date="2025-12-01T10:19:00Z">
              <w:rPr>
                <w:sz w:val="24"/>
                <w:lang w:val="en-US"/>
              </w:rPr>
            </w:rPrChange>
          </w:rPr>
          <w:t xml:space="preserve"> Bán</w:t>
        </w:r>
      </w:ins>
      <w:ins w:id="37" w:author="HIEN" w:date="2025-12-01T10:18:00Z">
        <w:r>
          <w:rPr>
            <w:spacing w:val="-2"/>
            <w:sz w:val="24"/>
          </w:rPr>
          <w:t xml:space="preserve"> </w:t>
        </w:r>
        <w:r>
          <w:rPr>
            <w:sz w:val="24"/>
          </w:rPr>
          <w:t>hoặc</w:t>
        </w:r>
        <w:r>
          <w:rPr>
            <w:spacing w:val="-3"/>
            <w:sz w:val="24"/>
          </w:rPr>
          <w:t xml:space="preserve"> </w:t>
        </w:r>
        <w:r>
          <w:rPr>
            <w:sz w:val="24"/>
          </w:rPr>
          <w:t>08%</w:t>
        </w:r>
        <w:r>
          <w:rPr>
            <w:spacing w:val="-3"/>
            <w:sz w:val="24"/>
          </w:rPr>
          <w:t xml:space="preserve"> </w:t>
        </w:r>
        <w:r>
          <w:rPr>
            <w:sz w:val="24"/>
          </w:rPr>
          <w:t>tổng</w:t>
        </w:r>
        <w:r>
          <w:rPr>
            <w:spacing w:val="-3"/>
            <w:sz w:val="24"/>
          </w:rPr>
          <w:t xml:space="preserve"> </w:t>
        </w:r>
        <w:r>
          <w:rPr>
            <w:sz w:val="24"/>
          </w:rPr>
          <w:t>giá</w:t>
        </w:r>
        <w:r>
          <w:rPr>
            <w:spacing w:val="-2"/>
            <w:sz w:val="24"/>
          </w:rPr>
          <w:t xml:space="preserve"> </w:t>
        </w:r>
        <w:r>
          <w:rPr>
            <w:sz w:val="24"/>
          </w:rPr>
          <w:t>trị</w:t>
        </w:r>
        <w:r>
          <w:rPr>
            <w:spacing w:val="-2"/>
            <w:sz w:val="24"/>
          </w:rPr>
          <w:t xml:space="preserve"> </w:t>
        </w:r>
        <w:r>
          <w:rPr>
            <w:sz w:val="24"/>
          </w:rPr>
          <w:t>Hàng</w:t>
        </w:r>
        <w:r>
          <w:rPr>
            <w:spacing w:val="-5"/>
            <w:sz w:val="24"/>
          </w:rPr>
          <w:t xml:space="preserve"> </w:t>
        </w:r>
        <w:r>
          <w:rPr>
            <w:sz w:val="24"/>
          </w:rPr>
          <w:t>Hóa</w:t>
        </w:r>
        <w:r>
          <w:rPr>
            <w:spacing w:val="-1"/>
            <w:sz w:val="24"/>
          </w:rPr>
          <w:t xml:space="preserve"> </w:t>
        </w:r>
        <w:r>
          <w:rPr>
            <w:sz w:val="24"/>
          </w:rPr>
          <w:t>chậm</w:t>
        </w:r>
      </w:ins>
      <w:ins w:id="38" w:author="HIEN" w:date="2025-12-01T10:19:00Z">
        <w:r w:rsidRPr="00A12495">
          <w:rPr>
            <w:sz w:val="24"/>
            <w:rPrChange w:id="39" w:author="HIEN" w:date="2025-12-01T10:19:00Z">
              <w:rPr>
                <w:sz w:val="24"/>
                <w:lang w:val="en-US"/>
              </w:rPr>
            </w:rPrChange>
          </w:rPr>
          <w:t xml:space="preserve"> nhận </w:t>
        </w:r>
      </w:ins>
      <w:ins w:id="40" w:author="HIEN" w:date="2025-12-01T10:18:00Z">
        <w:r>
          <w:rPr>
            <w:sz w:val="24"/>
          </w:rPr>
          <w:t>/không</w:t>
        </w:r>
        <w:r>
          <w:rPr>
            <w:spacing w:val="-5"/>
            <w:sz w:val="24"/>
          </w:rPr>
          <w:t xml:space="preserve"> </w:t>
        </w:r>
        <w:r>
          <w:rPr>
            <w:sz w:val="24"/>
          </w:rPr>
          <w:t>đúng địa điểm tùy</w:t>
        </w:r>
        <w:r>
          <w:rPr>
            <w:spacing w:val="-4"/>
            <w:sz w:val="24"/>
          </w:rPr>
          <w:t xml:space="preserve"> </w:t>
        </w:r>
        <w:r>
          <w:rPr>
            <w:sz w:val="24"/>
          </w:rPr>
          <w:t xml:space="preserve">theo sự lựa chọn của Bên </w:t>
        </w:r>
      </w:ins>
      <w:ins w:id="41" w:author="HIEN" w:date="2025-12-01T10:20:00Z">
        <w:r w:rsidR="00266623" w:rsidRPr="00266623">
          <w:rPr>
            <w:sz w:val="24"/>
            <w:rPrChange w:id="42" w:author="HIEN" w:date="2025-12-01T10:20:00Z">
              <w:rPr>
                <w:sz w:val="24"/>
                <w:lang w:val="en-US"/>
              </w:rPr>
            </w:rPrChange>
          </w:rPr>
          <w:t>Bán</w:t>
        </w:r>
      </w:ins>
      <w:ins w:id="43" w:author="HIEN" w:date="2025-12-01T10:18:00Z">
        <w:r>
          <w:rPr>
            <w:sz w:val="24"/>
          </w:rPr>
          <w:t>, và (</w:t>
        </w:r>
        <w:proofErr w:type="spellStart"/>
        <w:r>
          <w:rPr>
            <w:sz w:val="24"/>
          </w:rPr>
          <w:t>ii</w:t>
        </w:r>
        <w:proofErr w:type="spellEnd"/>
        <w:r>
          <w:rPr>
            <w:sz w:val="24"/>
          </w:rPr>
          <w:t>) bồi thường</w:t>
        </w:r>
        <w:r>
          <w:rPr>
            <w:spacing w:val="-2"/>
            <w:sz w:val="24"/>
          </w:rPr>
          <w:t xml:space="preserve"> </w:t>
        </w:r>
        <w:r>
          <w:rPr>
            <w:sz w:val="24"/>
          </w:rPr>
          <w:t xml:space="preserve">thiệt hại cho Bên </w:t>
        </w:r>
      </w:ins>
      <w:ins w:id="44" w:author="HIEN" w:date="2025-12-01T10:22:00Z">
        <w:r w:rsidR="00266623" w:rsidRPr="00266623">
          <w:rPr>
            <w:sz w:val="24"/>
            <w:rPrChange w:id="45" w:author="HIEN" w:date="2025-12-01T10:22:00Z">
              <w:rPr>
                <w:sz w:val="24"/>
                <w:lang w:val="en-US"/>
              </w:rPr>
            </w:rPrChange>
          </w:rPr>
          <w:t>Bán</w:t>
        </w:r>
      </w:ins>
      <w:ins w:id="46" w:author="HIEN" w:date="2025-12-01T10:18:00Z">
        <w:r>
          <w:rPr>
            <w:sz w:val="24"/>
          </w:rPr>
          <w:t xml:space="preserve">. Trường hợp Bên </w:t>
        </w:r>
      </w:ins>
      <w:ins w:id="47" w:author="HIEN" w:date="2025-12-01T10:22:00Z">
        <w:r w:rsidR="00266623" w:rsidRPr="00266623">
          <w:rPr>
            <w:sz w:val="24"/>
            <w:rPrChange w:id="48" w:author="HIEN" w:date="2025-12-01T10:22:00Z">
              <w:rPr>
                <w:sz w:val="24"/>
                <w:lang w:val="en-US"/>
              </w:rPr>
            </w:rPrChange>
          </w:rPr>
          <w:t xml:space="preserve">Mua chậm nhận </w:t>
        </w:r>
      </w:ins>
      <w:ins w:id="49" w:author="HIEN" w:date="2025-12-01T10:18:00Z">
        <w:r>
          <w:rPr>
            <w:sz w:val="24"/>
          </w:rPr>
          <w:t xml:space="preserve">hàng /không đúng địa điểm quá </w:t>
        </w:r>
      </w:ins>
      <w:ins w:id="50" w:author="HIEN" w:date="2025-12-01T10:23:00Z">
        <w:r w:rsidR="00266623" w:rsidRPr="00266623">
          <w:rPr>
            <w:sz w:val="24"/>
            <w:rPrChange w:id="51" w:author="HIEN" w:date="2025-12-01T10:23:00Z">
              <w:rPr>
                <w:sz w:val="24"/>
                <w:lang w:val="en-US"/>
              </w:rPr>
            </w:rPrChange>
          </w:rPr>
          <w:t>30</w:t>
        </w:r>
      </w:ins>
      <w:ins w:id="52" w:author="HIEN" w:date="2025-12-01T10:18:00Z">
        <w:r>
          <w:rPr>
            <w:sz w:val="24"/>
          </w:rPr>
          <w:t xml:space="preserve"> </w:t>
        </w:r>
      </w:ins>
      <w:ins w:id="53" w:author="HIEN" w:date="2025-12-01T10:23:00Z">
        <w:r w:rsidR="00266623" w:rsidRPr="00266623">
          <w:rPr>
            <w:sz w:val="24"/>
            <w:rPrChange w:id="54" w:author="HIEN" w:date="2025-12-01T10:23:00Z">
              <w:rPr>
                <w:sz w:val="24"/>
                <w:lang w:val="en-US"/>
              </w:rPr>
            </w:rPrChange>
          </w:rPr>
          <w:t>(Ba mươi</w:t>
        </w:r>
      </w:ins>
      <w:ins w:id="55" w:author="HIEN" w:date="2025-12-01T10:18:00Z">
        <w:r>
          <w:rPr>
            <w:sz w:val="24"/>
          </w:rPr>
          <w:t xml:space="preserve">) ngày làm việc kể từ ngày đến hạn giao hàng thì Bên </w:t>
        </w:r>
      </w:ins>
      <w:ins w:id="56" w:author="HIEN" w:date="2025-12-01T10:23:00Z">
        <w:r w:rsidR="00266623" w:rsidRPr="00266623">
          <w:rPr>
            <w:sz w:val="24"/>
            <w:rPrChange w:id="57" w:author="HIEN" w:date="2025-12-01T10:23:00Z">
              <w:rPr>
                <w:sz w:val="24"/>
                <w:lang w:val="en-US"/>
              </w:rPr>
            </w:rPrChange>
          </w:rPr>
          <w:t>Bán</w:t>
        </w:r>
      </w:ins>
      <w:ins w:id="58" w:author="HIEN" w:date="2025-12-01T10:18:00Z">
        <w:r>
          <w:rPr>
            <w:sz w:val="24"/>
          </w:rPr>
          <w:t xml:space="preserve"> có quyền đơn phương chấm dứt Hợp Đồng, Thông báo bằng văn bản hoặc </w:t>
        </w:r>
        <w:proofErr w:type="spellStart"/>
        <w:r>
          <w:rPr>
            <w:sz w:val="24"/>
          </w:rPr>
          <w:t>email</w:t>
        </w:r>
        <w:proofErr w:type="spellEnd"/>
        <w:r>
          <w:rPr>
            <w:sz w:val="24"/>
          </w:rPr>
          <w:t xml:space="preserve"> về việc chấm dứt Hợp đồng và yêu cầu bồi thường cho Bên</w:t>
        </w:r>
      </w:ins>
      <w:ins w:id="59" w:author="HIEN" w:date="2025-12-01T10:25:00Z">
        <w:r w:rsidR="00266623" w:rsidRPr="00266623">
          <w:rPr>
            <w:sz w:val="24"/>
            <w:rPrChange w:id="60" w:author="HIEN" w:date="2025-12-01T10:25:00Z">
              <w:rPr>
                <w:sz w:val="24"/>
                <w:lang w:val="en-US"/>
              </w:rPr>
            </w:rPrChange>
          </w:rPr>
          <w:t xml:space="preserve"> Bán</w:t>
        </w:r>
      </w:ins>
      <w:ins w:id="61" w:author="HIEN" w:date="2025-12-01T10:18:00Z">
        <w:r>
          <w:rPr>
            <w:sz w:val="24"/>
          </w:rPr>
          <w:t xml:space="preserve"> theo quy định tại Hợp Đồng này.</w:t>
        </w:r>
      </w:ins>
      <w:ins w:id="62" w:author="HIEN" w:date="2025-12-03T09:25:00Z">
        <w:r w:rsidR="007B05CA" w:rsidRPr="007B05CA">
          <w:rPr>
            <w:sz w:val="24"/>
            <w:rPrChange w:id="63" w:author="HIEN" w:date="2025-12-03T09:25:00Z">
              <w:rPr>
                <w:sz w:val="24"/>
                <w:lang w:val="en-US"/>
              </w:rPr>
            </w:rPrChange>
          </w:rPr>
          <w:t xml:space="preserve">   </w:t>
        </w:r>
      </w:ins>
    </w:p>
    <w:p w14:paraId="2986E84F" w14:textId="77777777" w:rsidR="00A12495" w:rsidDel="00254BC7" w:rsidRDefault="00A12495">
      <w:pPr>
        <w:pStyle w:val="oancuaDanhsach"/>
        <w:tabs>
          <w:tab w:val="left" w:pos="885"/>
        </w:tabs>
        <w:ind w:right="867" w:firstLine="0"/>
        <w:rPr>
          <w:del w:id="64" w:author="Phương_Thu mua" w:date="2025-12-02T09:46:00Z"/>
          <w:sz w:val="24"/>
        </w:rPr>
        <w:pPrChange w:id="65" w:author="HIEN" w:date="2025-12-01T10:18:00Z">
          <w:pPr>
            <w:pStyle w:val="oancuaDanhsach"/>
            <w:numPr>
              <w:numId w:val="3"/>
            </w:numPr>
            <w:tabs>
              <w:tab w:val="left" w:pos="885"/>
            </w:tabs>
            <w:ind w:right="867"/>
          </w:pPr>
        </w:pPrChange>
      </w:pPr>
    </w:p>
    <w:p w14:paraId="746403E1" w14:textId="77777777" w:rsidR="00102A80" w:rsidRDefault="00102A80">
      <w:pPr>
        <w:pStyle w:val="ThnVnban"/>
        <w:spacing w:before="1"/>
      </w:pPr>
    </w:p>
    <w:p w14:paraId="3BF5C5A6" w14:textId="77777777" w:rsidR="00102A80" w:rsidRDefault="007C2211">
      <w:pPr>
        <w:pStyle w:val="oancuaDanhsach"/>
        <w:numPr>
          <w:ilvl w:val="0"/>
          <w:numId w:val="3"/>
        </w:numPr>
        <w:tabs>
          <w:tab w:val="left" w:pos="885"/>
        </w:tabs>
        <w:ind w:right="867"/>
        <w:rPr>
          <w:sz w:val="24"/>
        </w:rPr>
      </w:pPr>
      <w:r>
        <w:rPr>
          <w:sz w:val="24"/>
        </w:rPr>
        <w:t>Việc giao hàng được coi là hoàn thành khi Bên Bán giao Hàng Hóa theo đúng số lượng, chất lượng, thời gian, địa điểm nêu tại Phụ Lục 1 và được xác nhận bởi biên bản giao nhận Hàng Hóa được ký bởi người đại diện có thẩm quyền của Bên Mua.</w:t>
      </w:r>
      <w:r>
        <w:rPr>
          <w:spacing w:val="40"/>
          <w:sz w:val="24"/>
        </w:rPr>
        <w:t xml:space="preserve"> </w:t>
      </w:r>
      <w:r>
        <w:rPr>
          <w:sz w:val="24"/>
        </w:rPr>
        <w:t>Đối với Hàng Hóa được mua có kèm lắp đặt, cài đặt, thi công thì việc giao hàng được coi là hoàn thành khi Bên Bán hoàn thành việc lắp đặt, cài đặt, thi công</w:t>
      </w:r>
      <w:r>
        <w:rPr>
          <w:spacing w:val="-2"/>
          <w:sz w:val="24"/>
        </w:rPr>
        <w:t xml:space="preserve"> </w:t>
      </w:r>
      <w:r>
        <w:rPr>
          <w:sz w:val="24"/>
        </w:rPr>
        <w:t>và đại diện có thẩm quyền của Các Bên đã ký biên bản nghiệm thu lắp đặt Hàng Hóa.</w:t>
      </w:r>
    </w:p>
    <w:p w14:paraId="5EAC5555" w14:textId="77777777" w:rsidR="00102A80" w:rsidRDefault="00102A80">
      <w:pPr>
        <w:pStyle w:val="ThnVnban"/>
      </w:pPr>
    </w:p>
    <w:p w14:paraId="14528A87" w14:textId="69FCED55" w:rsidR="00102A80" w:rsidRDefault="007C2211">
      <w:pPr>
        <w:pStyle w:val="oancuaDanhsach"/>
        <w:numPr>
          <w:ilvl w:val="0"/>
          <w:numId w:val="3"/>
        </w:numPr>
        <w:tabs>
          <w:tab w:val="left" w:pos="885"/>
        </w:tabs>
        <w:ind w:right="869"/>
        <w:rPr>
          <w:sz w:val="24"/>
        </w:rPr>
      </w:pPr>
      <w:r>
        <w:rPr>
          <w:sz w:val="24"/>
        </w:rPr>
        <w:t>Mọi rủi ro và quyền sở hữu đối với Hàng Hóa được chuyển cho Bên Mua kể từ thời điểm</w:t>
      </w:r>
      <w:r>
        <w:rPr>
          <w:spacing w:val="-1"/>
          <w:sz w:val="24"/>
        </w:rPr>
        <w:t xml:space="preserve"> </w:t>
      </w:r>
      <w:r>
        <w:rPr>
          <w:sz w:val="24"/>
        </w:rPr>
        <w:t>Hàng</w:t>
      </w:r>
      <w:r>
        <w:rPr>
          <w:spacing w:val="-4"/>
          <w:sz w:val="24"/>
        </w:rPr>
        <w:t xml:space="preserve"> </w:t>
      </w:r>
      <w:r>
        <w:rPr>
          <w:sz w:val="24"/>
        </w:rPr>
        <w:t>Hóa</w:t>
      </w:r>
      <w:r>
        <w:rPr>
          <w:spacing w:val="-3"/>
          <w:sz w:val="24"/>
        </w:rPr>
        <w:t xml:space="preserve"> </w:t>
      </w:r>
      <w:r>
        <w:rPr>
          <w:sz w:val="24"/>
        </w:rPr>
        <w:t>được</w:t>
      </w:r>
      <w:r>
        <w:rPr>
          <w:spacing w:val="-2"/>
          <w:sz w:val="24"/>
        </w:rPr>
        <w:t xml:space="preserve"> </w:t>
      </w:r>
      <w:r>
        <w:rPr>
          <w:sz w:val="24"/>
        </w:rPr>
        <w:t>nhận</w:t>
      </w:r>
      <w:r>
        <w:rPr>
          <w:spacing w:val="-1"/>
          <w:sz w:val="24"/>
        </w:rPr>
        <w:t xml:space="preserve"> </w:t>
      </w:r>
      <w:r>
        <w:rPr>
          <w:sz w:val="24"/>
        </w:rPr>
        <w:t>và</w:t>
      </w:r>
      <w:r>
        <w:rPr>
          <w:spacing w:val="-2"/>
          <w:sz w:val="24"/>
        </w:rPr>
        <w:t xml:space="preserve"> </w:t>
      </w:r>
      <w:r>
        <w:rPr>
          <w:sz w:val="24"/>
        </w:rPr>
        <w:t>xác</w:t>
      </w:r>
      <w:r>
        <w:rPr>
          <w:spacing w:val="-2"/>
          <w:sz w:val="24"/>
        </w:rPr>
        <w:t xml:space="preserve"> </w:t>
      </w:r>
      <w:r>
        <w:rPr>
          <w:sz w:val="24"/>
        </w:rPr>
        <w:t>nhận</w:t>
      </w:r>
      <w:r>
        <w:rPr>
          <w:spacing w:val="-1"/>
          <w:sz w:val="24"/>
        </w:rPr>
        <w:t xml:space="preserve"> </w:t>
      </w:r>
      <w:r>
        <w:rPr>
          <w:sz w:val="24"/>
        </w:rPr>
        <w:t>bởi</w:t>
      </w:r>
      <w:r>
        <w:rPr>
          <w:spacing w:val="-1"/>
          <w:sz w:val="24"/>
        </w:rPr>
        <w:t xml:space="preserve"> </w:t>
      </w:r>
      <w:r>
        <w:rPr>
          <w:sz w:val="24"/>
        </w:rPr>
        <w:t>đại</w:t>
      </w:r>
      <w:r>
        <w:rPr>
          <w:spacing w:val="-1"/>
          <w:sz w:val="24"/>
        </w:rPr>
        <w:t xml:space="preserve"> </w:t>
      </w:r>
      <w:r>
        <w:rPr>
          <w:sz w:val="24"/>
        </w:rPr>
        <w:t>diện</w:t>
      </w:r>
      <w:r>
        <w:rPr>
          <w:spacing w:val="-1"/>
          <w:sz w:val="24"/>
        </w:rPr>
        <w:t xml:space="preserve"> </w:t>
      </w:r>
      <w:r>
        <w:rPr>
          <w:sz w:val="24"/>
        </w:rPr>
        <w:t>có</w:t>
      </w:r>
      <w:r>
        <w:rPr>
          <w:spacing w:val="-1"/>
          <w:sz w:val="24"/>
        </w:rPr>
        <w:t xml:space="preserve"> </w:t>
      </w:r>
      <w:r>
        <w:rPr>
          <w:sz w:val="24"/>
        </w:rPr>
        <w:t>thẩm</w:t>
      </w:r>
      <w:r>
        <w:rPr>
          <w:spacing w:val="-1"/>
          <w:sz w:val="24"/>
        </w:rPr>
        <w:t xml:space="preserve"> </w:t>
      </w:r>
      <w:r>
        <w:rPr>
          <w:sz w:val="24"/>
        </w:rPr>
        <w:t>quyền</w:t>
      </w:r>
      <w:r>
        <w:rPr>
          <w:spacing w:val="-1"/>
          <w:sz w:val="24"/>
        </w:rPr>
        <w:t xml:space="preserve"> </w:t>
      </w:r>
      <w:r>
        <w:rPr>
          <w:sz w:val="24"/>
        </w:rPr>
        <w:t>của Bên</w:t>
      </w:r>
      <w:r>
        <w:rPr>
          <w:spacing w:val="-1"/>
          <w:sz w:val="24"/>
        </w:rPr>
        <w:t xml:space="preserve"> </w:t>
      </w:r>
      <w:r>
        <w:rPr>
          <w:sz w:val="24"/>
        </w:rPr>
        <w:t>Mua</w:t>
      </w:r>
      <w:r>
        <w:rPr>
          <w:spacing w:val="-2"/>
          <w:sz w:val="24"/>
        </w:rPr>
        <w:t xml:space="preserve"> </w:t>
      </w:r>
      <w:r>
        <w:rPr>
          <w:sz w:val="24"/>
        </w:rPr>
        <w:t>theo quy</w:t>
      </w:r>
      <w:r>
        <w:rPr>
          <w:spacing w:val="-4"/>
          <w:sz w:val="24"/>
        </w:rPr>
        <w:t xml:space="preserve"> </w:t>
      </w:r>
      <w:r>
        <w:rPr>
          <w:sz w:val="24"/>
        </w:rPr>
        <w:t xml:space="preserve">định tại khoản </w:t>
      </w:r>
      <w:ins w:id="66" w:author="Gem - Legal J&amp;T" w:date="2025-12-02T14:33:00Z">
        <w:r w:rsidR="00AA6FE1" w:rsidRPr="00AA6FE1">
          <w:rPr>
            <w:sz w:val="24"/>
            <w:rPrChange w:id="67" w:author="Gem - Legal J&amp;T" w:date="2025-12-02T14:33:00Z">
              <w:rPr>
                <w:sz w:val="24"/>
                <w:lang w:val="en-US"/>
              </w:rPr>
            </w:rPrChange>
          </w:rPr>
          <w:t>4</w:t>
        </w:r>
      </w:ins>
      <w:del w:id="68" w:author="Gem - Legal J&amp;T" w:date="2025-12-02T14:33:00Z">
        <w:r w:rsidDel="00AA6FE1">
          <w:rPr>
            <w:sz w:val="24"/>
          </w:rPr>
          <w:delText>3</w:delText>
        </w:r>
      </w:del>
      <w:r>
        <w:rPr>
          <w:sz w:val="24"/>
        </w:rPr>
        <w:t xml:space="preserve"> Điều này, trừ trường hợp quy</w:t>
      </w:r>
      <w:r>
        <w:rPr>
          <w:spacing w:val="-2"/>
          <w:sz w:val="24"/>
        </w:rPr>
        <w:t xml:space="preserve"> </w:t>
      </w:r>
      <w:r>
        <w:rPr>
          <w:sz w:val="24"/>
        </w:rPr>
        <w:t xml:space="preserve">định tại khoản </w:t>
      </w:r>
      <w:ins w:id="69" w:author="Gem - Legal J&amp;T" w:date="2025-12-02T14:33:00Z">
        <w:r w:rsidR="00AA6FE1" w:rsidRPr="00AA6FE1">
          <w:rPr>
            <w:sz w:val="24"/>
            <w:rPrChange w:id="70" w:author="Gem - Legal J&amp;T" w:date="2025-12-02T14:33:00Z">
              <w:rPr>
                <w:sz w:val="24"/>
                <w:lang w:val="en-US"/>
              </w:rPr>
            </w:rPrChange>
          </w:rPr>
          <w:t>6</w:t>
        </w:r>
      </w:ins>
      <w:del w:id="71" w:author="Gem - Legal J&amp;T" w:date="2025-12-02T14:33:00Z">
        <w:r w:rsidDel="00AA6FE1">
          <w:rPr>
            <w:sz w:val="24"/>
          </w:rPr>
          <w:delText>5</w:delText>
        </w:r>
      </w:del>
      <w:r>
        <w:rPr>
          <w:sz w:val="24"/>
        </w:rPr>
        <w:t xml:space="preserve"> Điều này. Mọi rủi ro, hư hỏng, thiệt hại đối với Hàng Hóa xảy ra trước thời điểm Bên Mua ký biên bản giao nhận Hàng</w:t>
      </w:r>
      <w:r>
        <w:rPr>
          <w:spacing w:val="-2"/>
          <w:sz w:val="24"/>
        </w:rPr>
        <w:t xml:space="preserve"> </w:t>
      </w:r>
      <w:r>
        <w:rPr>
          <w:sz w:val="24"/>
        </w:rPr>
        <w:t>Hóa thuộc về Bên Bán và Bên Mua không</w:t>
      </w:r>
      <w:r>
        <w:rPr>
          <w:spacing w:val="-2"/>
          <w:sz w:val="24"/>
        </w:rPr>
        <w:t xml:space="preserve"> </w:t>
      </w:r>
      <w:r>
        <w:rPr>
          <w:sz w:val="24"/>
        </w:rPr>
        <w:t>có bất kỳ</w:t>
      </w:r>
      <w:r>
        <w:rPr>
          <w:spacing w:val="-4"/>
          <w:sz w:val="24"/>
        </w:rPr>
        <w:t xml:space="preserve"> </w:t>
      </w:r>
      <w:r>
        <w:rPr>
          <w:sz w:val="24"/>
        </w:rPr>
        <w:t>nghĩa vụ nào đối với các rủi ro, hư hỏng và thiệt hại đó.</w:t>
      </w:r>
    </w:p>
    <w:p w14:paraId="3D991F0E" w14:textId="77777777" w:rsidR="00102A80" w:rsidRDefault="00102A80">
      <w:pPr>
        <w:pStyle w:val="ThnVnban"/>
        <w:spacing w:before="1"/>
      </w:pPr>
    </w:p>
    <w:p w14:paraId="0D1EAC05" w14:textId="77777777" w:rsidR="006D76D9" w:rsidRPr="006D76D9" w:rsidRDefault="007C2211" w:rsidP="00905374">
      <w:pPr>
        <w:pStyle w:val="oancuaDanhsach"/>
        <w:numPr>
          <w:ilvl w:val="0"/>
          <w:numId w:val="3"/>
        </w:numPr>
        <w:tabs>
          <w:tab w:val="left" w:pos="885"/>
        </w:tabs>
        <w:ind w:right="870"/>
        <w:rPr>
          <w:ins w:id="72" w:author="Phương_Thu mua" w:date="2025-12-02T09:44:00Z"/>
          <w:rPrChange w:id="73" w:author="Phương_Thu mua" w:date="2025-12-02T09:44:00Z">
            <w:rPr>
              <w:ins w:id="74" w:author="Phương_Thu mua" w:date="2025-12-02T09:44:00Z"/>
              <w:sz w:val="24"/>
            </w:rPr>
          </w:rPrChange>
        </w:rPr>
      </w:pPr>
      <w:r w:rsidRPr="006D76D9">
        <w:rPr>
          <w:sz w:val="24"/>
        </w:rPr>
        <w:t>Bên Bán chịu trách nhiệm về</w:t>
      </w:r>
      <w:r w:rsidRPr="006D76D9">
        <w:rPr>
          <w:spacing w:val="-1"/>
          <w:sz w:val="24"/>
        </w:rPr>
        <w:t xml:space="preserve"> </w:t>
      </w:r>
      <w:r w:rsidRPr="006D76D9">
        <w:rPr>
          <w:sz w:val="24"/>
        </w:rPr>
        <w:t>những</w:t>
      </w:r>
      <w:r w:rsidRPr="006D76D9">
        <w:rPr>
          <w:spacing w:val="-3"/>
          <w:sz w:val="24"/>
        </w:rPr>
        <w:t xml:space="preserve"> </w:t>
      </w:r>
      <w:r w:rsidRPr="006D76D9">
        <w:rPr>
          <w:sz w:val="24"/>
        </w:rPr>
        <w:t xml:space="preserve">khiếm khuyết hoặc khuyết tật của Hàng Hóa, bao gồm: (i) các khiếm khuyết của Hàng Hóa không thể phát hiện được trong quá trình kiểm tra bằng biện pháp thông thường hoặc Bên Bán đã biết hoặc phải biết về các khiếm </w:t>
      </w:r>
      <w:r w:rsidRPr="006D76D9">
        <w:rPr>
          <w:sz w:val="24"/>
        </w:rPr>
        <w:lastRenderedPageBreak/>
        <w:t>khuyết đó nhưng không thông báo cho Bên Mua hoặc (</w:t>
      </w:r>
      <w:proofErr w:type="spellStart"/>
      <w:r w:rsidRPr="006D76D9">
        <w:rPr>
          <w:sz w:val="24"/>
        </w:rPr>
        <w:t>ii</w:t>
      </w:r>
      <w:proofErr w:type="spellEnd"/>
      <w:r w:rsidRPr="006D76D9">
        <w:rPr>
          <w:sz w:val="24"/>
        </w:rPr>
        <w:t>) các khuyết tật của Hàng</w:t>
      </w:r>
      <w:r w:rsidRPr="006D76D9">
        <w:rPr>
          <w:spacing w:val="-2"/>
          <w:sz w:val="24"/>
        </w:rPr>
        <w:t xml:space="preserve"> </w:t>
      </w:r>
      <w:r w:rsidRPr="006D76D9">
        <w:rPr>
          <w:sz w:val="24"/>
        </w:rPr>
        <w:t>Hóa</w:t>
      </w:r>
      <w:r w:rsidRPr="006D76D9">
        <w:rPr>
          <w:spacing w:val="-1"/>
          <w:sz w:val="24"/>
        </w:rPr>
        <w:t xml:space="preserve"> </w:t>
      </w:r>
      <w:r w:rsidRPr="006D76D9">
        <w:rPr>
          <w:sz w:val="24"/>
        </w:rPr>
        <w:t>không</w:t>
      </w:r>
      <w:r w:rsidRPr="006D76D9">
        <w:rPr>
          <w:spacing w:val="-2"/>
          <w:sz w:val="24"/>
        </w:rPr>
        <w:t xml:space="preserve"> </w:t>
      </w:r>
      <w:r w:rsidRPr="006D76D9">
        <w:rPr>
          <w:sz w:val="24"/>
        </w:rPr>
        <w:t>bảo đảm an toàn, có khả năng</w:t>
      </w:r>
      <w:r w:rsidRPr="006D76D9">
        <w:rPr>
          <w:spacing w:val="-2"/>
          <w:sz w:val="24"/>
        </w:rPr>
        <w:t xml:space="preserve"> </w:t>
      </w:r>
      <w:r w:rsidRPr="006D76D9">
        <w:rPr>
          <w:sz w:val="24"/>
        </w:rPr>
        <w:t>gây</w:t>
      </w:r>
      <w:r w:rsidRPr="006D76D9">
        <w:rPr>
          <w:spacing w:val="-4"/>
          <w:sz w:val="24"/>
        </w:rPr>
        <w:t xml:space="preserve"> </w:t>
      </w:r>
      <w:r w:rsidRPr="006D76D9">
        <w:rPr>
          <w:sz w:val="24"/>
        </w:rPr>
        <w:t>thiệt hại cho tính mạng, sức khỏe, tài sản của Bên Mua, hoặc không thể được sử dụng cho mục đích ban đầu của Hàng Hóa, kể cả trường hợp Hàng Hóa đó được sản xuất theo đúng tiêu chuẩn hoặc quy chuẩn kỹ thuật hiện hành.</w:t>
      </w:r>
    </w:p>
    <w:p w14:paraId="364936E6" w14:textId="6CB9FB6E" w:rsidR="00102A80" w:rsidDel="006D76D9" w:rsidRDefault="006D76D9">
      <w:pPr>
        <w:pStyle w:val="ThnVnban"/>
        <w:ind w:left="885"/>
        <w:rPr>
          <w:del w:id="75" w:author="Phương_Thu mua" w:date="2025-12-02T09:37:00Z"/>
        </w:rPr>
        <w:pPrChange w:id="76" w:author="Phương_Thu mua" w:date="2025-12-02T09:44:00Z">
          <w:pPr>
            <w:pStyle w:val="u2"/>
            <w:tabs>
              <w:tab w:val="left" w:pos="1605"/>
            </w:tabs>
            <w:spacing w:before="70"/>
          </w:pPr>
        </w:pPrChange>
      </w:pPr>
      <w:ins w:id="77" w:author="Phương_Thu mua" w:date="2025-12-02T09:37:00Z">
        <w:r w:rsidDel="006D76D9">
          <w:t xml:space="preserve"> </w:t>
        </w:r>
      </w:ins>
    </w:p>
    <w:p w14:paraId="38FA890E" w14:textId="77777777" w:rsidR="006D76D9" w:rsidRDefault="006D76D9">
      <w:pPr>
        <w:pStyle w:val="oancuaDanhsach"/>
        <w:tabs>
          <w:tab w:val="left" w:pos="885"/>
        </w:tabs>
        <w:ind w:right="870" w:firstLine="0"/>
        <w:rPr>
          <w:ins w:id="78" w:author="Phương_Thu mua" w:date="2025-12-02T09:42:00Z"/>
          <w:sz w:val="24"/>
        </w:rPr>
        <w:pPrChange w:id="79" w:author="Phương_Thu mua" w:date="2025-12-02T09:44:00Z">
          <w:pPr>
            <w:pStyle w:val="oancuaDanhsach"/>
            <w:numPr>
              <w:numId w:val="3"/>
            </w:numPr>
            <w:tabs>
              <w:tab w:val="left" w:pos="885"/>
            </w:tabs>
            <w:ind w:right="870"/>
          </w:pPr>
        </w:pPrChange>
      </w:pPr>
    </w:p>
    <w:p w14:paraId="31CBF517" w14:textId="6E9AE443" w:rsidR="00102A80" w:rsidDel="006D76D9" w:rsidRDefault="00102A80">
      <w:pPr>
        <w:pStyle w:val="ThnVnban"/>
        <w:rPr>
          <w:del w:id="80" w:author="Phương_Thu mua" w:date="2025-12-02T09:37:00Z"/>
        </w:rPr>
        <w:pPrChange w:id="81" w:author="Phương_Thu mua" w:date="2025-12-02T09:39:00Z">
          <w:pPr>
            <w:pStyle w:val="oancuaDanhsach"/>
          </w:pPr>
        </w:pPrChange>
      </w:pPr>
    </w:p>
    <w:p w14:paraId="78863D88" w14:textId="77777777" w:rsidR="00102A80" w:rsidRPr="00A459B0" w:rsidRDefault="007C2211">
      <w:pPr>
        <w:pStyle w:val="ThnVnban"/>
        <w:ind w:left="180"/>
        <w:pPrChange w:id="82" w:author="Phương_Thu mua" w:date="2025-12-02T09:39:00Z">
          <w:pPr>
            <w:pStyle w:val="u2"/>
            <w:tabs>
              <w:tab w:val="left" w:pos="1605"/>
            </w:tabs>
            <w:spacing w:before="70"/>
          </w:pPr>
        </w:pPrChange>
      </w:pPr>
      <w:r w:rsidRPr="006D76D9">
        <w:rPr>
          <w:b/>
          <w:rPrChange w:id="83" w:author="Phương_Thu mua" w:date="2025-12-02T09:40:00Z">
            <w:rPr>
              <w:b w:val="0"/>
              <w:bCs w:val="0"/>
            </w:rPr>
          </w:rPrChange>
        </w:rPr>
        <w:t>ĐIỀU</w:t>
      </w:r>
      <w:r w:rsidRPr="006D76D9">
        <w:rPr>
          <w:b/>
          <w:spacing w:val="-4"/>
          <w:rPrChange w:id="84" w:author="Phương_Thu mua" w:date="2025-12-02T09:40:00Z">
            <w:rPr>
              <w:b w:val="0"/>
              <w:bCs w:val="0"/>
              <w:spacing w:val="-4"/>
            </w:rPr>
          </w:rPrChange>
        </w:rPr>
        <w:t xml:space="preserve"> </w:t>
      </w:r>
      <w:r w:rsidRPr="006D76D9">
        <w:rPr>
          <w:b/>
          <w:spacing w:val="-5"/>
          <w:rPrChange w:id="85" w:author="Phương_Thu mua" w:date="2025-12-02T09:40:00Z">
            <w:rPr>
              <w:b w:val="0"/>
              <w:bCs w:val="0"/>
              <w:spacing w:val="-5"/>
            </w:rPr>
          </w:rPrChange>
        </w:rPr>
        <w:t>4.</w:t>
      </w:r>
      <w:r w:rsidRPr="006D76D9">
        <w:rPr>
          <w:b/>
          <w:rPrChange w:id="86" w:author="Phương_Thu mua" w:date="2025-12-02T09:40:00Z">
            <w:rPr>
              <w:b w:val="0"/>
              <w:bCs w:val="0"/>
            </w:rPr>
          </w:rPrChange>
        </w:rPr>
        <w:tab/>
        <w:t>TỪ</w:t>
      </w:r>
      <w:r w:rsidRPr="006D76D9">
        <w:rPr>
          <w:b/>
          <w:spacing w:val="-3"/>
          <w:rPrChange w:id="87" w:author="Phương_Thu mua" w:date="2025-12-02T09:40:00Z">
            <w:rPr>
              <w:b w:val="0"/>
              <w:bCs w:val="0"/>
              <w:spacing w:val="-3"/>
            </w:rPr>
          </w:rPrChange>
        </w:rPr>
        <w:t xml:space="preserve"> </w:t>
      </w:r>
      <w:r w:rsidRPr="006D76D9">
        <w:rPr>
          <w:b/>
          <w:rPrChange w:id="88" w:author="Phương_Thu mua" w:date="2025-12-02T09:40:00Z">
            <w:rPr>
              <w:b w:val="0"/>
              <w:bCs w:val="0"/>
            </w:rPr>
          </w:rPrChange>
        </w:rPr>
        <w:t>CHỐI NHẬN</w:t>
      </w:r>
      <w:r w:rsidRPr="006D76D9">
        <w:rPr>
          <w:b/>
          <w:spacing w:val="-2"/>
          <w:rPrChange w:id="89" w:author="Phương_Thu mua" w:date="2025-12-02T09:40:00Z">
            <w:rPr>
              <w:b w:val="0"/>
              <w:bCs w:val="0"/>
              <w:spacing w:val="-2"/>
            </w:rPr>
          </w:rPrChange>
        </w:rPr>
        <w:t xml:space="preserve"> </w:t>
      </w:r>
      <w:r w:rsidRPr="006D76D9">
        <w:rPr>
          <w:b/>
          <w:rPrChange w:id="90" w:author="Phương_Thu mua" w:date="2025-12-02T09:40:00Z">
            <w:rPr>
              <w:b w:val="0"/>
              <w:bCs w:val="0"/>
            </w:rPr>
          </w:rPrChange>
        </w:rPr>
        <w:t>HÀNG</w:t>
      </w:r>
      <w:r w:rsidRPr="006D76D9">
        <w:rPr>
          <w:b/>
          <w:spacing w:val="-3"/>
          <w:rPrChange w:id="91" w:author="Phương_Thu mua" w:date="2025-12-02T09:40:00Z">
            <w:rPr>
              <w:b w:val="0"/>
              <w:bCs w:val="0"/>
              <w:spacing w:val="-3"/>
            </w:rPr>
          </w:rPrChange>
        </w:rPr>
        <w:t xml:space="preserve"> </w:t>
      </w:r>
      <w:r w:rsidRPr="006D76D9">
        <w:rPr>
          <w:b/>
          <w:rPrChange w:id="92" w:author="Phương_Thu mua" w:date="2025-12-02T09:40:00Z">
            <w:rPr>
              <w:b w:val="0"/>
              <w:bCs w:val="0"/>
            </w:rPr>
          </w:rPrChange>
        </w:rPr>
        <w:t>HÓA,</w:t>
      </w:r>
      <w:r w:rsidRPr="006D76D9">
        <w:rPr>
          <w:b/>
          <w:spacing w:val="-1"/>
          <w:rPrChange w:id="93" w:author="Phương_Thu mua" w:date="2025-12-02T09:40:00Z">
            <w:rPr>
              <w:b w:val="0"/>
              <w:bCs w:val="0"/>
              <w:spacing w:val="-1"/>
            </w:rPr>
          </w:rPrChange>
        </w:rPr>
        <w:t xml:space="preserve"> </w:t>
      </w:r>
      <w:r w:rsidRPr="006D76D9">
        <w:rPr>
          <w:b/>
          <w:rPrChange w:id="94" w:author="Phương_Thu mua" w:date="2025-12-02T09:40:00Z">
            <w:rPr>
              <w:b w:val="0"/>
              <w:bCs w:val="0"/>
            </w:rPr>
          </w:rPrChange>
        </w:rPr>
        <w:t>YÊU</w:t>
      </w:r>
      <w:r w:rsidRPr="006D76D9">
        <w:rPr>
          <w:b/>
          <w:spacing w:val="-2"/>
          <w:rPrChange w:id="95" w:author="Phương_Thu mua" w:date="2025-12-02T09:40:00Z">
            <w:rPr>
              <w:b w:val="0"/>
              <w:bCs w:val="0"/>
              <w:spacing w:val="-2"/>
            </w:rPr>
          </w:rPrChange>
        </w:rPr>
        <w:t xml:space="preserve"> </w:t>
      </w:r>
      <w:r w:rsidRPr="006D76D9">
        <w:rPr>
          <w:b/>
          <w:rPrChange w:id="96" w:author="Phương_Thu mua" w:date="2025-12-02T09:40:00Z">
            <w:rPr>
              <w:b w:val="0"/>
              <w:bCs w:val="0"/>
            </w:rPr>
          </w:rPrChange>
        </w:rPr>
        <w:t>CẦU</w:t>
      </w:r>
      <w:r w:rsidRPr="006D76D9">
        <w:rPr>
          <w:b/>
          <w:spacing w:val="-2"/>
          <w:rPrChange w:id="97" w:author="Phương_Thu mua" w:date="2025-12-02T09:40:00Z">
            <w:rPr>
              <w:b w:val="0"/>
              <w:bCs w:val="0"/>
              <w:spacing w:val="-2"/>
            </w:rPr>
          </w:rPrChange>
        </w:rPr>
        <w:t xml:space="preserve"> </w:t>
      </w:r>
      <w:r w:rsidRPr="006D76D9">
        <w:rPr>
          <w:b/>
          <w:rPrChange w:id="98" w:author="Phương_Thu mua" w:date="2025-12-02T09:40:00Z">
            <w:rPr>
              <w:b w:val="0"/>
              <w:bCs w:val="0"/>
            </w:rPr>
          </w:rPrChange>
        </w:rPr>
        <w:t>SỬA</w:t>
      </w:r>
      <w:r w:rsidRPr="006D76D9">
        <w:rPr>
          <w:b/>
          <w:spacing w:val="-1"/>
          <w:rPrChange w:id="99" w:author="Phương_Thu mua" w:date="2025-12-02T09:40:00Z">
            <w:rPr>
              <w:b w:val="0"/>
              <w:bCs w:val="0"/>
              <w:spacing w:val="-1"/>
            </w:rPr>
          </w:rPrChange>
        </w:rPr>
        <w:t xml:space="preserve"> </w:t>
      </w:r>
      <w:r w:rsidRPr="006D76D9">
        <w:rPr>
          <w:b/>
          <w:rPrChange w:id="100" w:author="Phương_Thu mua" w:date="2025-12-02T09:40:00Z">
            <w:rPr>
              <w:b w:val="0"/>
              <w:bCs w:val="0"/>
            </w:rPr>
          </w:rPrChange>
        </w:rPr>
        <w:t>CHỮA</w:t>
      </w:r>
      <w:r w:rsidRPr="006D76D9">
        <w:rPr>
          <w:b/>
          <w:spacing w:val="-2"/>
          <w:rPrChange w:id="101" w:author="Phương_Thu mua" w:date="2025-12-02T09:40:00Z">
            <w:rPr>
              <w:b w:val="0"/>
              <w:bCs w:val="0"/>
              <w:spacing w:val="-2"/>
            </w:rPr>
          </w:rPrChange>
        </w:rPr>
        <w:t xml:space="preserve"> </w:t>
      </w:r>
      <w:r w:rsidRPr="006D76D9">
        <w:rPr>
          <w:b/>
          <w:rPrChange w:id="102" w:author="Phương_Thu mua" w:date="2025-12-02T09:40:00Z">
            <w:rPr>
              <w:b w:val="0"/>
              <w:bCs w:val="0"/>
            </w:rPr>
          </w:rPrChange>
        </w:rPr>
        <w:t>VÀ</w:t>
      </w:r>
      <w:r w:rsidRPr="006D76D9">
        <w:rPr>
          <w:b/>
          <w:spacing w:val="-2"/>
          <w:rPrChange w:id="103" w:author="Phương_Thu mua" w:date="2025-12-02T09:40:00Z">
            <w:rPr>
              <w:b w:val="0"/>
              <w:bCs w:val="0"/>
              <w:spacing w:val="-2"/>
            </w:rPr>
          </w:rPrChange>
        </w:rPr>
        <w:t xml:space="preserve"> </w:t>
      </w:r>
      <w:r w:rsidRPr="006D76D9">
        <w:rPr>
          <w:b/>
          <w:rPrChange w:id="104" w:author="Phương_Thu mua" w:date="2025-12-02T09:40:00Z">
            <w:rPr>
              <w:b w:val="0"/>
              <w:bCs w:val="0"/>
            </w:rPr>
          </w:rPrChange>
        </w:rPr>
        <w:t>THAY</w:t>
      </w:r>
      <w:r w:rsidRPr="006D76D9">
        <w:rPr>
          <w:b/>
          <w:spacing w:val="-1"/>
          <w:rPrChange w:id="105" w:author="Phương_Thu mua" w:date="2025-12-02T09:40:00Z">
            <w:rPr>
              <w:b w:val="0"/>
              <w:bCs w:val="0"/>
              <w:spacing w:val="-1"/>
            </w:rPr>
          </w:rPrChange>
        </w:rPr>
        <w:t xml:space="preserve"> </w:t>
      </w:r>
      <w:r w:rsidRPr="006D76D9">
        <w:rPr>
          <w:b/>
          <w:spacing w:val="-5"/>
          <w:rPrChange w:id="106" w:author="Phương_Thu mua" w:date="2025-12-02T09:40:00Z">
            <w:rPr>
              <w:b w:val="0"/>
              <w:bCs w:val="0"/>
              <w:spacing w:val="-5"/>
            </w:rPr>
          </w:rPrChange>
        </w:rPr>
        <w:t>THẾ</w:t>
      </w:r>
    </w:p>
    <w:p w14:paraId="50F383DD" w14:textId="77777777" w:rsidR="00102A80" w:rsidRDefault="007C2211">
      <w:pPr>
        <w:pStyle w:val="oancuaDanhsach"/>
        <w:numPr>
          <w:ilvl w:val="0"/>
          <w:numId w:val="4"/>
        </w:numPr>
        <w:tabs>
          <w:tab w:val="left" w:pos="885"/>
        </w:tabs>
        <w:spacing w:before="272"/>
        <w:ind w:right="877"/>
        <w:rPr>
          <w:sz w:val="24"/>
        </w:rPr>
      </w:pPr>
      <w:r>
        <w:rPr>
          <w:sz w:val="24"/>
        </w:rPr>
        <w:t>Trong trường hợp Hàng Hóa không được giao đúng số lượng, chủng loại, chất lượng, quy cách đóng gói, thời gian và địa điểm như đã thỏa thuận, Bên Mua có quyền:</w:t>
      </w:r>
    </w:p>
    <w:p w14:paraId="2916A00F" w14:textId="77777777" w:rsidR="00102A80" w:rsidRDefault="00102A80">
      <w:pPr>
        <w:pStyle w:val="ThnVnban"/>
      </w:pPr>
    </w:p>
    <w:p w14:paraId="64073311" w14:textId="77777777" w:rsidR="00102A80" w:rsidRDefault="007C2211">
      <w:pPr>
        <w:pStyle w:val="oancuaDanhsach"/>
        <w:numPr>
          <w:ilvl w:val="1"/>
          <w:numId w:val="4"/>
        </w:numPr>
        <w:tabs>
          <w:tab w:val="left" w:pos="1605"/>
        </w:tabs>
        <w:ind w:right="870"/>
        <w:rPr>
          <w:sz w:val="24"/>
        </w:rPr>
      </w:pPr>
      <w:r>
        <w:rPr>
          <w:sz w:val="24"/>
        </w:rPr>
        <w:t>Từ</w:t>
      </w:r>
      <w:r>
        <w:rPr>
          <w:spacing w:val="-2"/>
          <w:sz w:val="24"/>
        </w:rPr>
        <w:t xml:space="preserve"> </w:t>
      </w:r>
      <w:r>
        <w:rPr>
          <w:sz w:val="24"/>
        </w:rPr>
        <w:t>chối</w:t>
      </w:r>
      <w:r>
        <w:rPr>
          <w:spacing w:val="-1"/>
          <w:sz w:val="24"/>
        </w:rPr>
        <w:t xml:space="preserve"> </w:t>
      </w:r>
      <w:r>
        <w:rPr>
          <w:sz w:val="24"/>
        </w:rPr>
        <w:t>nhận</w:t>
      </w:r>
      <w:r>
        <w:rPr>
          <w:spacing w:val="-1"/>
          <w:sz w:val="24"/>
        </w:rPr>
        <w:t xml:space="preserve"> </w:t>
      </w:r>
      <w:r>
        <w:rPr>
          <w:sz w:val="24"/>
        </w:rPr>
        <w:t>một</w:t>
      </w:r>
      <w:r>
        <w:rPr>
          <w:spacing w:val="-1"/>
          <w:sz w:val="24"/>
        </w:rPr>
        <w:t xml:space="preserve"> </w:t>
      </w:r>
      <w:r>
        <w:rPr>
          <w:sz w:val="24"/>
        </w:rPr>
        <w:t>phần</w:t>
      </w:r>
      <w:r>
        <w:rPr>
          <w:spacing w:val="-1"/>
          <w:sz w:val="24"/>
        </w:rPr>
        <w:t xml:space="preserve"> </w:t>
      </w:r>
      <w:r>
        <w:rPr>
          <w:sz w:val="24"/>
        </w:rPr>
        <w:t>hoặc</w:t>
      </w:r>
      <w:r>
        <w:rPr>
          <w:spacing w:val="-2"/>
          <w:sz w:val="24"/>
        </w:rPr>
        <w:t xml:space="preserve"> </w:t>
      </w:r>
      <w:r>
        <w:rPr>
          <w:sz w:val="24"/>
        </w:rPr>
        <w:t>toàn</w:t>
      </w:r>
      <w:r>
        <w:rPr>
          <w:spacing w:val="-2"/>
          <w:sz w:val="24"/>
        </w:rPr>
        <w:t xml:space="preserve"> </w:t>
      </w:r>
      <w:r>
        <w:rPr>
          <w:sz w:val="24"/>
        </w:rPr>
        <w:t>bộ</w:t>
      </w:r>
      <w:r>
        <w:rPr>
          <w:spacing w:val="-1"/>
          <w:sz w:val="24"/>
        </w:rPr>
        <w:t xml:space="preserve"> </w:t>
      </w:r>
      <w:r>
        <w:rPr>
          <w:sz w:val="24"/>
        </w:rPr>
        <w:t>Hàng</w:t>
      </w:r>
      <w:r>
        <w:rPr>
          <w:spacing w:val="-4"/>
          <w:sz w:val="24"/>
        </w:rPr>
        <w:t xml:space="preserve"> </w:t>
      </w:r>
      <w:r>
        <w:rPr>
          <w:sz w:val="24"/>
        </w:rPr>
        <w:t>Hóa</w:t>
      </w:r>
      <w:r>
        <w:rPr>
          <w:spacing w:val="-3"/>
          <w:sz w:val="24"/>
        </w:rPr>
        <w:t xml:space="preserve"> </w:t>
      </w:r>
      <w:r>
        <w:rPr>
          <w:sz w:val="24"/>
        </w:rPr>
        <w:t>được</w:t>
      </w:r>
      <w:r>
        <w:rPr>
          <w:spacing w:val="-2"/>
          <w:sz w:val="24"/>
        </w:rPr>
        <w:t xml:space="preserve"> </w:t>
      </w:r>
      <w:r>
        <w:rPr>
          <w:sz w:val="24"/>
        </w:rPr>
        <w:t>giao</w:t>
      </w:r>
      <w:r>
        <w:rPr>
          <w:spacing w:val="-2"/>
          <w:sz w:val="24"/>
        </w:rPr>
        <w:t xml:space="preserve"> </w:t>
      </w:r>
      <w:r>
        <w:rPr>
          <w:sz w:val="24"/>
        </w:rPr>
        <w:t>và yêu</w:t>
      </w:r>
      <w:r>
        <w:rPr>
          <w:spacing w:val="-1"/>
          <w:sz w:val="24"/>
        </w:rPr>
        <w:t xml:space="preserve"> </w:t>
      </w:r>
      <w:r>
        <w:rPr>
          <w:sz w:val="24"/>
        </w:rPr>
        <w:t>cầu Bên Bán hoàn trả lại khoản tiền mà Bên Bán đã nhận từ Bên Mua tương ứng với số lượng Hàng Hóa bị trả lại;</w:t>
      </w:r>
    </w:p>
    <w:p w14:paraId="033F084B" w14:textId="77777777" w:rsidR="00102A80" w:rsidRDefault="00102A80">
      <w:pPr>
        <w:pStyle w:val="ThnVnban"/>
      </w:pPr>
    </w:p>
    <w:p w14:paraId="242DD50D" w14:textId="77777777" w:rsidR="00102A80" w:rsidRDefault="007C2211">
      <w:pPr>
        <w:pStyle w:val="oancuaDanhsach"/>
        <w:numPr>
          <w:ilvl w:val="1"/>
          <w:numId w:val="4"/>
        </w:numPr>
        <w:tabs>
          <w:tab w:val="left" w:pos="1605"/>
        </w:tabs>
        <w:rPr>
          <w:sz w:val="24"/>
        </w:rPr>
      </w:pPr>
      <w:r>
        <w:rPr>
          <w:sz w:val="24"/>
        </w:rPr>
        <w:t>Yêu</w:t>
      </w:r>
      <w:r>
        <w:rPr>
          <w:spacing w:val="-3"/>
          <w:sz w:val="24"/>
        </w:rPr>
        <w:t xml:space="preserve"> </w:t>
      </w:r>
      <w:r>
        <w:rPr>
          <w:sz w:val="24"/>
        </w:rPr>
        <w:t>cầu</w:t>
      </w:r>
      <w:r>
        <w:rPr>
          <w:spacing w:val="2"/>
          <w:sz w:val="24"/>
        </w:rPr>
        <w:t xml:space="preserve"> </w:t>
      </w:r>
      <w:r>
        <w:rPr>
          <w:sz w:val="24"/>
        </w:rPr>
        <w:t>Bên</w:t>
      </w:r>
      <w:r>
        <w:rPr>
          <w:spacing w:val="2"/>
          <w:sz w:val="24"/>
        </w:rPr>
        <w:t xml:space="preserve"> </w:t>
      </w:r>
      <w:r>
        <w:rPr>
          <w:sz w:val="24"/>
        </w:rPr>
        <w:t>Bán</w:t>
      </w:r>
      <w:r>
        <w:rPr>
          <w:spacing w:val="1"/>
          <w:sz w:val="24"/>
        </w:rPr>
        <w:t xml:space="preserve"> </w:t>
      </w:r>
      <w:r>
        <w:rPr>
          <w:sz w:val="24"/>
        </w:rPr>
        <w:t>thay</w:t>
      </w:r>
      <w:r>
        <w:rPr>
          <w:spacing w:val="-5"/>
          <w:sz w:val="24"/>
        </w:rPr>
        <w:t xml:space="preserve"> </w:t>
      </w:r>
      <w:r>
        <w:rPr>
          <w:sz w:val="24"/>
        </w:rPr>
        <w:t>thế</w:t>
      </w:r>
      <w:r>
        <w:rPr>
          <w:spacing w:val="-1"/>
          <w:sz w:val="24"/>
        </w:rPr>
        <w:t xml:space="preserve"> </w:t>
      </w:r>
      <w:r>
        <w:rPr>
          <w:sz w:val="24"/>
        </w:rPr>
        <w:t>Hàng</w:t>
      </w:r>
      <w:r>
        <w:rPr>
          <w:spacing w:val="-3"/>
          <w:sz w:val="24"/>
        </w:rPr>
        <w:t xml:space="preserve"> </w:t>
      </w:r>
      <w:r>
        <w:rPr>
          <w:sz w:val="24"/>
        </w:rPr>
        <w:t>Hóa</w:t>
      </w:r>
      <w:r>
        <w:rPr>
          <w:spacing w:val="-2"/>
          <w:sz w:val="24"/>
        </w:rPr>
        <w:t xml:space="preserve"> </w:t>
      </w:r>
      <w:r>
        <w:rPr>
          <w:sz w:val="24"/>
        </w:rPr>
        <w:t>mới theo đúng</w:t>
      </w:r>
      <w:r>
        <w:rPr>
          <w:spacing w:val="-3"/>
          <w:sz w:val="24"/>
        </w:rPr>
        <w:t xml:space="preserve"> </w:t>
      </w:r>
      <w:r>
        <w:rPr>
          <w:sz w:val="24"/>
        </w:rPr>
        <w:t xml:space="preserve">thỏa thuận tại Hợp </w:t>
      </w:r>
      <w:r>
        <w:rPr>
          <w:spacing w:val="-2"/>
          <w:sz w:val="24"/>
        </w:rPr>
        <w:t>Đồng;</w:t>
      </w:r>
    </w:p>
    <w:p w14:paraId="0D532939" w14:textId="77777777" w:rsidR="00102A80" w:rsidRDefault="00102A80">
      <w:pPr>
        <w:pStyle w:val="ThnVnban"/>
      </w:pPr>
    </w:p>
    <w:p w14:paraId="4A611D7D" w14:textId="77777777" w:rsidR="00102A80" w:rsidRDefault="007C2211">
      <w:pPr>
        <w:pStyle w:val="oancuaDanhsach"/>
        <w:numPr>
          <w:ilvl w:val="1"/>
          <w:numId w:val="4"/>
        </w:numPr>
        <w:tabs>
          <w:tab w:val="left" w:pos="1605"/>
        </w:tabs>
        <w:ind w:right="871"/>
        <w:rPr>
          <w:sz w:val="24"/>
        </w:rPr>
      </w:pPr>
      <w:r>
        <w:rPr>
          <w:sz w:val="24"/>
        </w:rPr>
        <w:t>Yêu cầu Bên Bán thanh toán lại cho Bên Mua các chi phí, bao gồm nhưng không</w:t>
      </w:r>
      <w:r>
        <w:rPr>
          <w:spacing w:val="-3"/>
          <w:sz w:val="24"/>
        </w:rPr>
        <w:t xml:space="preserve"> </w:t>
      </w:r>
      <w:r>
        <w:rPr>
          <w:sz w:val="24"/>
        </w:rPr>
        <w:t>giới</w:t>
      </w:r>
      <w:r>
        <w:rPr>
          <w:spacing w:val="-1"/>
          <w:sz w:val="24"/>
        </w:rPr>
        <w:t xml:space="preserve"> </w:t>
      </w:r>
      <w:r>
        <w:rPr>
          <w:sz w:val="24"/>
        </w:rPr>
        <w:t>hạn chi</w:t>
      </w:r>
      <w:r>
        <w:rPr>
          <w:spacing w:val="-2"/>
          <w:sz w:val="24"/>
        </w:rPr>
        <w:t xml:space="preserve"> </w:t>
      </w:r>
      <w:r>
        <w:rPr>
          <w:sz w:val="24"/>
        </w:rPr>
        <w:t>phí</w:t>
      </w:r>
      <w:r>
        <w:rPr>
          <w:spacing w:val="-2"/>
          <w:sz w:val="24"/>
        </w:rPr>
        <w:t xml:space="preserve"> </w:t>
      </w:r>
      <w:r>
        <w:rPr>
          <w:sz w:val="24"/>
        </w:rPr>
        <w:t>vận</w:t>
      </w:r>
      <w:r>
        <w:rPr>
          <w:spacing w:val="-2"/>
          <w:sz w:val="24"/>
        </w:rPr>
        <w:t xml:space="preserve"> </w:t>
      </w:r>
      <w:r>
        <w:rPr>
          <w:sz w:val="24"/>
        </w:rPr>
        <w:t>chuyển,</w:t>
      </w:r>
      <w:r>
        <w:rPr>
          <w:spacing w:val="-2"/>
          <w:sz w:val="24"/>
        </w:rPr>
        <w:t xml:space="preserve"> </w:t>
      </w:r>
      <w:r>
        <w:rPr>
          <w:sz w:val="24"/>
        </w:rPr>
        <w:t>thông</w:t>
      </w:r>
      <w:r>
        <w:rPr>
          <w:spacing w:val="-5"/>
          <w:sz w:val="24"/>
        </w:rPr>
        <w:t xml:space="preserve"> </w:t>
      </w:r>
      <w:r>
        <w:rPr>
          <w:sz w:val="24"/>
        </w:rPr>
        <w:t>quan,</w:t>
      </w:r>
      <w:r>
        <w:rPr>
          <w:spacing w:val="-2"/>
          <w:sz w:val="24"/>
        </w:rPr>
        <w:t xml:space="preserve"> </w:t>
      </w:r>
      <w:r>
        <w:rPr>
          <w:sz w:val="24"/>
        </w:rPr>
        <w:t>thuế,</w:t>
      </w:r>
      <w:r>
        <w:rPr>
          <w:spacing w:val="-2"/>
          <w:sz w:val="24"/>
        </w:rPr>
        <w:t xml:space="preserve"> </w:t>
      </w:r>
      <w:r>
        <w:rPr>
          <w:sz w:val="24"/>
        </w:rPr>
        <w:t>lưu giữ và</w:t>
      </w:r>
      <w:r>
        <w:rPr>
          <w:spacing w:val="-3"/>
          <w:sz w:val="24"/>
        </w:rPr>
        <w:t xml:space="preserve"> </w:t>
      </w:r>
      <w:r>
        <w:rPr>
          <w:sz w:val="24"/>
        </w:rPr>
        <w:t>bảo</w:t>
      </w:r>
      <w:r>
        <w:rPr>
          <w:spacing w:val="-2"/>
          <w:sz w:val="24"/>
        </w:rPr>
        <w:t xml:space="preserve"> </w:t>
      </w:r>
      <w:r>
        <w:rPr>
          <w:sz w:val="24"/>
        </w:rPr>
        <w:t>quản (nếu có) mà Bên Mua phải gánh chịu; và</w:t>
      </w:r>
    </w:p>
    <w:p w14:paraId="0AB51D94" w14:textId="77777777" w:rsidR="00102A80" w:rsidRDefault="00102A80">
      <w:pPr>
        <w:pStyle w:val="ThnVnban"/>
      </w:pPr>
    </w:p>
    <w:p w14:paraId="613C7016" w14:textId="77777777" w:rsidR="00102A80" w:rsidRDefault="007C2211">
      <w:pPr>
        <w:pStyle w:val="oancuaDanhsach"/>
        <w:numPr>
          <w:ilvl w:val="1"/>
          <w:numId w:val="4"/>
        </w:numPr>
        <w:tabs>
          <w:tab w:val="left" w:pos="1605"/>
        </w:tabs>
        <w:spacing w:before="1"/>
        <w:ind w:right="874"/>
        <w:rPr>
          <w:sz w:val="24"/>
        </w:rPr>
      </w:pPr>
      <w:r>
        <w:rPr>
          <w:sz w:val="24"/>
        </w:rPr>
        <w:t>Yêu cầu Bên Bán thanh toán cho Bên Mua khoản chi phí phát sinh thêm do việc Bên Mua phải mua Hàng Hóa từ (các) bên thứ ba khác.</w:t>
      </w:r>
    </w:p>
    <w:p w14:paraId="66A4D41B" w14:textId="77777777" w:rsidR="00102A80" w:rsidRDefault="007C2211">
      <w:pPr>
        <w:pStyle w:val="oancuaDanhsach"/>
        <w:numPr>
          <w:ilvl w:val="0"/>
          <w:numId w:val="4"/>
        </w:numPr>
        <w:tabs>
          <w:tab w:val="left" w:pos="885"/>
        </w:tabs>
        <w:spacing w:before="276"/>
        <w:ind w:right="868"/>
        <w:rPr>
          <w:sz w:val="24"/>
        </w:rPr>
      </w:pPr>
      <w:r>
        <w:rPr>
          <w:sz w:val="24"/>
        </w:rPr>
        <w:t>Trường</w:t>
      </w:r>
      <w:r>
        <w:rPr>
          <w:spacing w:val="-1"/>
          <w:sz w:val="24"/>
        </w:rPr>
        <w:t xml:space="preserve"> </w:t>
      </w:r>
      <w:r>
        <w:rPr>
          <w:sz w:val="24"/>
        </w:rPr>
        <w:t>hợp Bên Bán giao Hàng Hóa không đúng theo thỏa thuận, Bên Mua có quyền ngừng thanh toán cho đến khi Bên Bán sửa chữa, khắc phục toàn bộ sai sót hoặc thay thế Hàng Hóa mới theo yêu cầu của Bên Mua.</w:t>
      </w:r>
    </w:p>
    <w:p w14:paraId="5C6A0106" w14:textId="77777777" w:rsidR="00102A80" w:rsidRDefault="00102A80">
      <w:pPr>
        <w:pStyle w:val="ThnVnban"/>
      </w:pPr>
    </w:p>
    <w:p w14:paraId="69B62EA0" w14:textId="77777777" w:rsidR="00102A80" w:rsidRDefault="007C2211">
      <w:pPr>
        <w:pStyle w:val="oancuaDanhsach"/>
        <w:numPr>
          <w:ilvl w:val="0"/>
          <w:numId w:val="4"/>
        </w:numPr>
        <w:tabs>
          <w:tab w:val="left" w:pos="885"/>
        </w:tabs>
        <w:ind w:right="870"/>
        <w:rPr>
          <w:sz w:val="24"/>
        </w:rPr>
      </w:pPr>
      <w:r>
        <w:rPr>
          <w:sz w:val="24"/>
        </w:rPr>
        <w:t>Trường hợp Bên Mua đồng ý cho Bên Bán sửa chữa, khắc phục hoặc thay thế Hàng Hóa</w:t>
      </w:r>
      <w:r>
        <w:rPr>
          <w:spacing w:val="-3"/>
          <w:sz w:val="24"/>
        </w:rPr>
        <w:t xml:space="preserve"> </w:t>
      </w:r>
      <w:r>
        <w:rPr>
          <w:sz w:val="24"/>
        </w:rPr>
        <w:t>khác,</w:t>
      </w:r>
      <w:r>
        <w:rPr>
          <w:spacing w:val="-2"/>
          <w:sz w:val="24"/>
        </w:rPr>
        <w:t xml:space="preserve"> </w:t>
      </w:r>
      <w:r>
        <w:rPr>
          <w:sz w:val="24"/>
        </w:rPr>
        <w:t>Các</w:t>
      </w:r>
      <w:r>
        <w:rPr>
          <w:spacing w:val="-1"/>
          <w:sz w:val="24"/>
        </w:rPr>
        <w:t xml:space="preserve"> </w:t>
      </w:r>
      <w:r>
        <w:rPr>
          <w:sz w:val="24"/>
        </w:rPr>
        <w:t>Bên</w:t>
      </w:r>
      <w:r>
        <w:rPr>
          <w:spacing w:val="-2"/>
          <w:sz w:val="24"/>
        </w:rPr>
        <w:t xml:space="preserve"> </w:t>
      </w:r>
      <w:r>
        <w:rPr>
          <w:sz w:val="24"/>
        </w:rPr>
        <w:t>sẽ</w:t>
      </w:r>
      <w:r>
        <w:rPr>
          <w:spacing w:val="-3"/>
          <w:sz w:val="24"/>
        </w:rPr>
        <w:t xml:space="preserve"> </w:t>
      </w:r>
      <w:r>
        <w:rPr>
          <w:sz w:val="24"/>
        </w:rPr>
        <w:t>thảo</w:t>
      </w:r>
      <w:r>
        <w:rPr>
          <w:spacing w:val="-2"/>
          <w:sz w:val="24"/>
        </w:rPr>
        <w:t xml:space="preserve"> </w:t>
      </w:r>
      <w:r>
        <w:rPr>
          <w:sz w:val="24"/>
        </w:rPr>
        <w:t>luận</w:t>
      </w:r>
      <w:r>
        <w:rPr>
          <w:spacing w:val="-2"/>
          <w:sz w:val="24"/>
        </w:rPr>
        <w:t xml:space="preserve"> </w:t>
      </w:r>
      <w:r>
        <w:rPr>
          <w:sz w:val="24"/>
        </w:rPr>
        <w:t>và</w:t>
      </w:r>
      <w:r>
        <w:rPr>
          <w:spacing w:val="-3"/>
          <w:sz w:val="24"/>
        </w:rPr>
        <w:t xml:space="preserve"> </w:t>
      </w:r>
      <w:r>
        <w:rPr>
          <w:sz w:val="24"/>
        </w:rPr>
        <w:t>thống</w:t>
      </w:r>
      <w:r>
        <w:rPr>
          <w:spacing w:val="-5"/>
          <w:sz w:val="24"/>
        </w:rPr>
        <w:t xml:space="preserve"> </w:t>
      </w:r>
      <w:r>
        <w:rPr>
          <w:sz w:val="24"/>
        </w:rPr>
        <w:t>nhất</w:t>
      </w:r>
      <w:r>
        <w:rPr>
          <w:spacing w:val="-2"/>
          <w:sz w:val="24"/>
        </w:rPr>
        <w:t xml:space="preserve"> </w:t>
      </w:r>
      <w:r>
        <w:rPr>
          <w:sz w:val="24"/>
        </w:rPr>
        <w:t>thời</w:t>
      </w:r>
      <w:r>
        <w:rPr>
          <w:spacing w:val="-2"/>
          <w:sz w:val="24"/>
        </w:rPr>
        <w:t xml:space="preserve"> </w:t>
      </w:r>
      <w:r>
        <w:rPr>
          <w:sz w:val="24"/>
        </w:rPr>
        <w:t>hạn</w:t>
      </w:r>
      <w:r>
        <w:rPr>
          <w:spacing w:val="-2"/>
          <w:sz w:val="24"/>
        </w:rPr>
        <w:t xml:space="preserve"> </w:t>
      </w:r>
      <w:r>
        <w:rPr>
          <w:sz w:val="24"/>
        </w:rPr>
        <w:t>để Bên Bán hoàn</w:t>
      </w:r>
      <w:r>
        <w:rPr>
          <w:spacing w:val="-2"/>
          <w:sz w:val="24"/>
        </w:rPr>
        <w:t xml:space="preserve"> </w:t>
      </w:r>
      <w:r>
        <w:rPr>
          <w:sz w:val="24"/>
        </w:rPr>
        <w:t>thiện</w:t>
      </w:r>
      <w:r>
        <w:rPr>
          <w:spacing w:val="-2"/>
          <w:sz w:val="24"/>
        </w:rPr>
        <w:t xml:space="preserve"> </w:t>
      </w:r>
      <w:r>
        <w:rPr>
          <w:sz w:val="24"/>
        </w:rPr>
        <w:t>toàn</w:t>
      </w:r>
      <w:r>
        <w:rPr>
          <w:spacing w:val="-2"/>
          <w:sz w:val="24"/>
        </w:rPr>
        <w:t xml:space="preserve"> </w:t>
      </w:r>
      <w:r>
        <w:rPr>
          <w:sz w:val="24"/>
        </w:rPr>
        <w:t>bộ công việc sửa chữa, khắc phục. Các thỏa thuận của Các Bên sẽ được lập thành văn</w:t>
      </w:r>
      <w:r>
        <w:rPr>
          <w:spacing w:val="40"/>
          <w:sz w:val="24"/>
        </w:rPr>
        <w:t xml:space="preserve"> </w:t>
      </w:r>
      <w:r>
        <w:rPr>
          <w:sz w:val="24"/>
        </w:rPr>
        <w:t>bản theo mẫu của Bên Mua.</w:t>
      </w:r>
    </w:p>
    <w:p w14:paraId="0D279C1A" w14:textId="77777777" w:rsidR="00102A80" w:rsidRDefault="00102A80">
      <w:pPr>
        <w:pStyle w:val="ThnVnban"/>
      </w:pPr>
    </w:p>
    <w:p w14:paraId="439C3B1B" w14:textId="2729C320" w:rsidR="00102A80" w:rsidDel="006D76D9" w:rsidRDefault="007C2211">
      <w:pPr>
        <w:pStyle w:val="oancuaDanhsach"/>
        <w:numPr>
          <w:ilvl w:val="0"/>
          <w:numId w:val="4"/>
        </w:numPr>
        <w:tabs>
          <w:tab w:val="left" w:pos="885"/>
        </w:tabs>
        <w:ind w:right="870"/>
        <w:rPr>
          <w:del w:id="107" w:author="Phương_Thu mua" w:date="2025-12-02T09:45:00Z"/>
          <w:sz w:val="24"/>
        </w:rPr>
      </w:pPr>
      <w:r>
        <w:rPr>
          <w:sz w:val="24"/>
        </w:rPr>
        <w:t>Trong thời hạn 07 (bảy) ngày</w:t>
      </w:r>
      <w:r>
        <w:rPr>
          <w:spacing w:val="-2"/>
          <w:sz w:val="24"/>
        </w:rPr>
        <w:t xml:space="preserve"> </w:t>
      </w:r>
      <w:r>
        <w:rPr>
          <w:sz w:val="24"/>
        </w:rPr>
        <w:t>làm việc kể từ ngày nhận Hàng Hóa, nếu Bên Mua phát hiện Hàng Hóa đã nhận không đúng theo thỏa thuận Hợp Đồng này thì Bên Mua vẫn có quyền áp dụng các quy định được nêu tại khoản 1, 2 và 3 của Điều này. Đối với</w:t>
      </w:r>
      <w:r>
        <w:rPr>
          <w:spacing w:val="40"/>
          <w:sz w:val="24"/>
        </w:rPr>
        <w:t xml:space="preserve"> </w:t>
      </w:r>
      <w:r>
        <w:rPr>
          <w:sz w:val="24"/>
        </w:rPr>
        <w:t xml:space="preserve">các trường hợp quy định tại khoản </w:t>
      </w:r>
      <w:ins w:id="108" w:author="Gem - Legal J&amp;T" w:date="2025-12-02T14:33:00Z">
        <w:r w:rsidR="00AA6FE1" w:rsidRPr="00AA6FE1">
          <w:rPr>
            <w:sz w:val="24"/>
            <w:rPrChange w:id="109" w:author="Gem - Legal J&amp;T" w:date="2025-12-02T14:33:00Z">
              <w:rPr>
                <w:sz w:val="24"/>
                <w:lang w:val="en-US"/>
              </w:rPr>
            </w:rPrChange>
          </w:rPr>
          <w:t>6</w:t>
        </w:r>
      </w:ins>
      <w:del w:id="110" w:author="Gem - Legal J&amp;T" w:date="2025-12-02T14:33:00Z">
        <w:r w:rsidDel="00AA6FE1">
          <w:rPr>
            <w:sz w:val="24"/>
          </w:rPr>
          <w:delText>5</w:delText>
        </w:r>
      </w:del>
      <w:r>
        <w:rPr>
          <w:sz w:val="24"/>
        </w:rPr>
        <w:t xml:space="preserve"> Điều 3 Hợp Đồng, Bên Mua có quyền yêu cầu Bên Bán sửa chữa, thay thế tại bất cứ thời điểm nào sau khi nhận Hàng Hóa.</w:t>
      </w:r>
    </w:p>
    <w:p w14:paraId="5B945459" w14:textId="77777777" w:rsidR="00102A80" w:rsidRDefault="00102A80">
      <w:pPr>
        <w:pStyle w:val="oancuaDanhsach"/>
        <w:numPr>
          <w:ilvl w:val="0"/>
          <w:numId w:val="4"/>
        </w:numPr>
        <w:tabs>
          <w:tab w:val="left" w:pos="885"/>
        </w:tabs>
        <w:ind w:right="870"/>
        <w:pPrChange w:id="111" w:author="Phương_Thu mua" w:date="2025-12-02T09:45:00Z">
          <w:pPr>
            <w:pStyle w:val="ThnVnban"/>
          </w:pPr>
        </w:pPrChange>
      </w:pPr>
    </w:p>
    <w:p w14:paraId="6474B67E" w14:textId="77777777" w:rsidR="00102A80" w:rsidRDefault="00102A80">
      <w:pPr>
        <w:pStyle w:val="ThnVnban"/>
        <w:spacing w:before="5"/>
      </w:pPr>
    </w:p>
    <w:p w14:paraId="6C89E9A5" w14:textId="77777777" w:rsidR="00102A80" w:rsidRDefault="007C2211">
      <w:pPr>
        <w:pStyle w:val="u2"/>
        <w:tabs>
          <w:tab w:val="left" w:pos="1605"/>
        </w:tabs>
      </w:pPr>
      <w:r>
        <w:t>ĐIỀU</w:t>
      </w:r>
      <w:r>
        <w:rPr>
          <w:spacing w:val="-4"/>
        </w:rPr>
        <w:t xml:space="preserve"> </w:t>
      </w:r>
      <w:r>
        <w:rPr>
          <w:spacing w:val="-5"/>
        </w:rPr>
        <w:t>5.</w:t>
      </w:r>
      <w:r>
        <w:tab/>
        <w:t>NGHĨA</w:t>
      </w:r>
      <w:r>
        <w:rPr>
          <w:spacing w:val="-4"/>
        </w:rPr>
        <w:t xml:space="preserve"> </w:t>
      </w:r>
      <w:r>
        <w:t>VỤ</w:t>
      </w:r>
      <w:r>
        <w:rPr>
          <w:spacing w:val="-2"/>
        </w:rPr>
        <w:t xml:space="preserve"> </w:t>
      </w:r>
      <w:r>
        <w:t>CỦA</w:t>
      </w:r>
      <w:r>
        <w:rPr>
          <w:spacing w:val="-4"/>
        </w:rPr>
        <w:t xml:space="preserve"> </w:t>
      </w:r>
      <w:r>
        <w:t xml:space="preserve">MỖI </w:t>
      </w:r>
      <w:r>
        <w:rPr>
          <w:spacing w:val="-5"/>
        </w:rPr>
        <w:t>BÊN</w:t>
      </w:r>
    </w:p>
    <w:p w14:paraId="01D55209" w14:textId="77777777" w:rsidR="00102A80" w:rsidRDefault="007C2211">
      <w:pPr>
        <w:pStyle w:val="oancuaDanhsach"/>
        <w:numPr>
          <w:ilvl w:val="0"/>
          <w:numId w:val="5"/>
        </w:numPr>
        <w:tabs>
          <w:tab w:val="left" w:pos="885"/>
        </w:tabs>
        <w:spacing w:before="272"/>
        <w:rPr>
          <w:sz w:val="24"/>
        </w:rPr>
      </w:pPr>
      <w:r>
        <w:rPr>
          <w:sz w:val="24"/>
        </w:rPr>
        <w:t>Nghĩa</w:t>
      </w:r>
      <w:r>
        <w:rPr>
          <w:spacing w:val="-2"/>
          <w:sz w:val="24"/>
        </w:rPr>
        <w:t xml:space="preserve"> </w:t>
      </w:r>
      <w:r>
        <w:rPr>
          <w:sz w:val="24"/>
        </w:rPr>
        <w:t>vụ</w:t>
      </w:r>
      <w:r>
        <w:rPr>
          <w:spacing w:val="-1"/>
          <w:sz w:val="24"/>
        </w:rPr>
        <w:t xml:space="preserve"> </w:t>
      </w:r>
      <w:r>
        <w:rPr>
          <w:sz w:val="24"/>
        </w:rPr>
        <w:t>của</w:t>
      </w:r>
      <w:r>
        <w:rPr>
          <w:spacing w:val="-1"/>
          <w:sz w:val="24"/>
        </w:rPr>
        <w:t xml:space="preserve"> </w:t>
      </w:r>
      <w:r>
        <w:rPr>
          <w:sz w:val="24"/>
        </w:rPr>
        <w:t>Bên</w:t>
      </w:r>
      <w:r>
        <w:rPr>
          <w:spacing w:val="-1"/>
          <w:sz w:val="24"/>
        </w:rPr>
        <w:t xml:space="preserve"> </w:t>
      </w:r>
      <w:r>
        <w:rPr>
          <w:spacing w:val="-4"/>
          <w:sz w:val="24"/>
        </w:rPr>
        <w:t>Mua:</w:t>
      </w:r>
    </w:p>
    <w:p w14:paraId="6FB8D6BE" w14:textId="77777777" w:rsidR="00102A80" w:rsidRDefault="00102A80">
      <w:pPr>
        <w:pStyle w:val="ThnVnban"/>
      </w:pPr>
    </w:p>
    <w:p w14:paraId="21132F10" w14:textId="77777777" w:rsidR="00102A80" w:rsidRDefault="007C2211">
      <w:pPr>
        <w:pStyle w:val="oancuaDanhsach"/>
        <w:numPr>
          <w:ilvl w:val="1"/>
          <w:numId w:val="5"/>
        </w:numPr>
        <w:tabs>
          <w:tab w:val="left" w:pos="1605"/>
        </w:tabs>
        <w:ind w:right="869"/>
        <w:rPr>
          <w:sz w:val="24"/>
        </w:rPr>
      </w:pPr>
      <w:r>
        <w:rPr>
          <w:sz w:val="24"/>
        </w:rPr>
        <w:t>Thanh toán cho Bên Bán theo đúng nội cung đã nêu tại Phụ Lục 1 của Hợp Đồng này;</w:t>
      </w:r>
    </w:p>
    <w:p w14:paraId="780142EA" w14:textId="77777777" w:rsidR="00102A80" w:rsidRDefault="00102A80">
      <w:pPr>
        <w:pStyle w:val="ThnVnban"/>
      </w:pPr>
    </w:p>
    <w:p w14:paraId="6370FD7F" w14:textId="77777777" w:rsidR="00102A80" w:rsidRDefault="007C2211">
      <w:pPr>
        <w:pStyle w:val="oancuaDanhsach"/>
        <w:numPr>
          <w:ilvl w:val="1"/>
          <w:numId w:val="5"/>
        </w:numPr>
        <w:tabs>
          <w:tab w:val="left" w:pos="1605"/>
        </w:tabs>
        <w:rPr>
          <w:sz w:val="24"/>
        </w:rPr>
      </w:pPr>
      <w:r>
        <w:rPr>
          <w:sz w:val="24"/>
        </w:rPr>
        <w:t>Chỉ</w:t>
      </w:r>
      <w:r>
        <w:rPr>
          <w:spacing w:val="-1"/>
          <w:sz w:val="24"/>
        </w:rPr>
        <w:t xml:space="preserve"> </w:t>
      </w:r>
      <w:r>
        <w:rPr>
          <w:sz w:val="24"/>
        </w:rPr>
        <w:t>định</w:t>
      </w:r>
      <w:r>
        <w:rPr>
          <w:spacing w:val="-1"/>
          <w:sz w:val="24"/>
        </w:rPr>
        <w:t xml:space="preserve"> </w:t>
      </w:r>
      <w:r>
        <w:rPr>
          <w:sz w:val="24"/>
        </w:rPr>
        <w:t>người</w:t>
      </w:r>
      <w:r>
        <w:rPr>
          <w:spacing w:val="-1"/>
          <w:sz w:val="24"/>
        </w:rPr>
        <w:t xml:space="preserve"> </w:t>
      </w:r>
      <w:r>
        <w:rPr>
          <w:sz w:val="24"/>
        </w:rPr>
        <w:t>có</w:t>
      </w:r>
      <w:r>
        <w:rPr>
          <w:spacing w:val="-1"/>
          <w:sz w:val="24"/>
        </w:rPr>
        <w:t xml:space="preserve"> </w:t>
      </w:r>
      <w:r>
        <w:rPr>
          <w:sz w:val="24"/>
        </w:rPr>
        <w:t>thẩm</w:t>
      </w:r>
      <w:r>
        <w:rPr>
          <w:spacing w:val="2"/>
          <w:sz w:val="24"/>
        </w:rPr>
        <w:t xml:space="preserve"> </w:t>
      </w:r>
      <w:r>
        <w:rPr>
          <w:sz w:val="24"/>
        </w:rPr>
        <w:t>quyền</w:t>
      </w:r>
      <w:r>
        <w:rPr>
          <w:spacing w:val="-1"/>
          <w:sz w:val="24"/>
        </w:rPr>
        <w:t xml:space="preserve"> </w:t>
      </w:r>
      <w:r>
        <w:rPr>
          <w:sz w:val="24"/>
        </w:rPr>
        <w:t>làm</w:t>
      </w:r>
      <w:r>
        <w:rPr>
          <w:spacing w:val="-1"/>
          <w:sz w:val="24"/>
        </w:rPr>
        <w:t xml:space="preserve"> </w:t>
      </w:r>
      <w:r>
        <w:rPr>
          <w:sz w:val="24"/>
        </w:rPr>
        <w:t>việc</w:t>
      </w:r>
      <w:r>
        <w:rPr>
          <w:spacing w:val="-2"/>
          <w:sz w:val="24"/>
        </w:rPr>
        <w:t xml:space="preserve"> </w:t>
      </w:r>
      <w:r>
        <w:rPr>
          <w:sz w:val="24"/>
        </w:rPr>
        <w:t>với</w:t>
      </w:r>
      <w:r>
        <w:rPr>
          <w:spacing w:val="1"/>
          <w:sz w:val="24"/>
        </w:rPr>
        <w:t xml:space="preserve"> </w:t>
      </w:r>
      <w:r>
        <w:rPr>
          <w:sz w:val="24"/>
        </w:rPr>
        <w:t>Bên</w:t>
      </w:r>
      <w:r>
        <w:rPr>
          <w:spacing w:val="2"/>
          <w:sz w:val="24"/>
        </w:rPr>
        <w:t xml:space="preserve"> </w:t>
      </w:r>
      <w:r>
        <w:rPr>
          <w:sz w:val="24"/>
        </w:rPr>
        <w:t>Bán</w:t>
      </w:r>
      <w:r>
        <w:rPr>
          <w:spacing w:val="-1"/>
          <w:sz w:val="24"/>
        </w:rPr>
        <w:t xml:space="preserve"> </w:t>
      </w:r>
      <w:r>
        <w:rPr>
          <w:sz w:val="24"/>
        </w:rPr>
        <w:t>theo Hợp</w:t>
      </w:r>
      <w:r>
        <w:rPr>
          <w:spacing w:val="-1"/>
          <w:sz w:val="24"/>
        </w:rPr>
        <w:t xml:space="preserve"> </w:t>
      </w:r>
      <w:r>
        <w:rPr>
          <w:sz w:val="24"/>
        </w:rPr>
        <w:t>Đồng</w:t>
      </w:r>
      <w:r>
        <w:rPr>
          <w:spacing w:val="-3"/>
          <w:sz w:val="24"/>
        </w:rPr>
        <w:t xml:space="preserve"> </w:t>
      </w:r>
      <w:r>
        <w:rPr>
          <w:spacing w:val="-4"/>
          <w:sz w:val="24"/>
        </w:rPr>
        <w:t>này;</w:t>
      </w:r>
    </w:p>
    <w:p w14:paraId="00B9DFF6" w14:textId="77777777" w:rsidR="00102A80" w:rsidRDefault="00102A80">
      <w:pPr>
        <w:pStyle w:val="ThnVnban"/>
      </w:pPr>
    </w:p>
    <w:p w14:paraId="75D18647" w14:textId="77777777" w:rsidR="00102A80" w:rsidRPr="006D76D9" w:rsidRDefault="007C2211">
      <w:pPr>
        <w:pStyle w:val="oancuaDanhsach"/>
        <w:numPr>
          <w:ilvl w:val="1"/>
          <w:numId w:val="5"/>
        </w:numPr>
        <w:tabs>
          <w:tab w:val="left" w:pos="1605"/>
        </w:tabs>
        <w:rPr>
          <w:ins w:id="112" w:author="Phương_Thu mua" w:date="2025-12-02T09:43:00Z"/>
          <w:sz w:val="24"/>
          <w:rPrChange w:id="113" w:author="Phương_Thu mua" w:date="2025-12-02T09:43:00Z">
            <w:rPr>
              <w:ins w:id="114" w:author="Phương_Thu mua" w:date="2025-12-02T09:43:00Z"/>
              <w:spacing w:val="-5"/>
              <w:sz w:val="24"/>
            </w:rPr>
          </w:rPrChange>
        </w:rPr>
      </w:pPr>
      <w:r>
        <w:rPr>
          <w:sz w:val="24"/>
        </w:rPr>
        <w:t>Cung</w:t>
      </w:r>
      <w:r>
        <w:rPr>
          <w:spacing w:val="-4"/>
          <w:sz w:val="24"/>
        </w:rPr>
        <w:t xml:space="preserve"> </w:t>
      </w:r>
      <w:r>
        <w:rPr>
          <w:sz w:val="24"/>
        </w:rPr>
        <w:t>cấp</w:t>
      </w:r>
      <w:r>
        <w:rPr>
          <w:spacing w:val="2"/>
          <w:sz w:val="24"/>
        </w:rPr>
        <w:t xml:space="preserve"> </w:t>
      </w:r>
      <w:r>
        <w:rPr>
          <w:sz w:val="24"/>
        </w:rPr>
        <w:t>thông</w:t>
      </w:r>
      <w:r>
        <w:rPr>
          <w:spacing w:val="-3"/>
          <w:sz w:val="24"/>
        </w:rPr>
        <w:t xml:space="preserve"> </w:t>
      </w:r>
      <w:r>
        <w:rPr>
          <w:sz w:val="24"/>
        </w:rPr>
        <w:t>tin về</w:t>
      </w:r>
      <w:r>
        <w:rPr>
          <w:spacing w:val="-1"/>
          <w:sz w:val="24"/>
        </w:rPr>
        <w:t xml:space="preserve"> </w:t>
      </w:r>
      <w:r>
        <w:rPr>
          <w:sz w:val="24"/>
        </w:rPr>
        <w:t>thời</w:t>
      </w:r>
      <w:r>
        <w:rPr>
          <w:spacing w:val="-1"/>
          <w:sz w:val="24"/>
        </w:rPr>
        <w:t xml:space="preserve"> </w:t>
      </w:r>
      <w:r>
        <w:rPr>
          <w:sz w:val="24"/>
        </w:rPr>
        <w:t>điểm và</w:t>
      </w:r>
      <w:r>
        <w:rPr>
          <w:spacing w:val="-1"/>
          <w:sz w:val="24"/>
        </w:rPr>
        <w:t xml:space="preserve"> </w:t>
      </w:r>
      <w:r>
        <w:rPr>
          <w:sz w:val="24"/>
        </w:rPr>
        <w:t>địa</w:t>
      </w:r>
      <w:r>
        <w:rPr>
          <w:spacing w:val="-1"/>
          <w:sz w:val="24"/>
        </w:rPr>
        <w:t xml:space="preserve"> </w:t>
      </w:r>
      <w:r>
        <w:rPr>
          <w:sz w:val="24"/>
        </w:rPr>
        <w:t>điểm giao</w:t>
      </w:r>
      <w:r>
        <w:rPr>
          <w:spacing w:val="1"/>
          <w:sz w:val="24"/>
        </w:rPr>
        <w:t xml:space="preserve"> </w:t>
      </w:r>
      <w:r>
        <w:rPr>
          <w:sz w:val="24"/>
        </w:rPr>
        <w:t>hàng</w:t>
      </w:r>
      <w:r>
        <w:rPr>
          <w:spacing w:val="-2"/>
          <w:sz w:val="24"/>
        </w:rPr>
        <w:t xml:space="preserve"> </w:t>
      </w:r>
      <w:r>
        <w:rPr>
          <w:sz w:val="24"/>
        </w:rPr>
        <w:t xml:space="preserve">chính xác; </w:t>
      </w:r>
      <w:r>
        <w:rPr>
          <w:spacing w:val="-5"/>
          <w:sz w:val="24"/>
        </w:rPr>
        <w:t>và</w:t>
      </w:r>
    </w:p>
    <w:p w14:paraId="121FD3E0" w14:textId="77777777" w:rsidR="006D76D9" w:rsidRPr="006D76D9" w:rsidRDefault="006D76D9">
      <w:pPr>
        <w:pStyle w:val="oancuaDanhsach"/>
        <w:rPr>
          <w:ins w:id="115" w:author="Phương_Thu mua" w:date="2025-12-02T09:43:00Z"/>
          <w:sz w:val="24"/>
          <w:rPrChange w:id="116" w:author="Phương_Thu mua" w:date="2025-12-02T09:43:00Z">
            <w:rPr>
              <w:ins w:id="117" w:author="Phương_Thu mua" w:date="2025-12-02T09:43:00Z"/>
            </w:rPr>
          </w:rPrChange>
        </w:rPr>
        <w:pPrChange w:id="118" w:author="Phương_Thu mua" w:date="2025-12-02T09:43:00Z">
          <w:pPr>
            <w:pStyle w:val="oancuaDanhsach"/>
            <w:numPr>
              <w:ilvl w:val="1"/>
              <w:numId w:val="5"/>
            </w:numPr>
            <w:tabs>
              <w:tab w:val="left" w:pos="1605"/>
            </w:tabs>
            <w:ind w:left="1605"/>
          </w:pPr>
        </w:pPrChange>
      </w:pPr>
    </w:p>
    <w:p w14:paraId="7E68B620" w14:textId="606C3815" w:rsidR="006D76D9" w:rsidDel="006D76D9" w:rsidRDefault="006D76D9">
      <w:pPr>
        <w:pStyle w:val="oancuaDanhsach"/>
        <w:numPr>
          <w:ilvl w:val="1"/>
          <w:numId w:val="5"/>
        </w:numPr>
        <w:tabs>
          <w:tab w:val="left" w:pos="1605"/>
        </w:tabs>
        <w:ind w:right="889"/>
        <w:rPr>
          <w:del w:id="119" w:author="Phương_Thu mua" w:date="2025-12-02T09:44:00Z"/>
          <w:sz w:val="24"/>
        </w:rPr>
        <w:pPrChange w:id="120" w:author="Gem - Legal J&amp;T" w:date="2025-12-02T14:34:00Z">
          <w:pPr>
            <w:pStyle w:val="oancuaDanhsach"/>
            <w:numPr>
              <w:ilvl w:val="1"/>
              <w:numId w:val="5"/>
            </w:numPr>
            <w:tabs>
              <w:tab w:val="left" w:pos="1605"/>
            </w:tabs>
            <w:ind w:left="1605"/>
          </w:pPr>
        </w:pPrChange>
      </w:pPr>
      <w:ins w:id="121" w:author="Phương_Thu mua" w:date="2025-12-02T09:43:00Z">
        <w:r w:rsidRPr="006D76D9">
          <w:rPr>
            <w:sz w:val="24"/>
          </w:rPr>
          <w:t>Nhận Hàng Hóa nếu Hàng Hóa đáp ứng đầy đủ tất cả các điều kiện được thỏa thuận trong Hợp Đồng.</w:t>
        </w:r>
      </w:ins>
    </w:p>
    <w:p w14:paraId="02194E8E" w14:textId="77777777" w:rsidR="00102A80" w:rsidRDefault="00102A80">
      <w:pPr>
        <w:pStyle w:val="oancuaDanhsach"/>
        <w:numPr>
          <w:ilvl w:val="1"/>
          <w:numId w:val="5"/>
        </w:numPr>
        <w:tabs>
          <w:tab w:val="left" w:pos="1605"/>
        </w:tabs>
        <w:ind w:right="889"/>
        <w:pPrChange w:id="122" w:author="Gem - Legal J&amp;T" w:date="2025-12-02T14:34:00Z">
          <w:pPr>
            <w:pStyle w:val="ThnVnban"/>
          </w:pPr>
        </w:pPrChange>
      </w:pPr>
    </w:p>
    <w:p w14:paraId="5F3127B3" w14:textId="77777777" w:rsidR="006D76D9" w:rsidRPr="006D76D9" w:rsidRDefault="006D76D9">
      <w:pPr>
        <w:rPr>
          <w:ins w:id="123" w:author="Phương_Thu mua" w:date="2025-12-02T09:41:00Z"/>
          <w:sz w:val="24"/>
          <w:rPrChange w:id="124" w:author="Phương_Thu mua" w:date="2025-12-02T09:44:00Z">
            <w:rPr>
              <w:ins w:id="125" w:author="Phương_Thu mua" w:date="2025-12-02T09:41:00Z"/>
            </w:rPr>
          </w:rPrChange>
        </w:rPr>
        <w:pPrChange w:id="126" w:author="Phương_Thu mua" w:date="2025-12-02T09:44:00Z">
          <w:pPr>
            <w:pStyle w:val="oancuaDanhsach"/>
            <w:numPr>
              <w:ilvl w:val="1"/>
              <w:numId w:val="5"/>
            </w:numPr>
            <w:tabs>
              <w:tab w:val="left" w:pos="1605"/>
            </w:tabs>
            <w:ind w:left="1605" w:right="874"/>
          </w:pPr>
        </w:pPrChange>
      </w:pPr>
    </w:p>
    <w:p w14:paraId="0DC87B5C" w14:textId="39EC76AB" w:rsidR="006D76D9" w:rsidRDefault="006D76D9" w:rsidP="00905374">
      <w:pPr>
        <w:pStyle w:val="oancuaDanhsach"/>
        <w:numPr>
          <w:ilvl w:val="1"/>
          <w:numId w:val="5"/>
        </w:numPr>
        <w:tabs>
          <w:tab w:val="left" w:pos="1605"/>
        </w:tabs>
        <w:ind w:right="874"/>
        <w:rPr>
          <w:ins w:id="127" w:author="Phương_Thu mua" w:date="2025-12-02T09:41:00Z"/>
          <w:sz w:val="24"/>
        </w:rPr>
      </w:pPr>
      <w:ins w:id="128" w:author="Phương_Thu mua" w:date="2025-12-02T09:41:00Z">
        <w:r>
          <w:rPr>
            <w:sz w:val="24"/>
          </w:rPr>
          <w:t>Trường</w:t>
        </w:r>
        <w:r>
          <w:rPr>
            <w:spacing w:val="-3"/>
            <w:sz w:val="24"/>
          </w:rPr>
          <w:t xml:space="preserve"> </w:t>
        </w:r>
        <w:r>
          <w:rPr>
            <w:sz w:val="24"/>
          </w:rPr>
          <w:t>hợp Bên Mua</w:t>
        </w:r>
        <w:r>
          <w:rPr>
            <w:spacing w:val="-1"/>
            <w:sz w:val="24"/>
          </w:rPr>
          <w:t xml:space="preserve"> </w:t>
        </w:r>
        <w:r>
          <w:rPr>
            <w:sz w:val="24"/>
          </w:rPr>
          <w:t>thanh toán không</w:t>
        </w:r>
        <w:r>
          <w:rPr>
            <w:spacing w:val="-3"/>
            <w:sz w:val="24"/>
          </w:rPr>
          <w:t xml:space="preserve"> </w:t>
        </w:r>
        <w:r>
          <w:rPr>
            <w:sz w:val="24"/>
          </w:rPr>
          <w:t>đúng</w:t>
        </w:r>
        <w:r>
          <w:rPr>
            <w:spacing w:val="-3"/>
            <w:sz w:val="24"/>
          </w:rPr>
          <w:t xml:space="preserve"> </w:t>
        </w:r>
        <w:r>
          <w:rPr>
            <w:sz w:val="24"/>
          </w:rPr>
          <w:t>thời gian</w:t>
        </w:r>
        <w:r>
          <w:rPr>
            <w:spacing w:val="-1"/>
            <w:sz w:val="24"/>
          </w:rPr>
          <w:t xml:space="preserve"> </w:t>
        </w:r>
        <w:r>
          <w:rPr>
            <w:sz w:val="24"/>
          </w:rPr>
          <w:t>đã</w:t>
        </w:r>
        <w:r>
          <w:rPr>
            <w:spacing w:val="-1"/>
            <w:sz w:val="24"/>
          </w:rPr>
          <w:t xml:space="preserve"> </w:t>
        </w:r>
        <w:r>
          <w:rPr>
            <w:sz w:val="24"/>
          </w:rPr>
          <w:t>quy</w:t>
        </w:r>
        <w:r>
          <w:rPr>
            <w:spacing w:val="-5"/>
            <w:sz w:val="24"/>
          </w:rPr>
          <w:t xml:space="preserve"> </w:t>
        </w:r>
        <w:r>
          <w:rPr>
            <w:sz w:val="24"/>
          </w:rPr>
          <w:t xml:space="preserve">định tại Phụ lục </w:t>
        </w:r>
        <w:r>
          <w:rPr>
            <w:sz w:val="24"/>
          </w:rPr>
          <w:lastRenderedPageBreak/>
          <w:t>1, Bên Mua phải (i)</w:t>
        </w:r>
        <w:r>
          <w:rPr>
            <w:spacing w:val="-1"/>
            <w:sz w:val="24"/>
          </w:rPr>
          <w:t xml:space="preserve"> </w:t>
        </w:r>
        <w:r>
          <w:rPr>
            <w:sz w:val="24"/>
          </w:rPr>
          <w:t>chịu phạt một khoản tiền tương</w:t>
        </w:r>
        <w:r>
          <w:rPr>
            <w:spacing w:val="-2"/>
            <w:sz w:val="24"/>
          </w:rPr>
          <w:t xml:space="preserve"> </w:t>
        </w:r>
        <w:r>
          <w:rPr>
            <w:sz w:val="24"/>
          </w:rPr>
          <w:t>ứng</w:t>
        </w:r>
        <w:r>
          <w:rPr>
            <w:spacing w:val="-3"/>
            <w:sz w:val="24"/>
          </w:rPr>
          <w:t xml:space="preserve"> </w:t>
        </w:r>
        <w:r>
          <w:rPr>
            <w:sz w:val="24"/>
          </w:rPr>
          <w:t>với 0,05%</w:t>
        </w:r>
        <w:r>
          <w:rPr>
            <w:spacing w:val="-1"/>
            <w:sz w:val="24"/>
          </w:rPr>
          <w:t xml:space="preserve"> </w:t>
        </w:r>
        <w:r>
          <w:rPr>
            <w:sz w:val="24"/>
          </w:rPr>
          <w:t>tổng</w:t>
        </w:r>
        <w:r>
          <w:rPr>
            <w:spacing w:val="-3"/>
            <w:sz w:val="24"/>
          </w:rPr>
          <w:t xml:space="preserve"> </w:t>
        </w:r>
        <w:r>
          <w:rPr>
            <w:sz w:val="24"/>
          </w:rPr>
          <w:t>giá trị Hàng Hóa thanh toán chậm cho mỗi ngày chậm trễ nhưng không vượt quá</w:t>
        </w:r>
        <w:r>
          <w:rPr>
            <w:spacing w:val="40"/>
            <w:sz w:val="24"/>
          </w:rPr>
          <w:t xml:space="preserve"> </w:t>
        </w:r>
        <w:r>
          <w:rPr>
            <w:sz w:val="24"/>
          </w:rPr>
          <w:t>08% tổng giá trị phần nghĩa vụ vi phạm và (</w:t>
        </w:r>
        <w:proofErr w:type="spellStart"/>
        <w:r>
          <w:rPr>
            <w:sz w:val="24"/>
          </w:rPr>
          <w:t>ii</w:t>
        </w:r>
        <w:proofErr w:type="spellEnd"/>
        <w:r>
          <w:rPr>
            <w:sz w:val="24"/>
          </w:rPr>
          <w:t xml:space="preserve">) bồi thường thiệt hại cho Bên Bán. Trường hợp Bên Mua thanh toán chậm quá 30 (ba mươi) ngày làm việc kể từ ngày đến hạn thanh toán thì Bên Bán có quyền đơn phương chấm dứt Hợp Đồng, yêu cầu hoàn trả hàng hóa đã giao trong vòng 03 ngày kể từ ngày Bên Bán gửi Thông báo bằng văn bản hoặc </w:t>
        </w:r>
        <w:proofErr w:type="spellStart"/>
        <w:r>
          <w:rPr>
            <w:sz w:val="24"/>
          </w:rPr>
          <w:t>email</w:t>
        </w:r>
        <w:proofErr w:type="spellEnd"/>
        <w:r>
          <w:rPr>
            <w:sz w:val="24"/>
          </w:rPr>
          <w:t xml:space="preserve"> về việc chấm dứt Hợp đồng và yêu cầu bồi thường cho Bên Bán theo quy định tại Hợp Đồng này</w:t>
        </w:r>
      </w:ins>
    </w:p>
    <w:p w14:paraId="26DD98B8" w14:textId="3A48C11E" w:rsidR="00000000" w:rsidRDefault="00000000">
      <w:pPr>
        <w:tabs>
          <w:tab w:val="left" w:pos="1185"/>
        </w:tabs>
        <w:rPr>
          <w:del w:id="129" w:author="Phương_Thu mua" w:date="2025-12-02T09:40:00Z"/>
          <w:rPrChange w:id="130" w:author="Phương_Thu mua" w:date="2025-12-02T09:41:00Z">
            <w:rPr>
              <w:del w:id="131" w:author="Phương_Thu mua" w:date="2025-12-02T09:40:00Z"/>
              <w:sz w:val="24"/>
            </w:rPr>
          </w:rPrChange>
        </w:rPr>
        <w:sectPr w:rsidR="00000000">
          <w:footerReference w:type="default" r:id="rId8"/>
          <w:pgSz w:w="11910" w:h="16840"/>
          <w:pgMar w:top="1540" w:right="566" w:bottom="800" w:left="1275" w:header="0" w:footer="618" w:gutter="0"/>
          <w:cols w:space="720"/>
        </w:sectPr>
        <w:pPrChange w:id="132" w:author="Phương_Thu mua" w:date="2025-12-02T09:41:00Z">
          <w:pPr>
            <w:pStyle w:val="oancuaDanhsach"/>
          </w:pPr>
        </w:pPrChange>
      </w:pPr>
    </w:p>
    <w:p w14:paraId="5ED3D84F" w14:textId="55FF29FC" w:rsidR="00102A80" w:rsidDel="006D76D9" w:rsidRDefault="007C2211">
      <w:pPr>
        <w:pStyle w:val="oancuaDanhsach"/>
        <w:numPr>
          <w:ilvl w:val="1"/>
          <w:numId w:val="5"/>
        </w:numPr>
        <w:tabs>
          <w:tab w:val="left" w:pos="1605"/>
        </w:tabs>
        <w:ind w:right="874"/>
        <w:rPr>
          <w:del w:id="133" w:author="Phương_Thu mua" w:date="2025-12-02T09:41:00Z"/>
          <w:sz w:val="24"/>
        </w:rPr>
        <w:pPrChange w:id="134" w:author="Phương_Thu mua" w:date="2025-12-02T09:40:00Z">
          <w:pPr>
            <w:pStyle w:val="oancuaDanhsach"/>
            <w:numPr>
              <w:ilvl w:val="1"/>
              <w:numId w:val="5"/>
            </w:numPr>
            <w:tabs>
              <w:tab w:val="left" w:pos="1605"/>
            </w:tabs>
            <w:spacing w:before="73"/>
            <w:ind w:left="1605" w:right="868"/>
          </w:pPr>
        </w:pPrChange>
      </w:pPr>
      <w:del w:id="135" w:author="Phương_Thu mua" w:date="2025-12-02T09:41:00Z">
        <w:r w:rsidDel="006D76D9">
          <w:rPr>
            <w:sz w:val="24"/>
          </w:rPr>
          <w:delText>Trường</w:delText>
        </w:r>
        <w:r w:rsidDel="006D76D9">
          <w:rPr>
            <w:spacing w:val="-3"/>
            <w:sz w:val="24"/>
          </w:rPr>
          <w:delText xml:space="preserve"> </w:delText>
        </w:r>
        <w:r w:rsidDel="006D76D9">
          <w:rPr>
            <w:sz w:val="24"/>
          </w:rPr>
          <w:delText>hợp Bên Mua</w:delText>
        </w:r>
        <w:r w:rsidDel="006D76D9">
          <w:rPr>
            <w:spacing w:val="-1"/>
            <w:sz w:val="24"/>
          </w:rPr>
          <w:delText xml:space="preserve"> </w:delText>
        </w:r>
        <w:r w:rsidDel="006D76D9">
          <w:rPr>
            <w:sz w:val="24"/>
          </w:rPr>
          <w:delText>thanh toán không</w:delText>
        </w:r>
        <w:r w:rsidDel="006D76D9">
          <w:rPr>
            <w:spacing w:val="-3"/>
            <w:sz w:val="24"/>
          </w:rPr>
          <w:delText xml:space="preserve"> </w:delText>
        </w:r>
        <w:r w:rsidDel="006D76D9">
          <w:rPr>
            <w:sz w:val="24"/>
          </w:rPr>
          <w:delText>đúng</w:delText>
        </w:r>
        <w:r w:rsidDel="006D76D9">
          <w:rPr>
            <w:spacing w:val="-3"/>
            <w:sz w:val="24"/>
          </w:rPr>
          <w:delText xml:space="preserve"> </w:delText>
        </w:r>
        <w:r w:rsidDel="006D76D9">
          <w:rPr>
            <w:sz w:val="24"/>
          </w:rPr>
          <w:delText>thời gian</w:delText>
        </w:r>
        <w:r w:rsidDel="006D76D9">
          <w:rPr>
            <w:spacing w:val="-1"/>
            <w:sz w:val="24"/>
          </w:rPr>
          <w:delText xml:space="preserve"> </w:delText>
        </w:r>
        <w:r w:rsidDel="006D76D9">
          <w:rPr>
            <w:sz w:val="24"/>
          </w:rPr>
          <w:delText>đã</w:delText>
        </w:r>
        <w:r w:rsidDel="006D76D9">
          <w:rPr>
            <w:spacing w:val="-1"/>
            <w:sz w:val="24"/>
          </w:rPr>
          <w:delText xml:space="preserve"> </w:delText>
        </w:r>
        <w:r w:rsidDel="006D76D9">
          <w:rPr>
            <w:sz w:val="24"/>
          </w:rPr>
          <w:delText>quy</w:delText>
        </w:r>
        <w:r w:rsidDel="006D76D9">
          <w:rPr>
            <w:spacing w:val="-5"/>
            <w:sz w:val="24"/>
          </w:rPr>
          <w:delText xml:space="preserve"> </w:delText>
        </w:r>
        <w:r w:rsidDel="006D76D9">
          <w:rPr>
            <w:sz w:val="24"/>
          </w:rPr>
          <w:delText>định tại Phụ lục 1, Bên Mua phải (i)</w:delText>
        </w:r>
        <w:r w:rsidDel="006D76D9">
          <w:rPr>
            <w:spacing w:val="-1"/>
            <w:sz w:val="24"/>
          </w:rPr>
          <w:delText xml:space="preserve"> </w:delText>
        </w:r>
        <w:r w:rsidDel="006D76D9">
          <w:rPr>
            <w:sz w:val="24"/>
          </w:rPr>
          <w:delText>chịu phạt một khoản tiền tương</w:delText>
        </w:r>
        <w:r w:rsidDel="006D76D9">
          <w:rPr>
            <w:spacing w:val="-2"/>
            <w:sz w:val="24"/>
          </w:rPr>
          <w:delText xml:space="preserve"> </w:delText>
        </w:r>
        <w:r w:rsidDel="006D76D9">
          <w:rPr>
            <w:sz w:val="24"/>
          </w:rPr>
          <w:delText>ứng</w:delText>
        </w:r>
        <w:r w:rsidDel="006D76D9">
          <w:rPr>
            <w:spacing w:val="-3"/>
            <w:sz w:val="24"/>
          </w:rPr>
          <w:delText xml:space="preserve"> </w:delText>
        </w:r>
        <w:r w:rsidDel="006D76D9">
          <w:rPr>
            <w:sz w:val="24"/>
          </w:rPr>
          <w:delText>với 0,05%</w:delText>
        </w:r>
        <w:r w:rsidDel="006D76D9">
          <w:rPr>
            <w:spacing w:val="-1"/>
            <w:sz w:val="24"/>
          </w:rPr>
          <w:delText xml:space="preserve"> </w:delText>
        </w:r>
        <w:r w:rsidDel="006D76D9">
          <w:rPr>
            <w:sz w:val="24"/>
          </w:rPr>
          <w:delText>tổng</w:delText>
        </w:r>
        <w:r w:rsidDel="006D76D9">
          <w:rPr>
            <w:spacing w:val="-3"/>
            <w:sz w:val="24"/>
          </w:rPr>
          <w:delText xml:space="preserve"> </w:delText>
        </w:r>
        <w:r w:rsidDel="006D76D9">
          <w:rPr>
            <w:sz w:val="24"/>
          </w:rPr>
          <w:delText>giá trị Hàng Hóa thanh toán chậm cho mỗi ngày chậm trễ nhưng không vượt quá</w:delText>
        </w:r>
        <w:r w:rsidDel="006D76D9">
          <w:rPr>
            <w:spacing w:val="40"/>
            <w:sz w:val="24"/>
          </w:rPr>
          <w:delText xml:space="preserve"> </w:delText>
        </w:r>
        <w:r w:rsidDel="006D76D9">
          <w:rPr>
            <w:sz w:val="24"/>
          </w:rPr>
          <w:delText>08% tổng giá trị phần nghĩa vụ vi phạm và (ii) bồi thường thiệt hại cho Bên Bán. Trường hợp Bên Mua thanh toán chậm quá 30 (ba mươi) ngày làm việc kể từ ngày đến hạn thanh toán thì Bên Bán có quyền đơn phương chấm dứt Hợp Đồng, yêu cầu hoàn trả hàng hóa đã giao trong vòng 03 ngày kể từ ngày Bên Bán gửi Thông báo bằng văn bản hoặc email về việc chấm dứt Hợp đồng và yêu cầu bồi thường cho Bên Bán theo quy định tại Hợp Đồng này.</w:delText>
        </w:r>
      </w:del>
    </w:p>
    <w:p w14:paraId="001E2DA3" w14:textId="77777777" w:rsidR="00102A80" w:rsidRDefault="00102A80">
      <w:pPr>
        <w:pStyle w:val="ThnVnban"/>
        <w:spacing w:before="1"/>
      </w:pPr>
    </w:p>
    <w:p w14:paraId="20C97F03" w14:textId="77777777" w:rsidR="00102A80" w:rsidRDefault="007C2211">
      <w:pPr>
        <w:pStyle w:val="oancuaDanhsach"/>
        <w:numPr>
          <w:ilvl w:val="0"/>
          <w:numId w:val="5"/>
        </w:numPr>
        <w:tabs>
          <w:tab w:val="left" w:pos="885"/>
        </w:tabs>
        <w:rPr>
          <w:sz w:val="24"/>
        </w:rPr>
      </w:pPr>
      <w:r>
        <w:rPr>
          <w:sz w:val="24"/>
        </w:rPr>
        <w:t>Nghĩa</w:t>
      </w:r>
      <w:r>
        <w:rPr>
          <w:spacing w:val="-2"/>
          <w:sz w:val="24"/>
        </w:rPr>
        <w:t xml:space="preserve"> </w:t>
      </w:r>
      <w:r>
        <w:rPr>
          <w:sz w:val="24"/>
        </w:rPr>
        <w:t>vụ</w:t>
      </w:r>
      <w:r>
        <w:rPr>
          <w:spacing w:val="-1"/>
          <w:sz w:val="24"/>
        </w:rPr>
        <w:t xml:space="preserve"> </w:t>
      </w:r>
      <w:r>
        <w:rPr>
          <w:sz w:val="24"/>
        </w:rPr>
        <w:t>của</w:t>
      </w:r>
      <w:r>
        <w:rPr>
          <w:spacing w:val="-1"/>
          <w:sz w:val="24"/>
        </w:rPr>
        <w:t xml:space="preserve"> </w:t>
      </w:r>
      <w:r>
        <w:rPr>
          <w:sz w:val="24"/>
        </w:rPr>
        <w:t>Bên</w:t>
      </w:r>
      <w:r>
        <w:rPr>
          <w:spacing w:val="1"/>
          <w:sz w:val="24"/>
        </w:rPr>
        <w:t xml:space="preserve"> </w:t>
      </w:r>
      <w:r>
        <w:rPr>
          <w:spacing w:val="-4"/>
          <w:sz w:val="24"/>
        </w:rPr>
        <w:t>Bán:</w:t>
      </w:r>
    </w:p>
    <w:p w14:paraId="6D1A63CA" w14:textId="77777777" w:rsidR="00102A80" w:rsidRDefault="00102A80">
      <w:pPr>
        <w:pStyle w:val="ThnVnban"/>
      </w:pPr>
    </w:p>
    <w:p w14:paraId="28733279" w14:textId="77777777" w:rsidR="00102A80" w:rsidRDefault="007C2211">
      <w:pPr>
        <w:pStyle w:val="oancuaDanhsach"/>
        <w:numPr>
          <w:ilvl w:val="1"/>
          <w:numId w:val="5"/>
        </w:numPr>
        <w:tabs>
          <w:tab w:val="left" w:pos="1605"/>
        </w:tabs>
        <w:rPr>
          <w:sz w:val="24"/>
        </w:rPr>
      </w:pPr>
      <w:r>
        <w:rPr>
          <w:sz w:val="24"/>
        </w:rPr>
        <w:t>Bên Bán</w:t>
      </w:r>
      <w:r>
        <w:rPr>
          <w:spacing w:val="-1"/>
          <w:sz w:val="24"/>
        </w:rPr>
        <w:t xml:space="preserve"> </w:t>
      </w:r>
      <w:r>
        <w:rPr>
          <w:sz w:val="24"/>
        </w:rPr>
        <w:t>phải</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pacing w:val="-2"/>
          <w:sz w:val="24"/>
        </w:rPr>
        <w:t>rằng:</w:t>
      </w:r>
    </w:p>
    <w:p w14:paraId="6664099F" w14:textId="77777777" w:rsidR="00102A80" w:rsidRDefault="00102A80">
      <w:pPr>
        <w:pStyle w:val="ThnVnban"/>
      </w:pPr>
    </w:p>
    <w:p w14:paraId="26D20569" w14:textId="77777777" w:rsidR="00102A80" w:rsidRDefault="007C2211">
      <w:pPr>
        <w:pStyle w:val="oancuaDanhsach"/>
        <w:numPr>
          <w:ilvl w:val="2"/>
          <w:numId w:val="5"/>
        </w:numPr>
        <w:tabs>
          <w:tab w:val="left" w:pos="2325"/>
        </w:tabs>
        <w:spacing w:before="1"/>
        <w:ind w:right="872"/>
        <w:rPr>
          <w:sz w:val="24"/>
        </w:rPr>
      </w:pPr>
      <w:r>
        <w:rPr>
          <w:sz w:val="24"/>
        </w:rPr>
        <w:t>Bên Bán có quyền bán Hàng Hóa cho Bên Mua theo đúng quy định pháp luật và đảm bảo Bên Mua có quyền sở hữu hợp pháp Hàng Hóa sau khi mua. Trường hợp Hàng Hóa là tài sản phải đăng ký quyền sở hữu, Bên Bán có trách nhiệm thực hiện các thủ tục pháp lý để Bên</w:t>
      </w:r>
      <w:r>
        <w:rPr>
          <w:spacing w:val="80"/>
          <w:sz w:val="24"/>
        </w:rPr>
        <w:t xml:space="preserve"> </w:t>
      </w:r>
      <w:r>
        <w:rPr>
          <w:sz w:val="24"/>
        </w:rPr>
        <w:t>Mua được ghi nhận trên các giấy tờ chứng minh quyền sở hữu đối với Hàng Hóa;</w:t>
      </w:r>
    </w:p>
    <w:p w14:paraId="62264F28" w14:textId="77777777" w:rsidR="00102A80" w:rsidRDefault="00102A80">
      <w:pPr>
        <w:pStyle w:val="ThnVnban"/>
      </w:pPr>
    </w:p>
    <w:p w14:paraId="72B78C57" w14:textId="77777777" w:rsidR="00102A80" w:rsidRDefault="007C2211">
      <w:pPr>
        <w:pStyle w:val="oancuaDanhsach"/>
        <w:numPr>
          <w:ilvl w:val="2"/>
          <w:numId w:val="5"/>
        </w:numPr>
        <w:tabs>
          <w:tab w:val="left" w:pos="2325"/>
        </w:tabs>
        <w:ind w:right="871"/>
        <w:rPr>
          <w:sz w:val="24"/>
        </w:rPr>
      </w:pPr>
      <w:r>
        <w:rPr>
          <w:sz w:val="24"/>
        </w:rPr>
        <w:t>Hàng Hóa không bị tranh chấp với bất kỳ bên thứ ba nào; không phải tài sản bảo đảm để thực hiện bất kỳ</w:t>
      </w:r>
      <w:r>
        <w:rPr>
          <w:spacing w:val="-3"/>
          <w:sz w:val="24"/>
        </w:rPr>
        <w:t xml:space="preserve"> </w:t>
      </w:r>
      <w:r>
        <w:rPr>
          <w:sz w:val="24"/>
        </w:rPr>
        <w:t>nghĩa vụ nào của Bên Bán với một bên thứ ba; không bị cấm hạn chế mua bán theo bất kỳ quy định pháp luật hay lệnh, quyết định của bất kỳ cơ quan có thẩm quyền nào;</w:t>
      </w:r>
    </w:p>
    <w:p w14:paraId="068FEB82" w14:textId="77777777" w:rsidR="00102A80" w:rsidRDefault="00102A80">
      <w:pPr>
        <w:pStyle w:val="ThnVnban"/>
      </w:pPr>
    </w:p>
    <w:p w14:paraId="5A4A7E1E" w14:textId="77777777" w:rsidR="00102A80" w:rsidRDefault="007C2211">
      <w:pPr>
        <w:pStyle w:val="oancuaDanhsach"/>
        <w:numPr>
          <w:ilvl w:val="2"/>
          <w:numId w:val="5"/>
        </w:numPr>
        <w:tabs>
          <w:tab w:val="left" w:pos="2325"/>
        </w:tabs>
        <w:ind w:right="867"/>
        <w:rPr>
          <w:sz w:val="24"/>
        </w:rPr>
      </w:pPr>
      <w:r>
        <w:rPr>
          <w:sz w:val="24"/>
        </w:rPr>
        <w:t>Hàng Hóa không vi phạm quyền sở hữu trí tuệ. Trường hợp có bất kỳ khiếu nại, cáo buộc vi phạm sở hữu trí tuệ liên quan đến Hàng Hóa thì Bên Bán tự chịu trách nhiệm giải quyết bằng chi phí của Bên Bán và đảm bảo miễn trừ cho Bên Mua mọi trách nhiệm có liên quan. Quy định này vẫn có hiệu lực sau khi kết thúc thời hạn của Hợp Đồng này;</w:t>
      </w:r>
    </w:p>
    <w:p w14:paraId="76D51EF6" w14:textId="77777777" w:rsidR="00102A80" w:rsidRDefault="00102A80">
      <w:pPr>
        <w:pStyle w:val="ThnVnban"/>
      </w:pPr>
    </w:p>
    <w:p w14:paraId="6911A9F1" w14:textId="77777777" w:rsidR="00102A80" w:rsidRDefault="007C2211">
      <w:pPr>
        <w:pStyle w:val="oancuaDanhsach"/>
        <w:numPr>
          <w:ilvl w:val="2"/>
          <w:numId w:val="5"/>
        </w:numPr>
        <w:tabs>
          <w:tab w:val="left" w:pos="2325"/>
        </w:tabs>
        <w:ind w:right="869"/>
        <w:rPr>
          <w:sz w:val="24"/>
        </w:rPr>
      </w:pPr>
      <w:r>
        <w:rPr>
          <w:sz w:val="24"/>
        </w:rPr>
        <w:t>Ngoài khoản tiền phải thanh toán quy định tại Phụ Lục 1, Bên Mua không có nghĩa vụ thanh toán thêm bất kỳ khoản tiền nào khác;</w:t>
      </w:r>
    </w:p>
    <w:p w14:paraId="65B17603" w14:textId="77777777" w:rsidR="00102A80" w:rsidRDefault="00102A80">
      <w:pPr>
        <w:pStyle w:val="ThnVnban"/>
      </w:pPr>
    </w:p>
    <w:p w14:paraId="64094DC5" w14:textId="77777777" w:rsidR="00102A80" w:rsidRDefault="007C2211">
      <w:pPr>
        <w:pStyle w:val="oancuaDanhsach"/>
        <w:numPr>
          <w:ilvl w:val="2"/>
          <w:numId w:val="5"/>
        </w:numPr>
        <w:tabs>
          <w:tab w:val="left" w:pos="2325"/>
        </w:tabs>
        <w:ind w:right="872"/>
        <w:rPr>
          <w:sz w:val="24"/>
        </w:rPr>
      </w:pPr>
      <w:r>
        <w:rPr>
          <w:sz w:val="24"/>
        </w:rPr>
        <w:t>Việc ký kết, thực hiện Hợp Đồng này của Bên Bán không vi phạm bất kỳ thỏa thuận, nghĩa vụ nào của Bên Bán với bất kỳ bên thứ ba nào. Nếu có bất kỳ tranh chấp nào phát sinh do Bên Bán vi phạm các nghĩa vụ</w:t>
      </w:r>
      <w:r>
        <w:rPr>
          <w:spacing w:val="-3"/>
          <w:sz w:val="24"/>
        </w:rPr>
        <w:t xml:space="preserve"> </w:t>
      </w:r>
      <w:r>
        <w:rPr>
          <w:sz w:val="24"/>
        </w:rPr>
        <w:t>này,</w:t>
      </w:r>
      <w:r>
        <w:rPr>
          <w:spacing w:val="-1"/>
          <w:sz w:val="24"/>
        </w:rPr>
        <w:t xml:space="preserve"> </w:t>
      </w:r>
      <w:r>
        <w:rPr>
          <w:sz w:val="24"/>
        </w:rPr>
        <w:t>Bên Bán</w:t>
      </w:r>
      <w:r>
        <w:rPr>
          <w:spacing w:val="-3"/>
          <w:sz w:val="24"/>
        </w:rPr>
        <w:t xml:space="preserve"> </w:t>
      </w:r>
      <w:r>
        <w:rPr>
          <w:sz w:val="24"/>
        </w:rPr>
        <w:t>đảm</w:t>
      </w:r>
      <w:r>
        <w:rPr>
          <w:spacing w:val="-3"/>
          <w:sz w:val="24"/>
        </w:rPr>
        <w:t xml:space="preserve"> </w:t>
      </w:r>
      <w:r>
        <w:rPr>
          <w:sz w:val="24"/>
        </w:rPr>
        <w:t>bảo</w:t>
      </w:r>
      <w:r>
        <w:rPr>
          <w:spacing w:val="-3"/>
          <w:sz w:val="24"/>
        </w:rPr>
        <w:t xml:space="preserve"> </w:t>
      </w:r>
      <w:r>
        <w:rPr>
          <w:sz w:val="24"/>
        </w:rPr>
        <w:t>tránh</w:t>
      </w:r>
      <w:r>
        <w:rPr>
          <w:spacing w:val="-1"/>
          <w:sz w:val="24"/>
        </w:rPr>
        <w:t xml:space="preserve"> </w:t>
      </w:r>
      <w:r>
        <w:rPr>
          <w:sz w:val="24"/>
        </w:rPr>
        <w:t>cho</w:t>
      </w:r>
      <w:r>
        <w:rPr>
          <w:spacing w:val="-1"/>
          <w:sz w:val="24"/>
        </w:rPr>
        <w:t xml:space="preserve"> </w:t>
      </w:r>
      <w:r>
        <w:rPr>
          <w:sz w:val="24"/>
        </w:rPr>
        <w:t>Bên</w:t>
      </w:r>
      <w:r>
        <w:rPr>
          <w:spacing w:val="-1"/>
          <w:sz w:val="24"/>
        </w:rPr>
        <w:t xml:space="preserve"> </w:t>
      </w:r>
      <w:r>
        <w:rPr>
          <w:sz w:val="24"/>
        </w:rPr>
        <w:t>Mua</w:t>
      </w:r>
      <w:r>
        <w:rPr>
          <w:spacing w:val="-2"/>
          <w:sz w:val="24"/>
        </w:rPr>
        <w:t xml:space="preserve"> </w:t>
      </w:r>
      <w:r>
        <w:rPr>
          <w:sz w:val="24"/>
        </w:rPr>
        <w:t>khỏi</w:t>
      </w:r>
      <w:r>
        <w:rPr>
          <w:spacing w:val="-3"/>
          <w:sz w:val="24"/>
        </w:rPr>
        <w:t xml:space="preserve"> </w:t>
      </w:r>
      <w:r>
        <w:rPr>
          <w:sz w:val="24"/>
        </w:rPr>
        <w:t>các</w:t>
      </w:r>
      <w:r>
        <w:rPr>
          <w:spacing w:val="-2"/>
          <w:sz w:val="24"/>
        </w:rPr>
        <w:t xml:space="preserve"> </w:t>
      </w:r>
      <w:r>
        <w:rPr>
          <w:sz w:val="24"/>
        </w:rPr>
        <w:t>khiếu</w:t>
      </w:r>
      <w:r>
        <w:rPr>
          <w:spacing w:val="-2"/>
          <w:sz w:val="24"/>
        </w:rPr>
        <w:t xml:space="preserve"> </w:t>
      </w:r>
      <w:r>
        <w:rPr>
          <w:sz w:val="24"/>
        </w:rPr>
        <w:t>nại,</w:t>
      </w:r>
      <w:r>
        <w:rPr>
          <w:spacing w:val="-3"/>
          <w:sz w:val="24"/>
        </w:rPr>
        <w:t xml:space="preserve"> </w:t>
      </w:r>
      <w:r>
        <w:rPr>
          <w:sz w:val="24"/>
        </w:rPr>
        <w:t>khiếu kiện hoặc các hành vi pháp lý đơn phương từ một bên khác dẫn đến</w:t>
      </w:r>
      <w:r>
        <w:rPr>
          <w:spacing w:val="40"/>
          <w:sz w:val="24"/>
        </w:rPr>
        <w:t xml:space="preserve"> </w:t>
      </w:r>
      <w:r>
        <w:rPr>
          <w:sz w:val="24"/>
        </w:rPr>
        <w:t>ảnh hưởng bất lợi hoặc gây thiệt hại cho Bên Mua. Trong trường hợp này, Bên Bán bị coi là vi phạm Hợp Đồng và phải thực hiện theo các hướng dẫn của Bên Mua để xử lý các vấn đề bất lợi mà Bên Mua phải gánh chịu.</w:t>
      </w:r>
    </w:p>
    <w:p w14:paraId="53F961FF" w14:textId="77777777" w:rsidR="00102A80" w:rsidRDefault="00102A80">
      <w:pPr>
        <w:pStyle w:val="ThnVnban"/>
        <w:spacing w:before="1"/>
      </w:pPr>
    </w:p>
    <w:p w14:paraId="21314EE7" w14:textId="77777777" w:rsidR="00102A80" w:rsidRDefault="007C2211">
      <w:pPr>
        <w:pStyle w:val="oancuaDanhsach"/>
        <w:numPr>
          <w:ilvl w:val="1"/>
          <w:numId w:val="5"/>
        </w:numPr>
        <w:tabs>
          <w:tab w:val="left" w:pos="1605"/>
        </w:tabs>
        <w:ind w:right="872"/>
        <w:rPr>
          <w:sz w:val="24"/>
        </w:rPr>
      </w:pPr>
      <w:r>
        <w:rPr>
          <w:sz w:val="24"/>
        </w:rPr>
        <w:t xml:space="preserve">Cung cấp Hàng Hóa theo đúng số lượng, chất lượng, quy cách, tiêu chí kỹ thuật, xuất xứ như đã </w:t>
      </w:r>
      <w:proofErr w:type="spellStart"/>
      <w:r>
        <w:rPr>
          <w:sz w:val="24"/>
        </w:rPr>
        <w:t>thoả</w:t>
      </w:r>
      <w:proofErr w:type="spellEnd"/>
      <w:r>
        <w:rPr>
          <w:sz w:val="24"/>
        </w:rPr>
        <w:t xml:space="preserve"> thuận. Thực hiện đầy đủ nghĩa vụ giao hàng, lắp</w:t>
      </w:r>
      <w:r>
        <w:rPr>
          <w:spacing w:val="40"/>
          <w:sz w:val="24"/>
        </w:rPr>
        <w:t xml:space="preserve"> </w:t>
      </w:r>
      <w:r>
        <w:rPr>
          <w:sz w:val="24"/>
        </w:rPr>
        <w:t>đặt, thi công (nếu có) theo đúng quy định tại Phụ lục 1.</w:t>
      </w:r>
    </w:p>
    <w:p w14:paraId="7BACB088" w14:textId="77777777" w:rsidR="00102A80" w:rsidRDefault="00102A80">
      <w:pPr>
        <w:pStyle w:val="ThnVnban"/>
        <w:spacing w:before="1"/>
      </w:pPr>
    </w:p>
    <w:p w14:paraId="2AFD4F96" w14:textId="77777777" w:rsidR="00102A80" w:rsidRDefault="007C2211">
      <w:pPr>
        <w:pStyle w:val="oancuaDanhsach"/>
        <w:numPr>
          <w:ilvl w:val="1"/>
          <w:numId w:val="5"/>
        </w:numPr>
        <w:tabs>
          <w:tab w:val="left" w:pos="1605"/>
        </w:tabs>
        <w:ind w:right="869"/>
        <w:rPr>
          <w:sz w:val="24"/>
        </w:rPr>
      </w:pPr>
      <w:r>
        <w:rPr>
          <w:sz w:val="24"/>
        </w:rPr>
        <w:t>Trong thời gian thực hiện Hợp Đồng và/hoặc trong thời gian bảo hành, nếu Bên</w:t>
      </w:r>
      <w:r>
        <w:rPr>
          <w:spacing w:val="16"/>
          <w:sz w:val="24"/>
        </w:rPr>
        <w:t xml:space="preserve"> </w:t>
      </w:r>
      <w:r>
        <w:rPr>
          <w:sz w:val="24"/>
        </w:rPr>
        <w:t>Bán</w:t>
      </w:r>
      <w:r>
        <w:rPr>
          <w:spacing w:val="15"/>
          <w:sz w:val="24"/>
        </w:rPr>
        <w:t xml:space="preserve"> </w:t>
      </w:r>
      <w:r>
        <w:rPr>
          <w:sz w:val="24"/>
        </w:rPr>
        <w:t>không thực</w:t>
      </w:r>
      <w:r>
        <w:rPr>
          <w:spacing w:val="13"/>
          <w:sz w:val="24"/>
        </w:rPr>
        <w:t xml:space="preserve"> </w:t>
      </w:r>
      <w:r>
        <w:rPr>
          <w:sz w:val="24"/>
        </w:rPr>
        <w:t>hiện</w:t>
      </w:r>
      <w:r>
        <w:rPr>
          <w:spacing w:val="14"/>
          <w:sz w:val="24"/>
        </w:rPr>
        <w:t xml:space="preserve"> </w:t>
      </w:r>
      <w:r>
        <w:rPr>
          <w:sz w:val="24"/>
        </w:rPr>
        <w:t>việc</w:t>
      </w:r>
      <w:r>
        <w:rPr>
          <w:spacing w:val="13"/>
          <w:sz w:val="24"/>
        </w:rPr>
        <w:t xml:space="preserve"> </w:t>
      </w:r>
      <w:r>
        <w:rPr>
          <w:sz w:val="24"/>
        </w:rPr>
        <w:t>sửa</w:t>
      </w:r>
      <w:r>
        <w:rPr>
          <w:spacing w:val="15"/>
          <w:sz w:val="24"/>
        </w:rPr>
        <w:t xml:space="preserve"> </w:t>
      </w:r>
      <w:r>
        <w:rPr>
          <w:sz w:val="24"/>
        </w:rPr>
        <w:t>chữa,</w:t>
      </w:r>
      <w:r>
        <w:rPr>
          <w:spacing w:val="14"/>
          <w:sz w:val="24"/>
        </w:rPr>
        <w:t xml:space="preserve"> </w:t>
      </w:r>
      <w:r>
        <w:rPr>
          <w:sz w:val="24"/>
        </w:rPr>
        <w:t>khắc</w:t>
      </w:r>
      <w:r>
        <w:rPr>
          <w:spacing w:val="13"/>
          <w:sz w:val="24"/>
        </w:rPr>
        <w:t xml:space="preserve"> </w:t>
      </w:r>
      <w:r>
        <w:rPr>
          <w:sz w:val="24"/>
        </w:rPr>
        <w:t>phục</w:t>
      </w:r>
      <w:r>
        <w:rPr>
          <w:spacing w:val="13"/>
          <w:sz w:val="24"/>
        </w:rPr>
        <w:t xml:space="preserve"> </w:t>
      </w:r>
      <w:r>
        <w:rPr>
          <w:sz w:val="24"/>
        </w:rPr>
        <w:t>trong thời</w:t>
      </w:r>
      <w:r>
        <w:rPr>
          <w:spacing w:val="15"/>
          <w:sz w:val="24"/>
        </w:rPr>
        <w:t xml:space="preserve"> </w:t>
      </w:r>
      <w:r>
        <w:rPr>
          <w:sz w:val="24"/>
        </w:rPr>
        <w:t>gian</w:t>
      </w:r>
      <w:r>
        <w:rPr>
          <w:spacing w:val="21"/>
          <w:sz w:val="24"/>
        </w:rPr>
        <w:t xml:space="preserve"> </w:t>
      </w:r>
      <w:r>
        <w:rPr>
          <w:sz w:val="24"/>
        </w:rPr>
        <w:t>Bên</w:t>
      </w:r>
      <w:r>
        <w:rPr>
          <w:spacing w:val="17"/>
          <w:sz w:val="24"/>
        </w:rPr>
        <w:t xml:space="preserve"> </w:t>
      </w:r>
      <w:r>
        <w:rPr>
          <w:sz w:val="24"/>
        </w:rPr>
        <w:t>Mua</w:t>
      </w:r>
    </w:p>
    <w:p w14:paraId="52E302D6" w14:textId="77777777" w:rsidR="00102A80" w:rsidRDefault="00102A80">
      <w:pPr>
        <w:pStyle w:val="oancuaDanhsach"/>
        <w:rPr>
          <w:sz w:val="24"/>
        </w:rPr>
        <w:sectPr w:rsidR="00102A80">
          <w:pgSz w:w="11910" w:h="16840"/>
          <w:pgMar w:top="980" w:right="566" w:bottom="800" w:left="1275" w:header="0" w:footer="618" w:gutter="0"/>
          <w:cols w:space="720"/>
        </w:sectPr>
      </w:pPr>
    </w:p>
    <w:p w14:paraId="69F0A14F" w14:textId="77777777" w:rsidR="00102A80" w:rsidRDefault="007C2211">
      <w:pPr>
        <w:pStyle w:val="ThnVnban"/>
        <w:spacing w:before="73"/>
        <w:ind w:left="1605" w:right="869"/>
        <w:jc w:val="both"/>
      </w:pPr>
      <w:r>
        <w:lastRenderedPageBreak/>
        <w:t>yêu cầu,</w:t>
      </w:r>
      <w:r>
        <w:rPr>
          <w:spacing w:val="-1"/>
        </w:rPr>
        <w:t xml:space="preserve"> </w:t>
      </w:r>
      <w:r>
        <w:t>Bên Mua</w:t>
      </w:r>
      <w:r>
        <w:rPr>
          <w:spacing w:val="-2"/>
        </w:rPr>
        <w:t xml:space="preserve"> </w:t>
      </w:r>
      <w:r>
        <w:t>có</w:t>
      </w:r>
      <w:r>
        <w:rPr>
          <w:spacing w:val="-1"/>
        </w:rPr>
        <w:t xml:space="preserve"> </w:t>
      </w:r>
      <w:r>
        <w:t>quyền</w:t>
      </w:r>
      <w:r>
        <w:rPr>
          <w:spacing w:val="-1"/>
        </w:rPr>
        <w:t xml:space="preserve"> </w:t>
      </w:r>
      <w:r>
        <w:t>thuê</w:t>
      </w:r>
      <w:r>
        <w:rPr>
          <w:spacing w:val="-1"/>
        </w:rPr>
        <w:t xml:space="preserve"> </w:t>
      </w:r>
      <w:r>
        <w:t>một</w:t>
      </w:r>
      <w:r>
        <w:rPr>
          <w:spacing w:val="-1"/>
        </w:rPr>
        <w:t xml:space="preserve"> </w:t>
      </w:r>
      <w:r>
        <w:t>bên</w:t>
      </w:r>
      <w:r>
        <w:rPr>
          <w:spacing w:val="-1"/>
        </w:rPr>
        <w:t xml:space="preserve"> </w:t>
      </w:r>
      <w:r>
        <w:t>thứ</w:t>
      </w:r>
      <w:r>
        <w:rPr>
          <w:spacing w:val="-1"/>
        </w:rPr>
        <w:t xml:space="preserve"> </w:t>
      </w:r>
      <w:r>
        <w:t>ba thực</w:t>
      </w:r>
      <w:r>
        <w:rPr>
          <w:spacing w:val="-2"/>
        </w:rPr>
        <w:t xml:space="preserve"> </w:t>
      </w:r>
      <w:r>
        <w:t>hiện</w:t>
      </w:r>
      <w:r>
        <w:rPr>
          <w:spacing w:val="-2"/>
        </w:rPr>
        <w:t xml:space="preserve"> </w:t>
      </w:r>
      <w:r>
        <w:t>việc</w:t>
      </w:r>
      <w:r>
        <w:rPr>
          <w:spacing w:val="-3"/>
        </w:rPr>
        <w:t xml:space="preserve"> </w:t>
      </w:r>
      <w:r>
        <w:t>sửa</w:t>
      </w:r>
      <w:r>
        <w:rPr>
          <w:spacing w:val="-2"/>
        </w:rPr>
        <w:t xml:space="preserve"> </w:t>
      </w:r>
      <w:r>
        <w:t>chữa,</w:t>
      </w:r>
      <w:r>
        <w:rPr>
          <w:spacing w:val="-1"/>
        </w:rPr>
        <w:t xml:space="preserve"> </w:t>
      </w:r>
      <w:r>
        <w:t>khắc phục.</w:t>
      </w:r>
      <w:r>
        <w:rPr>
          <w:spacing w:val="-1"/>
        </w:rPr>
        <w:t xml:space="preserve"> </w:t>
      </w:r>
      <w:r>
        <w:t>Trong</w:t>
      </w:r>
      <w:r>
        <w:rPr>
          <w:spacing w:val="-1"/>
        </w:rPr>
        <w:t xml:space="preserve"> </w:t>
      </w:r>
      <w:r>
        <w:t>trường</w:t>
      </w:r>
      <w:r>
        <w:rPr>
          <w:spacing w:val="-3"/>
        </w:rPr>
        <w:t xml:space="preserve"> </w:t>
      </w:r>
      <w:r>
        <w:t>hợp này, Bên Bán có nghĩa</w:t>
      </w:r>
      <w:r>
        <w:rPr>
          <w:spacing w:val="-2"/>
        </w:rPr>
        <w:t xml:space="preserve"> </w:t>
      </w:r>
      <w:r>
        <w:t>vụ</w:t>
      </w:r>
      <w:r>
        <w:rPr>
          <w:spacing w:val="-1"/>
        </w:rPr>
        <w:t xml:space="preserve"> </w:t>
      </w:r>
      <w:r>
        <w:t>phải</w:t>
      </w:r>
      <w:r>
        <w:rPr>
          <w:spacing w:val="-1"/>
        </w:rPr>
        <w:t xml:space="preserve"> </w:t>
      </w:r>
      <w:r>
        <w:t>thanh toán toàn bộ các chi phí phát sinh liên quan đến việc sửa chữa, khắc phục nêu trên.</w:t>
      </w:r>
    </w:p>
    <w:p w14:paraId="4F693E2C" w14:textId="77777777" w:rsidR="00102A80" w:rsidRDefault="00102A80">
      <w:pPr>
        <w:pStyle w:val="ThnVnban"/>
        <w:spacing w:before="1"/>
      </w:pPr>
    </w:p>
    <w:p w14:paraId="1382FC19" w14:textId="77777777" w:rsidR="00102A80" w:rsidRDefault="007C2211">
      <w:pPr>
        <w:pStyle w:val="oancuaDanhsach"/>
        <w:numPr>
          <w:ilvl w:val="1"/>
          <w:numId w:val="5"/>
        </w:numPr>
        <w:tabs>
          <w:tab w:val="left" w:pos="1605"/>
        </w:tabs>
        <w:ind w:right="868"/>
        <w:rPr>
          <w:sz w:val="24"/>
        </w:rPr>
      </w:pPr>
      <w:r>
        <w:rPr>
          <w:sz w:val="24"/>
        </w:rPr>
        <w:t>Cung cấp đầy đủ giấy chứng nhận đăng ký kinh doanh, giấy ủy quyền, hồ sơ pháp lý liên quan khác theo quy định của pháp luật, xác nhận tài khoản ngân hàng, mã</w:t>
      </w:r>
      <w:r>
        <w:rPr>
          <w:spacing w:val="-2"/>
          <w:sz w:val="24"/>
        </w:rPr>
        <w:t xml:space="preserve"> </w:t>
      </w:r>
      <w:r>
        <w:rPr>
          <w:sz w:val="24"/>
        </w:rPr>
        <w:t>số</w:t>
      </w:r>
      <w:r>
        <w:rPr>
          <w:spacing w:val="-2"/>
          <w:sz w:val="24"/>
        </w:rPr>
        <w:t xml:space="preserve"> </w:t>
      </w:r>
      <w:r>
        <w:rPr>
          <w:sz w:val="24"/>
        </w:rPr>
        <w:t>thuế</w:t>
      </w:r>
      <w:r>
        <w:rPr>
          <w:spacing w:val="-2"/>
          <w:sz w:val="24"/>
        </w:rPr>
        <w:t xml:space="preserve"> </w:t>
      </w:r>
      <w:r>
        <w:rPr>
          <w:sz w:val="24"/>
        </w:rPr>
        <w:t>để</w:t>
      </w:r>
      <w:r>
        <w:rPr>
          <w:spacing w:val="-3"/>
          <w:sz w:val="24"/>
        </w:rPr>
        <w:t xml:space="preserve"> </w:t>
      </w:r>
      <w:r>
        <w:rPr>
          <w:sz w:val="24"/>
        </w:rPr>
        <w:t>hoàn thiện</w:t>
      </w:r>
      <w:r>
        <w:rPr>
          <w:spacing w:val="-2"/>
          <w:sz w:val="24"/>
        </w:rPr>
        <w:t xml:space="preserve"> </w:t>
      </w:r>
      <w:r>
        <w:rPr>
          <w:sz w:val="24"/>
        </w:rPr>
        <w:t>các</w:t>
      </w:r>
      <w:r>
        <w:rPr>
          <w:spacing w:val="-1"/>
          <w:sz w:val="24"/>
        </w:rPr>
        <w:t xml:space="preserve"> </w:t>
      </w:r>
      <w:r>
        <w:rPr>
          <w:sz w:val="24"/>
        </w:rPr>
        <w:t>thủ</w:t>
      </w:r>
      <w:r>
        <w:rPr>
          <w:spacing w:val="-2"/>
          <w:sz w:val="24"/>
        </w:rPr>
        <w:t xml:space="preserve"> </w:t>
      </w:r>
      <w:r>
        <w:rPr>
          <w:sz w:val="24"/>
        </w:rPr>
        <w:t>tục</w:t>
      </w:r>
      <w:r>
        <w:rPr>
          <w:spacing w:val="-3"/>
          <w:sz w:val="24"/>
        </w:rPr>
        <w:t xml:space="preserve"> </w:t>
      </w:r>
      <w:r>
        <w:rPr>
          <w:sz w:val="24"/>
        </w:rPr>
        <w:t>liên</w:t>
      </w:r>
      <w:r>
        <w:rPr>
          <w:spacing w:val="-2"/>
          <w:sz w:val="24"/>
        </w:rPr>
        <w:t xml:space="preserve"> </w:t>
      </w:r>
      <w:r>
        <w:rPr>
          <w:sz w:val="24"/>
        </w:rPr>
        <w:t>quan</w:t>
      </w:r>
      <w:r>
        <w:rPr>
          <w:spacing w:val="-2"/>
          <w:sz w:val="24"/>
        </w:rPr>
        <w:t xml:space="preserve"> </w:t>
      </w:r>
      <w:r>
        <w:rPr>
          <w:sz w:val="24"/>
        </w:rPr>
        <w:t>đến</w:t>
      </w:r>
      <w:r>
        <w:rPr>
          <w:spacing w:val="-2"/>
          <w:sz w:val="24"/>
        </w:rPr>
        <w:t xml:space="preserve"> </w:t>
      </w:r>
      <w:r>
        <w:rPr>
          <w:sz w:val="24"/>
        </w:rPr>
        <w:t>ký</w:t>
      </w:r>
      <w:r>
        <w:rPr>
          <w:spacing w:val="-7"/>
          <w:sz w:val="24"/>
        </w:rPr>
        <w:t xml:space="preserve"> </w:t>
      </w:r>
      <w:r>
        <w:rPr>
          <w:sz w:val="24"/>
        </w:rPr>
        <w:t>kết,</w:t>
      </w:r>
      <w:r>
        <w:rPr>
          <w:spacing w:val="-2"/>
          <w:sz w:val="24"/>
        </w:rPr>
        <w:t xml:space="preserve"> </w:t>
      </w:r>
      <w:r>
        <w:rPr>
          <w:sz w:val="24"/>
        </w:rPr>
        <w:t>thực</w:t>
      </w:r>
      <w:r>
        <w:rPr>
          <w:spacing w:val="-4"/>
          <w:sz w:val="24"/>
        </w:rPr>
        <w:t xml:space="preserve"> </w:t>
      </w:r>
      <w:r>
        <w:rPr>
          <w:sz w:val="24"/>
        </w:rPr>
        <w:t>hiện</w:t>
      </w:r>
      <w:r>
        <w:rPr>
          <w:spacing w:val="-1"/>
          <w:sz w:val="24"/>
        </w:rPr>
        <w:t xml:space="preserve"> </w:t>
      </w:r>
      <w:r>
        <w:rPr>
          <w:sz w:val="24"/>
        </w:rPr>
        <w:t xml:space="preserve">Hợp </w:t>
      </w:r>
      <w:r>
        <w:rPr>
          <w:spacing w:val="-2"/>
          <w:sz w:val="24"/>
        </w:rPr>
        <w:t>Đồng.</w:t>
      </w:r>
    </w:p>
    <w:p w14:paraId="230E03F4" w14:textId="77777777" w:rsidR="00102A80" w:rsidRDefault="00102A80">
      <w:pPr>
        <w:pStyle w:val="ThnVnban"/>
        <w:spacing w:before="4"/>
      </w:pPr>
    </w:p>
    <w:p w14:paraId="6BBA7C4F" w14:textId="77777777" w:rsidR="00102A80" w:rsidRDefault="007C2211">
      <w:pPr>
        <w:pStyle w:val="u2"/>
        <w:tabs>
          <w:tab w:val="left" w:pos="1605"/>
        </w:tabs>
        <w:spacing w:before="1"/>
      </w:pPr>
      <w:r>
        <w:t>ĐIỀU</w:t>
      </w:r>
      <w:r>
        <w:rPr>
          <w:spacing w:val="-4"/>
        </w:rPr>
        <w:t xml:space="preserve"> </w:t>
      </w:r>
      <w:r>
        <w:rPr>
          <w:spacing w:val="-5"/>
        </w:rPr>
        <w:t>6.</w:t>
      </w:r>
      <w:r>
        <w:tab/>
        <w:t>ĐIỀU</w:t>
      </w:r>
      <w:r>
        <w:rPr>
          <w:spacing w:val="-3"/>
        </w:rPr>
        <w:t xml:space="preserve"> </w:t>
      </w:r>
      <w:r>
        <w:t>KHOẢN</w:t>
      </w:r>
      <w:r>
        <w:rPr>
          <w:spacing w:val="-2"/>
        </w:rPr>
        <w:t xml:space="preserve"> </w:t>
      </w:r>
      <w:r>
        <w:t>CHẤM</w:t>
      </w:r>
      <w:r>
        <w:rPr>
          <w:spacing w:val="-1"/>
        </w:rPr>
        <w:t xml:space="preserve"> </w:t>
      </w:r>
      <w:r>
        <w:t>DỨT</w:t>
      </w:r>
      <w:r>
        <w:rPr>
          <w:spacing w:val="-1"/>
        </w:rPr>
        <w:t xml:space="preserve"> </w:t>
      </w:r>
      <w:r>
        <w:t>HỢP</w:t>
      </w:r>
      <w:r>
        <w:rPr>
          <w:spacing w:val="-4"/>
        </w:rPr>
        <w:t xml:space="preserve"> ĐỒNG</w:t>
      </w:r>
    </w:p>
    <w:p w14:paraId="6C3FC647" w14:textId="77777777" w:rsidR="00102A80" w:rsidRDefault="007C2211">
      <w:pPr>
        <w:pStyle w:val="oancuaDanhsach"/>
        <w:numPr>
          <w:ilvl w:val="0"/>
          <w:numId w:val="6"/>
        </w:numPr>
        <w:tabs>
          <w:tab w:val="left" w:pos="885"/>
        </w:tabs>
        <w:spacing w:before="271"/>
        <w:rPr>
          <w:sz w:val="24"/>
        </w:rPr>
      </w:pPr>
      <w:r>
        <w:rPr>
          <w:sz w:val="24"/>
        </w:rPr>
        <w:t>Hợp đồng</w:t>
      </w:r>
      <w:r>
        <w:rPr>
          <w:spacing w:val="-1"/>
          <w:sz w:val="24"/>
        </w:rPr>
        <w:t xml:space="preserve"> </w:t>
      </w:r>
      <w:r>
        <w:rPr>
          <w:sz w:val="24"/>
        </w:rPr>
        <w:t>chấm dứt trong</w:t>
      </w:r>
      <w:r>
        <w:rPr>
          <w:spacing w:val="-3"/>
          <w:sz w:val="24"/>
        </w:rPr>
        <w:t xml:space="preserve"> </w:t>
      </w:r>
      <w:r>
        <w:rPr>
          <w:sz w:val="24"/>
        </w:rPr>
        <w:t>những</w:t>
      </w:r>
      <w:r>
        <w:rPr>
          <w:spacing w:val="-3"/>
          <w:sz w:val="24"/>
        </w:rPr>
        <w:t xml:space="preserve"> </w:t>
      </w:r>
      <w:r>
        <w:rPr>
          <w:sz w:val="24"/>
        </w:rPr>
        <w:t>trường</w:t>
      </w:r>
      <w:r>
        <w:rPr>
          <w:spacing w:val="-3"/>
          <w:sz w:val="24"/>
        </w:rPr>
        <w:t xml:space="preserve"> </w:t>
      </w:r>
      <w:r>
        <w:rPr>
          <w:sz w:val="24"/>
        </w:rPr>
        <w:t>hợp</w:t>
      </w:r>
      <w:r>
        <w:rPr>
          <w:spacing w:val="1"/>
          <w:sz w:val="24"/>
        </w:rPr>
        <w:t xml:space="preserve"> </w:t>
      </w:r>
      <w:r>
        <w:rPr>
          <w:spacing w:val="-4"/>
          <w:sz w:val="24"/>
        </w:rPr>
        <w:t>sau:</w:t>
      </w:r>
    </w:p>
    <w:p w14:paraId="65A67B11" w14:textId="77777777" w:rsidR="00102A80" w:rsidRDefault="00102A80">
      <w:pPr>
        <w:pStyle w:val="ThnVnban"/>
      </w:pPr>
    </w:p>
    <w:p w14:paraId="3ECC1CF5" w14:textId="77777777" w:rsidR="00102A80" w:rsidRDefault="007C2211">
      <w:pPr>
        <w:pStyle w:val="oancuaDanhsach"/>
        <w:numPr>
          <w:ilvl w:val="0"/>
          <w:numId w:val="7"/>
        </w:numPr>
        <w:tabs>
          <w:tab w:val="left" w:pos="1442"/>
        </w:tabs>
        <w:rPr>
          <w:sz w:val="24"/>
        </w:rPr>
      </w:pPr>
      <w:r>
        <w:rPr>
          <w:sz w:val="24"/>
        </w:rPr>
        <w:t>Do</w:t>
      </w:r>
      <w:r>
        <w:rPr>
          <w:spacing w:val="-1"/>
          <w:sz w:val="24"/>
        </w:rPr>
        <w:t xml:space="preserve"> </w:t>
      </w:r>
      <w:r>
        <w:rPr>
          <w:sz w:val="24"/>
        </w:rPr>
        <w:t>Các</w:t>
      </w:r>
      <w:r>
        <w:rPr>
          <w:spacing w:val="-2"/>
          <w:sz w:val="24"/>
        </w:rPr>
        <w:t xml:space="preserve"> </w:t>
      </w:r>
      <w:r>
        <w:rPr>
          <w:sz w:val="24"/>
        </w:rPr>
        <w:t xml:space="preserve">Bên thỏa </w:t>
      </w:r>
      <w:r>
        <w:rPr>
          <w:spacing w:val="-2"/>
          <w:sz w:val="24"/>
        </w:rPr>
        <w:t>thuận;</w:t>
      </w:r>
    </w:p>
    <w:p w14:paraId="377FBE6B" w14:textId="77777777" w:rsidR="00102A80" w:rsidRDefault="00102A80">
      <w:pPr>
        <w:pStyle w:val="ThnVnban"/>
      </w:pPr>
    </w:p>
    <w:p w14:paraId="3AB8D96D" w14:textId="77777777" w:rsidR="00102A80" w:rsidRDefault="007C2211">
      <w:pPr>
        <w:pStyle w:val="oancuaDanhsach"/>
        <w:numPr>
          <w:ilvl w:val="0"/>
          <w:numId w:val="7"/>
        </w:numPr>
        <w:tabs>
          <w:tab w:val="left" w:pos="1440"/>
          <w:tab w:val="left" w:pos="1442"/>
        </w:tabs>
        <w:spacing w:before="1"/>
        <w:ind w:right="868"/>
        <w:rPr>
          <w:sz w:val="24"/>
        </w:rPr>
      </w:pPr>
      <w:r>
        <w:rPr>
          <w:sz w:val="24"/>
        </w:rPr>
        <w:t>Khi Bên Bán không đáp ứng được yêu cầu của Bên Mua về khả năng cung cấp Hàng Hóa và trường hợp quy</w:t>
      </w:r>
      <w:r>
        <w:rPr>
          <w:spacing w:val="-3"/>
          <w:sz w:val="24"/>
        </w:rPr>
        <w:t xml:space="preserve"> </w:t>
      </w:r>
      <w:r>
        <w:rPr>
          <w:sz w:val="24"/>
        </w:rPr>
        <w:t>định tại Khoản 2 Điều này. Trong trường hợp này Bên Mua sẽ gửi văn bản thông báo chấm dứt Hợp đồng và Bên Bán sẽ không được quyền khiếu nại hoặc đòi bồi thường;</w:t>
      </w:r>
    </w:p>
    <w:p w14:paraId="6079FA2B" w14:textId="77777777" w:rsidR="00102A80" w:rsidRDefault="007C2211">
      <w:pPr>
        <w:pStyle w:val="oancuaDanhsach"/>
        <w:numPr>
          <w:ilvl w:val="0"/>
          <w:numId w:val="7"/>
        </w:numPr>
        <w:tabs>
          <w:tab w:val="left" w:pos="1442"/>
        </w:tabs>
        <w:spacing w:before="276"/>
        <w:ind w:right="868"/>
        <w:rPr>
          <w:sz w:val="24"/>
        </w:rPr>
      </w:pPr>
      <w:r>
        <w:rPr>
          <w:sz w:val="24"/>
        </w:rPr>
        <w:t>Một Bên vi phạm bất kỳ điều khoản nào của Hợp Đồng mà không khắc phục vi phạm nói trên trong thời hạn 03 ngày kể từ ngày nhận được yêu cầu khắc phục của Bên còn lại trừ trường hợp Các Bên có thỏa thuận khác;</w:t>
      </w:r>
    </w:p>
    <w:p w14:paraId="427F4014" w14:textId="77777777" w:rsidR="00102A80" w:rsidRDefault="00102A80">
      <w:pPr>
        <w:pStyle w:val="ThnVnban"/>
      </w:pPr>
    </w:p>
    <w:p w14:paraId="26CA0DCB" w14:textId="77777777" w:rsidR="00102A80" w:rsidRDefault="007C2211">
      <w:pPr>
        <w:pStyle w:val="oancuaDanhsach"/>
        <w:numPr>
          <w:ilvl w:val="0"/>
          <w:numId w:val="7"/>
        </w:numPr>
        <w:tabs>
          <w:tab w:val="left" w:pos="1440"/>
          <w:tab w:val="left" w:pos="1442"/>
        </w:tabs>
        <w:ind w:right="873"/>
        <w:rPr>
          <w:sz w:val="24"/>
        </w:rPr>
      </w:pPr>
      <w:r>
        <w:rPr>
          <w:sz w:val="24"/>
        </w:rPr>
        <w:t>Một Bên bị giải thể, phá sản, không thể tiếp tục thực hiện các thỏa thuận trong Hợp Đồng hoặc bị cơ quan nhà nước có thẩm quyền thu hồi giấy phép kinh doanh hoặc bất kỳ</w:t>
      </w:r>
      <w:r>
        <w:rPr>
          <w:spacing w:val="-2"/>
          <w:sz w:val="24"/>
        </w:rPr>
        <w:t xml:space="preserve"> </w:t>
      </w:r>
      <w:r>
        <w:rPr>
          <w:sz w:val="24"/>
        </w:rPr>
        <w:t>các giấy</w:t>
      </w:r>
      <w:r>
        <w:rPr>
          <w:spacing w:val="-2"/>
          <w:sz w:val="24"/>
        </w:rPr>
        <w:t xml:space="preserve"> </w:t>
      </w:r>
      <w:r>
        <w:rPr>
          <w:sz w:val="24"/>
        </w:rPr>
        <w:t>phép cần thiết nào khác theo quy</w:t>
      </w:r>
      <w:r>
        <w:rPr>
          <w:spacing w:val="-2"/>
          <w:sz w:val="24"/>
        </w:rPr>
        <w:t xml:space="preserve"> </w:t>
      </w:r>
      <w:r>
        <w:rPr>
          <w:sz w:val="24"/>
        </w:rPr>
        <w:t>định pháp luật liên quan đến việc thực hiện các nghĩa vụ trong Hợp đồng. Trong trường hợp này, Bên còn lại có thể chấm dứt Hợp Đồng mà không phải bồi thường bất kỳ thiệt hại nào;</w:t>
      </w:r>
    </w:p>
    <w:p w14:paraId="307FE603" w14:textId="77777777" w:rsidR="00102A80" w:rsidRDefault="00102A80">
      <w:pPr>
        <w:pStyle w:val="ThnVnban"/>
      </w:pPr>
    </w:p>
    <w:p w14:paraId="35A7BC95" w14:textId="77777777" w:rsidR="00102A80" w:rsidRDefault="007C2211">
      <w:pPr>
        <w:pStyle w:val="oancuaDanhsach"/>
        <w:numPr>
          <w:ilvl w:val="0"/>
          <w:numId w:val="7"/>
        </w:numPr>
        <w:tabs>
          <w:tab w:val="left" w:pos="1442"/>
        </w:tabs>
        <w:rPr>
          <w:sz w:val="24"/>
        </w:rPr>
      </w:pPr>
      <w:r>
        <w:rPr>
          <w:sz w:val="24"/>
        </w:rPr>
        <w:t>Trong</w:t>
      </w:r>
      <w:r>
        <w:rPr>
          <w:spacing w:val="-3"/>
          <w:sz w:val="24"/>
        </w:rPr>
        <w:t xml:space="preserve"> </w:t>
      </w:r>
      <w:r>
        <w:rPr>
          <w:sz w:val="24"/>
        </w:rPr>
        <w:t>trường</w:t>
      </w:r>
      <w:r>
        <w:rPr>
          <w:spacing w:val="-3"/>
          <w:sz w:val="24"/>
        </w:rPr>
        <w:t xml:space="preserve"> </w:t>
      </w:r>
      <w:r>
        <w:rPr>
          <w:sz w:val="24"/>
        </w:rPr>
        <w:t>hợp quy</w:t>
      </w:r>
      <w:r>
        <w:rPr>
          <w:spacing w:val="-1"/>
          <w:sz w:val="24"/>
        </w:rPr>
        <w:t xml:space="preserve"> </w:t>
      </w:r>
      <w:r>
        <w:rPr>
          <w:sz w:val="24"/>
        </w:rPr>
        <w:t>định tại Điều 7.3 dưới</w:t>
      </w:r>
      <w:r>
        <w:rPr>
          <w:spacing w:val="1"/>
          <w:sz w:val="24"/>
        </w:rPr>
        <w:t xml:space="preserve"> </w:t>
      </w:r>
      <w:r>
        <w:rPr>
          <w:spacing w:val="-4"/>
          <w:sz w:val="24"/>
        </w:rPr>
        <w:t>đây.</w:t>
      </w:r>
    </w:p>
    <w:p w14:paraId="7EFA8282" w14:textId="77777777" w:rsidR="00102A80" w:rsidRDefault="00102A80">
      <w:pPr>
        <w:pStyle w:val="ThnVnban"/>
      </w:pPr>
    </w:p>
    <w:p w14:paraId="6B6DA205" w14:textId="77777777" w:rsidR="00102A80" w:rsidRDefault="007C2211">
      <w:pPr>
        <w:pStyle w:val="oancuaDanhsach"/>
        <w:numPr>
          <w:ilvl w:val="0"/>
          <w:numId w:val="6"/>
        </w:numPr>
        <w:tabs>
          <w:tab w:val="left" w:pos="885"/>
        </w:tabs>
        <w:ind w:right="869"/>
        <w:rPr>
          <w:sz w:val="24"/>
        </w:rPr>
      </w:pPr>
      <w:r>
        <w:rPr>
          <w:sz w:val="24"/>
        </w:rPr>
        <w:t>Ngoài</w:t>
      </w:r>
      <w:r>
        <w:rPr>
          <w:spacing w:val="-2"/>
          <w:sz w:val="24"/>
        </w:rPr>
        <w:t xml:space="preserve"> </w:t>
      </w:r>
      <w:r>
        <w:rPr>
          <w:sz w:val="24"/>
        </w:rPr>
        <w:t>các</w:t>
      </w:r>
      <w:r>
        <w:rPr>
          <w:spacing w:val="-3"/>
          <w:sz w:val="24"/>
        </w:rPr>
        <w:t xml:space="preserve"> </w:t>
      </w:r>
      <w:r>
        <w:rPr>
          <w:sz w:val="24"/>
        </w:rPr>
        <w:t>trường</w:t>
      </w:r>
      <w:r>
        <w:rPr>
          <w:spacing w:val="-2"/>
          <w:sz w:val="24"/>
        </w:rPr>
        <w:t xml:space="preserve"> </w:t>
      </w:r>
      <w:r>
        <w:rPr>
          <w:sz w:val="24"/>
        </w:rPr>
        <w:t>hợp</w:t>
      </w:r>
      <w:r>
        <w:rPr>
          <w:spacing w:val="-2"/>
          <w:sz w:val="24"/>
        </w:rPr>
        <w:t xml:space="preserve"> </w:t>
      </w:r>
      <w:r>
        <w:rPr>
          <w:sz w:val="24"/>
        </w:rPr>
        <w:t>đã</w:t>
      </w:r>
      <w:r>
        <w:rPr>
          <w:spacing w:val="-1"/>
          <w:sz w:val="24"/>
        </w:rPr>
        <w:t xml:space="preserve"> </w:t>
      </w:r>
      <w:r>
        <w:rPr>
          <w:sz w:val="24"/>
        </w:rPr>
        <w:t>nêu</w:t>
      </w:r>
      <w:r>
        <w:rPr>
          <w:spacing w:val="-2"/>
          <w:sz w:val="24"/>
        </w:rPr>
        <w:t xml:space="preserve"> </w:t>
      </w:r>
      <w:r>
        <w:rPr>
          <w:sz w:val="24"/>
        </w:rPr>
        <w:t>tại</w:t>
      </w:r>
      <w:r>
        <w:rPr>
          <w:spacing w:val="-2"/>
          <w:sz w:val="24"/>
        </w:rPr>
        <w:t xml:space="preserve"> </w:t>
      </w:r>
      <w:r>
        <w:rPr>
          <w:sz w:val="24"/>
        </w:rPr>
        <w:t>Khoản</w:t>
      </w:r>
      <w:r>
        <w:rPr>
          <w:spacing w:val="-2"/>
          <w:sz w:val="24"/>
        </w:rPr>
        <w:t xml:space="preserve"> </w:t>
      </w:r>
      <w:r>
        <w:rPr>
          <w:sz w:val="24"/>
        </w:rPr>
        <w:t>1</w:t>
      </w:r>
      <w:r>
        <w:rPr>
          <w:spacing w:val="-2"/>
          <w:sz w:val="24"/>
        </w:rPr>
        <w:t xml:space="preserve"> </w:t>
      </w:r>
      <w:r>
        <w:rPr>
          <w:sz w:val="24"/>
        </w:rPr>
        <w:t>Điều này, Bên Bán đồng ý</w:t>
      </w:r>
      <w:r>
        <w:rPr>
          <w:spacing w:val="-5"/>
          <w:sz w:val="24"/>
        </w:rPr>
        <w:t xml:space="preserve"> </w:t>
      </w:r>
      <w:r>
        <w:rPr>
          <w:sz w:val="24"/>
        </w:rPr>
        <w:t>rằng Bên</w:t>
      </w:r>
      <w:r>
        <w:rPr>
          <w:spacing w:val="-1"/>
          <w:sz w:val="24"/>
        </w:rPr>
        <w:t xml:space="preserve"> </w:t>
      </w:r>
      <w:r>
        <w:rPr>
          <w:sz w:val="24"/>
        </w:rPr>
        <w:t>Mua</w:t>
      </w:r>
      <w:r>
        <w:rPr>
          <w:spacing w:val="-3"/>
          <w:sz w:val="24"/>
        </w:rPr>
        <w:t xml:space="preserve"> </w:t>
      </w:r>
      <w:r>
        <w:rPr>
          <w:sz w:val="24"/>
        </w:rPr>
        <w:t>có quyền đơn phương chấm dứt Hợp Đồng này ngay lập tức mà không phải chịu bất kỳ trách nhiệm pháp lý nào và chấm dứt hoặc hủy bỏ mọi giao dịch hiện tại và/hoặc tương lai với Bên Bán nếu Bên Bán thực hiện hành vi hối lộ làm sai lệch quyết định lựa chọn bên bán hàng của Bên Mua.</w:t>
      </w:r>
    </w:p>
    <w:p w14:paraId="67ED9020" w14:textId="77777777" w:rsidR="00102A80" w:rsidRDefault="00102A80">
      <w:pPr>
        <w:pStyle w:val="ThnVnban"/>
        <w:spacing w:before="6"/>
      </w:pPr>
    </w:p>
    <w:p w14:paraId="1FBF14A3" w14:textId="77777777" w:rsidR="00102A80" w:rsidRDefault="007C2211">
      <w:pPr>
        <w:pStyle w:val="u2"/>
        <w:tabs>
          <w:tab w:val="left" w:pos="1605"/>
        </w:tabs>
      </w:pPr>
      <w:r>
        <w:t>ĐIỀU</w:t>
      </w:r>
      <w:r>
        <w:rPr>
          <w:spacing w:val="-4"/>
        </w:rPr>
        <w:t xml:space="preserve"> </w:t>
      </w:r>
      <w:r>
        <w:rPr>
          <w:spacing w:val="-5"/>
        </w:rPr>
        <w:t>7.</w:t>
      </w:r>
      <w:r>
        <w:tab/>
        <w:t>SỰ</w:t>
      </w:r>
      <w:r>
        <w:rPr>
          <w:spacing w:val="-2"/>
        </w:rPr>
        <w:t xml:space="preserve"> </w:t>
      </w:r>
      <w:r>
        <w:t>KIỆN</w:t>
      </w:r>
      <w:r>
        <w:rPr>
          <w:spacing w:val="-2"/>
        </w:rPr>
        <w:t xml:space="preserve"> </w:t>
      </w:r>
      <w:r>
        <w:t>BẤT</w:t>
      </w:r>
      <w:r>
        <w:rPr>
          <w:spacing w:val="-1"/>
        </w:rPr>
        <w:t xml:space="preserve"> </w:t>
      </w:r>
      <w:r>
        <w:t>KHẢ</w:t>
      </w:r>
      <w:r>
        <w:rPr>
          <w:spacing w:val="-2"/>
        </w:rPr>
        <w:t xml:space="preserve"> </w:t>
      </w:r>
      <w:r>
        <w:rPr>
          <w:spacing w:val="-4"/>
        </w:rPr>
        <w:t>KHÁNG</w:t>
      </w:r>
    </w:p>
    <w:p w14:paraId="0087721B" w14:textId="77777777" w:rsidR="00102A80" w:rsidRDefault="007C2211">
      <w:pPr>
        <w:pStyle w:val="oancuaDanhsach"/>
        <w:numPr>
          <w:ilvl w:val="0"/>
          <w:numId w:val="8"/>
        </w:numPr>
        <w:tabs>
          <w:tab w:val="left" w:pos="885"/>
        </w:tabs>
        <w:spacing w:before="271"/>
        <w:ind w:right="871"/>
        <w:rPr>
          <w:sz w:val="24"/>
        </w:rPr>
      </w:pPr>
      <w:r>
        <w:rPr>
          <w:sz w:val="24"/>
        </w:rPr>
        <w:t>Trong phạm vi của Hợp Đồng này, sự kiện bất khả kháng được hiểu là bất kỳ trường hợp nào vượt ngoài khả năng dự đoán và khả năng kiểm soát của một Bên, gây ảnh hưởng trực tiếp đến việc thực hiện nghĩa vụ của mỗi Bên trong phạm vi của Hợp</w:t>
      </w:r>
      <w:r>
        <w:rPr>
          <w:spacing w:val="40"/>
          <w:sz w:val="24"/>
        </w:rPr>
        <w:t xml:space="preserve"> </w:t>
      </w:r>
      <w:r>
        <w:rPr>
          <w:sz w:val="24"/>
        </w:rPr>
        <w:t>Đồng này, bao gồm, nhưng không giới hạn ở bất kỳ các hành động chiến tranh hoặc các hành động khác của lực lượng quân sự, khủng bố, bạo loạn, bạo động dân sự, phá hoại, hành động phá phách, hành động hoặc hạn chế của chính quyền hoặc của các cơ quan công quyền khác, dịch bệnh, tai nạn, hỏa hoạn, lũ lụt, động đất hoặc các thảm họa thiên nhiên khác hoặc thiên tai (nhưng không bao gồm các cuộc đình công và đóng</w:t>
      </w:r>
      <w:r>
        <w:rPr>
          <w:spacing w:val="20"/>
          <w:sz w:val="24"/>
        </w:rPr>
        <w:t xml:space="preserve"> </w:t>
      </w:r>
      <w:r>
        <w:rPr>
          <w:sz w:val="24"/>
        </w:rPr>
        <w:t>cửa</w:t>
      </w:r>
      <w:r>
        <w:rPr>
          <w:spacing w:val="21"/>
          <w:sz w:val="24"/>
        </w:rPr>
        <w:t xml:space="preserve"> </w:t>
      </w:r>
      <w:r>
        <w:rPr>
          <w:sz w:val="24"/>
        </w:rPr>
        <w:t>gây</w:t>
      </w:r>
      <w:r>
        <w:rPr>
          <w:spacing w:val="15"/>
          <w:sz w:val="24"/>
        </w:rPr>
        <w:t xml:space="preserve"> </w:t>
      </w:r>
      <w:r>
        <w:rPr>
          <w:sz w:val="24"/>
        </w:rPr>
        <w:t>áp</w:t>
      </w:r>
      <w:r>
        <w:rPr>
          <w:spacing w:val="22"/>
          <w:sz w:val="24"/>
        </w:rPr>
        <w:t xml:space="preserve"> </w:t>
      </w:r>
      <w:r>
        <w:rPr>
          <w:sz w:val="24"/>
        </w:rPr>
        <w:t>lực),</w:t>
      </w:r>
      <w:r>
        <w:rPr>
          <w:spacing w:val="19"/>
          <w:sz w:val="24"/>
        </w:rPr>
        <w:t xml:space="preserve"> </w:t>
      </w:r>
      <w:r>
        <w:rPr>
          <w:sz w:val="24"/>
        </w:rPr>
        <w:t>lỗi</w:t>
      </w:r>
      <w:r>
        <w:rPr>
          <w:spacing w:val="20"/>
          <w:sz w:val="24"/>
        </w:rPr>
        <w:t xml:space="preserve"> </w:t>
      </w:r>
      <w:r>
        <w:rPr>
          <w:sz w:val="24"/>
        </w:rPr>
        <w:t>của</w:t>
      </w:r>
      <w:r>
        <w:rPr>
          <w:spacing w:val="19"/>
          <w:sz w:val="24"/>
        </w:rPr>
        <w:t xml:space="preserve"> </w:t>
      </w:r>
      <w:r>
        <w:rPr>
          <w:sz w:val="24"/>
        </w:rPr>
        <w:t>hệ</w:t>
      </w:r>
      <w:r>
        <w:rPr>
          <w:spacing w:val="21"/>
          <w:sz w:val="24"/>
        </w:rPr>
        <w:t xml:space="preserve"> </w:t>
      </w:r>
      <w:r>
        <w:rPr>
          <w:sz w:val="24"/>
        </w:rPr>
        <w:t>thống</w:t>
      </w:r>
      <w:r>
        <w:rPr>
          <w:spacing w:val="20"/>
          <w:sz w:val="24"/>
        </w:rPr>
        <w:t xml:space="preserve"> </w:t>
      </w:r>
      <w:r>
        <w:rPr>
          <w:sz w:val="24"/>
        </w:rPr>
        <w:t>máy</w:t>
      </w:r>
      <w:r>
        <w:rPr>
          <w:spacing w:val="15"/>
          <w:sz w:val="24"/>
        </w:rPr>
        <w:t xml:space="preserve"> </w:t>
      </w:r>
      <w:r>
        <w:rPr>
          <w:sz w:val="24"/>
        </w:rPr>
        <w:t>tính,</w:t>
      </w:r>
      <w:r>
        <w:rPr>
          <w:spacing w:val="22"/>
          <w:sz w:val="24"/>
        </w:rPr>
        <w:t xml:space="preserve"> </w:t>
      </w:r>
      <w:proofErr w:type="spellStart"/>
      <w:r>
        <w:rPr>
          <w:sz w:val="24"/>
        </w:rPr>
        <w:t>virus</w:t>
      </w:r>
      <w:proofErr w:type="spellEnd"/>
      <w:r>
        <w:rPr>
          <w:sz w:val="24"/>
        </w:rPr>
        <w:t>,</w:t>
      </w:r>
      <w:r>
        <w:rPr>
          <w:spacing w:val="20"/>
          <w:sz w:val="24"/>
        </w:rPr>
        <w:t xml:space="preserve"> </w:t>
      </w:r>
      <w:proofErr w:type="spellStart"/>
      <w:r>
        <w:rPr>
          <w:sz w:val="24"/>
        </w:rPr>
        <w:t>hacker</w:t>
      </w:r>
      <w:proofErr w:type="spellEnd"/>
      <w:r>
        <w:rPr>
          <w:spacing w:val="19"/>
          <w:sz w:val="24"/>
        </w:rPr>
        <w:t xml:space="preserve"> </w:t>
      </w:r>
      <w:r>
        <w:rPr>
          <w:sz w:val="24"/>
        </w:rPr>
        <w:t>với</w:t>
      </w:r>
      <w:r>
        <w:rPr>
          <w:spacing w:val="21"/>
          <w:sz w:val="24"/>
        </w:rPr>
        <w:t xml:space="preserve"> </w:t>
      </w:r>
      <w:r>
        <w:rPr>
          <w:sz w:val="24"/>
        </w:rPr>
        <w:t>điều</w:t>
      </w:r>
      <w:r>
        <w:rPr>
          <w:spacing w:val="19"/>
          <w:sz w:val="24"/>
        </w:rPr>
        <w:t xml:space="preserve"> </w:t>
      </w:r>
      <w:r>
        <w:rPr>
          <w:sz w:val="24"/>
        </w:rPr>
        <w:t>kiện</w:t>
      </w:r>
      <w:r>
        <w:rPr>
          <w:spacing w:val="19"/>
          <w:sz w:val="24"/>
        </w:rPr>
        <w:t xml:space="preserve"> </w:t>
      </w:r>
      <w:r>
        <w:rPr>
          <w:sz w:val="24"/>
        </w:rPr>
        <w:t>là</w:t>
      </w:r>
      <w:r>
        <w:rPr>
          <w:spacing w:val="19"/>
          <w:sz w:val="24"/>
        </w:rPr>
        <w:t xml:space="preserve"> </w:t>
      </w:r>
      <w:r>
        <w:rPr>
          <w:sz w:val="24"/>
        </w:rPr>
        <w:t>tình</w:t>
      </w:r>
    </w:p>
    <w:p w14:paraId="673134D2" w14:textId="77777777" w:rsidR="00102A80" w:rsidRDefault="00102A80">
      <w:pPr>
        <w:pStyle w:val="oancuaDanhsach"/>
        <w:rPr>
          <w:sz w:val="24"/>
        </w:rPr>
        <w:sectPr w:rsidR="00102A80">
          <w:pgSz w:w="11910" w:h="16840"/>
          <w:pgMar w:top="980" w:right="566" w:bottom="800" w:left="1275" w:header="0" w:footer="618" w:gutter="0"/>
          <w:cols w:space="720"/>
        </w:sectPr>
      </w:pPr>
    </w:p>
    <w:p w14:paraId="65C45346" w14:textId="77777777" w:rsidR="00102A80" w:rsidRDefault="007C2211">
      <w:pPr>
        <w:pStyle w:val="ThnVnban"/>
        <w:spacing w:before="73"/>
        <w:ind w:left="885" w:right="874"/>
        <w:jc w:val="both"/>
      </w:pPr>
      <w:r>
        <w:lastRenderedPageBreak/>
        <w:t>huống hoặc nguyên nhân đó xảy ra không phải do hệ quả của sự không cẩn trọng và/hoặc thiếu trách nhiệm của Bên bị ảnh hưởng.</w:t>
      </w:r>
    </w:p>
    <w:p w14:paraId="37BB9AD1" w14:textId="77777777" w:rsidR="00102A80" w:rsidRDefault="00102A80">
      <w:pPr>
        <w:pStyle w:val="ThnVnban"/>
        <w:spacing w:before="1"/>
      </w:pPr>
    </w:p>
    <w:p w14:paraId="332F1D77" w14:textId="77777777" w:rsidR="00102A80" w:rsidRDefault="007C2211">
      <w:pPr>
        <w:pStyle w:val="oancuaDanhsach"/>
        <w:numPr>
          <w:ilvl w:val="0"/>
          <w:numId w:val="8"/>
        </w:numPr>
        <w:tabs>
          <w:tab w:val="left" w:pos="885"/>
        </w:tabs>
        <w:ind w:right="876"/>
        <w:rPr>
          <w:sz w:val="24"/>
        </w:rPr>
      </w:pPr>
      <w:r>
        <w:rPr>
          <w:sz w:val="24"/>
        </w:rPr>
        <w:t>Các Bên sẽ được miễn trừ việc thực hiện các nghĩa vụ trong Hợp Đồng này, nếu/và trong phạm vi của việc thực hiện nghĩa vụ này bị ngăn cản do Sự Kiện Bất Khả</w:t>
      </w:r>
      <w:r>
        <w:rPr>
          <w:spacing w:val="40"/>
          <w:sz w:val="24"/>
        </w:rPr>
        <w:t xml:space="preserve"> </w:t>
      </w:r>
      <w:r>
        <w:rPr>
          <w:sz w:val="24"/>
        </w:rPr>
        <w:t>Kháng và đã thi hành mọi biện pháp cần thiết để khắc phục.</w:t>
      </w:r>
    </w:p>
    <w:p w14:paraId="318A3A65" w14:textId="77777777" w:rsidR="00102A80" w:rsidRDefault="00102A80">
      <w:pPr>
        <w:pStyle w:val="ThnVnban"/>
      </w:pPr>
    </w:p>
    <w:p w14:paraId="1EEEF834" w14:textId="77777777" w:rsidR="00102A80" w:rsidRDefault="007C2211">
      <w:pPr>
        <w:pStyle w:val="ThnVnban"/>
        <w:ind w:left="885" w:right="871"/>
        <w:jc w:val="both"/>
      </w:pPr>
      <w:r>
        <w:t>Bên không thực hiện nghĩa vụ theo Hợp Đồng do ảnh hưởng trực tiếp bởi các sự kiện bất khả kháng trên phải ngay</w:t>
      </w:r>
      <w:r>
        <w:rPr>
          <w:spacing w:val="-2"/>
        </w:rPr>
        <w:t xml:space="preserve"> </w:t>
      </w:r>
      <w:r>
        <w:t>lập tức thông báo bằng văn bản cho Bên kia biết về việc bị ảnh hưởng tới trách nhiệm thực hiện các nghĩa vụ theo hợp đồng này.</w:t>
      </w:r>
    </w:p>
    <w:p w14:paraId="50B4AF9E" w14:textId="77777777" w:rsidR="00102A80" w:rsidRDefault="00102A80">
      <w:pPr>
        <w:pStyle w:val="ThnVnban"/>
      </w:pPr>
    </w:p>
    <w:p w14:paraId="3EC21A3D" w14:textId="77777777" w:rsidR="00102A80" w:rsidRDefault="007C2211">
      <w:pPr>
        <w:pStyle w:val="oancuaDanhsach"/>
        <w:numPr>
          <w:ilvl w:val="0"/>
          <w:numId w:val="8"/>
        </w:numPr>
        <w:tabs>
          <w:tab w:val="left" w:pos="885"/>
        </w:tabs>
        <w:ind w:right="873"/>
        <w:rPr>
          <w:sz w:val="24"/>
        </w:rPr>
      </w:pPr>
      <w:r>
        <w:rPr>
          <w:sz w:val="24"/>
        </w:rPr>
        <w:t>Nếu sự kiện bất khả kháng kéo dài hơn ba mươi (30) ngày liên tục, mỗi Bên đều có quyền chấm dứt Hợp Đồng này mà không cần phải bồi thường bất cứ một khoản tiền nào cho Bên kia.</w:t>
      </w:r>
    </w:p>
    <w:p w14:paraId="377567D5" w14:textId="77777777" w:rsidR="00102A80" w:rsidRDefault="00102A80">
      <w:pPr>
        <w:pStyle w:val="ThnVnban"/>
        <w:spacing w:before="5"/>
      </w:pPr>
    </w:p>
    <w:p w14:paraId="2E1D2FC5" w14:textId="77777777" w:rsidR="00102A80" w:rsidRDefault="007C2211">
      <w:pPr>
        <w:pStyle w:val="u2"/>
        <w:tabs>
          <w:tab w:val="left" w:pos="1605"/>
        </w:tabs>
      </w:pPr>
      <w:r>
        <w:t>ĐIỀU</w:t>
      </w:r>
      <w:r>
        <w:rPr>
          <w:spacing w:val="-4"/>
        </w:rPr>
        <w:t xml:space="preserve"> </w:t>
      </w:r>
      <w:r>
        <w:rPr>
          <w:spacing w:val="-5"/>
        </w:rPr>
        <w:t>8.</w:t>
      </w:r>
      <w:r>
        <w:tab/>
        <w:t>QUYỀN</w:t>
      </w:r>
      <w:r>
        <w:rPr>
          <w:spacing w:val="-3"/>
        </w:rPr>
        <w:t xml:space="preserve"> </w:t>
      </w:r>
      <w:r>
        <w:t>SỞ</w:t>
      </w:r>
      <w:r>
        <w:rPr>
          <w:spacing w:val="-2"/>
        </w:rPr>
        <w:t xml:space="preserve"> </w:t>
      </w:r>
      <w:r>
        <w:t>HỮU</w:t>
      </w:r>
      <w:r>
        <w:rPr>
          <w:spacing w:val="-2"/>
        </w:rPr>
        <w:t xml:space="preserve"> </w:t>
      </w:r>
      <w:r>
        <w:t>TRÍ</w:t>
      </w:r>
      <w:r>
        <w:rPr>
          <w:spacing w:val="-4"/>
        </w:rPr>
        <w:t xml:space="preserve"> </w:t>
      </w:r>
      <w:r>
        <w:rPr>
          <w:spacing w:val="-5"/>
        </w:rPr>
        <w:t>TUỆ</w:t>
      </w:r>
    </w:p>
    <w:p w14:paraId="30BE66CB" w14:textId="77777777" w:rsidR="00102A80" w:rsidRDefault="007C2211">
      <w:pPr>
        <w:pStyle w:val="oancuaDanhsach"/>
        <w:numPr>
          <w:ilvl w:val="0"/>
          <w:numId w:val="9"/>
        </w:numPr>
        <w:tabs>
          <w:tab w:val="left" w:pos="885"/>
        </w:tabs>
        <w:spacing w:before="272"/>
        <w:ind w:right="869"/>
        <w:rPr>
          <w:sz w:val="24"/>
        </w:rPr>
      </w:pPr>
      <w:r>
        <w:rPr>
          <w:sz w:val="24"/>
        </w:rPr>
        <w:t>Không điều khoản nào trong Hợp Đồng này xâm phạm đến Quyền Sở Hữu Trí Tuệ</w:t>
      </w:r>
      <w:r>
        <w:rPr>
          <w:spacing w:val="40"/>
          <w:sz w:val="24"/>
        </w:rPr>
        <w:t xml:space="preserve"> </w:t>
      </w:r>
      <w:r>
        <w:rPr>
          <w:sz w:val="24"/>
        </w:rPr>
        <w:t>mà</w:t>
      </w:r>
      <w:r>
        <w:rPr>
          <w:spacing w:val="-2"/>
          <w:sz w:val="24"/>
        </w:rPr>
        <w:t xml:space="preserve"> </w:t>
      </w:r>
      <w:r>
        <w:rPr>
          <w:sz w:val="24"/>
        </w:rPr>
        <w:t>Bên Mua</w:t>
      </w:r>
      <w:r>
        <w:rPr>
          <w:spacing w:val="-3"/>
          <w:sz w:val="24"/>
        </w:rPr>
        <w:t xml:space="preserve"> </w:t>
      </w:r>
      <w:r>
        <w:rPr>
          <w:sz w:val="24"/>
        </w:rPr>
        <w:t>đã</w:t>
      </w:r>
      <w:r>
        <w:rPr>
          <w:spacing w:val="-1"/>
          <w:sz w:val="24"/>
        </w:rPr>
        <w:t xml:space="preserve"> </w:t>
      </w:r>
      <w:r>
        <w:rPr>
          <w:sz w:val="24"/>
        </w:rPr>
        <w:t>có</w:t>
      </w:r>
      <w:r>
        <w:rPr>
          <w:spacing w:val="-2"/>
          <w:sz w:val="24"/>
        </w:rPr>
        <w:t xml:space="preserve"> </w:t>
      </w:r>
      <w:r>
        <w:rPr>
          <w:sz w:val="24"/>
        </w:rPr>
        <w:t>trước</w:t>
      </w:r>
      <w:r>
        <w:rPr>
          <w:spacing w:val="-1"/>
          <w:sz w:val="24"/>
        </w:rPr>
        <w:t xml:space="preserve"> </w:t>
      </w:r>
      <w:r>
        <w:rPr>
          <w:sz w:val="24"/>
        </w:rPr>
        <w:t>thời</w:t>
      </w:r>
      <w:r>
        <w:rPr>
          <w:spacing w:val="-2"/>
          <w:sz w:val="24"/>
        </w:rPr>
        <w:t xml:space="preserve"> </w:t>
      </w:r>
      <w:r>
        <w:rPr>
          <w:sz w:val="24"/>
        </w:rPr>
        <w:t>điểm</w:t>
      </w:r>
      <w:r>
        <w:rPr>
          <w:spacing w:val="-2"/>
          <w:sz w:val="24"/>
        </w:rPr>
        <w:t xml:space="preserve"> </w:t>
      </w:r>
      <w:r>
        <w:rPr>
          <w:sz w:val="24"/>
        </w:rPr>
        <w:t>ký</w:t>
      </w:r>
      <w:r>
        <w:rPr>
          <w:spacing w:val="-7"/>
          <w:sz w:val="24"/>
        </w:rPr>
        <w:t xml:space="preserve"> </w:t>
      </w:r>
      <w:r>
        <w:rPr>
          <w:sz w:val="24"/>
        </w:rPr>
        <w:t>kết</w:t>
      </w:r>
      <w:r>
        <w:rPr>
          <w:spacing w:val="-2"/>
          <w:sz w:val="24"/>
        </w:rPr>
        <w:t xml:space="preserve"> </w:t>
      </w:r>
      <w:r>
        <w:rPr>
          <w:sz w:val="24"/>
        </w:rPr>
        <w:t>Hợp Đồng</w:t>
      </w:r>
      <w:r>
        <w:rPr>
          <w:spacing w:val="-5"/>
          <w:sz w:val="24"/>
        </w:rPr>
        <w:t xml:space="preserve"> </w:t>
      </w:r>
      <w:r>
        <w:rPr>
          <w:sz w:val="24"/>
        </w:rPr>
        <w:t>này</w:t>
      </w:r>
      <w:r>
        <w:rPr>
          <w:spacing w:val="-4"/>
          <w:sz w:val="24"/>
        </w:rPr>
        <w:t xml:space="preserve"> </w:t>
      </w:r>
      <w:r>
        <w:rPr>
          <w:sz w:val="24"/>
        </w:rPr>
        <w:t>hoặc</w:t>
      </w:r>
      <w:r>
        <w:rPr>
          <w:spacing w:val="-1"/>
          <w:sz w:val="24"/>
        </w:rPr>
        <w:t xml:space="preserve"> </w:t>
      </w:r>
      <w:r>
        <w:rPr>
          <w:sz w:val="24"/>
        </w:rPr>
        <w:t>tạo</w:t>
      </w:r>
      <w:r>
        <w:rPr>
          <w:spacing w:val="-2"/>
          <w:sz w:val="24"/>
        </w:rPr>
        <w:t xml:space="preserve"> </w:t>
      </w:r>
      <w:r>
        <w:rPr>
          <w:sz w:val="24"/>
        </w:rPr>
        <w:t>ra</w:t>
      </w:r>
      <w:r>
        <w:rPr>
          <w:spacing w:val="-3"/>
          <w:sz w:val="24"/>
        </w:rPr>
        <w:t xml:space="preserve"> </w:t>
      </w:r>
      <w:r>
        <w:rPr>
          <w:sz w:val="24"/>
        </w:rPr>
        <w:t>một</w:t>
      </w:r>
      <w:r>
        <w:rPr>
          <w:spacing w:val="-2"/>
          <w:sz w:val="24"/>
        </w:rPr>
        <w:t xml:space="preserve"> </w:t>
      </w:r>
      <w:r>
        <w:rPr>
          <w:sz w:val="24"/>
        </w:rPr>
        <w:t>cách</w:t>
      </w:r>
      <w:r>
        <w:rPr>
          <w:spacing w:val="-2"/>
          <w:sz w:val="24"/>
        </w:rPr>
        <w:t xml:space="preserve"> </w:t>
      </w:r>
      <w:r>
        <w:rPr>
          <w:sz w:val="24"/>
        </w:rPr>
        <w:t>độc</w:t>
      </w:r>
      <w:r>
        <w:rPr>
          <w:spacing w:val="-3"/>
          <w:sz w:val="24"/>
        </w:rPr>
        <w:t xml:space="preserve"> </w:t>
      </w:r>
      <w:r>
        <w:rPr>
          <w:sz w:val="24"/>
        </w:rPr>
        <w:t>lập với Hợp Đồng này.</w:t>
      </w:r>
    </w:p>
    <w:p w14:paraId="137A4580" w14:textId="77777777" w:rsidR="00102A80" w:rsidRDefault="00102A80">
      <w:pPr>
        <w:pStyle w:val="ThnVnban"/>
      </w:pPr>
    </w:p>
    <w:p w14:paraId="54C90B7A" w14:textId="77777777" w:rsidR="00102A80" w:rsidRDefault="007C2211">
      <w:pPr>
        <w:pStyle w:val="oancuaDanhsach"/>
        <w:numPr>
          <w:ilvl w:val="0"/>
          <w:numId w:val="9"/>
        </w:numPr>
        <w:tabs>
          <w:tab w:val="left" w:pos="885"/>
        </w:tabs>
        <w:ind w:right="870"/>
        <w:rPr>
          <w:sz w:val="24"/>
        </w:rPr>
      </w:pPr>
      <w:r>
        <w:rPr>
          <w:sz w:val="24"/>
        </w:rPr>
        <w:t>Bên Bán có thể sử dụng các quyền sở hữu trí tuệ nêu tại Khoản 1 Điều này với điều kiện được sự đồng ý trước bằng văn bản của Bên Mua. Để tránh hiểu lầm, Các Bên thừa nhận rằng không tồn tại bất kỳ nội dung nào (dù là trực tiếp hay gián tiếp) thể hiện ý</w:t>
      </w:r>
      <w:r>
        <w:rPr>
          <w:spacing w:val="-5"/>
          <w:sz w:val="24"/>
        </w:rPr>
        <w:t xml:space="preserve"> </w:t>
      </w:r>
      <w:r>
        <w:rPr>
          <w:sz w:val="24"/>
        </w:rPr>
        <w:t>định của Bên Mua về</w:t>
      </w:r>
      <w:r>
        <w:rPr>
          <w:spacing w:val="-1"/>
          <w:sz w:val="24"/>
        </w:rPr>
        <w:t xml:space="preserve"> </w:t>
      </w:r>
      <w:r>
        <w:rPr>
          <w:sz w:val="24"/>
        </w:rPr>
        <w:t>việc</w:t>
      </w:r>
      <w:r>
        <w:rPr>
          <w:spacing w:val="-2"/>
          <w:sz w:val="24"/>
        </w:rPr>
        <w:t xml:space="preserve"> </w:t>
      </w:r>
      <w:r>
        <w:rPr>
          <w:sz w:val="24"/>
        </w:rPr>
        <w:t>chuyển giao quyền sở hữu trí tuệ hoặc</w:t>
      </w:r>
      <w:r>
        <w:rPr>
          <w:spacing w:val="-1"/>
          <w:sz w:val="24"/>
        </w:rPr>
        <w:t xml:space="preserve"> </w:t>
      </w:r>
      <w:r>
        <w:rPr>
          <w:sz w:val="24"/>
        </w:rPr>
        <w:t>cho phép Bên Bán chuyển giao quyền sử dụng đối với tài sản trí tuệ cho bất kỳ</w:t>
      </w:r>
      <w:r>
        <w:rPr>
          <w:spacing w:val="-4"/>
          <w:sz w:val="24"/>
        </w:rPr>
        <w:t xml:space="preserve"> </w:t>
      </w:r>
      <w:r>
        <w:rPr>
          <w:sz w:val="24"/>
        </w:rPr>
        <w:t>bên thứ ba nào khác.</w:t>
      </w:r>
    </w:p>
    <w:p w14:paraId="3FCA2834" w14:textId="77777777" w:rsidR="00102A80" w:rsidRDefault="00102A80">
      <w:pPr>
        <w:pStyle w:val="ThnVnban"/>
      </w:pPr>
    </w:p>
    <w:p w14:paraId="49752769" w14:textId="77777777" w:rsidR="00102A80" w:rsidRDefault="007C2211">
      <w:pPr>
        <w:pStyle w:val="oancuaDanhsach"/>
        <w:numPr>
          <w:ilvl w:val="0"/>
          <w:numId w:val="9"/>
        </w:numPr>
        <w:tabs>
          <w:tab w:val="left" w:pos="885"/>
        </w:tabs>
        <w:ind w:right="871"/>
        <w:rPr>
          <w:sz w:val="24"/>
        </w:rPr>
      </w:pPr>
      <w:r>
        <w:rPr>
          <w:sz w:val="24"/>
        </w:rPr>
        <w:t>Hàng Hóa tạo ra từ Hợp Đồng không làm xâm phạm đến quyền sở hữu trí tuệ của các bên khác. Tất cả các quyền sở hữu trí tuệ đối với Hàng Hóa được tạo ra bởi Bên Bán, dù là riêng rẽ hoặc kết hợp với các bên khác, dù là có nghiệm thu hay không được nghiệm thu sẽ thuộc quyền sở hữu của Bên Mua. Nếu sản phẩm chưa đăng ký quyền sở hữu trí tuệ của Bên Bán hoặc các bên khác thì Bên Bán tại đây đảm bảo cho Bên Mua được quyền sử dụng miễn phí, không độc quyền và không hủy ngang quyền sở hữu trí tuệ đó trên phạm vi toàn thế giới chỉ với mục đích thực hiện Hợp Đồng này.</w:t>
      </w:r>
    </w:p>
    <w:p w14:paraId="2E75BCCA" w14:textId="77777777" w:rsidR="00102A80" w:rsidRDefault="00102A80">
      <w:pPr>
        <w:pStyle w:val="ThnVnban"/>
      </w:pPr>
    </w:p>
    <w:p w14:paraId="75D85C75" w14:textId="77777777" w:rsidR="00102A80" w:rsidRDefault="007C2211">
      <w:pPr>
        <w:pStyle w:val="oancuaDanhsach"/>
        <w:numPr>
          <w:ilvl w:val="0"/>
          <w:numId w:val="9"/>
        </w:numPr>
        <w:tabs>
          <w:tab w:val="left" w:pos="885"/>
        </w:tabs>
        <w:ind w:right="869"/>
        <w:rPr>
          <w:sz w:val="24"/>
        </w:rPr>
      </w:pPr>
      <w:r>
        <w:rPr>
          <w:sz w:val="24"/>
        </w:rPr>
        <w:t>Trong trường hợp có bất cứ yêu cầu nào liên quan đến quyền sở hữu trí tuệ của các bên khác có thể ngăn cản hoặc hạn chế Bên Mua sử dụng Hàng Hóa, Bên Bán phải thực hiện một trong</w:t>
      </w:r>
      <w:r>
        <w:rPr>
          <w:spacing w:val="-1"/>
          <w:sz w:val="24"/>
        </w:rPr>
        <w:t xml:space="preserve"> </w:t>
      </w:r>
      <w:r>
        <w:rPr>
          <w:sz w:val="24"/>
        </w:rPr>
        <w:t>số các hành động sau đây</w:t>
      </w:r>
      <w:r>
        <w:rPr>
          <w:spacing w:val="-5"/>
          <w:sz w:val="24"/>
        </w:rPr>
        <w:t xml:space="preserve"> </w:t>
      </w:r>
      <w:r>
        <w:rPr>
          <w:sz w:val="24"/>
        </w:rPr>
        <w:t>bằng chi phí của mình: (i) đảm bảo cho Bên Mua quyền tiếp tục được sử dụng Hàng Hóa hoặc (</w:t>
      </w:r>
      <w:proofErr w:type="spellStart"/>
      <w:r>
        <w:rPr>
          <w:sz w:val="24"/>
        </w:rPr>
        <w:t>ii</w:t>
      </w:r>
      <w:proofErr w:type="spellEnd"/>
      <w:r>
        <w:rPr>
          <w:sz w:val="24"/>
        </w:rPr>
        <w:t>) điều chỉnh hoặc thay đổi Hàng</w:t>
      </w:r>
      <w:r>
        <w:rPr>
          <w:spacing w:val="-1"/>
          <w:sz w:val="24"/>
        </w:rPr>
        <w:t xml:space="preserve"> </w:t>
      </w:r>
      <w:r>
        <w:rPr>
          <w:sz w:val="24"/>
        </w:rPr>
        <w:t>Hóa bằng</w:t>
      </w:r>
      <w:r>
        <w:rPr>
          <w:spacing w:val="-1"/>
          <w:sz w:val="24"/>
        </w:rPr>
        <w:t xml:space="preserve"> </w:t>
      </w:r>
      <w:r>
        <w:rPr>
          <w:sz w:val="24"/>
        </w:rPr>
        <w:t>Hàng</w:t>
      </w:r>
      <w:r>
        <w:rPr>
          <w:spacing w:val="-1"/>
          <w:sz w:val="24"/>
        </w:rPr>
        <w:t xml:space="preserve"> </w:t>
      </w:r>
      <w:r>
        <w:rPr>
          <w:sz w:val="24"/>
        </w:rPr>
        <w:t>Hóa khác về bản chất tương tự hoặc tốt hơn Hàng</w:t>
      </w:r>
      <w:r>
        <w:rPr>
          <w:spacing w:val="-1"/>
          <w:sz w:val="24"/>
        </w:rPr>
        <w:t xml:space="preserve"> </w:t>
      </w:r>
      <w:r>
        <w:rPr>
          <w:sz w:val="24"/>
        </w:rPr>
        <w:t>Hóa ban đầu.</w:t>
      </w:r>
    </w:p>
    <w:p w14:paraId="085FF4DC" w14:textId="77777777" w:rsidR="00102A80" w:rsidRDefault="00102A80">
      <w:pPr>
        <w:pStyle w:val="ThnVnban"/>
        <w:spacing w:before="6"/>
      </w:pPr>
    </w:p>
    <w:p w14:paraId="6441553D" w14:textId="77777777" w:rsidR="00102A80" w:rsidRDefault="007C2211">
      <w:pPr>
        <w:pStyle w:val="u2"/>
        <w:tabs>
          <w:tab w:val="left" w:pos="1605"/>
        </w:tabs>
      </w:pPr>
      <w:r>
        <w:t>ĐIỀU</w:t>
      </w:r>
      <w:r>
        <w:rPr>
          <w:spacing w:val="-4"/>
        </w:rPr>
        <w:t xml:space="preserve"> </w:t>
      </w:r>
      <w:r>
        <w:rPr>
          <w:spacing w:val="-5"/>
        </w:rPr>
        <w:t>9.</w:t>
      </w:r>
      <w:r>
        <w:tab/>
        <w:t>ĐIỀU</w:t>
      </w:r>
      <w:r>
        <w:rPr>
          <w:spacing w:val="-6"/>
        </w:rPr>
        <w:t xml:space="preserve"> </w:t>
      </w:r>
      <w:r>
        <w:t>KHOẢN</w:t>
      </w:r>
      <w:r>
        <w:rPr>
          <w:spacing w:val="-4"/>
        </w:rPr>
        <w:t xml:space="preserve"> </w:t>
      </w:r>
      <w:r>
        <w:rPr>
          <w:spacing w:val="-2"/>
        </w:rPr>
        <w:t>CHUNG</w:t>
      </w:r>
    </w:p>
    <w:p w14:paraId="397003A4" w14:textId="77777777" w:rsidR="00102A80" w:rsidRDefault="007C2211">
      <w:pPr>
        <w:pStyle w:val="oancuaDanhsach"/>
        <w:numPr>
          <w:ilvl w:val="0"/>
          <w:numId w:val="10"/>
        </w:numPr>
        <w:tabs>
          <w:tab w:val="left" w:pos="885"/>
        </w:tabs>
        <w:spacing w:before="271"/>
        <w:ind w:right="870"/>
        <w:rPr>
          <w:sz w:val="24"/>
        </w:rPr>
      </w:pPr>
      <w:r>
        <w:rPr>
          <w:sz w:val="24"/>
        </w:rPr>
        <w:t>Không Bên nào được chuyển nhượng quyền và nghĩa vụ theo Hợp Đồng này cho bên thứ ba trừ khi có sự đồng ý bằng văn bản chính thức của Bên kia.</w:t>
      </w:r>
    </w:p>
    <w:p w14:paraId="1948756F" w14:textId="77777777" w:rsidR="00102A80" w:rsidRDefault="00102A80">
      <w:pPr>
        <w:pStyle w:val="ThnVnban"/>
      </w:pPr>
    </w:p>
    <w:p w14:paraId="0BCDE869" w14:textId="77777777" w:rsidR="00102A80" w:rsidRDefault="007C2211">
      <w:pPr>
        <w:pStyle w:val="oancuaDanhsach"/>
        <w:numPr>
          <w:ilvl w:val="0"/>
          <w:numId w:val="10"/>
        </w:numPr>
        <w:tabs>
          <w:tab w:val="left" w:pos="885"/>
        </w:tabs>
        <w:ind w:right="870"/>
        <w:rPr>
          <w:sz w:val="24"/>
        </w:rPr>
      </w:pPr>
      <w:r>
        <w:rPr>
          <w:sz w:val="24"/>
        </w:rPr>
        <w:t>Hai Bên cam kết rằng mọi thông tin từ/bởi/có liên quan đến Hợp Đồng này đều được coi là thông tin mật và Các Bên không tiết lộ Thông Tin Mật cho bất kỳ Bên thứ ba nào. Điều khoản này</w:t>
      </w:r>
      <w:r>
        <w:rPr>
          <w:spacing w:val="-3"/>
          <w:sz w:val="24"/>
        </w:rPr>
        <w:t xml:space="preserve"> </w:t>
      </w:r>
      <w:r>
        <w:rPr>
          <w:sz w:val="24"/>
        </w:rPr>
        <w:t>sẽ giữ nguyên giá trị hiệu lực trong thời hạn 12 (mười</w:t>
      </w:r>
      <w:r>
        <w:rPr>
          <w:spacing w:val="-2"/>
          <w:sz w:val="24"/>
        </w:rPr>
        <w:t xml:space="preserve"> </w:t>
      </w:r>
      <w:r>
        <w:rPr>
          <w:sz w:val="24"/>
        </w:rPr>
        <w:t>hai) tháng kể từ thời điểm chấm dứt Hợp Đồng.</w:t>
      </w:r>
    </w:p>
    <w:p w14:paraId="7559C9C0" w14:textId="77777777" w:rsidR="00102A80" w:rsidRDefault="00102A80">
      <w:pPr>
        <w:pStyle w:val="oancuaDanhsach"/>
        <w:rPr>
          <w:sz w:val="24"/>
        </w:rPr>
        <w:sectPr w:rsidR="00102A80">
          <w:pgSz w:w="11910" w:h="16840"/>
          <w:pgMar w:top="980" w:right="566" w:bottom="800" w:left="1275" w:header="0" w:footer="618" w:gutter="0"/>
          <w:cols w:space="720"/>
        </w:sectPr>
      </w:pPr>
    </w:p>
    <w:p w14:paraId="109DC124" w14:textId="77777777" w:rsidR="00102A80" w:rsidRDefault="007C2211">
      <w:pPr>
        <w:pStyle w:val="oancuaDanhsach"/>
        <w:numPr>
          <w:ilvl w:val="0"/>
          <w:numId w:val="10"/>
        </w:numPr>
        <w:tabs>
          <w:tab w:val="left" w:pos="885"/>
        </w:tabs>
        <w:spacing w:before="73"/>
        <w:ind w:right="871"/>
        <w:rPr>
          <w:sz w:val="24"/>
        </w:rPr>
      </w:pPr>
      <w:r>
        <w:rPr>
          <w:sz w:val="24"/>
        </w:rPr>
        <w:lastRenderedPageBreak/>
        <w:t xml:space="preserve">Trong trường hợp </w:t>
      </w:r>
      <w:proofErr w:type="spellStart"/>
      <w:r>
        <w:rPr>
          <w:sz w:val="24"/>
        </w:rPr>
        <w:t>Hợp</w:t>
      </w:r>
      <w:proofErr w:type="spellEnd"/>
      <w:r>
        <w:rPr>
          <w:sz w:val="24"/>
        </w:rPr>
        <w:t xml:space="preserve"> Đồng chấm dứt do sự vi phạm nghĩa vụ của một Bên, Bên vi phạm phải chịu phạt 08% giá trị nghĩa vụ bị vi phạm và bồi thường toàn bộ thiệt hại cho Bên còn lại. Nếu Bên vi phạm là Bên Bán, ngoài các khoản phạt và bồi thường nêu trên, Bên Bán còn phải hoàn trả lại cho Bên Mua toàn bộ số tiền mà Bên Mua đã thanh toán trước cho Bên Bán.</w:t>
      </w:r>
    </w:p>
    <w:p w14:paraId="0F073542" w14:textId="77777777" w:rsidR="00102A80" w:rsidRDefault="00102A80">
      <w:pPr>
        <w:pStyle w:val="ThnVnban"/>
        <w:spacing w:before="1"/>
      </w:pPr>
    </w:p>
    <w:p w14:paraId="2292DAC7" w14:textId="77777777" w:rsidR="00102A80" w:rsidRDefault="007C2211">
      <w:pPr>
        <w:pStyle w:val="oancuaDanhsach"/>
        <w:numPr>
          <w:ilvl w:val="0"/>
          <w:numId w:val="10"/>
        </w:numPr>
        <w:tabs>
          <w:tab w:val="left" w:pos="885"/>
        </w:tabs>
        <w:ind w:right="870"/>
        <w:rPr>
          <w:sz w:val="24"/>
        </w:rPr>
      </w:pPr>
      <w:r>
        <w:rPr>
          <w:sz w:val="24"/>
        </w:rPr>
        <w:t xml:space="preserve">Trường hợp Bên nào đơn phương chấm dứt Hợp Đồng mà không do lỗi của Bên còn lại thì Bên đơn phương chấm dứt phải chịu phạt 08% tổng giá trị Hợp Đồng và bồi thường toàn bộ thiệt hại cho Bên bị vi phạm. Nếu Bên đơn phương chấm dứt Hợp Đồng là Bên Bán thì ngoài các khoản phạt và bồi thường nêu trên, Bên Bán còn phải hoàn trả lại cho Bên Mua toàn bộ số tiền mà Bên Mua đã thanh toán trước cho Bên </w:t>
      </w:r>
      <w:r>
        <w:rPr>
          <w:spacing w:val="-4"/>
          <w:sz w:val="24"/>
        </w:rPr>
        <w:t>Bán.</w:t>
      </w:r>
    </w:p>
    <w:p w14:paraId="76DFC7CD" w14:textId="77777777" w:rsidR="00102A80" w:rsidRDefault="00102A80">
      <w:pPr>
        <w:pStyle w:val="ThnVnban"/>
      </w:pPr>
    </w:p>
    <w:p w14:paraId="0200F691" w14:textId="77777777" w:rsidR="00102A80" w:rsidRDefault="007C2211">
      <w:pPr>
        <w:pStyle w:val="oancuaDanhsach"/>
        <w:numPr>
          <w:ilvl w:val="0"/>
          <w:numId w:val="10"/>
        </w:numPr>
        <w:tabs>
          <w:tab w:val="left" w:pos="885"/>
        </w:tabs>
        <w:ind w:right="868"/>
        <w:rPr>
          <w:sz w:val="24"/>
        </w:rPr>
      </w:pPr>
      <w:r>
        <w:rPr>
          <w:sz w:val="24"/>
        </w:rPr>
        <w:t>Trong quá</w:t>
      </w:r>
      <w:r>
        <w:rPr>
          <w:spacing w:val="-1"/>
          <w:sz w:val="24"/>
        </w:rPr>
        <w:t xml:space="preserve"> </w:t>
      </w:r>
      <w:r>
        <w:rPr>
          <w:sz w:val="24"/>
        </w:rPr>
        <w:t>trình thực hiện Hợp</w:t>
      </w:r>
      <w:r>
        <w:rPr>
          <w:spacing w:val="-1"/>
          <w:sz w:val="24"/>
        </w:rPr>
        <w:t xml:space="preserve"> </w:t>
      </w:r>
      <w:r>
        <w:rPr>
          <w:sz w:val="24"/>
        </w:rPr>
        <w:t>Đồng, nếu có xảy</w:t>
      </w:r>
      <w:r>
        <w:rPr>
          <w:spacing w:val="-3"/>
          <w:sz w:val="24"/>
        </w:rPr>
        <w:t xml:space="preserve"> </w:t>
      </w:r>
      <w:r>
        <w:rPr>
          <w:sz w:val="24"/>
        </w:rPr>
        <w:t>ra</w:t>
      </w:r>
      <w:r>
        <w:rPr>
          <w:spacing w:val="-2"/>
          <w:sz w:val="24"/>
        </w:rPr>
        <w:t xml:space="preserve"> </w:t>
      </w:r>
      <w:r>
        <w:rPr>
          <w:sz w:val="24"/>
        </w:rPr>
        <w:t>tranh chấp, khiếu nại các Bên giải quyết trên cơ sở thương lượng, tôn trọng quyền và lợi ích hợp pháp của nhau. Trường hợp không thể tự giải quyết được bằng thương lượng trong vòng 15 ngày kể từ ngày phát sinh tranh chấp, khiếu nại, thì vụ việc sẽ được đưa ra giải quyết tại Trung tâm Trọng tài Thương Nhân Việt Nam (VTA) theo Quy tắc tố tụng trọng tài của Trung</w:t>
      </w:r>
      <w:r>
        <w:rPr>
          <w:spacing w:val="40"/>
          <w:sz w:val="24"/>
        </w:rPr>
        <w:t xml:space="preserve"> </w:t>
      </w:r>
      <w:r>
        <w:rPr>
          <w:sz w:val="24"/>
        </w:rPr>
        <w:t>tâm này, địa điểm tố tụng trọng tài tại Thành phố Hồ Chí Minh, ngôn ngữ sử dụng là tiếng Việt, luật áp dụng giải quyết là pháp luật Việt Nam. Quyết định của Trọng tài là chung thẩm và có giá trị ràng buộc Các Bên. Bên thua kiện sẽ chịu toàn bộ chi phí</w:t>
      </w:r>
      <w:r>
        <w:rPr>
          <w:spacing w:val="40"/>
          <w:sz w:val="24"/>
        </w:rPr>
        <w:t xml:space="preserve"> </w:t>
      </w:r>
      <w:r>
        <w:rPr>
          <w:sz w:val="24"/>
        </w:rPr>
        <w:t>liên quan phát sinh.</w:t>
      </w:r>
    </w:p>
    <w:p w14:paraId="79FFCC26" w14:textId="77777777" w:rsidR="00102A80" w:rsidRDefault="00102A80">
      <w:pPr>
        <w:pStyle w:val="ThnVnban"/>
        <w:spacing w:before="1"/>
      </w:pPr>
    </w:p>
    <w:p w14:paraId="6547C5D7" w14:textId="77777777" w:rsidR="00102A80" w:rsidRDefault="007C2211">
      <w:pPr>
        <w:pStyle w:val="oancuaDanhsach"/>
        <w:numPr>
          <w:ilvl w:val="0"/>
          <w:numId w:val="10"/>
        </w:numPr>
        <w:tabs>
          <w:tab w:val="left" w:pos="885"/>
        </w:tabs>
        <w:ind w:right="872"/>
        <w:rPr>
          <w:sz w:val="24"/>
        </w:rPr>
      </w:pPr>
      <w:r>
        <w:rPr>
          <w:sz w:val="24"/>
        </w:rPr>
        <w:t>Hợp Đồng này cùng toàn bộ các phụ lục kèm theo tạo thành toàn bộ thỏa thuận giữa Bên Bán và Bên Mua. Việc sửa đổi hay bổ sung bất kỳ nội dung nào của Hợp Đồng hay</w:t>
      </w:r>
      <w:r>
        <w:rPr>
          <w:spacing w:val="-6"/>
          <w:sz w:val="24"/>
        </w:rPr>
        <w:t xml:space="preserve"> </w:t>
      </w:r>
      <w:r>
        <w:rPr>
          <w:sz w:val="24"/>
        </w:rPr>
        <w:t>phụ</w:t>
      </w:r>
      <w:r>
        <w:rPr>
          <w:spacing w:val="-1"/>
          <w:sz w:val="24"/>
        </w:rPr>
        <w:t xml:space="preserve"> </w:t>
      </w:r>
      <w:r>
        <w:rPr>
          <w:sz w:val="24"/>
        </w:rPr>
        <w:t>lục</w:t>
      </w:r>
      <w:r>
        <w:rPr>
          <w:spacing w:val="-2"/>
          <w:sz w:val="24"/>
        </w:rPr>
        <w:t xml:space="preserve"> </w:t>
      </w:r>
      <w:r>
        <w:rPr>
          <w:sz w:val="24"/>
        </w:rPr>
        <w:t>kèm</w:t>
      </w:r>
      <w:r>
        <w:rPr>
          <w:spacing w:val="-1"/>
          <w:sz w:val="24"/>
        </w:rPr>
        <w:t xml:space="preserve"> </w:t>
      </w:r>
      <w:r>
        <w:rPr>
          <w:sz w:val="24"/>
        </w:rPr>
        <w:t>theo</w:t>
      </w:r>
      <w:r>
        <w:rPr>
          <w:spacing w:val="-1"/>
          <w:sz w:val="24"/>
        </w:rPr>
        <w:t xml:space="preserve"> </w:t>
      </w:r>
      <w:r>
        <w:rPr>
          <w:sz w:val="24"/>
        </w:rPr>
        <w:t>chỉ được</w:t>
      </w:r>
      <w:r>
        <w:rPr>
          <w:spacing w:val="-3"/>
          <w:sz w:val="24"/>
        </w:rPr>
        <w:t xml:space="preserve"> </w:t>
      </w:r>
      <w:r>
        <w:rPr>
          <w:sz w:val="24"/>
        </w:rPr>
        <w:t>thực</w:t>
      </w:r>
      <w:r>
        <w:rPr>
          <w:spacing w:val="-2"/>
          <w:sz w:val="24"/>
        </w:rPr>
        <w:t xml:space="preserve"> </w:t>
      </w:r>
      <w:r>
        <w:rPr>
          <w:sz w:val="24"/>
        </w:rPr>
        <w:t>hiện</w:t>
      </w:r>
      <w:r>
        <w:rPr>
          <w:spacing w:val="-1"/>
          <w:sz w:val="24"/>
        </w:rPr>
        <w:t xml:space="preserve"> </w:t>
      </w:r>
      <w:r>
        <w:rPr>
          <w:sz w:val="24"/>
        </w:rPr>
        <w:t>sau</w:t>
      </w:r>
      <w:r>
        <w:rPr>
          <w:spacing w:val="-1"/>
          <w:sz w:val="24"/>
        </w:rPr>
        <w:t xml:space="preserve"> </w:t>
      </w:r>
      <w:r>
        <w:rPr>
          <w:sz w:val="24"/>
        </w:rPr>
        <w:t>khi Các</w:t>
      </w:r>
      <w:r>
        <w:rPr>
          <w:spacing w:val="-2"/>
          <w:sz w:val="24"/>
        </w:rPr>
        <w:t xml:space="preserve"> </w:t>
      </w:r>
      <w:r>
        <w:rPr>
          <w:sz w:val="24"/>
        </w:rPr>
        <w:t>Bên</w:t>
      </w:r>
      <w:r>
        <w:rPr>
          <w:spacing w:val="-1"/>
          <w:sz w:val="24"/>
        </w:rPr>
        <w:t xml:space="preserve"> </w:t>
      </w:r>
      <w:r>
        <w:rPr>
          <w:sz w:val="24"/>
        </w:rPr>
        <w:t>có</w:t>
      </w:r>
      <w:r>
        <w:rPr>
          <w:spacing w:val="-1"/>
          <w:sz w:val="24"/>
        </w:rPr>
        <w:t xml:space="preserve"> </w:t>
      </w:r>
      <w:r>
        <w:rPr>
          <w:sz w:val="24"/>
        </w:rPr>
        <w:t>thỏa</w:t>
      </w:r>
      <w:r>
        <w:rPr>
          <w:spacing w:val="-1"/>
          <w:sz w:val="24"/>
        </w:rPr>
        <w:t xml:space="preserve"> </w:t>
      </w:r>
      <w:r>
        <w:rPr>
          <w:sz w:val="24"/>
        </w:rPr>
        <w:t>thuận</w:t>
      </w:r>
      <w:r>
        <w:rPr>
          <w:spacing w:val="-1"/>
          <w:sz w:val="24"/>
        </w:rPr>
        <w:t xml:space="preserve"> </w:t>
      </w:r>
      <w:r>
        <w:rPr>
          <w:sz w:val="24"/>
        </w:rPr>
        <w:t>bằng</w:t>
      </w:r>
      <w:r>
        <w:rPr>
          <w:spacing w:val="-4"/>
          <w:sz w:val="24"/>
        </w:rPr>
        <w:t xml:space="preserve"> </w:t>
      </w:r>
      <w:r>
        <w:rPr>
          <w:sz w:val="24"/>
        </w:rPr>
        <w:t>văn</w:t>
      </w:r>
      <w:r>
        <w:rPr>
          <w:spacing w:val="-1"/>
          <w:sz w:val="24"/>
        </w:rPr>
        <w:t xml:space="preserve"> </w:t>
      </w:r>
      <w:r>
        <w:rPr>
          <w:sz w:val="24"/>
        </w:rPr>
        <w:t>bản.</w:t>
      </w:r>
    </w:p>
    <w:p w14:paraId="0D7DB994" w14:textId="77777777" w:rsidR="00102A80" w:rsidRDefault="00102A80">
      <w:pPr>
        <w:pStyle w:val="ThnVnban"/>
      </w:pPr>
    </w:p>
    <w:p w14:paraId="2B450888" w14:textId="77777777" w:rsidR="00102A80" w:rsidRDefault="007C2211">
      <w:pPr>
        <w:pStyle w:val="oancuaDanhsach"/>
        <w:numPr>
          <w:ilvl w:val="0"/>
          <w:numId w:val="10"/>
        </w:numPr>
        <w:tabs>
          <w:tab w:val="left" w:pos="885"/>
        </w:tabs>
        <w:ind w:right="872"/>
        <w:rPr>
          <w:sz w:val="24"/>
        </w:rPr>
      </w:pPr>
      <w:r>
        <w:rPr>
          <w:sz w:val="24"/>
        </w:rPr>
        <w:t>Các Bên đồng ý</w:t>
      </w:r>
      <w:r>
        <w:rPr>
          <w:spacing w:val="-3"/>
          <w:sz w:val="24"/>
        </w:rPr>
        <w:t xml:space="preserve"> </w:t>
      </w:r>
      <w:r>
        <w:rPr>
          <w:sz w:val="24"/>
        </w:rPr>
        <w:t>rằng trong</w:t>
      </w:r>
      <w:r>
        <w:rPr>
          <w:spacing w:val="-1"/>
          <w:sz w:val="24"/>
        </w:rPr>
        <w:t xml:space="preserve"> </w:t>
      </w:r>
      <w:r>
        <w:rPr>
          <w:sz w:val="24"/>
        </w:rPr>
        <w:t>trường hợp có bất kỳ</w:t>
      </w:r>
      <w:r>
        <w:rPr>
          <w:spacing w:val="-3"/>
          <w:sz w:val="24"/>
        </w:rPr>
        <w:t xml:space="preserve"> </w:t>
      </w:r>
      <w:r>
        <w:rPr>
          <w:sz w:val="24"/>
        </w:rPr>
        <w:t>điều, khoản nào trong</w:t>
      </w:r>
      <w:r>
        <w:rPr>
          <w:spacing w:val="-1"/>
          <w:sz w:val="24"/>
        </w:rPr>
        <w:t xml:space="preserve"> </w:t>
      </w:r>
      <w:r>
        <w:rPr>
          <w:sz w:val="24"/>
        </w:rPr>
        <w:t>Hợp đồng này bị Tòa án hoặc cơ quan có thẩm quyền có liên quan tuyên bố là vô hiệu hoặc bác bỏ, thì những điều, khoản khác của Hợp Đồng vẫn có hiệu lực thi hành đối với Các Bên.</w:t>
      </w:r>
    </w:p>
    <w:p w14:paraId="126511DD" w14:textId="77777777" w:rsidR="00102A80" w:rsidRDefault="00102A80">
      <w:pPr>
        <w:pStyle w:val="ThnVnban"/>
      </w:pPr>
    </w:p>
    <w:p w14:paraId="4A6B1790" w14:textId="77777777" w:rsidR="00102A80" w:rsidRDefault="007C2211">
      <w:pPr>
        <w:pStyle w:val="oancuaDanhsach"/>
        <w:numPr>
          <w:ilvl w:val="0"/>
          <w:numId w:val="10"/>
        </w:numPr>
        <w:tabs>
          <w:tab w:val="left" w:pos="885"/>
        </w:tabs>
        <w:ind w:right="879"/>
        <w:rPr>
          <w:sz w:val="24"/>
        </w:rPr>
      </w:pPr>
      <w:r>
        <w:rPr>
          <w:sz w:val="24"/>
        </w:rPr>
        <w:t>Những vấn đề chưa được quy</w:t>
      </w:r>
      <w:r>
        <w:rPr>
          <w:spacing w:val="-5"/>
          <w:sz w:val="24"/>
        </w:rPr>
        <w:t xml:space="preserve"> </w:t>
      </w:r>
      <w:r>
        <w:rPr>
          <w:sz w:val="24"/>
        </w:rPr>
        <w:t>định trong hợp đồng này</w:t>
      </w:r>
      <w:r>
        <w:rPr>
          <w:spacing w:val="-3"/>
          <w:sz w:val="24"/>
        </w:rPr>
        <w:t xml:space="preserve"> </w:t>
      </w:r>
      <w:r>
        <w:rPr>
          <w:sz w:val="24"/>
        </w:rPr>
        <w:t>sẽ được hai Bên thống nhất áp dụng quy định của Pháp luật của nước Cộng hòa xã hội chủ nghĩa Việt Nam.</w:t>
      </w:r>
    </w:p>
    <w:p w14:paraId="0973C5B5" w14:textId="77777777" w:rsidR="00102A80" w:rsidRDefault="00102A80">
      <w:pPr>
        <w:pStyle w:val="ThnVnban"/>
      </w:pPr>
    </w:p>
    <w:p w14:paraId="397474CA" w14:textId="77777777" w:rsidR="00102A80" w:rsidRDefault="007C2211">
      <w:pPr>
        <w:pStyle w:val="oancuaDanhsach"/>
        <w:numPr>
          <w:ilvl w:val="0"/>
          <w:numId w:val="10"/>
        </w:numPr>
        <w:tabs>
          <w:tab w:val="left" w:pos="885"/>
        </w:tabs>
        <w:ind w:right="868"/>
        <w:rPr>
          <w:sz w:val="24"/>
        </w:rPr>
      </w:pPr>
      <w:r>
        <w:rPr>
          <w:sz w:val="24"/>
        </w:rPr>
        <w:t>Hợp đồng được lập thành bốn (04) bản, mỗi Bên giữ hai (02) bản có giá trị pháp lý như nhau và có hiệu lực kể từ ngày có đầy đủ chữ ký và con dấu của hai Bên.</w:t>
      </w:r>
    </w:p>
    <w:p w14:paraId="43B14086" w14:textId="77777777" w:rsidR="00102A80" w:rsidRDefault="00102A80">
      <w:pPr>
        <w:pStyle w:val="ThnVnban"/>
        <w:spacing w:before="168"/>
        <w:rPr>
          <w:sz w:val="20"/>
        </w:rPr>
      </w:pPr>
    </w:p>
    <w:tbl>
      <w:tblPr>
        <w:tblW w:w="0" w:type="auto"/>
        <w:tblInd w:w="758" w:type="dxa"/>
        <w:tblLayout w:type="fixed"/>
        <w:tblCellMar>
          <w:left w:w="0" w:type="dxa"/>
          <w:right w:w="0" w:type="dxa"/>
        </w:tblCellMar>
        <w:tblLook w:val="04A0" w:firstRow="1" w:lastRow="0" w:firstColumn="1" w:lastColumn="0" w:noHBand="0" w:noVBand="1"/>
      </w:tblPr>
      <w:tblGrid>
        <w:gridCol w:w="4298"/>
        <w:gridCol w:w="4214"/>
      </w:tblGrid>
      <w:tr w:rsidR="00102A80" w14:paraId="4267CC6B" w14:textId="77777777">
        <w:trPr>
          <w:trHeight w:val="972"/>
        </w:trPr>
        <w:tc>
          <w:tcPr>
            <w:tcW w:w="4298" w:type="dxa"/>
          </w:tcPr>
          <w:p w14:paraId="0205380A" w14:textId="77777777" w:rsidR="00102A80" w:rsidRDefault="007C2211">
            <w:pPr>
              <w:pStyle w:val="TableParagraph"/>
              <w:spacing w:line="266" w:lineRule="exact"/>
              <w:ind w:left="563"/>
              <w:rPr>
                <w:b/>
                <w:sz w:val="24"/>
              </w:rPr>
            </w:pPr>
            <w:r>
              <w:rPr>
                <w:b/>
                <w:sz w:val="24"/>
              </w:rPr>
              <w:t>ĐẠI</w:t>
            </w:r>
            <w:r>
              <w:rPr>
                <w:b/>
                <w:spacing w:val="-5"/>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5"/>
                <w:sz w:val="24"/>
              </w:rPr>
              <w:t>BÁN</w:t>
            </w:r>
          </w:p>
        </w:tc>
        <w:tc>
          <w:tcPr>
            <w:tcW w:w="4214" w:type="dxa"/>
          </w:tcPr>
          <w:p w14:paraId="1D438591" w14:textId="77777777" w:rsidR="00102A80" w:rsidRDefault="007C2211">
            <w:pPr>
              <w:pStyle w:val="TableParagraph"/>
              <w:spacing w:line="266" w:lineRule="exact"/>
              <w:ind w:left="1001"/>
              <w:rPr>
                <w:b/>
                <w:sz w:val="24"/>
              </w:rPr>
            </w:pPr>
            <w:r>
              <w:rPr>
                <w:b/>
                <w:sz w:val="24"/>
              </w:rPr>
              <w:t>ĐẠI</w:t>
            </w:r>
            <w:r>
              <w:rPr>
                <w:b/>
                <w:spacing w:val="-3"/>
                <w:sz w:val="24"/>
              </w:rPr>
              <w:t xml:space="preserve"> </w:t>
            </w:r>
            <w:r>
              <w:rPr>
                <w:b/>
                <w:sz w:val="24"/>
              </w:rPr>
              <w:t>DIỆN</w:t>
            </w:r>
            <w:r>
              <w:rPr>
                <w:b/>
                <w:spacing w:val="-3"/>
                <w:sz w:val="24"/>
              </w:rPr>
              <w:t xml:space="preserve"> </w:t>
            </w:r>
            <w:r>
              <w:rPr>
                <w:b/>
                <w:sz w:val="24"/>
              </w:rPr>
              <w:t>BÊN</w:t>
            </w:r>
            <w:r>
              <w:rPr>
                <w:b/>
                <w:spacing w:val="-1"/>
                <w:sz w:val="24"/>
              </w:rPr>
              <w:t xml:space="preserve"> </w:t>
            </w:r>
            <w:r>
              <w:rPr>
                <w:b/>
                <w:spacing w:val="-5"/>
                <w:sz w:val="24"/>
              </w:rPr>
              <w:t>MUA</w:t>
            </w:r>
          </w:p>
        </w:tc>
      </w:tr>
      <w:tr w:rsidR="00102A80" w14:paraId="75D93F93" w14:textId="77777777">
        <w:trPr>
          <w:trHeight w:val="1841"/>
        </w:trPr>
        <w:tc>
          <w:tcPr>
            <w:tcW w:w="4298" w:type="dxa"/>
          </w:tcPr>
          <w:p w14:paraId="2319ECF4" w14:textId="77777777" w:rsidR="00102A80" w:rsidRDefault="00102A80">
            <w:pPr>
              <w:pStyle w:val="TableParagraph"/>
              <w:rPr>
                <w:sz w:val="20"/>
              </w:rPr>
            </w:pPr>
          </w:p>
          <w:p w14:paraId="34A41C71" w14:textId="77777777" w:rsidR="00102A80" w:rsidRDefault="00102A80">
            <w:pPr>
              <w:pStyle w:val="TableParagraph"/>
              <w:rPr>
                <w:sz w:val="20"/>
              </w:rPr>
            </w:pPr>
          </w:p>
          <w:p w14:paraId="16E3DFB0" w14:textId="77777777" w:rsidR="00102A80" w:rsidRDefault="00102A80">
            <w:pPr>
              <w:pStyle w:val="TableParagraph"/>
              <w:rPr>
                <w:sz w:val="20"/>
              </w:rPr>
            </w:pPr>
          </w:p>
          <w:p w14:paraId="3F092519" w14:textId="77777777" w:rsidR="00102A80" w:rsidRDefault="00102A80">
            <w:pPr>
              <w:pStyle w:val="TableParagraph"/>
              <w:spacing w:before="45"/>
              <w:rPr>
                <w:sz w:val="20"/>
              </w:rPr>
            </w:pPr>
          </w:p>
          <w:p w14:paraId="5CE118D5" w14:textId="77777777" w:rsidR="00102A80" w:rsidRDefault="007C2211">
            <w:pPr>
              <w:pStyle w:val="TableParagraph"/>
              <w:spacing w:line="20" w:lineRule="exact"/>
              <w:ind w:left="472"/>
              <w:rPr>
                <w:sz w:val="2"/>
              </w:rPr>
            </w:pPr>
            <w:r>
              <w:rPr>
                <w:noProof/>
                <w:sz w:val="2"/>
                <w:lang w:val="en-US"/>
              </w:rPr>
              <mc:AlternateContent>
                <mc:Choice Requires="wpg">
                  <w:drawing>
                    <wp:inline distT="0" distB="0" distL="0" distR="0" wp14:anchorId="153D358F" wp14:editId="683C6C03">
                      <wp:extent cx="1524000" cy="10160"/>
                      <wp:effectExtent l="9525" t="0" r="0" b="8890"/>
                      <wp:docPr id="2" name="Group 2"/>
                      <wp:cNvGraphicFramePr/>
                      <a:graphic xmlns:a="http://schemas.openxmlformats.org/drawingml/2006/main">
                        <a:graphicData uri="http://schemas.microsoft.com/office/word/2010/wordprocessingGroup">
                          <wpg:wgp>
                            <wpg:cNvGrpSpPr/>
                            <wpg:grpSpPr>
                              <a:xfrm>
                                <a:off x="0" y="0"/>
                                <a:ext cx="1524000" cy="10160"/>
                                <a:chOff x="0" y="0"/>
                                <a:chExt cx="1524000" cy="10160"/>
                              </a:xfrm>
                            </wpg:grpSpPr>
                            <wps:wsp>
                              <wps:cNvPr id="3" name="Graphic 3"/>
                              <wps:cNvSpPr/>
                              <wps:spPr>
                                <a:xfrm>
                                  <a:off x="0" y="4800"/>
                                  <a:ext cx="1524000" cy="1270"/>
                                </a:xfrm>
                                <a:custGeom>
                                  <a:avLst/>
                                  <a:gdLst/>
                                  <a:ahLst/>
                                  <a:cxnLst/>
                                  <a:rect l="l" t="t" r="r" b="b"/>
                                  <a:pathLst>
                                    <a:path w="1524000">
                                      <a:moveTo>
                                        <a:pt x="0" y="0"/>
                                      </a:moveTo>
                                      <a:lnTo>
                                        <a:pt x="1524000" y="0"/>
                                      </a:lnTo>
                                    </a:path>
                                  </a:pathLst>
                                </a:custGeom>
                                <a:ln w="9601">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8pt;width:120pt;" coordsize="1524000,10160" o:gfxdata="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WmnQ&#10;3tMAAAADAQAADwAAAAAAAAABACAAAAAiAAAAZHJzL2Rvd25yZXYueG1sUEsBAhQAFAAAAAgAh07i&#10;QGqSug5gAgAAqQUAAA4AAAAAAAAAAQAgAAAAIgEAAGRycy9lMm9Eb2MueG1sUEsFBgAAAAAGAAYA&#10;WQEAAPQFAAAAAA==&#10;">
                      <o:lock v:ext="edit" aspectratio="f"/>
                      <v:shape id="Graphic 3" o:spid="_x0000_s1026" o:spt="100" style="position:absolute;left:0;top:4800;height:1270;width:1524000;" filled="f" stroked="t" coordsize="1524000,1" o:gfxdata="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azUXvQAA&#10;ANoAAAAPAAAAAAAAAAEAIAAAACIAAABkcnMvZG93bnJldi54bWxQSwECFAAUAAAACACHTuJAMy8F&#10;njsAAAA5AAAAEAAAAAAAAAABACAAAAAMAQAAZHJzL3NoYXBleG1sLnhtbFBLBQYAAAAABgAGAFsB&#10;AAC2AwAAAAA=&#10;" path="m0,0l1524000,0e">
                        <v:fill on="f" focussize="0,0"/>
                        <v:stroke weight="0.755984251968504pt" color="#000000" joinstyle="round"/>
                        <v:imagedata o:title=""/>
                        <o:lock v:ext="edit" aspectratio="f"/>
                        <v:textbox inset="0mm,0mm,0mm,0mm"/>
                      </v:shape>
                      <w10:wrap type="none"/>
                      <w10:anchorlock/>
                    </v:group>
                  </w:pict>
                </mc:Fallback>
              </mc:AlternateContent>
            </w:r>
          </w:p>
          <w:p w14:paraId="42827AAC" w14:textId="77777777" w:rsidR="00102A80" w:rsidRDefault="00102A80">
            <w:pPr>
              <w:pStyle w:val="TableParagraph"/>
              <w:spacing w:before="28"/>
              <w:rPr>
                <w:sz w:val="24"/>
              </w:rPr>
            </w:pPr>
          </w:p>
          <w:p w14:paraId="22A8E36A" w14:textId="77777777" w:rsidR="00102A80" w:rsidRDefault="007C2211">
            <w:pPr>
              <w:pStyle w:val="TableParagraph"/>
              <w:ind w:right="950"/>
              <w:jc w:val="center"/>
              <w:rPr>
                <w:b/>
                <w:sz w:val="24"/>
              </w:rPr>
            </w:pPr>
            <w:r>
              <w:rPr>
                <w:b/>
                <w:sz w:val="24"/>
              </w:rPr>
              <w:t>Ông</w:t>
            </w:r>
            <w:r>
              <w:rPr>
                <w:b/>
                <w:spacing w:val="-3"/>
                <w:sz w:val="24"/>
              </w:rPr>
              <w:t xml:space="preserve"> </w:t>
            </w:r>
            <w:r w:rsidR="00912A39" w:rsidRPr="00912A39">
              <w:rPr>
                <w:b/>
                <w:sz w:val="24"/>
              </w:rPr>
              <w:t>HUỲNH THANH HẢI</w:t>
            </w:r>
          </w:p>
          <w:p w14:paraId="4429258F" w14:textId="77777777" w:rsidR="00102A80" w:rsidRDefault="007C2211">
            <w:pPr>
              <w:pStyle w:val="TableParagraph"/>
              <w:spacing w:line="256" w:lineRule="exact"/>
              <w:ind w:right="950"/>
              <w:jc w:val="center"/>
              <w:rPr>
                <w:b/>
                <w:sz w:val="24"/>
              </w:rPr>
            </w:pPr>
            <w:r>
              <w:rPr>
                <w:b/>
                <w:sz w:val="24"/>
              </w:rPr>
              <w:t>Giám</w:t>
            </w:r>
            <w:r>
              <w:rPr>
                <w:b/>
                <w:spacing w:val="-4"/>
                <w:sz w:val="24"/>
              </w:rPr>
              <w:t xml:space="preserve"> </w:t>
            </w:r>
            <w:r>
              <w:rPr>
                <w:b/>
                <w:spacing w:val="-5"/>
                <w:sz w:val="24"/>
              </w:rPr>
              <w:t>Đốc</w:t>
            </w:r>
          </w:p>
        </w:tc>
        <w:tc>
          <w:tcPr>
            <w:tcW w:w="4214" w:type="dxa"/>
          </w:tcPr>
          <w:p w14:paraId="7992C6CC" w14:textId="77777777" w:rsidR="00102A80" w:rsidRDefault="00102A80">
            <w:pPr>
              <w:pStyle w:val="TableParagraph"/>
              <w:rPr>
                <w:sz w:val="20"/>
              </w:rPr>
            </w:pPr>
          </w:p>
          <w:p w14:paraId="0EE176E0" w14:textId="77777777" w:rsidR="00102A80" w:rsidRDefault="00102A80">
            <w:pPr>
              <w:pStyle w:val="TableParagraph"/>
              <w:rPr>
                <w:sz w:val="20"/>
              </w:rPr>
            </w:pPr>
          </w:p>
          <w:p w14:paraId="7A9A1F1A" w14:textId="77777777" w:rsidR="00102A80" w:rsidRDefault="00102A80">
            <w:pPr>
              <w:pStyle w:val="TableParagraph"/>
              <w:rPr>
                <w:sz w:val="20"/>
              </w:rPr>
            </w:pPr>
          </w:p>
          <w:p w14:paraId="05A81D56" w14:textId="77777777" w:rsidR="00102A80" w:rsidRDefault="00102A80">
            <w:pPr>
              <w:pStyle w:val="TableParagraph"/>
              <w:spacing w:before="66" w:after="1"/>
              <w:rPr>
                <w:sz w:val="20"/>
              </w:rPr>
            </w:pPr>
          </w:p>
          <w:p w14:paraId="1D7A2D82" w14:textId="77777777" w:rsidR="00102A80" w:rsidRDefault="007C2211">
            <w:pPr>
              <w:pStyle w:val="TableParagraph"/>
              <w:spacing w:line="20" w:lineRule="exact"/>
              <w:ind w:left="1126"/>
              <w:rPr>
                <w:sz w:val="2"/>
              </w:rPr>
            </w:pPr>
            <w:r>
              <w:rPr>
                <w:noProof/>
                <w:sz w:val="2"/>
                <w:lang w:val="en-US"/>
              </w:rPr>
              <mc:AlternateContent>
                <mc:Choice Requires="wpg">
                  <w:drawing>
                    <wp:inline distT="0" distB="0" distL="0" distR="0" wp14:anchorId="7108B0B7" wp14:editId="75703F75">
                      <wp:extent cx="1295400" cy="10160"/>
                      <wp:effectExtent l="9525" t="0" r="0" b="8890"/>
                      <wp:docPr id="4" name="Group 4"/>
                      <wp:cNvGraphicFramePr/>
                      <a:graphic xmlns:a="http://schemas.openxmlformats.org/drawingml/2006/main">
                        <a:graphicData uri="http://schemas.microsoft.com/office/word/2010/wordprocessingGroup">
                          <wpg:wgp>
                            <wpg:cNvGrpSpPr/>
                            <wpg:grpSpPr>
                              <a:xfrm>
                                <a:off x="0" y="0"/>
                                <a:ext cx="1295400" cy="10160"/>
                                <a:chOff x="0" y="0"/>
                                <a:chExt cx="1295400" cy="10160"/>
                              </a:xfrm>
                            </wpg:grpSpPr>
                            <wps:wsp>
                              <wps:cNvPr id="5" name="Graphic 5"/>
                              <wps:cNvSpPr/>
                              <wps:spPr>
                                <a:xfrm>
                                  <a:off x="0" y="4800"/>
                                  <a:ext cx="1295400" cy="1270"/>
                                </a:xfrm>
                                <a:custGeom>
                                  <a:avLst/>
                                  <a:gdLst/>
                                  <a:ahLst/>
                                  <a:cxnLst/>
                                  <a:rect l="l" t="t" r="r" b="b"/>
                                  <a:pathLst>
                                    <a:path w="1295400">
                                      <a:moveTo>
                                        <a:pt x="0" y="0"/>
                                      </a:moveTo>
                                      <a:lnTo>
                                        <a:pt x="1295400" y="0"/>
                                      </a:lnTo>
                                    </a:path>
                                  </a:pathLst>
                                </a:custGeom>
                                <a:ln w="9601">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8pt;width:102pt;" coordsize="1295400,10160" o:gfxdata="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v2&#10;RrnTAAAAAwEAAA8AAAAAAAAAAQAgAAAAIgAAAGRycy9kb3ducmV2LnhtbFBLAQIUABQAAAAIAIdO&#10;4kC61FDIYQIAAKkFAAAOAAAAAAAAAAEAIAAAACIBAABkcnMvZTJvRG9jLnhtbFBLBQYAAAAABgAG&#10;AFkBAAD1BQAAAAA=&#10;">
                      <o:lock v:ext="edit" aspectratio="f"/>
                      <v:shape id="Graphic 5" o:spid="_x0000_s1026" o:spt="100" style="position:absolute;left:0;top:4800;height:1270;width:1295400;" filled="f" stroked="t" coordsize="1295400,1" o:gfxdata="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STsb4A&#10;AADaAAAADwAAAAAAAAABACAAAAAiAAAAZHJzL2Rvd25yZXYueG1sUEsBAhQAFAAAAAgAh07iQDMv&#10;BZ47AAAAOQAAABAAAAAAAAAAAQAgAAAADQEAAGRycy9zaGFwZXhtbC54bWxQSwUGAAAAAAYABgBb&#10;AQAAtwMAAAAA&#10;" path="m0,0l1295400,0e">
                        <v:fill on="f" focussize="0,0"/>
                        <v:stroke weight="0.755984251968504pt" color="#000000" joinstyle="round"/>
                        <v:imagedata o:title=""/>
                        <o:lock v:ext="edit" aspectratio="f"/>
                        <v:textbox inset="0mm,0mm,0mm,0mm"/>
                      </v:shape>
                      <w10:wrap type="none"/>
                      <w10:anchorlock/>
                    </v:group>
                  </w:pict>
                </mc:Fallback>
              </mc:AlternateContent>
            </w:r>
          </w:p>
          <w:p w14:paraId="73308FB8" w14:textId="77777777" w:rsidR="00102A80" w:rsidRDefault="007C2211" w:rsidP="0071585C">
            <w:pPr>
              <w:spacing w:before="120" w:after="120" w:line="276" w:lineRule="auto"/>
              <w:jc w:val="center"/>
              <w:rPr>
                <w:bCs/>
                <w:lang w:val="vi-VN"/>
              </w:rPr>
            </w:pPr>
            <w:r>
              <w:rPr>
                <w:rFonts w:eastAsia="DFKai-SB"/>
                <w:b/>
                <w:spacing w:val="-10"/>
                <w:lang w:val="vi-VN"/>
              </w:rPr>
              <w:t>Ông</w:t>
            </w:r>
            <w:r>
              <w:rPr>
                <w:rFonts w:eastAsia="DFKai-SB"/>
                <w:spacing w:val="-10"/>
                <w:lang w:val="vi-VN"/>
              </w:rPr>
              <w:t xml:space="preserve"> </w:t>
            </w:r>
            <w:r w:rsidR="00912A39" w:rsidRPr="009868FB">
              <w:rPr>
                <w:rFonts w:eastAsia="DFKai-SB"/>
                <w:b/>
                <w:spacing w:val="-10"/>
                <w:rPrChange w:id="136" w:author="HIEN" w:date="2025-12-01T09:53:00Z">
                  <w:rPr>
                    <w:rFonts w:eastAsia="DFKai-SB"/>
                    <w:b/>
                    <w:spacing w:val="-10"/>
                    <w:lang w:val="en-GB"/>
                  </w:rPr>
                </w:rPrChange>
              </w:rPr>
              <w:t>ZHU XINYE</w:t>
            </w:r>
            <w:r>
              <w:rPr>
                <w:bCs/>
                <w:lang w:val="vi-VN"/>
              </w:rPr>
              <w:t xml:space="preserve"> </w:t>
            </w:r>
          </w:p>
          <w:p w14:paraId="2906683A" w14:textId="77777777" w:rsidR="00912A39" w:rsidRPr="009868FB" w:rsidRDefault="00912A39" w:rsidP="0071585C">
            <w:pPr>
              <w:spacing w:before="120" w:after="120" w:line="276" w:lineRule="auto"/>
              <w:jc w:val="center"/>
              <w:rPr>
                <w:b/>
                <w:bCs/>
                <w:rPrChange w:id="137" w:author="HIEN" w:date="2025-12-01T09:53:00Z">
                  <w:rPr>
                    <w:b/>
                    <w:bCs/>
                    <w:lang w:val="en-GB"/>
                  </w:rPr>
                </w:rPrChange>
              </w:rPr>
            </w:pPr>
            <w:r w:rsidRPr="009868FB">
              <w:rPr>
                <w:b/>
                <w:bCs/>
                <w:rPrChange w:id="138" w:author="HIEN" w:date="2025-12-01T09:53:00Z">
                  <w:rPr>
                    <w:b/>
                    <w:bCs/>
                    <w:lang w:val="en-GB"/>
                  </w:rPr>
                </w:rPrChange>
              </w:rPr>
              <w:t>Người được ủy quyền</w:t>
            </w:r>
          </w:p>
        </w:tc>
      </w:tr>
    </w:tbl>
    <w:p w14:paraId="2A68E7AF" w14:textId="77777777" w:rsidR="00102A80" w:rsidRDefault="00102A80">
      <w:pPr>
        <w:pStyle w:val="TableParagraph"/>
        <w:spacing w:line="275" w:lineRule="exact"/>
        <w:rPr>
          <w:b/>
          <w:sz w:val="24"/>
        </w:rPr>
        <w:sectPr w:rsidR="00102A80">
          <w:pgSz w:w="11910" w:h="16840"/>
          <w:pgMar w:top="980" w:right="566" w:bottom="800" w:left="1275" w:header="0" w:footer="618" w:gutter="0"/>
          <w:cols w:space="720"/>
        </w:sectPr>
      </w:pPr>
    </w:p>
    <w:p w14:paraId="158CF307" w14:textId="77777777" w:rsidR="00102A80" w:rsidRDefault="007C2211">
      <w:pPr>
        <w:pStyle w:val="u1"/>
        <w:spacing w:before="91"/>
        <w:ind w:right="4"/>
        <w:rPr>
          <w:u w:val="none"/>
        </w:rPr>
      </w:pPr>
      <w:r>
        <w:lastRenderedPageBreak/>
        <w:t>PHỤ</w:t>
      </w:r>
      <w:r>
        <w:rPr>
          <w:spacing w:val="-5"/>
        </w:rPr>
        <w:t xml:space="preserve"> </w:t>
      </w:r>
      <w:r>
        <w:t>LỤC</w:t>
      </w:r>
      <w:r>
        <w:rPr>
          <w:spacing w:val="-4"/>
        </w:rPr>
        <w:t xml:space="preserve"> </w:t>
      </w:r>
      <w:r>
        <w:rPr>
          <w:spacing w:val="-10"/>
        </w:rPr>
        <w:t>1</w:t>
      </w:r>
    </w:p>
    <w:p w14:paraId="5B540DD6" w14:textId="77777777" w:rsidR="00102A80" w:rsidRDefault="007C2211">
      <w:pPr>
        <w:spacing w:line="273" w:lineRule="exact"/>
        <w:ind w:left="4" w:right="2"/>
        <w:jc w:val="center"/>
        <w:rPr>
          <w:b/>
          <w:sz w:val="24"/>
        </w:rPr>
      </w:pPr>
      <w:r>
        <w:rPr>
          <w:b/>
          <w:sz w:val="24"/>
        </w:rPr>
        <w:t>Thông</w:t>
      </w:r>
      <w:r>
        <w:rPr>
          <w:b/>
          <w:spacing w:val="-2"/>
          <w:sz w:val="24"/>
        </w:rPr>
        <w:t xml:space="preserve"> </w:t>
      </w:r>
      <w:r>
        <w:rPr>
          <w:b/>
          <w:sz w:val="24"/>
        </w:rPr>
        <w:t>tin</w:t>
      </w:r>
      <w:r>
        <w:rPr>
          <w:b/>
          <w:spacing w:val="-1"/>
          <w:sz w:val="24"/>
        </w:rPr>
        <w:t xml:space="preserve"> </w:t>
      </w:r>
      <w:r>
        <w:rPr>
          <w:b/>
          <w:sz w:val="24"/>
        </w:rPr>
        <w:t>chi</w:t>
      </w:r>
      <w:r>
        <w:rPr>
          <w:b/>
          <w:spacing w:val="-2"/>
          <w:sz w:val="24"/>
        </w:rPr>
        <w:t xml:space="preserve"> </w:t>
      </w:r>
      <w:r>
        <w:rPr>
          <w:b/>
          <w:sz w:val="24"/>
        </w:rPr>
        <w:t>tiết</w:t>
      </w:r>
      <w:r>
        <w:rPr>
          <w:b/>
          <w:spacing w:val="-1"/>
          <w:sz w:val="24"/>
        </w:rPr>
        <w:t xml:space="preserve"> </w:t>
      </w:r>
      <w:r>
        <w:rPr>
          <w:b/>
          <w:sz w:val="24"/>
        </w:rPr>
        <w:t>về</w:t>
      </w:r>
      <w:r>
        <w:rPr>
          <w:b/>
          <w:spacing w:val="-3"/>
          <w:sz w:val="24"/>
        </w:rPr>
        <w:t xml:space="preserve"> </w:t>
      </w:r>
      <w:r>
        <w:rPr>
          <w:b/>
          <w:sz w:val="24"/>
        </w:rPr>
        <w:t>Hàng</w:t>
      </w:r>
      <w:r>
        <w:rPr>
          <w:b/>
          <w:spacing w:val="-1"/>
          <w:sz w:val="24"/>
        </w:rPr>
        <w:t xml:space="preserve"> </w:t>
      </w:r>
      <w:r>
        <w:rPr>
          <w:b/>
          <w:spacing w:val="-5"/>
          <w:sz w:val="24"/>
        </w:rPr>
        <w:t>Hóa</w:t>
      </w:r>
    </w:p>
    <w:p w14:paraId="42A3B0B8" w14:textId="77777777" w:rsidR="00102A80" w:rsidRDefault="007C2211">
      <w:pPr>
        <w:spacing w:line="274" w:lineRule="exact"/>
        <w:ind w:left="2" w:right="3"/>
        <w:jc w:val="center"/>
        <w:rPr>
          <w:i/>
          <w:sz w:val="24"/>
        </w:rPr>
      </w:pPr>
      <w:r>
        <w:rPr>
          <w:i/>
          <w:sz w:val="24"/>
        </w:rPr>
        <w:t>(Đính</w:t>
      </w:r>
      <w:r>
        <w:rPr>
          <w:i/>
          <w:spacing w:val="-1"/>
          <w:sz w:val="24"/>
        </w:rPr>
        <w:t xml:space="preserve"> </w:t>
      </w:r>
      <w:r>
        <w:rPr>
          <w:i/>
          <w:sz w:val="24"/>
        </w:rPr>
        <w:t>kèm Hợp</w:t>
      </w:r>
      <w:r>
        <w:rPr>
          <w:i/>
          <w:spacing w:val="-1"/>
          <w:sz w:val="24"/>
        </w:rPr>
        <w:t xml:space="preserve"> </w:t>
      </w:r>
      <w:r>
        <w:rPr>
          <w:i/>
          <w:sz w:val="24"/>
        </w:rPr>
        <w:t>Đồng</w:t>
      </w:r>
      <w:r>
        <w:rPr>
          <w:i/>
          <w:spacing w:val="-1"/>
          <w:sz w:val="24"/>
        </w:rPr>
        <w:t xml:space="preserve"> </w:t>
      </w:r>
      <w:r>
        <w:rPr>
          <w:i/>
          <w:sz w:val="24"/>
        </w:rPr>
        <w:t>Mua</w:t>
      </w:r>
      <w:r>
        <w:rPr>
          <w:i/>
          <w:spacing w:val="-1"/>
          <w:sz w:val="24"/>
        </w:rPr>
        <w:t xml:space="preserve"> </w:t>
      </w:r>
      <w:r>
        <w:rPr>
          <w:i/>
          <w:sz w:val="24"/>
        </w:rPr>
        <w:t>Bán</w:t>
      </w:r>
      <w:r>
        <w:rPr>
          <w:i/>
          <w:spacing w:val="-1"/>
          <w:sz w:val="24"/>
        </w:rPr>
        <w:t xml:space="preserve"> </w:t>
      </w:r>
      <w:r>
        <w:rPr>
          <w:i/>
          <w:sz w:val="24"/>
        </w:rPr>
        <w:t>Hàng Hóa</w:t>
      </w:r>
      <w:r>
        <w:rPr>
          <w:i/>
          <w:spacing w:val="-1"/>
          <w:sz w:val="24"/>
        </w:rPr>
        <w:t xml:space="preserve"> </w:t>
      </w:r>
      <w:r>
        <w:rPr>
          <w:i/>
          <w:sz w:val="24"/>
        </w:rPr>
        <w:t>số</w:t>
      </w:r>
      <w:r>
        <w:rPr>
          <w:i/>
          <w:spacing w:val="-1"/>
          <w:sz w:val="24"/>
        </w:rPr>
        <w:t xml:space="preserve"> </w:t>
      </w:r>
      <w:r w:rsidR="00912A39" w:rsidRPr="009868FB">
        <w:rPr>
          <w:i/>
          <w:sz w:val="24"/>
          <w:rPrChange w:id="139" w:author="HIEN" w:date="2025-12-01T09:53:00Z">
            <w:rPr>
              <w:i/>
              <w:sz w:val="24"/>
              <w:lang w:val="en-GB"/>
            </w:rPr>
          </w:rPrChange>
        </w:rPr>
        <w:t>2811</w:t>
      </w:r>
      <w:r>
        <w:rPr>
          <w:i/>
          <w:sz w:val="24"/>
        </w:rPr>
        <w:t>2025/HĐMB/JTHCM</w:t>
      </w:r>
      <w:r>
        <w:rPr>
          <w:i/>
          <w:spacing w:val="-1"/>
          <w:sz w:val="24"/>
        </w:rPr>
        <w:t xml:space="preserve"> </w:t>
      </w:r>
      <w:r>
        <w:rPr>
          <w:i/>
          <w:sz w:val="24"/>
        </w:rPr>
        <w:t xml:space="preserve">- </w:t>
      </w:r>
      <w:r w:rsidR="00912A39" w:rsidRPr="009868FB">
        <w:rPr>
          <w:i/>
          <w:sz w:val="24"/>
          <w:rPrChange w:id="140" w:author="HIEN" w:date="2025-12-01T09:53:00Z">
            <w:rPr>
              <w:i/>
              <w:sz w:val="24"/>
              <w:lang w:val="en-GB"/>
            </w:rPr>
          </w:rPrChange>
        </w:rPr>
        <w:t>INNOTEL</w:t>
      </w:r>
      <w:r>
        <w:rPr>
          <w:i/>
          <w:spacing w:val="-1"/>
          <w:sz w:val="24"/>
        </w:rPr>
        <w:t xml:space="preserve"> </w:t>
      </w:r>
      <w:r>
        <w:rPr>
          <w:i/>
          <w:sz w:val="24"/>
        </w:rPr>
        <w:t>ngày</w:t>
      </w:r>
      <w:r>
        <w:rPr>
          <w:i/>
          <w:spacing w:val="-1"/>
          <w:sz w:val="24"/>
        </w:rPr>
        <w:t xml:space="preserve"> </w:t>
      </w:r>
      <w:r w:rsidR="00912A39" w:rsidRPr="009868FB">
        <w:rPr>
          <w:i/>
          <w:sz w:val="24"/>
          <w:rPrChange w:id="141" w:author="HIEN" w:date="2025-12-01T09:53:00Z">
            <w:rPr>
              <w:i/>
              <w:sz w:val="24"/>
              <w:lang w:val="en-GB"/>
            </w:rPr>
          </w:rPrChange>
        </w:rPr>
        <w:t>28</w:t>
      </w:r>
      <w:r>
        <w:rPr>
          <w:i/>
          <w:spacing w:val="-1"/>
          <w:sz w:val="24"/>
        </w:rPr>
        <w:t xml:space="preserve"> </w:t>
      </w:r>
      <w:r>
        <w:rPr>
          <w:i/>
          <w:sz w:val="24"/>
        </w:rPr>
        <w:t xml:space="preserve">tháng </w:t>
      </w:r>
      <w:r w:rsidR="0071585C" w:rsidRPr="009868FB">
        <w:rPr>
          <w:i/>
          <w:sz w:val="24"/>
          <w:rPrChange w:id="142" w:author="HIEN" w:date="2025-12-01T09:53:00Z">
            <w:rPr>
              <w:i/>
              <w:sz w:val="24"/>
              <w:lang w:val="en-GB"/>
            </w:rPr>
          </w:rPrChange>
        </w:rPr>
        <w:t>1</w:t>
      </w:r>
      <w:r w:rsidR="00912A39" w:rsidRPr="009868FB">
        <w:rPr>
          <w:i/>
          <w:sz w:val="24"/>
          <w:rPrChange w:id="143" w:author="HIEN" w:date="2025-12-01T09:53:00Z">
            <w:rPr>
              <w:i/>
              <w:sz w:val="24"/>
              <w:lang w:val="en-GB"/>
            </w:rPr>
          </w:rPrChange>
        </w:rPr>
        <w:t>1</w:t>
      </w:r>
      <w:r>
        <w:rPr>
          <w:i/>
          <w:spacing w:val="-1"/>
          <w:sz w:val="24"/>
        </w:rPr>
        <w:t xml:space="preserve"> </w:t>
      </w:r>
      <w:r>
        <w:rPr>
          <w:i/>
          <w:sz w:val="24"/>
        </w:rPr>
        <w:t>năm</w:t>
      </w:r>
      <w:r>
        <w:rPr>
          <w:i/>
          <w:spacing w:val="-2"/>
          <w:sz w:val="24"/>
        </w:rPr>
        <w:t xml:space="preserve"> </w:t>
      </w:r>
      <w:r>
        <w:rPr>
          <w:i/>
          <w:sz w:val="24"/>
        </w:rPr>
        <w:t>2025</w:t>
      </w:r>
      <w:r>
        <w:rPr>
          <w:i/>
          <w:spacing w:val="1"/>
          <w:sz w:val="24"/>
        </w:rPr>
        <w:t xml:space="preserve"> </w:t>
      </w:r>
      <w:r>
        <w:rPr>
          <w:i/>
          <w:sz w:val="24"/>
        </w:rPr>
        <w:t>(“</w:t>
      </w:r>
      <w:r>
        <w:rPr>
          <w:b/>
          <w:i/>
          <w:sz w:val="24"/>
        </w:rPr>
        <w:t xml:space="preserve">Hợp </w:t>
      </w:r>
      <w:r>
        <w:rPr>
          <w:b/>
          <w:i/>
          <w:spacing w:val="-2"/>
          <w:sz w:val="24"/>
        </w:rPr>
        <w:t>Đồng</w:t>
      </w:r>
      <w:r>
        <w:rPr>
          <w:i/>
          <w:spacing w:val="-2"/>
          <w:sz w:val="24"/>
        </w:rPr>
        <w:t>”))</w:t>
      </w:r>
    </w:p>
    <w:p w14:paraId="1CBF64DA" w14:textId="77777777" w:rsidR="00102A80" w:rsidRDefault="00102A80">
      <w:pPr>
        <w:pStyle w:val="ThnVnban"/>
        <w:spacing w:before="5"/>
        <w:rPr>
          <w:i/>
        </w:rPr>
      </w:pPr>
    </w:p>
    <w:p w14:paraId="758CC926" w14:textId="77777777" w:rsidR="00102A80" w:rsidRDefault="007C2211">
      <w:pPr>
        <w:pStyle w:val="u2"/>
        <w:ind w:left="23"/>
      </w:pPr>
      <w:r>
        <w:t>ĐIỀU</w:t>
      </w:r>
      <w:r>
        <w:rPr>
          <w:spacing w:val="-2"/>
        </w:rPr>
        <w:t xml:space="preserve"> </w:t>
      </w:r>
      <w:r>
        <w:t>1.</w:t>
      </w:r>
      <w:r>
        <w:rPr>
          <w:spacing w:val="-1"/>
        </w:rPr>
        <w:t xml:space="preserve"> </w:t>
      </w:r>
      <w:r>
        <w:t>HÀNG</w:t>
      </w:r>
      <w:r>
        <w:rPr>
          <w:spacing w:val="-3"/>
        </w:rPr>
        <w:t xml:space="preserve"> </w:t>
      </w:r>
      <w:r>
        <w:t>HÓA</w:t>
      </w:r>
      <w:r>
        <w:rPr>
          <w:spacing w:val="-1"/>
        </w:rPr>
        <w:t xml:space="preserve"> </w:t>
      </w:r>
      <w:r>
        <w:t>- SỐ</w:t>
      </w:r>
      <w:r>
        <w:rPr>
          <w:spacing w:val="-1"/>
        </w:rPr>
        <w:t xml:space="preserve"> </w:t>
      </w:r>
      <w:r>
        <w:t>LƯỢNG</w:t>
      </w:r>
      <w:r>
        <w:rPr>
          <w:spacing w:val="-1"/>
        </w:rPr>
        <w:t xml:space="preserve"> </w:t>
      </w:r>
      <w:r>
        <w:t>-</w:t>
      </w:r>
      <w:r>
        <w:rPr>
          <w:spacing w:val="-2"/>
        </w:rPr>
        <w:t xml:space="preserve"> </w:t>
      </w:r>
      <w:r>
        <w:t>GIÁ</w:t>
      </w:r>
      <w:r>
        <w:rPr>
          <w:spacing w:val="-1"/>
        </w:rPr>
        <w:t xml:space="preserve"> </w:t>
      </w:r>
      <w:r>
        <w:rPr>
          <w:spacing w:val="-5"/>
        </w:rPr>
        <w:t>CẢ</w:t>
      </w:r>
    </w:p>
    <w:p w14:paraId="1EF2F540" w14:textId="5C2F83FD" w:rsidR="0062718D" w:rsidRPr="0062718D" w:rsidRDefault="007C2211" w:rsidP="0062718D">
      <w:pPr>
        <w:pStyle w:val="oancuaDanhsach"/>
        <w:numPr>
          <w:ilvl w:val="0"/>
          <w:numId w:val="11"/>
        </w:numPr>
        <w:tabs>
          <w:tab w:val="left" w:pos="742"/>
        </w:tabs>
        <w:spacing w:before="272"/>
        <w:ind w:left="742" w:hanging="359"/>
        <w:rPr>
          <w:sz w:val="24"/>
        </w:rPr>
      </w:pPr>
      <w:r>
        <w:rPr>
          <w:sz w:val="24"/>
        </w:rPr>
        <w:t>Bên</w:t>
      </w:r>
      <w:r>
        <w:rPr>
          <w:spacing w:val="1"/>
          <w:sz w:val="24"/>
        </w:rPr>
        <w:t xml:space="preserve"> </w:t>
      </w:r>
      <w:r>
        <w:rPr>
          <w:sz w:val="24"/>
        </w:rPr>
        <w:t>Bán đồng</w:t>
      </w:r>
      <w:r>
        <w:rPr>
          <w:spacing w:val="2"/>
          <w:sz w:val="24"/>
        </w:rPr>
        <w:t xml:space="preserve"> </w:t>
      </w:r>
      <w:r>
        <w:rPr>
          <w:sz w:val="24"/>
        </w:rPr>
        <w:t>ý</w:t>
      </w:r>
      <w:r>
        <w:rPr>
          <w:spacing w:val="-5"/>
          <w:sz w:val="24"/>
        </w:rPr>
        <w:t xml:space="preserve"> </w:t>
      </w:r>
      <w:r>
        <w:rPr>
          <w:sz w:val="24"/>
        </w:rPr>
        <w:t>bán và</w:t>
      </w:r>
      <w:r>
        <w:rPr>
          <w:spacing w:val="1"/>
          <w:sz w:val="24"/>
        </w:rPr>
        <w:t xml:space="preserve"> </w:t>
      </w:r>
      <w:r>
        <w:rPr>
          <w:sz w:val="24"/>
        </w:rPr>
        <w:t>Bên Mua</w:t>
      </w:r>
      <w:r>
        <w:rPr>
          <w:spacing w:val="-1"/>
          <w:sz w:val="24"/>
        </w:rPr>
        <w:t xml:space="preserve"> </w:t>
      </w:r>
      <w:r>
        <w:rPr>
          <w:sz w:val="24"/>
        </w:rPr>
        <w:t>đồng</w:t>
      </w:r>
      <w:r>
        <w:rPr>
          <w:spacing w:val="2"/>
          <w:sz w:val="24"/>
        </w:rPr>
        <w:t xml:space="preserve"> </w:t>
      </w:r>
      <w:r>
        <w:rPr>
          <w:sz w:val="24"/>
        </w:rPr>
        <w:t>ý</w:t>
      </w:r>
      <w:r>
        <w:rPr>
          <w:spacing w:val="-6"/>
          <w:sz w:val="24"/>
        </w:rPr>
        <w:t xml:space="preserve"> </w:t>
      </w:r>
      <w:r>
        <w:rPr>
          <w:sz w:val="24"/>
        </w:rPr>
        <w:t>mua</w:t>
      </w:r>
      <w:r>
        <w:rPr>
          <w:spacing w:val="-1"/>
          <w:sz w:val="24"/>
        </w:rPr>
        <w:t xml:space="preserve"> </w:t>
      </w:r>
      <w:r>
        <w:rPr>
          <w:sz w:val="24"/>
        </w:rPr>
        <w:t>các</w:t>
      </w:r>
      <w:r>
        <w:rPr>
          <w:spacing w:val="-1"/>
          <w:sz w:val="24"/>
        </w:rPr>
        <w:t xml:space="preserve"> </w:t>
      </w:r>
      <w:r>
        <w:rPr>
          <w:sz w:val="24"/>
        </w:rPr>
        <w:t>hàng</w:t>
      </w:r>
      <w:r>
        <w:rPr>
          <w:spacing w:val="-3"/>
          <w:sz w:val="24"/>
        </w:rPr>
        <w:t xml:space="preserve"> </w:t>
      </w:r>
      <w:r>
        <w:rPr>
          <w:sz w:val="24"/>
        </w:rPr>
        <w:t>hóa</w:t>
      </w:r>
      <w:r>
        <w:rPr>
          <w:spacing w:val="-1"/>
          <w:sz w:val="24"/>
        </w:rPr>
        <w:t xml:space="preserve"> </w:t>
      </w:r>
      <w:r>
        <w:rPr>
          <w:sz w:val="24"/>
        </w:rPr>
        <w:t>(“</w:t>
      </w:r>
      <w:r>
        <w:rPr>
          <w:b/>
          <w:sz w:val="24"/>
        </w:rPr>
        <w:t>Hàng Hóa</w:t>
      </w:r>
      <w:r>
        <w:rPr>
          <w:sz w:val="24"/>
        </w:rPr>
        <w:t>”) với số lượng</w:t>
      </w:r>
      <w:r>
        <w:rPr>
          <w:spacing w:val="-3"/>
          <w:sz w:val="24"/>
        </w:rPr>
        <w:t xml:space="preserve"> </w:t>
      </w:r>
      <w:r>
        <w:rPr>
          <w:sz w:val="24"/>
        </w:rPr>
        <w:t>và giá như</w:t>
      </w:r>
      <w:r>
        <w:rPr>
          <w:spacing w:val="1"/>
          <w:sz w:val="24"/>
        </w:rPr>
        <w:t xml:space="preserve"> </w:t>
      </w:r>
      <w:r>
        <w:rPr>
          <w:sz w:val="24"/>
        </w:rPr>
        <w:t>được mô tả</w:t>
      </w:r>
      <w:r>
        <w:rPr>
          <w:spacing w:val="-1"/>
          <w:sz w:val="24"/>
        </w:rPr>
        <w:t xml:space="preserve"> </w:t>
      </w:r>
      <w:r>
        <w:rPr>
          <w:sz w:val="24"/>
        </w:rPr>
        <w:t>chi tiết theo</w:t>
      </w:r>
      <w:r>
        <w:rPr>
          <w:spacing w:val="1"/>
          <w:sz w:val="24"/>
        </w:rPr>
        <w:t xml:space="preserve"> </w:t>
      </w:r>
      <w:r>
        <w:rPr>
          <w:sz w:val="24"/>
        </w:rPr>
        <w:t>bảng</w:t>
      </w:r>
      <w:r>
        <w:rPr>
          <w:spacing w:val="-3"/>
          <w:sz w:val="24"/>
        </w:rPr>
        <w:t xml:space="preserve"> </w:t>
      </w:r>
      <w:r>
        <w:rPr>
          <w:spacing w:val="-4"/>
          <w:sz w:val="24"/>
        </w:rPr>
        <w:t>sau:</w:t>
      </w:r>
    </w:p>
    <w:tbl>
      <w:tblPr>
        <w:tblW w:w="16200" w:type="dxa"/>
        <w:tblInd w:w="-1085" w:type="dxa"/>
        <w:tblLayout w:type="fixed"/>
        <w:tblLook w:val="04A0" w:firstRow="1" w:lastRow="0" w:firstColumn="1" w:lastColumn="0" w:noHBand="0" w:noVBand="1"/>
      </w:tblPr>
      <w:tblGrid>
        <w:gridCol w:w="631"/>
        <w:gridCol w:w="988"/>
        <w:gridCol w:w="990"/>
        <w:gridCol w:w="1530"/>
        <w:gridCol w:w="4859"/>
        <w:gridCol w:w="630"/>
        <w:gridCol w:w="630"/>
        <w:gridCol w:w="520"/>
        <w:gridCol w:w="1102"/>
        <w:gridCol w:w="1170"/>
        <w:gridCol w:w="1080"/>
        <w:gridCol w:w="1170"/>
        <w:gridCol w:w="900"/>
        <w:tblGridChange w:id="144">
          <w:tblGrid>
            <w:gridCol w:w="631"/>
            <w:gridCol w:w="988"/>
            <w:gridCol w:w="990"/>
            <w:gridCol w:w="1530"/>
            <w:gridCol w:w="2017"/>
            <w:gridCol w:w="520"/>
            <w:gridCol w:w="111"/>
            <w:gridCol w:w="988"/>
            <w:gridCol w:w="990"/>
            <w:gridCol w:w="233"/>
            <w:gridCol w:w="630"/>
            <w:gridCol w:w="630"/>
            <w:gridCol w:w="37"/>
            <w:gridCol w:w="483"/>
            <w:gridCol w:w="1102"/>
            <w:gridCol w:w="1170"/>
            <w:gridCol w:w="1080"/>
            <w:gridCol w:w="1024"/>
            <w:gridCol w:w="146"/>
            <w:gridCol w:w="484"/>
            <w:gridCol w:w="416"/>
            <w:gridCol w:w="214"/>
            <w:gridCol w:w="520"/>
            <w:gridCol w:w="1102"/>
            <w:gridCol w:w="1170"/>
            <w:gridCol w:w="1080"/>
            <w:gridCol w:w="1170"/>
            <w:gridCol w:w="900"/>
          </w:tblGrid>
        </w:tblGridChange>
      </w:tblGrid>
      <w:tr w:rsidR="00F65714" w:rsidRPr="0062718D" w14:paraId="092CFE7F" w14:textId="77777777" w:rsidTr="00136693">
        <w:trPr>
          <w:trHeight w:val="595"/>
        </w:trPr>
        <w:tc>
          <w:tcPr>
            <w:tcW w:w="632" w:type="dxa"/>
            <w:tcBorders>
              <w:top w:val="single" w:sz="4" w:space="0" w:color="auto"/>
              <w:left w:val="single" w:sz="4" w:space="0" w:color="auto"/>
              <w:bottom w:val="single" w:sz="4" w:space="0" w:color="000000"/>
              <w:right w:val="single" w:sz="4" w:space="0" w:color="auto"/>
            </w:tcBorders>
            <w:shd w:val="clear" w:color="000000" w:fill="B8CCE4"/>
            <w:noWrap/>
            <w:vAlign w:val="center"/>
            <w:hideMark/>
          </w:tcPr>
          <w:p w14:paraId="129A93A6" w14:textId="77777777" w:rsidR="00F65714" w:rsidRPr="0062718D" w:rsidRDefault="00F65714" w:rsidP="0062718D">
            <w:pPr>
              <w:widowControl/>
              <w:autoSpaceDE/>
              <w:autoSpaceDN/>
              <w:jc w:val="center"/>
              <w:rPr>
                <w:b/>
                <w:bCs/>
                <w:color w:val="000000"/>
                <w:sz w:val="16"/>
                <w:szCs w:val="16"/>
                <w:lang w:val="en-US"/>
              </w:rPr>
            </w:pPr>
            <w:commentRangeStart w:id="145"/>
            <w:r w:rsidRPr="0062718D">
              <w:rPr>
                <w:b/>
                <w:bCs/>
                <w:color w:val="000000"/>
                <w:sz w:val="16"/>
                <w:szCs w:val="16"/>
                <w:lang w:val="en-US"/>
              </w:rPr>
              <w:t>STT</w:t>
            </w:r>
          </w:p>
        </w:tc>
        <w:tc>
          <w:tcPr>
            <w:tcW w:w="988"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4F1F08F1"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Model</w:t>
            </w:r>
          </w:p>
        </w:tc>
        <w:tc>
          <w:tcPr>
            <w:tcW w:w="7380" w:type="dxa"/>
            <w:gridSpan w:val="3"/>
            <w:tcBorders>
              <w:top w:val="single" w:sz="4" w:space="0" w:color="auto"/>
              <w:left w:val="single" w:sz="4" w:space="0" w:color="auto"/>
              <w:bottom w:val="single" w:sz="4" w:space="0" w:color="000000"/>
              <w:right w:val="single" w:sz="4" w:space="0" w:color="000000"/>
            </w:tcBorders>
            <w:shd w:val="clear" w:color="000000" w:fill="B8CCE4"/>
            <w:vAlign w:val="center"/>
            <w:hideMark/>
          </w:tcPr>
          <w:p w14:paraId="74A6E3E2" w14:textId="77777777" w:rsidR="00F65714" w:rsidRPr="0062718D" w:rsidRDefault="00F65714" w:rsidP="0062718D">
            <w:pPr>
              <w:widowControl/>
              <w:autoSpaceDE/>
              <w:autoSpaceDN/>
              <w:jc w:val="center"/>
              <w:rPr>
                <w:b/>
                <w:bCs/>
                <w:color w:val="000000"/>
                <w:sz w:val="16"/>
                <w:szCs w:val="16"/>
                <w:lang w:val="en-US"/>
              </w:rPr>
            </w:pPr>
            <w:commentRangeStart w:id="146"/>
            <w:proofErr w:type="spellStart"/>
            <w:r w:rsidRPr="0062718D">
              <w:rPr>
                <w:b/>
                <w:bCs/>
                <w:color w:val="000000"/>
                <w:sz w:val="16"/>
                <w:szCs w:val="16"/>
                <w:lang w:val="en-US"/>
              </w:rPr>
              <w:t>Mô</w:t>
            </w:r>
            <w:proofErr w:type="spellEnd"/>
            <w:r w:rsidRPr="0062718D">
              <w:rPr>
                <w:b/>
                <w:bCs/>
                <w:color w:val="000000"/>
                <w:sz w:val="16"/>
                <w:szCs w:val="16"/>
                <w:lang w:val="en-US"/>
              </w:rPr>
              <w:t xml:space="preserve"> </w:t>
            </w:r>
            <w:proofErr w:type="spellStart"/>
            <w:r w:rsidRPr="0062718D">
              <w:rPr>
                <w:b/>
                <w:bCs/>
                <w:color w:val="000000"/>
                <w:sz w:val="16"/>
                <w:szCs w:val="16"/>
                <w:lang w:val="en-US"/>
              </w:rPr>
              <w:t>tả</w:t>
            </w:r>
            <w:proofErr w:type="spellEnd"/>
          </w:p>
        </w:tc>
        <w:tc>
          <w:tcPr>
            <w:tcW w:w="630" w:type="dxa"/>
            <w:tcBorders>
              <w:top w:val="single" w:sz="4" w:space="0" w:color="auto"/>
              <w:left w:val="single" w:sz="4" w:space="0" w:color="auto"/>
              <w:bottom w:val="single" w:sz="4" w:space="0" w:color="000000"/>
              <w:right w:val="nil"/>
            </w:tcBorders>
            <w:shd w:val="clear" w:color="000000" w:fill="B8CCE4"/>
            <w:noWrap/>
            <w:vAlign w:val="center"/>
            <w:hideMark/>
          </w:tcPr>
          <w:p w14:paraId="4181493E"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xml:space="preserve">Bảo </w:t>
            </w:r>
            <w:proofErr w:type="spellStart"/>
            <w:r w:rsidRPr="0062718D">
              <w:rPr>
                <w:b/>
                <w:bCs/>
                <w:color w:val="000000"/>
                <w:sz w:val="16"/>
                <w:szCs w:val="16"/>
                <w:lang w:val="en-US"/>
              </w:rPr>
              <w:t>hành</w:t>
            </w:r>
            <w:proofErr w:type="spellEnd"/>
          </w:p>
        </w:tc>
        <w:tc>
          <w:tcPr>
            <w:tcW w:w="630" w:type="dxa"/>
            <w:tcBorders>
              <w:top w:val="single" w:sz="4" w:space="0" w:color="auto"/>
              <w:left w:val="single" w:sz="4" w:space="0" w:color="auto"/>
              <w:bottom w:val="single" w:sz="4" w:space="0" w:color="auto"/>
              <w:right w:val="single" w:sz="4" w:space="0" w:color="auto"/>
            </w:tcBorders>
            <w:shd w:val="clear" w:color="000000" w:fill="B8CCE4"/>
          </w:tcPr>
          <w:p w14:paraId="2C5DCC67" w14:textId="5DBA7C0D" w:rsidR="00F65714" w:rsidRPr="0062718D" w:rsidRDefault="00F65714" w:rsidP="0062718D">
            <w:pPr>
              <w:widowControl/>
              <w:autoSpaceDE/>
              <w:autoSpaceDN/>
              <w:jc w:val="center"/>
              <w:rPr>
                <w:b/>
                <w:bCs/>
                <w:color w:val="000000"/>
                <w:sz w:val="16"/>
                <w:szCs w:val="16"/>
                <w:lang w:val="en-US"/>
              </w:rPr>
            </w:pPr>
            <w:commentRangeStart w:id="147"/>
            <w:proofErr w:type="spellStart"/>
            <w:r>
              <w:rPr>
                <w:b/>
                <w:bCs/>
                <w:color w:val="000000"/>
                <w:sz w:val="16"/>
                <w:szCs w:val="16"/>
                <w:lang w:val="en-US"/>
              </w:rPr>
              <w:t>Đơn</w:t>
            </w:r>
            <w:commentRangeEnd w:id="147"/>
            <w:proofErr w:type="spellEnd"/>
            <w:r>
              <w:rPr>
                <w:rStyle w:val="ThamchiuChuthich"/>
              </w:rPr>
              <w:commentReference w:id="147"/>
            </w:r>
            <w:r>
              <w:rPr>
                <w:b/>
                <w:bCs/>
                <w:color w:val="000000"/>
                <w:sz w:val="16"/>
                <w:szCs w:val="16"/>
                <w:lang w:val="en-US"/>
              </w:rPr>
              <w:t xml:space="preserve"> </w:t>
            </w:r>
            <w:proofErr w:type="spellStart"/>
            <w:r>
              <w:rPr>
                <w:b/>
                <w:bCs/>
                <w:color w:val="000000"/>
                <w:sz w:val="16"/>
                <w:szCs w:val="16"/>
                <w:lang w:val="en-US"/>
              </w:rPr>
              <w:t>vị</w:t>
            </w:r>
            <w:proofErr w:type="spellEnd"/>
            <w:r>
              <w:rPr>
                <w:b/>
                <w:bCs/>
                <w:color w:val="000000"/>
                <w:sz w:val="16"/>
                <w:szCs w:val="16"/>
                <w:lang w:val="en-US"/>
              </w:rPr>
              <w:t xml:space="preserve"> </w:t>
            </w:r>
            <w:proofErr w:type="spellStart"/>
            <w:r>
              <w:rPr>
                <w:b/>
                <w:bCs/>
                <w:color w:val="000000"/>
                <w:sz w:val="16"/>
                <w:szCs w:val="16"/>
                <w:lang w:val="en-US"/>
              </w:rPr>
              <w:t>tính</w:t>
            </w:r>
            <w:proofErr w:type="spellEnd"/>
          </w:p>
        </w:tc>
        <w:tc>
          <w:tcPr>
            <w:tcW w:w="520" w:type="dxa"/>
            <w:tcBorders>
              <w:top w:val="single" w:sz="4" w:space="0" w:color="auto"/>
              <w:left w:val="single" w:sz="4" w:space="0" w:color="auto"/>
              <w:bottom w:val="single" w:sz="4" w:space="0" w:color="000000"/>
              <w:right w:val="single" w:sz="4" w:space="0" w:color="auto"/>
            </w:tcBorders>
            <w:shd w:val="clear" w:color="000000" w:fill="B8CCE4"/>
            <w:noWrap/>
            <w:vAlign w:val="center"/>
            <w:hideMark/>
          </w:tcPr>
          <w:p w14:paraId="17E397FB" w14:textId="0A384939"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SL</w:t>
            </w:r>
          </w:p>
        </w:tc>
        <w:tc>
          <w:tcPr>
            <w:tcW w:w="1100" w:type="dxa"/>
            <w:tcBorders>
              <w:top w:val="single" w:sz="4" w:space="0" w:color="auto"/>
              <w:left w:val="single" w:sz="4" w:space="0" w:color="auto"/>
              <w:bottom w:val="single" w:sz="4" w:space="0" w:color="000000"/>
              <w:right w:val="single" w:sz="4" w:space="0" w:color="auto"/>
            </w:tcBorders>
            <w:shd w:val="clear" w:color="000000" w:fill="B8CCE4"/>
            <w:vAlign w:val="center"/>
            <w:hideMark/>
          </w:tcPr>
          <w:p w14:paraId="114A4477" w14:textId="77777777" w:rsidR="00F65714" w:rsidRPr="0062718D" w:rsidRDefault="00F65714" w:rsidP="0062718D">
            <w:pPr>
              <w:widowControl/>
              <w:autoSpaceDE/>
              <w:autoSpaceDN/>
              <w:jc w:val="center"/>
              <w:rPr>
                <w:b/>
                <w:bCs/>
                <w:color w:val="000000"/>
                <w:sz w:val="16"/>
                <w:szCs w:val="16"/>
                <w:lang w:val="en-US"/>
              </w:rPr>
            </w:pPr>
            <w:proofErr w:type="spellStart"/>
            <w:r w:rsidRPr="0062718D">
              <w:rPr>
                <w:b/>
                <w:bCs/>
                <w:color w:val="000000"/>
                <w:sz w:val="16"/>
                <w:szCs w:val="16"/>
                <w:lang w:val="en-US"/>
              </w:rPr>
              <w:t>Đơn</w:t>
            </w:r>
            <w:proofErr w:type="spellEnd"/>
            <w:r w:rsidRPr="0062718D">
              <w:rPr>
                <w:b/>
                <w:bCs/>
                <w:color w:val="000000"/>
                <w:sz w:val="16"/>
                <w:szCs w:val="16"/>
                <w:lang w:val="en-US"/>
              </w:rPr>
              <w:t xml:space="preserve"> </w:t>
            </w:r>
            <w:proofErr w:type="spellStart"/>
            <w:r w:rsidRPr="0062718D">
              <w:rPr>
                <w:b/>
                <w:bCs/>
                <w:color w:val="000000"/>
                <w:sz w:val="16"/>
                <w:szCs w:val="16"/>
                <w:lang w:val="en-US"/>
              </w:rPr>
              <w:t>Giá</w:t>
            </w:r>
            <w:proofErr w:type="spellEnd"/>
          </w:p>
        </w:tc>
        <w:tc>
          <w:tcPr>
            <w:tcW w:w="1170" w:type="dxa"/>
            <w:tcBorders>
              <w:top w:val="single" w:sz="4" w:space="0" w:color="auto"/>
              <w:left w:val="single" w:sz="4" w:space="0" w:color="auto"/>
              <w:bottom w:val="single" w:sz="4" w:space="0" w:color="000000"/>
              <w:right w:val="single" w:sz="4" w:space="0" w:color="auto"/>
            </w:tcBorders>
            <w:shd w:val="clear" w:color="000000" w:fill="B8CCE4"/>
            <w:vAlign w:val="center"/>
            <w:hideMark/>
          </w:tcPr>
          <w:p w14:paraId="69313942" w14:textId="77777777" w:rsidR="00F65714" w:rsidRPr="0062718D" w:rsidRDefault="00F65714" w:rsidP="0062718D">
            <w:pPr>
              <w:widowControl/>
              <w:autoSpaceDE/>
              <w:autoSpaceDN/>
              <w:jc w:val="center"/>
              <w:rPr>
                <w:b/>
                <w:bCs/>
                <w:color w:val="000000"/>
                <w:sz w:val="16"/>
                <w:szCs w:val="16"/>
                <w:lang w:val="en-US"/>
              </w:rPr>
            </w:pPr>
            <w:proofErr w:type="spellStart"/>
            <w:r w:rsidRPr="0062718D">
              <w:rPr>
                <w:b/>
                <w:bCs/>
                <w:color w:val="000000"/>
                <w:sz w:val="16"/>
                <w:szCs w:val="16"/>
                <w:lang w:val="en-US"/>
              </w:rPr>
              <w:t>Tổng</w:t>
            </w:r>
            <w:proofErr w:type="spellEnd"/>
            <w:r w:rsidRPr="0062718D">
              <w:rPr>
                <w:b/>
                <w:bCs/>
                <w:color w:val="000000"/>
                <w:sz w:val="16"/>
                <w:szCs w:val="16"/>
                <w:lang w:val="en-US"/>
              </w:rPr>
              <w:t xml:space="preserve"> </w:t>
            </w:r>
            <w:proofErr w:type="spellStart"/>
            <w:r w:rsidRPr="0062718D">
              <w:rPr>
                <w:b/>
                <w:bCs/>
                <w:color w:val="000000"/>
                <w:sz w:val="16"/>
                <w:szCs w:val="16"/>
                <w:lang w:val="en-US"/>
              </w:rPr>
              <w:t>trước</w:t>
            </w:r>
            <w:proofErr w:type="spellEnd"/>
            <w:r w:rsidRPr="0062718D">
              <w:rPr>
                <w:b/>
                <w:bCs/>
                <w:color w:val="000000"/>
                <w:sz w:val="16"/>
                <w:szCs w:val="16"/>
                <w:lang w:val="en-US"/>
              </w:rPr>
              <w:t xml:space="preserve"> VAT</w:t>
            </w:r>
            <w:commentRangeEnd w:id="146"/>
            <w:r w:rsidR="003473C1">
              <w:rPr>
                <w:rStyle w:val="ThamchiuChuthich"/>
              </w:rPr>
              <w:commentReference w:id="146"/>
            </w:r>
            <w:r w:rsidR="00F02175">
              <w:rPr>
                <w:rStyle w:val="ThamchiuChuthich"/>
              </w:rPr>
              <w:commentReference w:id="145"/>
            </w:r>
          </w:p>
        </w:tc>
        <w:tc>
          <w:tcPr>
            <w:tcW w:w="1080" w:type="dxa"/>
            <w:tcBorders>
              <w:top w:val="single" w:sz="4" w:space="0" w:color="auto"/>
              <w:left w:val="single" w:sz="4" w:space="0" w:color="auto"/>
              <w:bottom w:val="single" w:sz="4" w:space="0" w:color="000000"/>
              <w:right w:val="single" w:sz="4" w:space="0" w:color="auto"/>
            </w:tcBorders>
            <w:shd w:val="clear" w:color="000000" w:fill="B8CCE4"/>
            <w:vAlign w:val="center"/>
            <w:hideMark/>
          </w:tcPr>
          <w:p w14:paraId="206E8361"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VAT</w:t>
            </w:r>
            <w:r w:rsidRPr="0062718D">
              <w:rPr>
                <w:b/>
                <w:bCs/>
                <w:color w:val="000000"/>
                <w:sz w:val="16"/>
                <w:szCs w:val="16"/>
                <w:lang w:val="en-US"/>
              </w:rPr>
              <w:br/>
              <w:t>(8%)</w:t>
            </w:r>
          </w:p>
        </w:tc>
        <w:tc>
          <w:tcPr>
            <w:tcW w:w="1170" w:type="dxa"/>
            <w:tcBorders>
              <w:top w:val="single" w:sz="4" w:space="0" w:color="auto"/>
              <w:left w:val="single" w:sz="4" w:space="0" w:color="auto"/>
              <w:bottom w:val="single" w:sz="4" w:space="0" w:color="000000"/>
              <w:right w:val="single" w:sz="4" w:space="0" w:color="auto"/>
            </w:tcBorders>
            <w:shd w:val="clear" w:color="000000" w:fill="B8CCE4"/>
            <w:noWrap/>
            <w:vAlign w:val="center"/>
            <w:hideMark/>
          </w:tcPr>
          <w:p w14:paraId="4AB2D104"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xml:space="preserve">Thành </w:t>
            </w:r>
            <w:proofErr w:type="spellStart"/>
            <w:r w:rsidRPr="0062718D">
              <w:rPr>
                <w:b/>
                <w:bCs/>
                <w:color w:val="000000"/>
                <w:sz w:val="16"/>
                <w:szCs w:val="16"/>
                <w:lang w:val="en-US"/>
              </w:rPr>
              <w:t>Tiền</w:t>
            </w:r>
            <w:proofErr w:type="spellEnd"/>
            <w:r w:rsidRPr="0062718D">
              <w:rPr>
                <w:b/>
                <w:bCs/>
                <w:color w:val="000000"/>
                <w:sz w:val="16"/>
                <w:szCs w:val="16"/>
                <w:lang w:val="en-US"/>
              </w:rPr>
              <w:t xml:space="preserve"> </w:t>
            </w:r>
          </w:p>
        </w:tc>
        <w:tc>
          <w:tcPr>
            <w:tcW w:w="900" w:type="dxa"/>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490969CF" w14:textId="77777777" w:rsidR="00F65714" w:rsidRPr="0062718D" w:rsidRDefault="00F65714" w:rsidP="0062718D">
            <w:pPr>
              <w:widowControl/>
              <w:autoSpaceDE/>
              <w:autoSpaceDN/>
              <w:jc w:val="center"/>
              <w:rPr>
                <w:b/>
                <w:bCs/>
                <w:color w:val="000000"/>
                <w:sz w:val="16"/>
                <w:szCs w:val="16"/>
                <w:lang w:val="en-US"/>
              </w:rPr>
            </w:pPr>
            <w:proofErr w:type="spellStart"/>
            <w:r w:rsidRPr="0062718D">
              <w:rPr>
                <w:b/>
                <w:bCs/>
                <w:color w:val="000000"/>
                <w:sz w:val="16"/>
                <w:szCs w:val="16"/>
                <w:lang w:val="en-US"/>
              </w:rPr>
              <w:t>Ghi</w:t>
            </w:r>
            <w:proofErr w:type="spellEnd"/>
            <w:r w:rsidRPr="0062718D">
              <w:rPr>
                <w:b/>
                <w:bCs/>
                <w:color w:val="000000"/>
                <w:sz w:val="16"/>
                <w:szCs w:val="16"/>
                <w:lang w:val="en-US"/>
              </w:rPr>
              <w:t xml:space="preserve"> </w:t>
            </w:r>
            <w:proofErr w:type="spellStart"/>
            <w:r w:rsidRPr="0062718D">
              <w:rPr>
                <w:b/>
                <w:bCs/>
                <w:color w:val="000000"/>
                <w:sz w:val="16"/>
                <w:szCs w:val="16"/>
                <w:lang w:val="en-US"/>
              </w:rPr>
              <w:t>chú</w:t>
            </w:r>
            <w:proofErr w:type="spellEnd"/>
          </w:p>
        </w:tc>
      </w:tr>
      <w:commentRangeEnd w:id="145"/>
      <w:tr w:rsidR="00F65714" w:rsidRPr="0062718D" w14:paraId="67ECD284" w14:textId="77777777" w:rsidTr="00905374">
        <w:tblPrEx>
          <w:tblW w:w="16200" w:type="dxa"/>
          <w:tblInd w:w="-1085" w:type="dxa"/>
          <w:tblLayout w:type="fixed"/>
          <w:tblPrExChange w:id="148" w:author="Phương_Thu mua" w:date="2025-12-04T11:09:00Z">
            <w:tblPrEx>
              <w:tblW w:w="16200" w:type="dxa"/>
              <w:tblInd w:w="-1085" w:type="dxa"/>
              <w:tblLayout w:type="fixed"/>
            </w:tblPrEx>
          </w:tblPrExChange>
        </w:tblPrEx>
        <w:trPr>
          <w:trHeight w:val="383"/>
          <w:trPrChange w:id="149" w:author="Phương_Thu mua" w:date="2025-12-04T11:09:00Z">
            <w:trPr>
              <w:gridBefore w:val="5"/>
              <w:trHeight w:val="383"/>
            </w:trPr>
          </w:trPrChange>
        </w:trPr>
        <w:tc>
          <w:tcPr>
            <w:tcW w:w="630" w:type="dxa"/>
            <w:tcBorders>
              <w:top w:val="single" w:sz="4" w:space="0" w:color="auto"/>
              <w:left w:val="single" w:sz="4" w:space="0" w:color="auto"/>
              <w:bottom w:val="nil"/>
              <w:right w:val="single" w:sz="4" w:space="0" w:color="auto"/>
            </w:tcBorders>
            <w:shd w:val="clear" w:color="000000" w:fill="FFFF00"/>
            <w:tcPrChange w:id="150" w:author="Phương_Thu mua" w:date="2025-12-04T11:09:00Z">
              <w:tcPr>
                <w:tcW w:w="520" w:type="dxa"/>
                <w:tcBorders>
                  <w:top w:val="single" w:sz="4" w:space="0" w:color="auto"/>
                  <w:left w:val="single" w:sz="4" w:space="0" w:color="auto"/>
                  <w:bottom w:val="nil"/>
                  <w:right w:val="single" w:sz="4" w:space="0" w:color="auto"/>
                </w:tcBorders>
                <w:shd w:val="clear" w:color="000000" w:fill="FFFF00"/>
              </w:tcPr>
            </w:tcPrChange>
          </w:tcPr>
          <w:p w14:paraId="27100B88" w14:textId="77777777" w:rsidR="00F65714" w:rsidRPr="0062718D" w:rsidRDefault="00F65714" w:rsidP="0062718D">
            <w:pPr>
              <w:widowControl/>
              <w:autoSpaceDE/>
              <w:autoSpaceDN/>
              <w:rPr>
                <w:b/>
                <w:bCs/>
                <w:color w:val="000000"/>
                <w:sz w:val="16"/>
                <w:szCs w:val="16"/>
                <w:lang w:val="en-US"/>
              </w:rPr>
            </w:pPr>
          </w:p>
        </w:tc>
        <w:tc>
          <w:tcPr>
            <w:tcW w:w="15570" w:type="dxa"/>
            <w:gridSpan w:val="12"/>
            <w:tcBorders>
              <w:top w:val="single" w:sz="4" w:space="0" w:color="auto"/>
              <w:left w:val="single" w:sz="4" w:space="0" w:color="auto"/>
              <w:bottom w:val="single" w:sz="4" w:space="0" w:color="auto"/>
              <w:right w:val="single" w:sz="4" w:space="0" w:color="auto"/>
            </w:tcBorders>
            <w:shd w:val="clear" w:color="000000" w:fill="FFFF00"/>
            <w:noWrap/>
            <w:vAlign w:val="center"/>
            <w:hideMark/>
            <w:tcPrChange w:id="151" w:author="Phương_Thu mua" w:date="2025-12-04T11:09:00Z">
              <w:tcPr>
                <w:tcW w:w="15680" w:type="dxa"/>
                <w:gridSpan w:val="22"/>
                <w:tcBorders>
                  <w:top w:val="single" w:sz="4" w:space="0" w:color="auto"/>
                  <w:left w:val="single" w:sz="4" w:space="0" w:color="auto"/>
                  <w:bottom w:val="single" w:sz="4" w:space="0" w:color="auto"/>
                  <w:right w:val="single" w:sz="4" w:space="0" w:color="auto"/>
                </w:tcBorders>
                <w:shd w:val="clear" w:color="000000" w:fill="FFFF00"/>
                <w:noWrap/>
                <w:vAlign w:val="center"/>
                <w:hideMark/>
              </w:tcPr>
            </w:tcPrChange>
          </w:tcPr>
          <w:p w14:paraId="4583AF67" w14:textId="1DE64C76" w:rsidR="00F65714" w:rsidRPr="0062718D" w:rsidRDefault="00F65714" w:rsidP="0062718D">
            <w:pPr>
              <w:widowControl/>
              <w:autoSpaceDE/>
              <w:autoSpaceDN/>
              <w:rPr>
                <w:b/>
                <w:bCs/>
                <w:color w:val="000000"/>
                <w:sz w:val="16"/>
                <w:szCs w:val="16"/>
                <w:lang w:val="en-US"/>
              </w:rPr>
            </w:pPr>
            <w:r w:rsidRPr="0062718D">
              <w:rPr>
                <w:b/>
                <w:bCs/>
                <w:color w:val="000000"/>
                <w:sz w:val="16"/>
                <w:szCs w:val="16"/>
                <w:lang w:val="en-US"/>
              </w:rPr>
              <w:t xml:space="preserve">I. </w:t>
            </w:r>
            <w:proofErr w:type="spellStart"/>
            <w:r w:rsidRPr="0062718D">
              <w:rPr>
                <w:b/>
                <w:bCs/>
                <w:color w:val="000000"/>
                <w:sz w:val="16"/>
                <w:szCs w:val="16"/>
                <w:lang w:val="en-US"/>
              </w:rPr>
              <w:t>Thiết</w:t>
            </w:r>
            <w:proofErr w:type="spellEnd"/>
            <w:r w:rsidRPr="0062718D">
              <w:rPr>
                <w:b/>
                <w:bCs/>
                <w:color w:val="000000"/>
                <w:sz w:val="16"/>
                <w:szCs w:val="16"/>
                <w:lang w:val="en-US"/>
              </w:rPr>
              <w:t xml:space="preserve"> </w:t>
            </w:r>
            <w:proofErr w:type="spellStart"/>
            <w:r w:rsidRPr="0062718D">
              <w:rPr>
                <w:b/>
                <w:bCs/>
                <w:color w:val="000000"/>
                <w:sz w:val="16"/>
                <w:szCs w:val="16"/>
                <w:lang w:val="en-US"/>
              </w:rPr>
              <w:t>bị</w:t>
            </w:r>
            <w:proofErr w:type="spellEnd"/>
            <w:r w:rsidRPr="0062718D">
              <w:rPr>
                <w:b/>
                <w:bCs/>
                <w:color w:val="000000"/>
                <w:sz w:val="16"/>
                <w:szCs w:val="16"/>
                <w:lang w:val="en-US"/>
              </w:rPr>
              <w:t xml:space="preserve"> </w:t>
            </w:r>
            <w:proofErr w:type="spellStart"/>
            <w:r w:rsidRPr="0062718D">
              <w:rPr>
                <w:b/>
                <w:bCs/>
                <w:color w:val="000000"/>
                <w:sz w:val="16"/>
                <w:szCs w:val="16"/>
                <w:lang w:val="en-US"/>
              </w:rPr>
              <w:t>cung</w:t>
            </w:r>
            <w:proofErr w:type="spellEnd"/>
            <w:r w:rsidRPr="0062718D">
              <w:rPr>
                <w:b/>
                <w:bCs/>
                <w:color w:val="000000"/>
                <w:sz w:val="16"/>
                <w:szCs w:val="16"/>
                <w:lang w:val="en-US"/>
              </w:rPr>
              <w:t xml:space="preserve"> </w:t>
            </w:r>
            <w:proofErr w:type="spellStart"/>
            <w:r w:rsidRPr="0062718D">
              <w:rPr>
                <w:b/>
                <w:bCs/>
                <w:color w:val="000000"/>
                <w:sz w:val="16"/>
                <w:szCs w:val="16"/>
                <w:lang w:val="en-US"/>
              </w:rPr>
              <w:t>cấp</w:t>
            </w:r>
            <w:proofErr w:type="spellEnd"/>
            <w:r w:rsidRPr="0062718D">
              <w:rPr>
                <w:b/>
                <w:bCs/>
                <w:color w:val="000000"/>
                <w:sz w:val="16"/>
                <w:szCs w:val="16"/>
                <w:lang w:val="en-US"/>
              </w:rPr>
              <w:t xml:space="preserve"> </w:t>
            </w:r>
            <w:proofErr w:type="spellStart"/>
            <w:r w:rsidRPr="0062718D">
              <w:rPr>
                <w:b/>
                <w:bCs/>
                <w:color w:val="000000"/>
                <w:sz w:val="16"/>
                <w:szCs w:val="16"/>
                <w:lang w:val="en-US"/>
              </w:rPr>
              <w:t>theo</w:t>
            </w:r>
            <w:proofErr w:type="spellEnd"/>
            <w:r w:rsidRPr="0062718D">
              <w:rPr>
                <w:b/>
                <w:bCs/>
                <w:color w:val="000000"/>
                <w:sz w:val="16"/>
                <w:szCs w:val="16"/>
                <w:lang w:val="en-US"/>
              </w:rPr>
              <w:t xml:space="preserve"> </w:t>
            </w:r>
            <w:proofErr w:type="spellStart"/>
            <w:r w:rsidRPr="0062718D">
              <w:rPr>
                <w:b/>
                <w:bCs/>
                <w:color w:val="000000"/>
                <w:sz w:val="16"/>
                <w:szCs w:val="16"/>
                <w:lang w:val="en-US"/>
              </w:rPr>
              <w:t>yêu</w:t>
            </w:r>
            <w:proofErr w:type="spellEnd"/>
            <w:r w:rsidRPr="0062718D">
              <w:rPr>
                <w:b/>
                <w:bCs/>
                <w:color w:val="000000"/>
                <w:sz w:val="16"/>
                <w:szCs w:val="16"/>
                <w:lang w:val="en-US"/>
              </w:rPr>
              <w:t xml:space="preserve"> </w:t>
            </w:r>
            <w:proofErr w:type="spellStart"/>
            <w:r w:rsidRPr="0062718D">
              <w:rPr>
                <w:b/>
                <w:bCs/>
                <w:color w:val="000000"/>
                <w:sz w:val="16"/>
                <w:szCs w:val="16"/>
                <w:lang w:val="en-US"/>
              </w:rPr>
              <w:t>cầu</w:t>
            </w:r>
            <w:proofErr w:type="spellEnd"/>
            <w:r w:rsidRPr="0062718D">
              <w:rPr>
                <w:b/>
                <w:bCs/>
                <w:color w:val="000000"/>
                <w:sz w:val="16"/>
                <w:szCs w:val="16"/>
                <w:lang w:val="en-US"/>
              </w:rPr>
              <w:t xml:space="preserve"> </w:t>
            </w:r>
            <w:proofErr w:type="spellStart"/>
            <w:r w:rsidRPr="0062718D">
              <w:rPr>
                <w:b/>
                <w:bCs/>
                <w:color w:val="000000"/>
                <w:sz w:val="16"/>
                <w:szCs w:val="16"/>
                <w:lang w:val="en-US"/>
              </w:rPr>
              <w:t>dự</w:t>
            </w:r>
            <w:proofErr w:type="spellEnd"/>
            <w:r w:rsidRPr="0062718D">
              <w:rPr>
                <w:b/>
                <w:bCs/>
                <w:color w:val="000000"/>
                <w:sz w:val="16"/>
                <w:szCs w:val="16"/>
                <w:lang w:val="en-US"/>
              </w:rPr>
              <w:t xml:space="preserve"> </w:t>
            </w:r>
            <w:proofErr w:type="spellStart"/>
            <w:r w:rsidRPr="0062718D">
              <w:rPr>
                <w:b/>
                <w:bCs/>
                <w:color w:val="000000"/>
                <w:sz w:val="16"/>
                <w:szCs w:val="16"/>
                <w:lang w:val="en-US"/>
              </w:rPr>
              <w:t>án</w:t>
            </w:r>
            <w:proofErr w:type="spellEnd"/>
            <w:r w:rsidRPr="0062718D">
              <w:rPr>
                <w:b/>
                <w:bCs/>
                <w:color w:val="000000"/>
                <w:sz w:val="16"/>
                <w:szCs w:val="16"/>
                <w:lang w:val="en-US"/>
              </w:rPr>
              <w:t>:</w:t>
            </w:r>
          </w:p>
        </w:tc>
      </w:tr>
      <w:tr w:rsidR="00F65714" w:rsidRPr="0062718D" w14:paraId="507D1876" w14:textId="77777777" w:rsidTr="00136693">
        <w:trPr>
          <w:trHeight w:val="398"/>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54F277"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1</w:t>
            </w:r>
          </w:p>
        </w:tc>
        <w:tc>
          <w:tcPr>
            <w:tcW w:w="8368" w:type="dxa"/>
            <w:gridSpan w:val="4"/>
            <w:tcBorders>
              <w:top w:val="single" w:sz="4" w:space="0" w:color="auto"/>
              <w:left w:val="nil"/>
              <w:bottom w:val="single" w:sz="4" w:space="0" w:color="auto"/>
              <w:right w:val="single" w:sz="4" w:space="0" w:color="auto"/>
            </w:tcBorders>
            <w:shd w:val="clear" w:color="000000" w:fill="FFFFFF"/>
            <w:vAlign w:val="center"/>
            <w:hideMark/>
          </w:tcPr>
          <w:p w14:paraId="6CE670E8" w14:textId="1CE8D34A" w:rsidR="00F65714" w:rsidRPr="0062718D" w:rsidRDefault="00F65714" w:rsidP="0062718D">
            <w:pPr>
              <w:widowControl/>
              <w:autoSpaceDE/>
              <w:autoSpaceDN/>
              <w:rPr>
                <w:b/>
                <w:bCs/>
                <w:color w:val="000000"/>
                <w:sz w:val="16"/>
                <w:szCs w:val="16"/>
                <w:lang w:val="en-US"/>
              </w:rPr>
            </w:pPr>
            <w:r w:rsidRPr="0062718D">
              <w:rPr>
                <w:b/>
                <w:bCs/>
                <w:color w:val="000000"/>
                <w:sz w:val="16"/>
                <w:szCs w:val="16"/>
                <w:lang w:val="en-US"/>
              </w:rPr>
              <w:t xml:space="preserve"> </w:t>
            </w:r>
            <w:proofErr w:type="spellStart"/>
            <w:r>
              <w:rPr>
                <w:b/>
                <w:bCs/>
                <w:color w:val="000000"/>
                <w:sz w:val="16"/>
                <w:szCs w:val="16"/>
                <w:lang w:val="en-US"/>
              </w:rPr>
              <w:t>Hệ</w:t>
            </w:r>
            <w:proofErr w:type="spellEnd"/>
            <w:r>
              <w:rPr>
                <w:b/>
                <w:bCs/>
                <w:color w:val="000000"/>
                <w:sz w:val="16"/>
                <w:szCs w:val="16"/>
                <w:lang w:val="en-US"/>
              </w:rPr>
              <w:t xml:space="preserve"> </w:t>
            </w:r>
            <w:proofErr w:type="spellStart"/>
            <w:r>
              <w:rPr>
                <w:b/>
                <w:bCs/>
                <w:color w:val="000000"/>
                <w:sz w:val="16"/>
                <w:szCs w:val="16"/>
                <w:lang w:val="en-US"/>
              </w:rPr>
              <w:t>thống</w:t>
            </w:r>
            <w:proofErr w:type="spellEnd"/>
            <w:r>
              <w:rPr>
                <w:b/>
                <w:bCs/>
                <w:color w:val="000000"/>
                <w:sz w:val="16"/>
                <w:szCs w:val="16"/>
                <w:lang w:val="en-US"/>
              </w:rPr>
              <w:t xml:space="preserve"> </w:t>
            </w:r>
            <w:proofErr w:type="spellStart"/>
            <w:r>
              <w:rPr>
                <w:b/>
                <w:bCs/>
                <w:color w:val="000000"/>
                <w:sz w:val="16"/>
                <w:szCs w:val="16"/>
                <w:lang w:val="en-US"/>
              </w:rPr>
              <w:t>máy</w:t>
            </w:r>
            <w:proofErr w:type="spellEnd"/>
            <w:r>
              <w:rPr>
                <w:b/>
                <w:bCs/>
                <w:color w:val="000000"/>
                <w:sz w:val="16"/>
                <w:szCs w:val="16"/>
                <w:lang w:val="en-US"/>
              </w:rPr>
              <w:t xml:space="preserve"> </w:t>
            </w:r>
            <w:proofErr w:type="spellStart"/>
            <w:r>
              <w:rPr>
                <w:b/>
                <w:bCs/>
                <w:color w:val="000000"/>
                <w:sz w:val="16"/>
                <w:szCs w:val="16"/>
                <w:lang w:val="en-US"/>
              </w:rPr>
              <w:t>chủ</w:t>
            </w:r>
            <w:proofErr w:type="spellEnd"/>
            <w:r>
              <w:rPr>
                <w:b/>
                <w:bCs/>
                <w:color w:val="000000"/>
                <w:sz w:val="16"/>
                <w:szCs w:val="16"/>
                <w:lang w:val="en-US"/>
              </w:rPr>
              <w:t xml:space="preserve">: </w:t>
            </w:r>
            <w:proofErr w:type="spellStart"/>
            <w:r w:rsidRPr="0062718D">
              <w:rPr>
                <w:b/>
                <w:bCs/>
                <w:color w:val="000000"/>
                <w:sz w:val="16"/>
                <w:szCs w:val="16"/>
                <w:lang w:val="en-US"/>
              </w:rPr>
              <w:t>Sangfor</w:t>
            </w:r>
            <w:proofErr w:type="spellEnd"/>
            <w:r w:rsidRPr="0062718D">
              <w:rPr>
                <w:b/>
                <w:bCs/>
                <w:color w:val="000000"/>
                <w:sz w:val="16"/>
                <w:szCs w:val="16"/>
                <w:lang w:val="en-US"/>
              </w:rPr>
              <w:t xml:space="preserve"> Server aServer-X5-2305P</w:t>
            </w:r>
          </w:p>
        </w:tc>
        <w:tc>
          <w:tcPr>
            <w:tcW w:w="630" w:type="dxa"/>
            <w:tcBorders>
              <w:top w:val="single" w:sz="4" w:space="0" w:color="auto"/>
              <w:left w:val="nil"/>
              <w:bottom w:val="single" w:sz="4" w:space="0" w:color="auto"/>
              <w:right w:val="single" w:sz="4" w:space="0" w:color="auto"/>
            </w:tcBorders>
            <w:shd w:val="clear" w:color="000000" w:fill="FFFFFF"/>
            <w:vAlign w:val="center"/>
            <w:hideMark/>
          </w:tcPr>
          <w:p w14:paraId="5F865E88"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shd w:val="clear" w:color="000000" w:fill="FFFFFF"/>
          </w:tcPr>
          <w:p w14:paraId="1C3B04BA" w14:textId="77777777" w:rsidR="00F65714" w:rsidRPr="0062718D" w:rsidRDefault="00F65714" w:rsidP="0062718D">
            <w:pPr>
              <w:widowControl/>
              <w:autoSpaceDE/>
              <w:autoSpaceDN/>
              <w:jc w:val="center"/>
              <w:rPr>
                <w:b/>
                <w:bCs/>
                <w:color w:val="000000"/>
                <w:sz w:val="16"/>
                <w:szCs w:val="16"/>
                <w:lang w:val="en-US"/>
              </w:rPr>
            </w:pPr>
          </w:p>
        </w:tc>
        <w:tc>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E567B0" w14:textId="2D9730E1"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00" w:type="dxa"/>
            <w:tcBorders>
              <w:top w:val="single" w:sz="4" w:space="0" w:color="auto"/>
              <w:left w:val="single" w:sz="4" w:space="0" w:color="FFFFFF"/>
              <w:bottom w:val="single" w:sz="4" w:space="0" w:color="auto"/>
              <w:right w:val="single" w:sz="4" w:space="0" w:color="auto"/>
            </w:tcBorders>
            <w:vAlign w:val="center"/>
            <w:hideMark/>
          </w:tcPr>
          <w:p w14:paraId="3BC7B470"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761FCEF"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5314B46"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70" w:type="dxa"/>
            <w:tcBorders>
              <w:top w:val="single" w:sz="4" w:space="0" w:color="auto"/>
              <w:left w:val="single" w:sz="4" w:space="0" w:color="auto"/>
              <w:bottom w:val="single" w:sz="4" w:space="0" w:color="auto"/>
              <w:right w:val="single" w:sz="4" w:space="0" w:color="FFFFFF"/>
            </w:tcBorders>
            <w:vAlign w:val="center"/>
            <w:hideMark/>
          </w:tcPr>
          <w:p w14:paraId="4F216604"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537A06"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r>
      <w:tr w:rsidR="002B14BC" w:rsidRPr="0062718D" w14:paraId="2AEBBA42" w14:textId="77777777" w:rsidTr="00905374">
        <w:trPr>
          <w:trHeight w:val="76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6A20505D"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4B7F665"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aServer-X5-2305P</w:t>
            </w:r>
          </w:p>
        </w:tc>
        <w:tc>
          <w:tcPr>
            <w:tcW w:w="990" w:type="dxa"/>
            <w:tcBorders>
              <w:top w:val="nil"/>
              <w:left w:val="nil"/>
              <w:bottom w:val="single" w:sz="4" w:space="0" w:color="auto"/>
              <w:right w:val="single" w:sz="4" w:space="0" w:color="auto"/>
            </w:tcBorders>
            <w:shd w:val="clear" w:color="000000" w:fill="FFFFFF"/>
            <w:vAlign w:val="center"/>
            <w:hideMark/>
          </w:tcPr>
          <w:p w14:paraId="50746F23"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Standard Hardware</w:t>
            </w:r>
          </w:p>
        </w:tc>
        <w:tc>
          <w:tcPr>
            <w:tcW w:w="1530" w:type="dxa"/>
            <w:tcBorders>
              <w:top w:val="nil"/>
              <w:left w:val="nil"/>
              <w:bottom w:val="single" w:sz="4" w:space="0" w:color="auto"/>
              <w:right w:val="single" w:sz="4" w:space="0" w:color="auto"/>
            </w:tcBorders>
            <w:shd w:val="clear" w:color="000000" w:fill="FFFFFF"/>
            <w:vAlign w:val="center"/>
            <w:hideMark/>
          </w:tcPr>
          <w:p w14:paraId="1DD861AA"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aServer-X5-2305P</w:t>
            </w:r>
          </w:p>
        </w:tc>
        <w:tc>
          <w:tcPr>
            <w:tcW w:w="4860" w:type="dxa"/>
            <w:tcBorders>
              <w:top w:val="nil"/>
              <w:left w:val="nil"/>
              <w:bottom w:val="single" w:sz="4" w:space="0" w:color="auto"/>
              <w:right w:val="single" w:sz="4" w:space="0" w:color="auto"/>
            </w:tcBorders>
            <w:shd w:val="clear" w:color="000000" w:fill="FFFFFF"/>
            <w:hideMark/>
          </w:tcPr>
          <w:p w14:paraId="11278955" w14:textId="378B4864" w:rsidR="002B14BC" w:rsidRPr="0062718D" w:rsidRDefault="002B14BC" w:rsidP="0062718D">
            <w:pPr>
              <w:widowControl/>
              <w:autoSpaceDE/>
              <w:autoSpaceDN/>
              <w:rPr>
                <w:b/>
                <w:bCs/>
                <w:color w:val="000000"/>
                <w:sz w:val="16"/>
                <w:szCs w:val="16"/>
                <w:lang w:val="en-US"/>
              </w:rPr>
            </w:pPr>
            <w:proofErr w:type="spellStart"/>
            <w:ins w:id="152" w:author="HIEN" w:date="2025-12-03T09:40:00Z">
              <w:r>
                <w:rPr>
                  <w:b/>
                  <w:bCs/>
                  <w:color w:val="000000"/>
                  <w:sz w:val="16"/>
                  <w:szCs w:val="16"/>
                  <w:lang w:val="en-US"/>
                </w:rPr>
                <w:t>Hệ</w:t>
              </w:r>
              <w:proofErr w:type="spellEnd"/>
              <w:r>
                <w:rPr>
                  <w:b/>
                  <w:bCs/>
                  <w:color w:val="000000"/>
                  <w:sz w:val="16"/>
                  <w:szCs w:val="16"/>
                  <w:lang w:val="en-US"/>
                </w:rPr>
                <w:t xml:space="preserve"> </w:t>
              </w:r>
              <w:proofErr w:type="spellStart"/>
              <w:r>
                <w:rPr>
                  <w:b/>
                  <w:bCs/>
                  <w:color w:val="000000"/>
                  <w:sz w:val="16"/>
                  <w:szCs w:val="16"/>
                  <w:lang w:val="en-US"/>
                </w:rPr>
                <w:t>thống</w:t>
              </w:r>
              <w:proofErr w:type="spellEnd"/>
              <w:r>
                <w:rPr>
                  <w:b/>
                  <w:bCs/>
                  <w:color w:val="000000"/>
                  <w:sz w:val="16"/>
                  <w:szCs w:val="16"/>
                  <w:lang w:val="en-US"/>
                </w:rPr>
                <w:t xml:space="preserve"> </w:t>
              </w:r>
              <w:proofErr w:type="spellStart"/>
              <w:r>
                <w:rPr>
                  <w:b/>
                  <w:bCs/>
                  <w:color w:val="000000"/>
                  <w:sz w:val="16"/>
                  <w:szCs w:val="16"/>
                  <w:lang w:val="en-US"/>
                </w:rPr>
                <w:t>m</w:t>
              </w:r>
            </w:ins>
            <w:ins w:id="153" w:author="HIEN" w:date="2025-12-03T09:41:00Z">
              <w:r>
                <w:rPr>
                  <w:b/>
                  <w:bCs/>
                  <w:color w:val="000000"/>
                  <w:sz w:val="16"/>
                  <w:szCs w:val="16"/>
                  <w:lang w:val="en-US"/>
                </w:rPr>
                <w:t>áy</w:t>
              </w:r>
              <w:proofErr w:type="spellEnd"/>
              <w:r>
                <w:rPr>
                  <w:b/>
                  <w:bCs/>
                  <w:color w:val="000000"/>
                  <w:sz w:val="16"/>
                  <w:szCs w:val="16"/>
                  <w:lang w:val="en-US"/>
                </w:rPr>
                <w:t xml:space="preserve"> </w:t>
              </w:r>
              <w:proofErr w:type="spellStart"/>
              <w:r>
                <w:rPr>
                  <w:b/>
                  <w:bCs/>
                  <w:color w:val="000000"/>
                  <w:sz w:val="16"/>
                  <w:szCs w:val="16"/>
                  <w:lang w:val="en-US"/>
                </w:rPr>
                <w:t>chủ</w:t>
              </w:r>
              <w:proofErr w:type="spellEnd"/>
              <w:r>
                <w:rPr>
                  <w:b/>
                  <w:bCs/>
                  <w:color w:val="000000"/>
                  <w:sz w:val="16"/>
                  <w:szCs w:val="16"/>
                  <w:lang w:val="en-US"/>
                </w:rPr>
                <w:t xml:space="preserve">: </w:t>
              </w:r>
              <w:proofErr w:type="spellStart"/>
              <w:r>
                <w:rPr>
                  <w:b/>
                  <w:bCs/>
                  <w:color w:val="000000"/>
                  <w:sz w:val="16"/>
                  <w:szCs w:val="16"/>
                  <w:lang w:val="en-US"/>
                </w:rPr>
                <w:t>Sangfor</w:t>
              </w:r>
              <w:proofErr w:type="spellEnd"/>
              <w:r>
                <w:rPr>
                  <w:b/>
                  <w:bCs/>
                  <w:color w:val="000000"/>
                  <w:sz w:val="16"/>
                  <w:szCs w:val="16"/>
                  <w:lang w:val="en-US"/>
                </w:rPr>
                <w:t xml:space="preserve"> Server </w:t>
              </w:r>
              <w:proofErr w:type="spellStart"/>
              <w:r>
                <w:rPr>
                  <w:b/>
                  <w:bCs/>
                  <w:color w:val="000000"/>
                  <w:sz w:val="16"/>
                  <w:szCs w:val="16"/>
                  <w:lang w:val="en-US"/>
                </w:rPr>
                <w:t>aServer</w:t>
              </w:r>
              <w:proofErr w:type="spellEnd"/>
              <w:r>
                <w:rPr>
                  <w:b/>
                  <w:bCs/>
                  <w:color w:val="000000"/>
                  <w:sz w:val="16"/>
                  <w:szCs w:val="16"/>
                  <w:lang w:val="en-US"/>
                </w:rPr>
                <w:t xml:space="preserve"> -X5-2305P</w:t>
              </w:r>
            </w:ins>
            <w:ins w:id="154" w:author="HIEN" w:date="2025-12-03T09:40:00Z">
              <w:r>
                <w:rPr>
                  <w:b/>
                  <w:bCs/>
                  <w:color w:val="000000"/>
                  <w:sz w:val="16"/>
                  <w:szCs w:val="16"/>
                  <w:lang w:val="en-US"/>
                </w:rPr>
                <w:t xml:space="preserve"> </w:t>
              </w:r>
            </w:ins>
            <w:r w:rsidRPr="0062718D">
              <w:rPr>
                <w:b/>
                <w:bCs/>
                <w:color w:val="000000"/>
                <w:sz w:val="16"/>
                <w:szCs w:val="16"/>
                <w:lang w:val="en-US"/>
              </w:rPr>
              <w:t xml:space="preserve">CPU 2*Intel Xeon Gold 6530 2.1GHz, 32C/64T, 128G (32G*4) DDR5 Memory, 12*3.5in disk slots (support up to 4 U.2 </w:t>
            </w:r>
            <w:proofErr w:type="spellStart"/>
            <w:r w:rsidRPr="0062718D">
              <w:rPr>
                <w:b/>
                <w:bCs/>
                <w:color w:val="000000"/>
                <w:sz w:val="16"/>
                <w:szCs w:val="16"/>
                <w:lang w:val="en-US"/>
              </w:rPr>
              <w:t>NVMe</w:t>
            </w:r>
            <w:proofErr w:type="spellEnd"/>
            <w:r w:rsidRPr="0062718D">
              <w:rPr>
                <w:b/>
                <w:bCs/>
                <w:color w:val="000000"/>
                <w:sz w:val="16"/>
                <w:szCs w:val="16"/>
                <w:lang w:val="en-US"/>
              </w:rPr>
              <w:t xml:space="preserve"> SSDs), 2*480G OS disks (configured with RAID1), 4*GE+2*10GE, no data disk. [Must configure U.2 kit for this model to support U.2 </w:t>
            </w:r>
            <w:proofErr w:type="spellStart"/>
            <w:r w:rsidRPr="0062718D">
              <w:rPr>
                <w:b/>
                <w:bCs/>
                <w:color w:val="000000"/>
                <w:sz w:val="16"/>
                <w:szCs w:val="16"/>
                <w:lang w:val="en-US"/>
              </w:rPr>
              <w:t>NVMe</w:t>
            </w:r>
            <w:proofErr w:type="spellEnd"/>
            <w:r w:rsidRPr="0062718D">
              <w:rPr>
                <w:b/>
                <w:bCs/>
                <w:color w:val="000000"/>
                <w:sz w:val="16"/>
                <w:szCs w:val="16"/>
                <w:lang w:val="en-US"/>
              </w:rPr>
              <w:t>]</w:t>
            </w:r>
          </w:p>
        </w:tc>
        <w:tc>
          <w:tcPr>
            <w:tcW w:w="630" w:type="dxa"/>
            <w:tcBorders>
              <w:top w:val="nil"/>
              <w:left w:val="nil"/>
              <w:bottom w:val="single" w:sz="4" w:space="0" w:color="auto"/>
              <w:right w:val="single" w:sz="4" w:space="0" w:color="auto"/>
            </w:tcBorders>
            <w:shd w:val="clear" w:color="000000" w:fill="FFFFFF"/>
            <w:vAlign w:val="center"/>
            <w:hideMark/>
          </w:tcPr>
          <w:p w14:paraId="34CC3BCD"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xml:space="preserve">36 </w:t>
            </w:r>
            <w:proofErr w:type="spellStart"/>
            <w:r w:rsidRPr="0062718D">
              <w:rPr>
                <w:color w:val="000000"/>
                <w:sz w:val="16"/>
                <w:szCs w:val="16"/>
                <w:lang w:val="en-US"/>
              </w:rPr>
              <w:t>tháng</w:t>
            </w:r>
            <w:proofErr w:type="spellEnd"/>
          </w:p>
        </w:tc>
        <w:tc>
          <w:tcPr>
            <w:tcW w:w="630" w:type="dxa"/>
            <w:vMerge w:val="restart"/>
            <w:tcBorders>
              <w:top w:val="single" w:sz="4" w:space="0" w:color="auto"/>
              <w:left w:val="nil"/>
              <w:right w:val="single" w:sz="4" w:space="0" w:color="auto"/>
            </w:tcBorders>
            <w:shd w:val="clear" w:color="000000" w:fill="FFFFFF"/>
          </w:tcPr>
          <w:p w14:paraId="48F290BB" w14:textId="77777777" w:rsidR="002B14BC" w:rsidRDefault="002B14BC" w:rsidP="0062718D">
            <w:pPr>
              <w:widowControl/>
              <w:autoSpaceDE/>
              <w:autoSpaceDN/>
              <w:jc w:val="center"/>
              <w:rPr>
                <w:ins w:id="155" w:author="HIEN" w:date="2025-12-01T09:53:00Z"/>
                <w:b/>
                <w:bCs/>
                <w:color w:val="000000"/>
                <w:sz w:val="16"/>
                <w:szCs w:val="16"/>
                <w:lang w:val="en-US"/>
              </w:rPr>
            </w:pPr>
          </w:p>
          <w:p w14:paraId="5DC3872F" w14:textId="77777777" w:rsidR="002B14BC" w:rsidRDefault="002B14BC" w:rsidP="0062718D">
            <w:pPr>
              <w:widowControl/>
              <w:autoSpaceDE/>
              <w:autoSpaceDN/>
              <w:jc w:val="center"/>
              <w:rPr>
                <w:ins w:id="156" w:author="HIEN" w:date="2025-12-01T09:53:00Z"/>
                <w:b/>
                <w:bCs/>
                <w:color w:val="000000"/>
                <w:sz w:val="16"/>
                <w:szCs w:val="16"/>
                <w:lang w:val="en-US"/>
              </w:rPr>
            </w:pPr>
          </w:p>
          <w:p w14:paraId="394C6D7C" w14:textId="5C2CD763" w:rsidR="002B14BC" w:rsidRPr="0062718D" w:rsidRDefault="002B14BC">
            <w:pPr>
              <w:widowControl/>
              <w:autoSpaceDE/>
              <w:autoSpaceDN/>
              <w:rPr>
                <w:b/>
                <w:bCs/>
                <w:color w:val="000000"/>
                <w:sz w:val="16"/>
                <w:szCs w:val="16"/>
                <w:lang w:val="en-US"/>
              </w:rPr>
              <w:pPrChange w:id="157" w:author="HIEN" w:date="2025-12-01T09:53:00Z">
                <w:pPr>
                  <w:widowControl/>
                  <w:autoSpaceDE/>
                  <w:autoSpaceDN/>
                  <w:jc w:val="center"/>
                </w:pPr>
              </w:pPrChange>
            </w:pPr>
            <w:proofErr w:type="spellStart"/>
            <w:ins w:id="158" w:author="HIEN" w:date="2025-12-01T09:53:00Z">
              <w:r>
                <w:rPr>
                  <w:b/>
                  <w:bCs/>
                  <w:color w:val="000000"/>
                  <w:sz w:val="16"/>
                  <w:szCs w:val="16"/>
                  <w:lang w:val="en-US"/>
                </w:rPr>
                <w:t>Bộ</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1A1EEA9C" w14:textId="1F311702"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2</w:t>
            </w:r>
          </w:p>
        </w:tc>
        <w:tc>
          <w:tcPr>
            <w:tcW w:w="1100" w:type="dxa"/>
            <w:tcBorders>
              <w:top w:val="single" w:sz="4" w:space="0" w:color="auto"/>
              <w:left w:val="nil"/>
              <w:bottom w:val="single" w:sz="4" w:space="0" w:color="auto"/>
              <w:right w:val="single" w:sz="4" w:space="0" w:color="auto"/>
            </w:tcBorders>
            <w:shd w:val="clear" w:color="000000" w:fill="FFFFFF"/>
            <w:noWrap/>
            <w:vAlign w:val="center"/>
            <w:hideMark/>
          </w:tcPr>
          <w:p w14:paraId="2F1B32EC"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931.800.000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
          <w:p w14:paraId="417D4FD1"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1.863.600.000</w:t>
            </w:r>
          </w:p>
        </w:tc>
        <w:tc>
          <w:tcPr>
            <w:tcW w:w="1080" w:type="dxa"/>
            <w:tcBorders>
              <w:top w:val="single" w:sz="4" w:space="0" w:color="auto"/>
              <w:left w:val="nil"/>
              <w:bottom w:val="single" w:sz="4" w:space="0" w:color="auto"/>
              <w:right w:val="single" w:sz="4" w:space="0" w:color="auto"/>
            </w:tcBorders>
            <w:shd w:val="clear" w:color="000000" w:fill="FFFFFF"/>
            <w:noWrap/>
            <w:vAlign w:val="center"/>
            <w:hideMark/>
          </w:tcPr>
          <w:p w14:paraId="7F6BD4B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149.088.000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
          <w:p w14:paraId="66CCA834"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2.012.688.000</w:t>
            </w:r>
          </w:p>
        </w:tc>
        <w:tc>
          <w:tcPr>
            <w:tcW w:w="900" w:type="dxa"/>
            <w:tcBorders>
              <w:top w:val="nil"/>
              <w:left w:val="nil"/>
              <w:bottom w:val="single" w:sz="4" w:space="0" w:color="auto"/>
              <w:right w:val="single" w:sz="4" w:space="0" w:color="auto"/>
            </w:tcBorders>
            <w:shd w:val="clear" w:color="000000" w:fill="FFFFFF"/>
            <w:noWrap/>
            <w:vAlign w:val="center"/>
            <w:hideMark/>
          </w:tcPr>
          <w:p w14:paraId="545DBB6A" w14:textId="53F6187A" w:rsidR="002B14BC" w:rsidRPr="0062718D" w:rsidRDefault="002B14BC" w:rsidP="0062718D">
            <w:pPr>
              <w:widowControl/>
              <w:autoSpaceDE/>
              <w:autoSpaceDN/>
              <w:jc w:val="center"/>
              <w:rPr>
                <w:b/>
                <w:bCs/>
                <w:color w:val="000000"/>
                <w:sz w:val="16"/>
                <w:szCs w:val="16"/>
                <w:lang w:val="en-US"/>
              </w:rPr>
            </w:pPr>
            <w:del w:id="159" w:author="Phương_Thu mua" w:date="2025-12-04T11:09:00Z">
              <w:r w:rsidRPr="0062718D" w:rsidDel="00905374">
                <w:rPr>
                  <w:b/>
                  <w:bCs/>
                  <w:color w:val="000000"/>
                  <w:sz w:val="16"/>
                  <w:szCs w:val="16"/>
                  <w:lang w:val="en-US"/>
                </w:rPr>
                <w:delText>Đặt hàng 4 - 7 tuần</w:delText>
              </w:r>
            </w:del>
          </w:p>
        </w:tc>
      </w:tr>
      <w:tr w:rsidR="002B14BC" w:rsidRPr="0062718D" w14:paraId="4D7EE006" w14:textId="77777777" w:rsidTr="00905374">
        <w:trPr>
          <w:trHeight w:val="25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30554D45"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53821AFE"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415274B0"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
          <w:p w14:paraId="13536BCB"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OFBL-LLM3</w:t>
            </w:r>
          </w:p>
        </w:tc>
        <w:tc>
          <w:tcPr>
            <w:tcW w:w="4860" w:type="dxa"/>
            <w:tcBorders>
              <w:top w:val="nil"/>
              <w:left w:val="nil"/>
              <w:bottom w:val="single" w:sz="4" w:space="0" w:color="auto"/>
              <w:right w:val="single" w:sz="4" w:space="0" w:color="auto"/>
            </w:tcBorders>
            <w:shd w:val="clear" w:color="000000" w:fill="FFFFFF"/>
            <w:hideMark/>
          </w:tcPr>
          <w:p w14:paraId="025AF4C9"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 xml:space="preserve">LC-LC, </w:t>
            </w:r>
            <w:proofErr w:type="spellStart"/>
            <w:r w:rsidRPr="0062718D">
              <w:rPr>
                <w:color w:val="000000"/>
                <w:sz w:val="16"/>
                <w:szCs w:val="16"/>
                <w:lang w:val="en-US"/>
              </w:rPr>
              <w:t>Multi mode</w:t>
            </w:r>
            <w:proofErr w:type="spellEnd"/>
            <w:r w:rsidRPr="0062718D">
              <w:rPr>
                <w:color w:val="000000"/>
                <w:sz w:val="16"/>
                <w:szCs w:val="16"/>
                <w:lang w:val="en-US"/>
              </w:rPr>
              <w:t>, 3 meters.</w:t>
            </w:r>
          </w:p>
        </w:tc>
        <w:tc>
          <w:tcPr>
            <w:tcW w:w="630" w:type="dxa"/>
            <w:tcBorders>
              <w:top w:val="nil"/>
              <w:left w:val="nil"/>
              <w:bottom w:val="single" w:sz="4" w:space="0" w:color="auto"/>
              <w:right w:val="single" w:sz="4" w:space="0" w:color="auto"/>
            </w:tcBorders>
            <w:shd w:val="clear" w:color="000000" w:fill="FFFFFF"/>
            <w:vAlign w:val="center"/>
            <w:hideMark/>
          </w:tcPr>
          <w:p w14:paraId="766D72AC"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5D067A06"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5FD51E68" w14:textId="4E353A3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
          <w:p w14:paraId="0DFC582C"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24CF420A"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3E2539F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352EC69A"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5E85C90D"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5AAA5981" w14:textId="77777777" w:rsidTr="00905374">
        <w:trPr>
          <w:trHeight w:val="25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17651A07"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1CA43BD6"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63984A8B"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
          <w:p w14:paraId="6470B379"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OM-SFP+ -10GE-MM</w:t>
            </w:r>
          </w:p>
        </w:tc>
        <w:tc>
          <w:tcPr>
            <w:tcW w:w="4860" w:type="dxa"/>
            <w:tcBorders>
              <w:top w:val="nil"/>
              <w:left w:val="nil"/>
              <w:bottom w:val="single" w:sz="4" w:space="0" w:color="auto"/>
              <w:right w:val="single" w:sz="4" w:space="0" w:color="auto"/>
            </w:tcBorders>
            <w:shd w:val="clear" w:color="000000" w:fill="FFFFFF"/>
            <w:hideMark/>
          </w:tcPr>
          <w:p w14:paraId="52A22842" w14:textId="77777777" w:rsidR="002B14BC" w:rsidRPr="0062718D" w:rsidRDefault="002B14BC" w:rsidP="0062718D">
            <w:pPr>
              <w:widowControl/>
              <w:autoSpaceDE/>
              <w:autoSpaceDN/>
              <w:rPr>
                <w:b/>
                <w:bCs/>
                <w:color w:val="000000"/>
                <w:sz w:val="16"/>
                <w:szCs w:val="16"/>
                <w:lang w:val="en-US"/>
              </w:rPr>
            </w:pPr>
            <w:r w:rsidRPr="0062718D">
              <w:rPr>
                <w:b/>
                <w:bCs/>
                <w:color w:val="000000"/>
                <w:sz w:val="16"/>
                <w:szCs w:val="16"/>
                <w:lang w:val="en-US"/>
              </w:rPr>
              <w:t>SFP+ 10GE Multimode Optical Transceiver, for short distance transmission(850nm, 300M).</w:t>
            </w:r>
          </w:p>
        </w:tc>
        <w:tc>
          <w:tcPr>
            <w:tcW w:w="630" w:type="dxa"/>
            <w:tcBorders>
              <w:top w:val="nil"/>
              <w:left w:val="nil"/>
              <w:bottom w:val="single" w:sz="4" w:space="0" w:color="auto"/>
              <w:right w:val="single" w:sz="4" w:space="0" w:color="auto"/>
            </w:tcBorders>
            <w:shd w:val="clear" w:color="000000" w:fill="FFFFFF"/>
            <w:vAlign w:val="center"/>
            <w:hideMark/>
          </w:tcPr>
          <w:p w14:paraId="31EF5D1F"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5229F62F" w14:textId="77777777" w:rsidR="002B14BC" w:rsidRPr="0062718D" w:rsidRDefault="002B14BC" w:rsidP="0062718D">
            <w:pPr>
              <w:widowControl/>
              <w:autoSpaceDE/>
              <w:autoSpaceDN/>
              <w:jc w:val="center"/>
              <w:rPr>
                <w:b/>
                <w:bCs/>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46D42C61" w14:textId="08C21C5C"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
          <w:p w14:paraId="54B74EF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75D4FB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71C90915"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486E5B65"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4CB519C4"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75F5E357" w14:textId="77777777" w:rsidTr="00905374">
        <w:trPr>
          <w:trHeight w:val="25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543899E1"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1A743BC9"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782648D6"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
          <w:p w14:paraId="6FC52A22"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SATA16T</w:t>
            </w:r>
          </w:p>
        </w:tc>
        <w:tc>
          <w:tcPr>
            <w:tcW w:w="4860" w:type="dxa"/>
            <w:tcBorders>
              <w:top w:val="nil"/>
              <w:left w:val="nil"/>
              <w:bottom w:val="single" w:sz="4" w:space="0" w:color="auto"/>
              <w:right w:val="single" w:sz="4" w:space="0" w:color="auto"/>
            </w:tcBorders>
            <w:shd w:val="clear" w:color="000000" w:fill="FFFFFF"/>
            <w:hideMark/>
          </w:tcPr>
          <w:p w14:paraId="79EE45DF" w14:textId="77777777" w:rsidR="002B14BC" w:rsidRPr="0062718D" w:rsidRDefault="002B14BC" w:rsidP="0062718D">
            <w:pPr>
              <w:widowControl/>
              <w:autoSpaceDE/>
              <w:autoSpaceDN/>
              <w:rPr>
                <w:b/>
                <w:bCs/>
                <w:color w:val="000000"/>
                <w:sz w:val="16"/>
                <w:szCs w:val="16"/>
                <w:lang w:val="en-US"/>
              </w:rPr>
            </w:pPr>
            <w:r w:rsidRPr="0062718D">
              <w:rPr>
                <w:b/>
                <w:bCs/>
                <w:color w:val="000000"/>
                <w:sz w:val="16"/>
                <w:szCs w:val="16"/>
                <w:lang w:val="en-US"/>
              </w:rPr>
              <w:t>16TB 7200RPM 3.5" SATA HDD (Enterprise).</w:t>
            </w:r>
          </w:p>
        </w:tc>
        <w:tc>
          <w:tcPr>
            <w:tcW w:w="630" w:type="dxa"/>
            <w:tcBorders>
              <w:top w:val="nil"/>
              <w:left w:val="nil"/>
              <w:bottom w:val="single" w:sz="4" w:space="0" w:color="auto"/>
              <w:right w:val="single" w:sz="4" w:space="0" w:color="auto"/>
            </w:tcBorders>
            <w:shd w:val="clear" w:color="000000" w:fill="FFFFFF"/>
            <w:vAlign w:val="center"/>
            <w:hideMark/>
          </w:tcPr>
          <w:p w14:paraId="44FB6F07"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702D5602" w14:textId="77777777" w:rsidR="002B14BC" w:rsidRPr="0062718D" w:rsidRDefault="002B14BC" w:rsidP="0062718D">
            <w:pPr>
              <w:widowControl/>
              <w:autoSpaceDE/>
              <w:autoSpaceDN/>
              <w:jc w:val="center"/>
              <w:rPr>
                <w:b/>
                <w:bCs/>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7CDF327C" w14:textId="6676E864"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20</w:t>
            </w:r>
          </w:p>
        </w:tc>
        <w:tc>
          <w:tcPr>
            <w:tcW w:w="1100" w:type="dxa"/>
            <w:tcBorders>
              <w:top w:val="nil"/>
              <w:left w:val="nil"/>
              <w:bottom w:val="single" w:sz="4" w:space="0" w:color="auto"/>
              <w:right w:val="single" w:sz="4" w:space="0" w:color="auto"/>
            </w:tcBorders>
            <w:shd w:val="clear" w:color="000000" w:fill="FFFFFF"/>
            <w:noWrap/>
            <w:vAlign w:val="center"/>
            <w:hideMark/>
          </w:tcPr>
          <w:p w14:paraId="19A0C22D"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4745E70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5FBCD79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AA8038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4A9CA1BE"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5A51381A" w14:textId="77777777" w:rsidTr="00905374">
        <w:trPr>
          <w:trHeight w:val="25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751F8154"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54B1761D"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370D2774"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
          <w:p w14:paraId="0EAF5CB8"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SSD3800G</w:t>
            </w:r>
          </w:p>
        </w:tc>
        <w:tc>
          <w:tcPr>
            <w:tcW w:w="4860" w:type="dxa"/>
            <w:tcBorders>
              <w:top w:val="nil"/>
              <w:left w:val="nil"/>
              <w:bottom w:val="single" w:sz="4" w:space="0" w:color="auto"/>
              <w:right w:val="single" w:sz="4" w:space="0" w:color="auto"/>
            </w:tcBorders>
            <w:shd w:val="clear" w:color="000000" w:fill="FFFFFF"/>
            <w:hideMark/>
          </w:tcPr>
          <w:p w14:paraId="7884AE92" w14:textId="77777777" w:rsidR="002B14BC" w:rsidRPr="0062718D" w:rsidRDefault="002B14BC" w:rsidP="0062718D">
            <w:pPr>
              <w:widowControl/>
              <w:autoSpaceDE/>
              <w:autoSpaceDN/>
              <w:rPr>
                <w:b/>
                <w:bCs/>
                <w:color w:val="000000"/>
                <w:sz w:val="16"/>
                <w:szCs w:val="16"/>
                <w:lang w:val="en-US"/>
              </w:rPr>
            </w:pPr>
            <w:r w:rsidRPr="0062718D">
              <w:rPr>
                <w:b/>
                <w:bCs/>
                <w:color w:val="000000"/>
                <w:sz w:val="16"/>
                <w:szCs w:val="16"/>
                <w:lang w:val="en-US"/>
              </w:rPr>
              <w:t>3.84TB Enterprise Grade SSD 3D NAND TLC SSD 2.5", mixed use, SATA 3.0 6Gbps.</w:t>
            </w:r>
          </w:p>
        </w:tc>
        <w:tc>
          <w:tcPr>
            <w:tcW w:w="630" w:type="dxa"/>
            <w:tcBorders>
              <w:top w:val="nil"/>
              <w:left w:val="nil"/>
              <w:bottom w:val="single" w:sz="4" w:space="0" w:color="auto"/>
              <w:right w:val="single" w:sz="4" w:space="0" w:color="auto"/>
            </w:tcBorders>
            <w:shd w:val="clear" w:color="000000" w:fill="FFFFFF"/>
            <w:vAlign w:val="center"/>
            <w:hideMark/>
          </w:tcPr>
          <w:p w14:paraId="152A0BEE"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1DA306CD" w14:textId="77777777" w:rsidR="002B14BC" w:rsidRPr="0062718D" w:rsidRDefault="002B14BC" w:rsidP="0062718D">
            <w:pPr>
              <w:widowControl/>
              <w:autoSpaceDE/>
              <w:autoSpaceDN/>
              <w:jc w:val="center"/>
              <w:rPr>
                <w:b/>
                <w:bCs/>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09186ABA" w14:textId="1F654D2A"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8</w:t>
            </w:r>
          </w:p>
        </w:tc>
        <w:tc>
          <w:tcPr>
            <w:tcW w:w="1100" w:type="dxa"/>
            <w:tcBorders>
              <w:top w:val="nil"/>
              <w:left w:val="nil"/>
              <w:bottom w:val="single" w:sz="4" w:space="0" w:color="auto"/>
              <w:right w:val="single" w:sz="4" w:space="0" w:color="auto"/>
            </w:tcBorders>
            <w:shd w:val="clear" w:color="000000" w:fill="FFFFFF"/>
            <w:noWrap/>
            <w:vAlign w:val="center"/>
            <w:hideMark/>
          </w:tcPr>
          <w:p w14:paraId="08C31D11"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403ED13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44EC319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34378A88"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51CA55FA"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076EF571" w14:textId="77777777" w:rsidTr="00905374">
        <w:trPr>
          <w:trHeight w:val="510"/>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78E226F1"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16FCE22A"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7E7D2D69"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
          <w:p w14:paraId="23441247"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MEM32G-DDR5</w:t>
            </w:r>
          </w:p>
        </w:tc>
        <w:tc>
          <w:tcPr>
            <w:tcW w:w="4860" w:type="dxa"/>
            <w:tcBorders>
              <w:top w:val="nil"/>
              <w:left w:val="nil"/>
              <w:bottom w:val="single" w:sz="4" w:space="0" w:color="auto"/>
              <w:right w:val="single" w:sz="4" w:space="0" w:color="auto"/>
            </w:tcBorders>
            <w:shd w:val="clear" w:color="000000" w:fill="FFFFFF"/>
            <w:hideMark/>
          </w:tcPr>
          <w:p w14:paraId="057DEE76" w14:textId="77777777" w:rsidR="002B14BC" w:rsidRPr="0062718D" w:rsidRDefault="002B14BC" w:rsidP="0062718D">
            <w:pPr>
              <w:widowControl/>
              <w:autoSpaceDE/>
              <w:autoSpaceDN/>
              <w:rPr>
                <w:b/>
                <w:bCs/>
                <w:color w:val="000000"/>
                <w:sz w:val="16"/>
                <w:szCs w:val="16"/>
                <w:lang w:val="en-US"/>
              </w:rPr>
            </w:pPr>
            <w:r w:rsidRPr="0062718D">
              <w:rPr>
                <w:b/>
                <w:bCs/>
                <w:color w:val="000000"/>
                <w:sz w:val="16"/>
                <w:szCs w:val="16"/>
                <w:lang w:val="en-US"/>
              </w:rPr>
              <w:t>32GB DDR5 5600MHz. The total quantity of 32GB memory stripes must be 4, 8, 12, 16, 24 or 32 for aServer-X5-2205/2305P/2405/G2200.</w:t>
            </w:r>
          </w:p>
        </w:tc>
        <w:tc>
          <w:tcPr>
            <w:tcW w:w="630" w:type="dxa"/>
            <w:tcBorders>
              <w:top w:val="nil"/>
              <w:left w:val="nil"/>
              <w:bottom w:val="single" w:sz="4" w:space="0" w:color="auto"/>
              <w:right w:val="single" w:sz="4" w:space="0" w:color="auto"/>
            </w:tcBorders>
            <w:shd w:val="clear" w:color="000000" w:fill="FFFFFF"/>
            <w:vAlign w:val="center"/>
            <w:hideMark/>
          </w:tcPr>
          <w:p w14:paraId="4B31CEFA"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0757E4AB" w14:textId="77777777" w:rsidR="002B14BC" w:rsidRPr="0062718D" w:rsidRDefault="002B14BC" w:rsidP="0062718D">
            <w:pPr>
              <w:widowControl/>
              <w:autoSpaceDE/>
              <w:autoSpaceDN/>
              <w:jc w:val="center"/>
              <w:rPr>
                <w:b/>
                <w:bCs/>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754FB281" w14:textId="77777777" w:rsidR="002B14BC" w:rsidRDefault="002B14BC" w:rsidP="0062718D">
            <w:pPr>
              <w:widowControl/>
              <w:autoSpaceDE/>
              <w:autoSpaceDN/>
              <w:jc w:val="center"/>
              <w:rPr>
                <w:ins w:id="160" w:author="HIEN" w:date="2025-12-03T09:51:00Z"/>
                <w:b/>
                <w:bCs/>
                <w:color w:val="000000"/>
                <w:sz w:val="16"/>
                <w:szCs w:val="16"/>
                <w:lang w:val="en-US"/>
              </w:rPr>
            </w:pPr>
            <w:r w:rsidRPr="0062718D">
              <w:rPr>
                <w:b/>
                <w:bCs/>
                <w:color w:val="000000"/>
                <w:sz w:val="16"/>
                <w:szCs w:val="16"/>
                <w:lang w:val="en-US"/>
              </w:rPr>
              <w:t>12</w:t>
            </w:r>
          </w:p>
          <w:p w14:paraId="50DE29CE" w14:textId="72C3184E" w:rsidR="002B14BC" w:rsidRPr="0062718D" w:rsidRDefault="002B14BC">
            <w:pPr>
              <w:widowControl/>
              <w:autoSpaceDE/>
              <w:autoSpaceDN/>
              <w:rPr>
                <w:b/>
                <w:bCs/>
                <w:color w:val="000000"/>
                <w:sz w:val="16"/>
                <w:szCs w:val="16"/>
                <w:lang w:val="en-US"/>
              </w:rPr>
              <w:pPrChange w:id="161" w:author="HIEN" w:date="2025-12-03T10:00:00Z">
                <w:pPr>
                  <w:widowControl/>
                  <w:autoSpaceDE/>
                  <w:autoSpaceDN/>
                  <w:jc w:val="center"/>
                </w:pPr>
              </w:pPrChange>
            </w:pPr>
          </w:p>
        </w:tc>
        <w:tc>
          <w:tcPr>
            <w:tcW w:w="1100" w:type="dxa"/>
            <w:tcBorders>
              <w:top w:val="nil"/>
              <w:left w:val="nil"/>
              <w:bottom w:val="single" w:sz="4" w:space="0" w:color="auto"/>
              <w:right w:val="single" w:sz="4" w:space="0" w:color="auto"/>
            </w:tcBorders>
            <w:shd w:val="clear" w:color="000000" w:fill="FFFFFF"/>
            <w:noWrap/>
            <w:vAlign w:val="center"/>
            <w:hideMark/>
          </w:tcPr>
          <w:p w14:paraId="75F6ADA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3700BFA"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4C882D7E"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F46130B"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5E553F6C"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08CC62AB" w14:textId="77777777" w:rsidTr="00905374">
        <w:trPr>
          <w:trHeight w:val="510"/>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46CAB669"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69C4A31F"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37B2D951"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Software</w:t>
            </w:r>
          </w:p>
        </w:tc>
        <w:tc>
          <w:tcPr>
            <w:tcW w:w="1530" w:type="dxa"/>
            <w:tcBorders>
              <w:top w:val="nil"/>
              <w:left w:val="nil"/>
              <w:bottom w:val="single" w:sz="4" w:space="0" w:color="auto"/>
              <w:right w:val="single" w:sz="4" w:space="0" w:color="auto"/>
            </w:tcBorders>
            <w:shd w:val="clear" w:color="000000" w:fill="FFFFFF"/>
            <w:vAlign w:val="center"/>
            <w:hideMark/>
          </w:tcPr>
          <w:p w14:paraId="6347D855" w14:textId="77777777" w:rsidR="002B14BC" w:rsidRPr="0062718D" w:rsidRDefault="002B14BC" w:rsidP="0062718D">
            <w:pPr>
              <w:widowControl/>
              <w:autoSpaceDE/>
              <w:autoSpaceDN/>
              <w:jc w:val="center"/>
              <w:rPr>
                <w:color w:val="000000"/>
                <w:sz w:val="16"/>
                <w:szCs w:val="16"/>
                <w:lang w:val="en-US"/>
              </w:rPr>
            </w:pPr>
            <w:proofErr w:type="spellStart"/>
            <w:r w:rsidRPr="0062718D">
              <w:rPr>
                <w:color w:val="000000"/>
                <w:sz w:val="16"/>
                <w:szCs w:val="16"/>
                <w:lang w:val="en-US"/>
              </w:rPr>
              <w:t>aSV</w:t>
            </w:r>
            <w:proofErr w:type="spellEnd"/>
          </w:p>
        </w:tc>
        <w:tc>
          <w:tcPr>
            <w:tcW w:w="4860" w:type="dxa"/>
            <w:tcBorders>
              <w:top w:val="nil"/>
              <w:left w:val="nil"/>
              <w:bottom w:val="single" w:sz="4" w:space="0" w:color="auto"/>
              <w:right w:val="single" w:sz="4" w:space="0" w:color="auto"/>
            </w:tcBorders>
            <w:shd w:val="clear" w:color="000000" w:fill="FFFFFF"/>
            <w:hideMark/>
          </w:tcPr>
          <w:p w14:paraId="564321E6"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Licensed per physical CPU socket</w:t>
            </w:r>
            <w:r w:rsidRPr="0062718D">
              <w:rPr>
                <w:color w:val="000000"/>
                <w:sz w:val="16"/>
                <w:szCs w:val="16"/>
                <w:lang w:val="en-US"/>
              </w:rPr>
              <w:br/>
              <w:t>Server virtualization, HA, DRS, Automated Hot Add, backup, clone, …</w:t>
            </w:r>
          </w:p>
        </w:tc>
        <w:tc>
          <w:tcPr>
            <w:tcW w:w="630" w:type="dxa"/>
            <w:tcBorders>
              <w:top w:val="nil"/>
              <w:left w:val="nil"/>
              <w:bottom w:val="single" w:sz="4" w:space="0" w:color="auto"/>
              <w:right w:val="single" w:sz="4" w:space="0" w:color="auto"/>
            </w:tcBorders>
            <w:shd w:val="clear" w:color="000000" w:fill="FFFFFF"/>
            <w:vAlign w:val="center"/>
            <w:hideMark/>
          </w:tcPr>
          <w:p w14:paraId="68785968"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6A78D89B"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6C0AD75A" w14:textId="2538E851"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
          <w:p w14:paraId="76F4791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BD6B96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17929D7A"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EAFFFA0"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70EE80B4"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34117627" w14:textId="77777777" w:rsidTr="00905374">
        <w:trPr>
          <w:trHeight w:val="510"/>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23F1F58B"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14658A8C"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1680E76A"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Software</w:t>
            </w:r>
          </w:p>
        </w:tc>
        <w:tc>
          <w:tcPr>
            <w:tcW w:w="1530" w:type="dxa"/>
            <w:tcBorders>
              <w:top w:val="nil"/>
              <w:left w:val="nil"/>
              <w:bottom w:val="single" w:sz="4" w:space="0" w:color="auto"/>
              <w:right w:val="single" w:sz="4" w:space="0" w:color="auto"/>
            </w:tcBorders>
            <w:shd w:val="clear" w:color="000000" w:fill="FFFFFF"/>
            <w:vAlign w:val="center"/>
            <w:hideMark/>
          </w:tcPr>
          <w:p w14:paraId="6A3A9D14" w14:textId="77777777" w:rsidR="002B14BC" w:rsidRPr="0062718D" w:rsidRDefault="002B14BC" w:rsidP="0062718D">
            <w:pPr>
              <w:widowControl/>
              <w:autoSpaceDE/>
              <w:autoSpaceDN/>
              <w:jc w:val="center"/>
              <w:rPr>
                <w:color w:val="000000"/>
                <w:sz w:val="16"/>
                <w:szCs w:val="16"/>
                <w:lang w:val="en-US"/>
              </w:rPr>
            </w:pPr>
            <w:proofErr w:type="spellStart"/>
            <w:r w:rsidRPr="0062718D">
              <w:rPr>
                <w:color w:val="000000"/>
                <w:sz w:val="16"/>
                <w:szCs w:val="16"/>
                <w:lang w:val="en-US"/>
              </w:rPr>
              <w:t>aNET</w:t>
            </w:r>
            <w:proofErr w:type="spellEnd"/>
          </w:p>
        </w:tc>
        <w:tc>
          <w:tcPr>
            <w:tcW w:w="4860" w:type="dxa"/>
            <w:tcBorders>
              <w:top w:val="nil"/>
              <w:left w:val="nil"/>
              <w:bottom w:val="single" w:sz="4" w:space="0" w:color="auto"/>
              <w:right w:val="single" w:sz="4" w:space="0" w:color="auto"/>
            </w:tcBorders>
            <w:shd w:val="clear" w:color="000000" w:fill="FFFFFF"/>
            <w:hideMark/>
          </w:tcPr>
          <w:p w14:paraId="65A904B8"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Licensed per physical CPU socket</w:t>
            </w:r>
            <w:r w:rsidRPr="0062718D">
              <w:rPr>
                <w:color w:val="000000"/>
                <w:sz w:val="16"/>
                <w:szCs w:val="16"/>
                <w:lang w:val="en-US"/>
              </w:rPr>
              <w:br/>
              <w:t xml:space="preserve">Network virtualization, Distributed Firewall, Drawable topology, visualized network, </w:t>
            </w:r>
            <w:proofErr w:type="spellStart"/>
            <w:r w:rsidRPr="0062718D">
              <w:rPr>
                <w:color w:val="000000"/>
                <w:sz w:val="16"/>
                <w:szCs w:val="16"/>
                <w:lang w:val="en-US"/>
              </w:rPr>
              <w:t>aSwitch</w:t>
            </w:r>
            <w:proofErr w:type="spellEnd"/>
            <w:r w:rsidRPr="0062718D">
              <w:rPr>
                <w:color w:val="000000"/>
                <w:sz w:val="16"/>
                <w:szCs w:val="16"/>
                <w:lang w:val="en-US"/>
              </w:rPr>
              <w:t>, aRouter...</w:t>
            </w:r>
          </w:p>
        </w:tc>
        <w:tc>
          <w:tcPr>
            <w:tcW w:w="630" w:type="dxa"/>
            <w:tcBorders>
              <w:top w:val="nil"/>
              <w:left w:val="nil"/>
              <w:bottom w:val="single" w:sz="4" w:space="0" w:color="auto"/>
              <w:right w:val="single" w:sz="4" w:space="0" w:color="auto"/>
            </w:tcBorders>
            <w:shd w:val="clear" w:color="000000" w:fill="FFFFFF"/>
            <w:vAlign w:val="center"/>
            <w:hideMark/>
          </w:tcPr>
          <w:p w14:paraId="2026FBBC"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4FBDC315"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12941C90" w14:textId="3AB2BF3C"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4</w:t>
            </w:r>
            <w:ins w:id="162" w:author="HIEN" w:date="2025-12-03T09:52:00Z">
              <w:r>
                <w:rPr>
                  <w:color w:val="000000"/>
                  <w:sz w:val="16"/>
                  <w:szCs w:val="16"/>
                  <w:lang w:val="en-US"/>
                </w:rPr>
                <w:t xml:space="preserve"> </w:t>
              </w:r>
            </w:ins>
          </w:p>
        </w:tc>
        <w:tc>
          <w:tcPr>
            <w:tcW w:w="1100" w:type="dxa"/>
            <w:tcBorders>
              <w:top w:val="nil"/>
              <w:left w:val="nil"/>
              <w:bottom w:val="single" w:sz="4" w:space="0" w:color="auto"/>
              <w:right w:val="single" w:sz="4" w:space="0" w:color="auto"/>
            </w:tcBorders>
            <w:shd w:val="clear" w:color="000000" w:fill="FFFFFF"/>
            <w:noWrap/>
            <w:vAlign w:val="center"/>
            <w:hideMark/>
          </w:tcPr>
          <w:p w14:paraId="57187BCE"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152703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32A7DAC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C80D43D"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255B2119"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582080A6" w14:textId="77777777" w:rsidTr="00905374">
        <w:trPr>
          <w:trHeight w:val="510"/>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1CEE873E"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05C71D89"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42C4B33D"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Software</w:t>
            </w:r>
          </w:p>
        </w:tc>
        <w:tc>
          <w:tcPr>
            <w:tcW w:w="1530" w:type="dxa"/>
            <w:tcBorders>
              <w:top w:val="nil"/>
              <w:left w:val="nil"/>
              <w:bottom w:val="single" w:sz="4" w:space="0" w:color="auto"/>
              <w:right w:val="single" w:sz="4" w:space="0" w:color="auto"/>
            </w:tcBorders>
            <w:shd w:val="clear" w:color="000000" w:fill="FFFFFF"/>
            <w:vAlign w:val="center"/>
            <w:hideMark/>
          </w:tcPr>
          <w:p w14:paraId="0F1CF3EB" w14:textId="77777777" w:rsidR="002B14BC" w:rsidRPr="0062718D" w:rsidRDefault="002B14BC" w:rsidP="0062718D">
            <w:pPr>
              <w:widowControl/>
              <w:autoSpaceDE/>
              <w:autoSpaceDN/>
              <w:jc w:val="center"/>
              <w:rPr>
                <w:color w:val="000000"/>
                <w:sz w:val="16"/>
                <w:szCs w:val="16"/>
                <w:lang w:val="en-US"/>
              </w:rPr>
            </w:pPr>
            <w:proofErr w:type="spellStart"/>
            <w:r w:rsidRPr="0062718D">
              <w:rPr>
                <w:color w:val="000000"/>
                <w:sz w:val="16"/>
                <w:szCs w:val="16"/>
                <w:lang w:val="en-US"/>
              </w:rPr>
              <w:t>aSAN</w:t>
            </w:r>
            <w:proofErr w:type="spellEnd"/>
          </w:p>
        </w:tc>
        <w:tc>
          <w:tcPr>
            <w:tcW w:w="4860" w:type="dxa"/>
            <w:tcBorders>
              <w:top w:val="nil"/>
              <w:left w:val="nil"/>
              <w:bottom w:val="single" w:sz="4" w:space="0" w:color="auto"/>
              <w:right w:val="single" w:sz="4" w:space="0" w:color="auto"/>
            </w:tcBorders>
            <w:shd w:val="clear" w:color="000000" w:fill="FFFFFF"/>
            <w:hideMark/>
          </w:tcPr>
          <w:p w14:paraId="64C64028"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Licensed per physical CPU socket</w:t>
            </w:r>
            <w:r w:rsidRPr="0062718D">
              <w:rPr>
                <w:color w:val="000000"/>
                <w:sz w:val="16"/>
                <w:szCs w:val="16"/>
                <w:lang w:val="en-US"/>
              </w:rPr>
              <w:br/>
              <w:t>Storage virtualization, 2-3 copies, SSD read and write acceleration, data locality, Striping.</w:t>
            </w:r>
          </w:p>
        </w:tc>
        <w:tc>
          <w:tcPr>
            <w:tcW w:w="630" w:type="dxa"/>
            <w:tcBorders>
              <w:top w:val="nil"/>
              <w:left w:val="nil"/>
              <w:bottom w:val="single" w:sz="4" w:space="0" w:color="auto"/>
              <w:right w:val="single" w:sz="4" w:space="0" w:color="auto"/>
            </w:tcBorders>
            <w:shd w:val="clear" w:color="000000" w:fill="FFFFFF"/>
            <w:vAlign w:val="center"/>
            <w:hideMark/>
          </w:tcPr>
          <w:p w14:paraId="24982ACE"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00B7F70A"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7CAEE65E" w14:textId="66550E38"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
          <w:p w14:paraId="5CC89391"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5D1FF6A"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344041E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202CFDD5"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79128FB8"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0E4BA2A5" w14:textId="77777777" w:rsidTr="00905374">
        <w:trPr>
          <w:trHeight w:val="76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71F4556A"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457DC00A"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043D1548"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Software</w:t>
            </w:r>
          </w:p>
        </w:tc>
        <w:tc>
          <w:tcPr>
            <w:tcW w:w="1530" w:type="dxa"/>
            <w:tcBorders>
              <w:top w:val="nil"/>
              <w:left w:val="nil"/>
              <w:bottom w:val="single" w:sz="4" w:space="0" w:color="auto"/>
              <w:right w:val="single" w:sz="4" w:space="0" w:color="auto"/>
            </w:tcBorders>
            <w:shd w:val="clear" w:color="000000" w:fill="FFFFFF"/>
            <w:vAlign w:val="center"/>
            <w:hideMark/>
          </w:tcPr>
          <w:p w14:paraId="36660FDF"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SCP Free Edition</w:t>
            </w:r>
          </w:p>
        </w:tc>
        <w:tc>
          <w:tcPr>
            <w:tcW w:w="4860" w:type="dxa"/>
            <w:tcBorders>
              <w:top w:val="nil"/>
              <w:left w:val="nil"/>
              <w:bottom w:val="single" w:sz="4" w:space="0" w:color="auto"/>
              <w:right w:val="single" w:sz="4" w:space="0" w:color="auto"/>
            </w:tcBorders>
            <w:shd w:val="clear" w:color="000000" w:fill="FFFFFF"/>
            <w:hideMark/>
          </w:tcPr>
          <w:p w14:paraId="047BB801"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A unified management platform that enables centralized management across clusters (including hyper-converged clusters and VMware clusters) and data centers. It provides full lifecycle management of virtual machines, resource monitoring, reliability center, and other capabilities.</w:t>
            </w:r>
          </w:p>
        </w:tc>
        <w:tc>
          <w:tcPr>
            <w:tcW w:w="630" w:type="dxa"/>
            <w:tcBorders>
              <w:top w:val="nil"/>
              <w:left w:val="nil"/>
              <w:bottom w:val="single" w:sz="4" w:space="0" w:color="auto"/>
              <w:right w:val="single" w:sz="4" w:space="0" w:color="auto"/>
            </w:tcBorders>
            <w:shd w:val="clear" w:color="000000" w:fill="FFFFFF"/>
            <w:vAlign w:val="center"/>
            <w:hideMark/>
          </w:tcPr>
          <w:p w14:paraId="194EB79C"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343BA97F"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7BE6ACD1" w14:textId="0B332D55"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
          <w:p w14:paraId="5B80C343"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75CFCC8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3FE78761"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304170C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59904248"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303CD800" w14:textId="77777777" w:rsidTr="00905374">
        <w:trPr>
          <w:trHeight w:val="25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06AB494B"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7427824F"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2ABEF627"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Service</w:t>
            </w:r>
          </w:p>
        </w:tc>
        <w:tc>
          <w:tcPr>
            <w:tcW w:w="1530" w:type="dxa"/>
            <w:tcBorders>
              <w:top w:val="nil"/>
              <w:left w:val="nil"/>
              <w:bottom w:val="single" w:sz="4" w:space="0" w:color="auto"/>
              <w:right w:val="single" w:sz="4" w:space="0" w:color="auto"/>
            </w:tcBorders>
            <w:shd w:val="clear" w:color="000000" w:fill="FFFFFF"/>
            <w:vAlign w:val="center"/>
            <w:hideMark/>
          </w:tcPr>
          <w:p w14:paraId="7AF60DE8"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HCIRTF-1Y</w:t>
            </w:r>
          </w:p>
        </w:tc>
        <w:tc>
          <w:tcPr>
            <w:tcW w:w="4860" w:type="dxa"/>
            <w:tcBorders>
              <w:top w:val="nil"/>
              <w:left w:val="nil"/>
              <w:bottom w:val="single" w:sz="4" w:space="0" w:color="auto"/>
              <w:right w:val="single" w:sz="4" w:space="0" w:color="auto"/>
            </w:tcBorders>
            <w:shd w:val="clear" w:color="000000" w:fill="FFFFFF"/>
            <w:hideMark/>
          </w:tcPr>
          <w:p w14:paraId="4C807205"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Repair and maintenance within warranty, RTF service 1 year.</w:t>
            </w:r>
          </w:p>
        </w:tc>
        <w:tc>
          <w:tcPr>
            <w:tcW w:w="630" w:type="dxa"/>
            <w:tcBorders>
              <w:top w:val="nil"/>
              <w:left w:val="nil"/>
              <w:bottom w:val="single" w:sz="4" w:space="0" w:color="auto"/>
              <w:right w:val="single" w:sz="4" w:space="0" w:color="auto"/>
            </w:tcBorders>
            <w:shd w:val="clear" w:color="000000" w:fill="FFFFFF"/>
            <w:vAlign w:val="center"/>
            <w:hideMark/>
          </w:tcPr>
          <w:p w14:paraId="76A303A7"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52AF15C3"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66D015B3" w14:textId="549E70F5"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3</w:t>
            </w:r>
          </w:p>
        </w:tc>
        <w:tc>
          <w:tcPr>
            <w:tcW w:w="1100" w:type="dxa"/>
            <w:tcBorders>
              <w:top w:val="nil"/>
              <w:left w:val="nil"/>
              <w:bottom w:val="single" w:sz="4" w:space="0" w:color="auto"/>
              <w:right w:val="single" w:sz="4" w:space="0" w:color="auto"/>
            </w:tcBorders>
            <w:shd w:val="clear" w:color="000000" w:fill="FFFFFF"/>
            <w:noWrap/>
            <w:vAlign w:val="center"/>
            <w:hideMark/>
          </w:tcPr>
          <w:p w14:paraId="57DD73EE"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5B54D9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776FB6A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3BE57F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08409265"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046F0D65" w14:textId="77777777" w:rsidTr="00905374">
        <w:trPr>
          <w:trHeight w:val="25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29375164"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4A3A378E"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36720E57"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Service</w:t>
            </w:r>
          </w:p>
        </w:tc>
        <w:tc>
          <w:tcPr>
            <w:tcW w:w="1530" w:type="dxa"/>
            <w:tcBorders>
              <w:top w:val="nil"/>
              <w:left w:val="nil"/>
              <w:bottom w:val="single" w:sz="4" w:space="0" w:color="auto"/>
              <w:right w:val="single" w:sz="4" w:space="0" w:color="auto"/>
            </w:tcBorders>
            <w:shd w:val="clear" w:color="000000" w:fill="FFFFFF"/>
            <w:vAlign w:val="center"/>
            <w:hideMark/>
          </w:tcPr>
          <w:p w14:paraId="509CEB95"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HCISUS-1Y</w:t>
            </w:r>
          </w:p>
        </w:tc>
        <w:tc>
          <w:tcPr>
            <w:tcW w:w="4860" w:type="dxa"/>
            <w:tcBorders>
              <w:top w:val="nil"/>
              <w:left w:val="nil"/>
              <w:bottom w:val="single" w:sz="4" w:space="0" w:color="auto"/>
              <w:right w:val="single" w:sz="4" w:space="0" w:color="auto"/>
            </w:tcBorders>
            <w:shd w:val="clear" w:color="000000" w:fill="FFFFFF"/>
            <w:hideMark/>
          </w:tcPr>
          <w:p w14:paraId="2F069403"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HCI software license subscription &amp; upgrade, upgrade license included for 1 year.</w:t>
            </w:r>
          </w:p>
        </w:tc>
        <w:tc>
          <w:tcPr>
            <w:tcW w:w="630" w:type="dxa"/>
            <w:tcBorders>
              <w:top w:val="nil"/>
              <w:left w:val="nil"/>
              <w:bottom w:val="single" w:sz="4" w:space="0" w:color="auto"/>
              <w:right w:val="single" w:sz="4" w:space="0" w:color="auto"/>
            </w:tcBorders>
            <w:shd w:val="clear" w:color="000000" w:fill="FFFFFF"/>
            <w:vAlign w:val="center"/>
            <w:hideMark/>
          </w:tcPr>
          <w:p w14:paraId="2A690B9C"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shd w:val="clear" w:color="000000" w:fill="FFFFFF"/>
          </w:tcPr>
          <w:p w14:paraId="0FA9BC2E"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1AEF3551" w14:textId="1E980E55"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3</w:t>
            </w:r>
          </w:p>
        </w:tc>
        <w:tc>
          <w:tcPr>
            <w:tcW w:w="1100" w:type="dxa"/>
            <w:tcBorders>
              <w:top w:val="nil"/>
              <w:left w:val="nil"/>
              <w:bottom w:val="single" w:sz="4" w:space="0" w:color="auto"/>
              <w:right w:val="single" w:sz="4" w:space="0" w:color="auto"/>
            </w:tcBorders>
            <w:shd w:val="clear" w:color="000000" w:fill="FFFFFF"/>
            <w:noWrap/>
            <w:vAlign w:val="center"/>
            <w:hideMark/>
          </w:tcPr>
          <w:p w14:paraId="65DD2F80"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717441D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140F27C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2476DAFC"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7EBBC485"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2FAC46A6" w14:textId="77777777" w:rsidTr="00905374">
        <w:trPr>
          <w:trHeight w:val="255"/>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33617E89"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988" w:type="dxa"/>
            <w:vMerge/>
            <w:tcBorders>
              <w:top w:val="nil"/>
              <w:left w:val="single" w:sz="4" w:space="0" w:color="auto"/>
              <w:bottom w:val="single" w:sz="4" w:space="0" w:color="auto"/>
              <w:right w:val="single" w:sz="4" w:space="0" w:color="auto"/>
            </w:tcBorders>
            <w:vAlign w:val="center"/>
            <w:hideMark/>
          </w:tcPr>
          <w:p w14:paraId="3E401301" w14:textId="77777777" w:rsidR="002B14BC" w:rsidRPr="0062718D" w:rsidRDefault="002B14BC" w:rsidP="0062718D">
            <w:pPr>
              <w:widowControl/>
              <w:autoSpaceDE/>
              <w:autoSpaceDN/>
              <w:rPr>
                <w:b/>
                <w:bCs/>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3B25E0E9"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Service</w:t>
            </w:r>
          </w:p>
        </w:tc>
        <w:tc>
          <w:tcPr>
            <w:tcW w:w="1530" w:type="dxa"/>
            <w:tcBorders>
              <w:top w:val="nil"/>
              <w:left w:val="nil"/>
              <w:bottom w:val="single" w:sz="4" w:space="0" w:color="auto"/>
              <w:right w:val="single" w:sz="4" w:space="0" w:color="auto"/>
            </w:tcBorders>
            <w:shd w:val="clear" w:color="000000" w:fill="FFFFFF"/>
            <w:vAlign w:val="center"/>
            <w:hideMark/>
          </w:tcPr>
          <w:p w14:paraId="3732126D"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HCITSS-1Y</w:t>
            </w:r>
          </w:p>
        </w:tc>
        <w:tc>
          <w:tcPr>
            <w:tcW w:w="4860" w:type="dxa"/>
            <w:tcBorders>
              <w:top w:val="nil"/>
              <w:left w:val="nil"/>
              <w:bottom w:val="single" w:sz="4" w:space="0" w:color="auto"/>
              <w:right w:val="single" w:sz="4" w:space="0" w:color="auto"/>
            </w:tcBorders>
            <w:shd w:val="clear" w:color="000000" w:fill="FFFFFF"/>
            <w:hideMark/>
          </w:tcPr>
          <w:p w14:paraId="16F9B9E4" w14:textId="77777777" w:rsidR="002B14BC" w:rsidRPr="0062718D" w:rsidRDefault="002B14BC" w:rsidP="0062718D">
            <w:pPr>
              <w:widowControl/>
              <w:autoSpaceDE/>
              <w:autoSpaceDN/>
              <w:rPr>
                <w:b/>
                <w:bCs/>
                <w:color w:val="000000"/>
                <w:sz w:val="16"/>
                <w:szCs w:val="16"/>
                <w:lang w:val="en-US"/>
              </w:rPr>
            </w:pPr>
            <w:r w:rsidRPr="0062718D">
              <w:rPr>
                <w:b/>
                <w:bCs/>
                <w:color w:val="000000"/>
                <w:sz w:val="16"/>
                <w:szCs w:val="16"/>
                <w:lang w:val="en-US"/>
              </w:rPr>
              <w:t>HCI 24*7 technical support services for 1 year.</w:t>
            </w:r>
          </w:p>
        </w:tc>
        <w:tc>
          <w:tcPr>
            <w:tcW w:w="630" w:type="dxa"/>
            <w:tcBorders>
              <w:top w:val="nil"/>
              <w:left w:val="nil"/>
              <w:bottom w:val="single" w:sz="4" w:space="0" w:color="auto"/>
              <w:right w:val="single" w:sz="4" w:space="0" w:color="auto"/>
            </w:tcBorders>
            <w:shd w:val="clear" w:color="000000" w:fill="FFFFFF"/>
            <w:vAlign w:val="center"/>
            <w:hideMark/>
          </w:tcPr>
          <w:p w14:paraId="055D0E96"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bottom w:val="single" w:sz="4" w:space="0" w:color="auto"/>
              <w:right w:val="single" w:sz="4" w:space="0" w:color="auto"/>
            </w:tcBorders>
            <w:shd w:val="clear" w:color="000000" w:fill="FFFFFF"/>
          </w:tcPr>
          <w:p w14:paraId="3CD53473" w14:textId="77777777" w:rsidR="002B14BC" w:rsidRPr="0062718D" w:rsidRDefault="002B14BC" w:rsidP="0062718D">
            <w:pPr>
              <w:widowControl/>
              <w:autoSpaceDE/>
              <w:autoSpaceDN/>
              <w:jc w:val="center"/>
              <w:rPr>
                <w:b/>
                <w:bCs/>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5E055127" w14:textId="3D481A63"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3</w:t>
            </w:r>
          </w:p>
        </w:tc>
        <w:tc>
          <w:tcPr>
            <w:tcW w:w="1100" w:type="dxa"/>
            <w:tcBorders>
              <w:top w:val="nil"/>
              <w:left w:val="nil"/>
              <w:bottom w:val="single" w:sz="4" w:space="0" w:color="auto"/>
              <w:right w:val="single" w:sz="4" w:space="0" w:color="auto"/>
            </w:tcBorders>
            <w:shd w:val="clear" w:color="000000" w:fill="FFFFFF"/>
            <w:noWrap/>
            <w:vAlign w:val="center"/>
            <w:hideMark/>
          </w:tcPr>
          <w:p w14:paraId="0D073C0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995CF5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3340732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4A8DA51C"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37040122"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F65714" w:rsidRPr="0062718D" w14:paraId="18ADFB37" w14:textId="77777777" w:rsidTr="00136693">
        <w:trPr>
          <w:trHeight w:val="1275"/>
        </w:trPr>
        <w:tc>
          <w:tcPr>
            <w:tcW w:w="63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1F2B36"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lastRenderedPageBreak/>
              <w:t> </w:t>
            </w:r>
          </w:p>
        </w:tc>
        <w:tc>
          <w:tcPr>
            <w:tcW w:w="988" w:type="dxa"/>
            <w:tcBorders>
              <w:top w:val="single" w:sz="4" w:space="0" w:color="auto"/>
              <w:left w:val="nil"/>
              <w:bottom w:val="single" w:sz="4" w:space="0" w:color="auto"/>
              <w:right w:val="single" w:sz="4" w:space="0" w:color="auto"/>
            </w:tcBorders>
            <w:vAlign w:val="center"/>
            <w:hideMark/>
          </w:tcPr>
          <w:p w14:paraId="69C9BFCF"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PROS-SUPH-B</w:t>
            </w:r>
          </w:p>
        </w:tc>
        <w:tc>
          <w:tcPr>
            <w:tcW w:w="2520" w:type="dxa"/>
            <w:gridSpan w:val="2"/>
            <w:tcBorders>
              <w:top w:val="single" w:sz="4" w:space="0" w:color="auto"/>
              <w:left w:val="nil"/>
              <w:bottom w:val="single" w:sz="4" w:space="0" w:color="auto"/>
              <w:right w:val="single" w:sz="4" w:space="0" w:color="auto"/>
            </w:tcBorders>
            <w:shd w:val="clear" w:color="000000" w:fill="FFFFFF"/>
            <w:vAlign w:val="center"/>
            <w:hideMark/>
          </w:tcPr>
          <w:p w14:paraId="7BD05883" w14:textId="083C275B" w:rsidR="00F65714" w:rsidRPr="0062718D" w:rsidRDefault="00136693" w:rsidP="00136693">
            <w:pPr>
              <w:widowControl/>
              <w:autoSpaceDE/>
              <w:autoSpaceDN/>
              <w:jc w:val="center"/>
              <w:rPr>
                <w:b/>
                <w:bCs/>
                <w:color w:val="000000"/>
                <w:sz w:val="16"/>
                <w:szCs w:val="16"/>
                <w:lang w:val="en-US"/>
              </w:rPr>
            </w:pPr>
            <w:proofErr w:type="spellStart"/>
            <w:r>
              <w:rPr>
                <w:b/>
                <w:bCs/>
                <w:color w:val="000000"/>
                <w:sz w:val="16"/>
                <w:szCs w:val="16"/>
                <w:lang w:val="en-US"/>
              </w:rPr>
              <w:t>Dịch</w:t>
            </w:r>
            <w:proofErr w:type="spellEnd"/>
            <w:r>
              <w:rPr>
                <w:b/>
                <w:bCs/>
                <w:color w:val="000000"/>
                <w:sz w:val="16"/>
                <w:szCs w:val="16"/>
                <w:lang w:val="en-US"/>
              </w:rPr>
              <w:t xml:space="preserve"> </w:t>
            </w:r>
            <w:proofErr w:type="spellStart"/>
            <w:r>
              <w:rPr>
                <w:b/>
                <w:bCs/>
                <w:color w:val="000000"/>
                <w:sz w:val="16"/>
                <w:szCs w:val="16"/>
                <w:lang w:val="en-US"/>
              </w:rPr>
              <w:t>vụ</w:t>
            </w:r>
            <w:proofErr w:type="spellEnd"/>
            <w:r>
              <w:rPr>
                <w:b/>
                <w:bCs/>
                <w:color w:val="000000"/>
                <w:sz w:val="16"/>
                <w:szCs w:val="16"/>
                <w:lang w:val="en-US"/>
              </w:rPr>
              <w:t xml:space="preserve"> </w:t>
            </w:r>
            <w:proofErr w:type="spellStart"/>
            <w:r>
              <w:rPr>
                <w:b/>
                <w:bCs/>
                <w:color w:val="000000"/>
                <w:sz w:val="16"/>
                <w:szCs w:val="16"/>
                <w:lang w:val="en-US"/>
              </w:rPr>
              <w:t>nhân</w:t>
            </w:r>
            <w:proofErr w:type="spellEnd"/>
            <w:r>
              <w:rPr>
                <w:b/>
                <w:bCs/>
                <w:color w:val="000000"/>
                <w:sz w:val="16"/>
                <w:szCs w:val="16"/>
                <w:lang w:val="en-US"/>
              </w:rPr>
              <w:t xml:space="preserve"> </w:t>
            </w:r>
            <w:proofErr w:type="spellStart"/>
            <w:r>
              <w:rPr>
                <w:b/>
                <w:bCs/>
                <w:color w:val="000000"/>
                <w:sz w:val="16"/>
                <w:szCs w:val="16"/>
                <w:lang w:val="en-US"/>
              </w:rPr>
              <w:t>công</w:t>
            </w:r>
            <w:proofErr w:type="spellEnd"/>
            <w:r>
              <w:rPr>
                <w:b/>
                <w:bCs/>
                <w:color w:val="000000"/>
                <w:sz w:val="16"/>
                <w:szCs w:val="16"/>
                <w:lang w:val="en-US"/>
              </w:rPr>
              <w:t xml:space="preserve"> </w:t>
            </w:r>
            <w:proofErr w:type="spellStart"/>
            <w:r>
              <w:rPr>
                <w:b/>
                <w:bCs/>
                <w:color w:val="000000"/>
                <w:sz w:val="16"/>
                <w:szCs w:val="16"/>
                <w:lang w:val="en-US"/>
              </w:rPr>
              <w:t>triển</w:t>
            </w:r>
            <w:proofErr w:type="spellEnd"/>
            <w:r>
              <w:rPr>
                <w:b/>
                <w:bCs/>
                <w:color w:val="000000"/>
                <w:sz w:val="16"/>
                <w:szCs w:val="16"/>
                <w:lang w:val="en-US"/>
              </w:rPr>
              <w:t xml:space="preserve"> </w:t>
            </w:r>
            <w:proofErr w:type="spellStart"/>
            <w:r>
              <w:rPr>
                <w:b/>
                <w:bCs/>
                <w:color w:val="000000"/>
                <w:sz w:val="16"/>
                <w:szCs w:val="16"/>
                <w:lang w:val="en-US"/>
              </w:rPr>
              <w:t>khai</w:t>
            </w:r>
            <w:proofErr w:type="spellEnd"/>
            <w:r>
              <w:rPr>
                <w:b/>
                <w:bCs/>
                <w:color w:val="000000"/>
                <w:sz w:val="16"/>
                <w:szCs w:val="16"/>
                <w:lang w:val="en-US"/>
              </w:rPr>
              <w:t xml:space="preserve">, </w:t>
            </w:r>
            <w:proofErr w:type="spellStart"/>
            <w:r>
              <w:rPr>
                <w:b/>
                <w:bCs/>
                <w:color w:val="000000"/>
                <w:sz w:val="16"/>
                <w:szCs w:val="16"/>
                <w:lang w:val="en-US"/>
              </w:rPr>
              <w:t>cài</w:t>
            </w:r>
            <w:proofErr w:type="spellEnd"/>
            <w:r>
              <w:rPr>
                <w:b/>
                <w:bCs/>
                <w:color w:val="000000"/>
                <w:sz w:val="16"/>
                <w:szCs w:val="16"/>
                <w:lang w:val="en-US"/>
              </w:rPr>
              <w:t xml:space="preserve"> </w:t>
            </w:r>
            <w:proofErr w:type="spellStart"/>
            <w:r>
              <w:rPr>
                <w:b/>
                <w:bCs/>
                <w:color w:val="000000"/>
                <w:sz w:val="16"/>
                <w:szCs w:val="16"/>
                <w:lang w:val="en-US"/>
              </w:rPr>
              <w:t>đặt</w:t>
            </w:r>
            <w:proofErr w:type="spellEnd"/>
            <w:r>
              <w:rPr>
                <w:b/>
                <w:bCs/>
                <w:color w:val="000000"/>
                <w:sz w:val="16"/>
                <w:szCs w:val="16"/>
                <w:lang w:val="en-US"/>
              </w:rPr>
              <w:t xml:space="preserve"> </w:t>
            </w:r>
            <w:proofErr w:type="spellStart"/>
            <w:r>
              <w:rPr>
                <w:b/>
                <w:bCs/>
                <w:color w:val="000000"/>
                <w:sz w:val="16"/>
                <w:szCs w:val="16"/>
                <w:lang w:val="en-US"/>
              </w:rPr>
              <w:t>thiết</w:t>
            </w:r>
            <w:proofErr w:type="spellEnd"/>
            <w:r>
              <w:rPr>
                <w:b/>
                <w:bCs/>
                <w:color w:val="000000"/>
                <w:sz w:val="16"/>
                <w:szCs w:val="16"/>
                <w:lang w:val="en-US"/>
              </w:rPr>
              <w:t xml:space="preserve"> </w:t>
            </w:r>
            <w:proofErr w:type="spellStart"/>
            <w:r>
              <w:rPr>
                <w:b/>
                <w:bCs/>
                <w:color w:val="000000"/>
                <w:sz w:val="16"/>
                <w:szCs w:val="16"/>
                <w:lang w:val="en-US"/>
              </w:rPr>
              <w:t>bị</w:t>
            </w:r>
            <w:proofErr w:type="spellEnd"/>
            <w:r>
              <w:rPr>
                <w:b/>
                <w:bCs/>
                <w:color w:val="000000"/>
                <w:sz w:val="16"/>
                <w:szCs w:val="16"/>
                <w:lang w:val="en-US"/>
              </w:rPr>
              <w:t xml:space="preserve"> </w:t>
            </w:r>
          </w:p>
        </w:tc>
        <w:tc>
          <w:tcPr>
            <w:tcW w:w="4860" w:type="dxa"/>
            <w:tcBorders>
              <w:top w:val="single" w:sz="4" w:space="0" w:color="auto"/>
              <w:left w:val="nil"/>
              <w:bottom w:val="single" w:sz="4" w:space="0" w:color="auto"/>
              <w:right w:val="single" w:sz="4" w:space="0" w:color="auto"/>
            </w:tcBorders>
            <w:shd w:val="clear" w:color="000000" w:fill="FFFFFF"/>
            <w:hideMark/>
          </w:tcPr>
          <w:p w14:paraId="02E0A483" w14:textId="77777777" w:rsidR="00F65714" w:rsidRPr="0062718D" w:rsidRDefault="00F65714" w:rsidP="0062718D">
            <w:pPr>
              <w:widowControl/>
              <w:autoSpaceDE/>
              <w:autoSpaceDN/>
              <w:rPr>
                <w:color w:val="000000"/>
                <w:sz w:val="16"/>
                <w:szCs w:val="16"/>
                <w:lang w:val="en-US"/>
              </w:rPr>
            </w:pPr>
            <w:r w:rsidRPr="0062718D">
              <w:rPr>
                <w:color w:val="000000"/>
                <w:sz w:val="16"/>
                <w:szCs w:val="16"/>
                <w:lang w:val="en-US"/>
              </w:rPr>
              <w:t>Professional Services -</w:t>
            </w:r>
            <w:r w:rsidRPr="0062718D">
              <w:rPr>
                <w:color w:val="000000"/>
                <w:sz w:val="16"/>
                <w:szCs w:val="16"/>
                <w:lang w:val="en-US"/>
              </w:rPr>
              <w:br/>
            </w:r>
            <w:proofErr w:type="spellStart"/>
            <w:r w:rsidRPr="0062718D">
              <w:rPr>
                <w:color w:val="000000"/>
                <w:sz w:val="16"/>
                <w:szCs w:val="16"/>
                <w:lang w:val="en-US"/>
              </w:rPr>
              <w:t>Sangfor</w:t>
            </w:r>
            <w:proofErr w:type="spellEnd"/>
            <w:r w:rsidRPr="0062718D">
              <w:rPr>
                <w:color w:val="000000"/>
                <w:sz w:val="16"/>
                <w:szCs w:val="16"/>
                <w:lang w:val="en-US"/>
              </w:rPr>
              <w:t xml:space="preserve"> Upgrade Plan, Multiple Upgrades, High Availability Configuration;</w:t>
            </w:r>
            <w:r w:rsidRPr="0062718D">
              <w:rPr>
                <w:color w:val="000000"/>
                <w:sz w:val="16"/>
                <w:szCs w:val="16"/>
                <w:lang w:val="en-US"/>
              </w:rPr>
              <w:br/>
            </w:r>
            <w:proofErr w:type="spellStart"/>
            <w:r w:rsidRPr="0062718D">
              <w:rPr>
                <w:color w:val="000000"/>
                <w:sz w:val="16"/>
                <w:szCs w:val="16"/>
                <w:lang w:val="en-US"/>
              </w:rPr>
              <w:t>Sangfor</w:t>
            </w:r>
            <w:proofErr w:type="spellEnd"/>
            <w:r w:rsidRPr="0062718D">
              <w:rPr>
                <w:color w:val="000000"/>
                <w:sz w:val="16"/>
                <w:szCs w:val="16"/>
                <w:lang w:val="en-US"/>
              </w:rPr>
              <w:t xml:space="preserve"> Policy Optimization, Simplify Operations and Maintenance, Eliminate security risks;</w:t>
            </w:r>
            <w:r w:rsidRPr="0062718D">
              <w:rPr>
                <w:color w:val="000000"/>
                <w:sz w:val="16"/>
                <w:szCs w:val="16"/>
                <w:lang w:val="en-US"/>
              </w:rPr>
              <w:br/>
            </w:r>
            <w:proofErr w:type="spellStart"/>
            <w:r w:rsidRPr="0062718D">
              <w:rPr>
                <w:color w:val="000000"/>
                <w:sz w:val="16"/>
                <w:szCs w:val="16"/>
                <w:lang w:val="en-US"/>
              </w:rPr>
              <w:t>Sangfor</w:t>
            </w:r>
            <w:proofErr w:type="spellEnd"/>
            <w:r w:rsidRPr="0062718D">
              <w:rPr>
                <w:color w:val="000000"/>
                <w:sz w:val="16"/>
                <w:szCs w:val="16"/>
                <w:lang w:val="en-US"/>
              </w:rPr>
              <w:t xml:space="preserve"> Health Check, Policy Check, System Settings, Ensure Device Stability;</w:t>
            </w:r>
            <w:r w:rsidRPr="0062718D">
              <w:rPr>
                <w:color w:val="000000"/>
                <w:sz w:val="16"/>
                <w:szCs w:val="16"/>
                <w:lang w:val="en-US"/>
              </w:rPr>
              <w:br/>
              <w:t>Business hour, 1 Day</w:t>
            </w:r>
          </w:p>
        </w:tc>
        <w:tc>
          <w:tcPr>
            <w:tcW w:w="630" w:type="dxa"/>
            <w:tcBorders>
              <w:top w:val="single" w:sz="4" w:space="0" w:color="auto"/>
              <w:left w:val="nil"/>
              <w:bottom w:val="single" w:sz="4" w:space="0" w:color="auto"/>
              <w:right w:val="single" w:sz="4" w:space="0" w:color="auto"/>
            </w:tcBorders>
            <w:shd w:val="clear" w:color="000000" w:fill="FFFFFF"/>
            <w:vAlign w:val="center"/>
            <w:hideMark/>
          </w:tcPr>
          <w:p w14:paraId="7F13E012"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shd w:val="clear" w:color="000000" w:fill="FFFFFF"/>
            <w:vAlign w:val="center"/>
          </w:tcPr>
          <w:p w14:paraId="6424E69E" w14:textId="5842367F" w:rsidR="00F65714" w:rsidRPr="00136693" w:rsidRDefault="00136693" w:rsidP="00136693">
            <w:pPr>
              <w:widowControl/>
              <w:autoSpaceDE/>
              <w:autoSpaceDN/>
              <w:jc w:val="center"/>
              <w:rPr>
                <w:bCs/>
                <w:color w:val="000000"/>
                <w:sz w:val="16"/>
                <w:szCs w:val="16"/>
                <w:lang w:val="en-US"/>
              </w:rPr>
            </w:pPr>
            <w:proofErr w:type="spellStart"/>
            <w:r w:rsidRPr="00136693">
              <w:rPr>
                <w:bCs/>
                <w:color w:val="000000"/>
                <w:sz w:val="16"/>
                <w:szCs w:val="16"/>
                <w:lang w:val="en-US"/>
              </w:rPr>
              <w:t>Ngày</w:t>
            </w:r>
            <w:proofErr w:type="spellEnd"/>
          </w:p>
        </w:tc>
        <w:tc>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88125F" w14:textId="5A4A0168"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2</w:t>
            </w:r>
          </w:p>
        </w:tc>
        <w:tc>
          <w:tcPr>
            <w:tcW w:w="1100" w:type="dxa"/>
            <w:tcBorders>
              <w:top w:val="single" w:sz="4" w:space="0" w:color="auto"/>
              <w:left w:val="nil"/>
              <w:bottom w:val="single" w:sz="4" w:space="0" w:color="auto"/>
              <w:right w:val="single" w:sz="4" w:space="0" w:color="auto"/>
            </w:tcBorders>
            <w:shd w:val="clear" w:color="000000" w:fill="FFFFFF"/>
            <w:noWrap/>
            <w:vAlign w:val="center"/>
            <w:hideMark/>
          </w:tcPr>
          <w:p w14:paraId="57358C6B"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13.500.000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
          <w:p w14:paraId="3C58D0C5"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27.000.000</w:t>
            </w:r>
          </w:p>
        </w:tc>
        <w:tc>
          <w:tcPr>
            <w:tcW w:w="1080" w:type="dxa"/>
            <w:tcBorders>
              <w:top w:val="single" w:sz="4" w:space="0" w:color="auto"/>
              <w:left w:val="nil"/>
              <w:bottom w:val="single" w:sz="4" w:space="0" w:color="auto"/>
              <w:right w:val="single" w:sz="4" w:space="0" w:color="auto"/>
            </w:tcBorders>
            <w:shd w:val="clear" w:color="000000" w:fill="FFFFFF"/>
            <w:noWrap/>
            <w:vAlign w:val="center"/>
            <w:hideMark/>
          </w:tcPr>
          <w:p w14:paraId="364DDE9F"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2.160.000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
          <w:p w14:paraId="6462576C"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29.160.000</w:t>
            </w:r>
          </w:p>
        </w:tc>
        <w:tc>
          <w:tcPr>
            <w:tcW w:w="900" w:type="dxa"/>
            <w:tcBorders>
              <w:top w:val="single" w:sz="4" w:space="0" w:color="auto"/>
              <w:left w:val="nil"/>
              <w:bottom w:val="single" w:sz="4" w:space="0" w:color="auto"/>
              <w:right w:val="single" w:sz="4" w:space="0" w:color="auto"/>
            </w:tcBorders>
            <w:shd w:val="clear" w:color="000000" w:fill="FFFFFF"/>
            <w:vAlign w:val="center"/>
            <w:hideMark/>
          </w:tcPr>
          <w:p w14:paraId="2BC0A606" w14:textId="2315DD75" w:rsidR="00F65714" w:rsidRPr="0062718D" w:rsidRDefault="00F65714" w:rsidP="0062718D">
            <w:pPr>
              <w:widowControl/>
              <w:autoSpaceDE/>
              <w:autoSpaceDN/>
              <w:jc w:val="center"/>
              <w:rPr>
                <w:b/>
                <w:bCs/>
                <w:color w:val="000000"/>
                <w:sz w:val="16"/>
                <w:szCs w:val="16"/>
                <w:lang w:val="en-US"/>
              </w:rPr>
            </w:pPr>
            <w:del w:id="163" w:author="Phương_Thu mua" w:date="2025-12-04T11:09:00Z">
              <w:r w:rsidRPr="0062718D" w:rsidDel="00905374">
                <w:rPr>
                  <w:b/>
                  <w:bCs/>
                  <w:color w:val="000000"/>
                  <w:sz w:val="16"/>
                  <w:szCs w:val="16"/>
                  <w:lang w:val="en-US"/>
                </w:rPr>
                <w:delText>Thời gian lắp đặt, cấu hình trong vòng 5 - 7 ngày</w:delText>
              </w:r>
            </w:del>
          </w:p>
        </w:tc>
      </w:tr>
      <w:tr w:rsidR="00F65714" w:rsidRPr="0062718D" w14:paraId="29F58559" w14:textId="77777777" w:rsidTr="00136693">
        <w:trPr>
          <w:trHeight w:val="398"/>
        </w:trPr>
        <w:tc>
          <w:tcPr>
            <w:tcW w:w="632" w:type="dxa"/>
            <w:tcBorders>
              <w:top w:val="nil"/>
              <w:left w:val="single" w:sz="4" w:space="0" w:color="auto"/>
              <w:bottom w:val="single" w:sz="4" w:space="0" w:color="auto"/>
              <w:right w:val="single" w:sz="4" w:space="0" w:color="auto"/>
            </w:tcBorders>
            <w:shd w:val="clear" w:color="000000" w:fill="FFFFFF"/>
            <w:noWrap/>
            <w:vAlign w:val="center"/>
            <w:hideMark/>
          </w:tcPr>
          <w:p w14:paraId="658B27F2"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2</w:t>
            </w:r>
          </w:p>
        </w:tc>
        <w:tc>
          <w:tcPr>
            <w:tcW w:w="8368" w:type="dxa"/>
            <w:gridSpan w:val="4"/>
            <w:tcBorders>
              <w:top w:val="single" w:sz="4" w:space="0" w:color="auto"/>
              <w:left w:val="nil"/>
              <w:bottom w:val="single" w:sz="4" w:space="0" w:color="auto"/>
              <w:right w:val="single" w:sz="4" w:space="0" w:color="auto"/>
            </w:tcBorders>
            <w:shd w:val="clear" w:color="000000" w:fill="FFFFFF"/>
            <w:vAlign w:val="center"/>
            <w:hideMark/>
          </w:tcPr>
          <w:p w14:paraId="26886D3F" w14:textId="12484BF1" w:rsidR="00F65714" w:rsidRPr="0062718D" w:rsidRDefault="00F65714" w:rsidP="0062718D">
            <w:pPr>
              <w:widowControl/>
              <w:autoSpaceDE/>
              <w:autoSpaceDN/>
              <w:rPr>
                <w:b/>
                <w:bCs/>
                <w:color w:val="000000"/>
                <w:sz w:val="16"/>
                <w:szCs w:val="16"/>
                <w:lang w:val="en-US"/>
              </w:rPr>
            </w:pPr>
            <w:proofErr w:type="spellStart"/>
            <w:r>
              <w:rPr>
                <w:b/>
                <w:bCs/>
                <w:color w:val="000000"/>
                <w:sz w:val="16"/>
                <w:szCs w:val="16"/>
                <w:lang w:val="en-US"/>
              </w:rPr>
              <w:t>Thiết</w:t>
            </w:r>
            <w:proofErr w:type="spellEnd"/>
            <w:r>
              <w:rPr>
                <w:b/>
                <w:bCs/>
                <w:color w:val="000000"/>
                <w:sz w:val="16"/>
                <w:szCs w:val="16"/>
                <w:lang w:val="en-US"/>
              </w:rPr>
              <w:t xml:space="preserve"> </w:t>
            </w:r>
            <w:proofErr w:type="spellStart"/>
            <w:r>
              <w:rPr>
                <w:b/>
                <w:bCs/>
                <w:color w:val="000000"/>
                <w:sz w:val="16"/>
                <w:szCs w:val="16"/>
                <w:lang w:val="en-US"/>
              </w:rPr>
              <w:t>bị</w:t>
            </w:r>
            <w:proofErr w:type="spellEnd"/>
            <w:r>
              <w:rPr>
                <w:b/>
                <w:bCs/>
                <w:color w:val="000000"/>
                <w:sz w:val="16"/>
                <w:szCs w:val="16"/>
                <w:lang w:val="en-US"/>
              </w:rPr>
              <w:t xml:space="preserve"> </w:t>
            </w:r>
            <w:proofErr w:type="spellStart"/>
            <w:r>
              <w:rPr>
                <w:b/>
                <w:bCs/>
                <w:color w:val="000000"/>
                <w:sz w:val="16"/>
                <w:szCs w:val="16"/>
                <w:lang w:val="en-US"/>
              </w:rPr>
              <w:t>tường</w:t>
            </w:r>
            <w:proofErr w:type="spellEnd"/>
            <w:r>
              <w:rPr>
                <w:b/>
                <w:bCs/>
                <w:color w:val="000000"/>
                <w:sz w:val="16"/>
                <w:szCs w:val="16"/>
                <w:lang w:val="en-US"/>
              </w:rPr>
              <w:t xml:space="preserve"> </w:t>
            </w:r>
            <w:proofErr w:type="spellStart"/>
            <w:r>
              <w:rPr>
                <w:b/>
                <w:bCs/>
                <w:color w:val="000000"/>
                <w:sz w:val="16"/>
                <w:szCs w:val="16"/>
                <w:lang w:val="en-US"/>
              </w:rPr>
              <w:t>lửa</w:t>
            </w:r>
            <w:proofErr w:type="spellEnd"/>
            <w:r>
              <w:rPr>
                <w:b/>
                <w:bCs/>
                <w:color w:val="000000"/>
                <w:sz w:val="16"/>
                <w:szCs w:val="16"/>
                <w:lang w:val="en-US"/>
              </w:rPr>
              <w:t xml:space="preserve">: </w:t>
            </w:r>
            <w:proofErr w:type="spellStart"/>
            <w:r w:rsidRPr="0062718D">
              <w:rPr>
                <w:b/>
                <w:bCs/>
                <w:color w:val="000000"/>
                <w:sz w:val="16"/>
                <w:szCs w:val="16"/>
                <w:lang w:val="en-US"/>
              </w:rPr>
              <w:t>Sangfor</w:t>
            </w:r>
            <w:proofErr w:type="spellEnd"/>
            <w:r w:rsidRPr="0062718D">
              <w:rPr>
                <w:b/>
                <w:bCs/>
                <w:color w:val="000000"/>
                <w:sz w:val="16"/>
                <w:szCs w:val="16"/>
                <w:lang w:val="en-US"/>
              </w:rPr>
              <w:t xml:space="preserve"> Firewall NSF-3100A-I</w:t>
            </w:r>
          </w:p>
        </w:tc>
        <w:tc>
          <w:tcPr>
            <w:tcW w:w="630" w:type="dxa"/>
            <w:tcBorders>
              <w:top w:val="nil"/>
              <w:left w:val="nil"/>
              <w:bottom w:val="single" w:sz="4" w:space="0" w:color="auto"/>
              <w:right w:val="single" w:sz="4" w:space="0" w:color="auto"/>
            </w:tcBorders>
            <w:shd w:val="clear" w:color="000000" w:fill="FFFFFF"/>
            <w:vAlign w:val="center"/>
            <w:hideMark/>
          </w:tcPr>
          <w:p w14:paraId="5AD3C6CD"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shd w:val="clear" w:color="000000" w:fill="FFFFFF"/>
          </w:tcPr>
          <w:p w14:paraId="60DD20C6" w14:textId="77777777" w:rsidR="00F65714" w:rsidRPr="0062718D" w:rsidRDefault="00F65714" w:rsidP="0062718D">
            <w:pPr>
              <w:widowControl/>
              <w:autoSpaceDE/>
              <w:autoSpaceDN/>
              <w:jc w:val="center"/>
              <w:rPr>
                <w:b/>
                <w:bCs/>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097E9A2A" w14:textId="76B0348E"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00" w:type="dxa"/>
            <w:tcBorders>
              <w:top w:val="single" w:sz="4" w:space="0" w:color="FFFFFF"/>
              <w:left w:val="single" w:sz="4" w:space="0" w:color="FFFFFF"/>
              <w:bottom w:val="single" w:sz="4" w:space="0" w:color="FFFFFF"/>
              <w:right w:val="single" w:sz="4" w:space="0" w:color="FFFFFF"/>
            </w:tcBorders>
            <w:vAlign w:val="center"/>
            <w:hideMark/>
          </w:tcPr>
          <w:p w14:paraId="58ED021E"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70" w:type="dxa"/>
            <w:tcBorders>
              <w:top w:val="single" w:sz="4" w:space="0" w:color="FFFFFF"/>
              <w:left w:val="nil"/>
              <w:bottom w:val="single" w:sz="4" w:space="0" w:color="FFFFFF"/>
              <w:right w:val="single" w:sz="4" w:space="0" w:color="FFFFFF"/>
            </w:tcBorders>
            <w:vAlign w:val="center"/>
            <w:hideMark/>
          </w:tcPr>
          <w:p w14:paraId="17770FF8"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080" w:type="dxa"/>
            <w:tcBorders>
              <w:top w:val="single" w:sz="4" w:space="0" w:color="FFFFFF"/>
              <w:left w:val="nil"/>
              <w:bottom w:val="single" w:sz="4" w:space="0" w:color="FFFFFF"/>
              <w:right w:val="single" w:sz="4" w:space="0" w:color="FFFFFF"/>
            </w:tcBorders>
            <w:vAlign w:val="center"/>
            <w:hideMark/>
          </w:tcPr>
          <w:p w14:paraId="4DAC531E"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70" w:type="dxa"/>
            <w:tcBorders>
              <w:top w:val="single" w:sz="4" w:space="0" w:color="FFFFFF"/>
              <w:left w:val="nil"/>
              <w:bottom w:val="single" w:sz="4" w:space="0" w:color="FFFFFF"/>
              <w:right w:val="single" w:sz="4" w:space="0" w:color="FFFFFF"/>
            </w:tcBorders>
            <w:vAlign w:val="center"/>
            <w:hideMark/>
          </w:tcPr>
          <w:p w14:paraId="66FD7E50"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00" w:type="dxa"/>
            <w:tcBorders>
              <w:top w:val="single" w:sz="4" w:space="0" w:color="FFFFFF"/>
              <w:left w:val="nil"/>
              <w:bottom w:val="single" w:sz="4" w:space="0" w:color="FFFFFF"/>
              <w:right w:val="single" w:sz="4" w:space="0" w:color="FFFFFF"/>
            </w:tcBorders>
            <w:vAlign w:val="center"/>
            <w:hideMark/>
          </w:tcPr>
          <w:p w14:paraId="25E3A9CB"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45590218" w14:textId="77777777" w:rsidTr="00905374">
        <w:trPr>
          <w:trHeight w:val="510"/>
        </w:trPr>
        <w:tc>
          <w:tcPr>
            <w:tcW w:w="632" w:type="dxa"/>
            <w:tcBorders>
              <w:top w:val="nil"/>
              <w:left w:val="single" w:sz="4" w:space="0" w:color="auto"/>
              <w:bottom w:val="single" w:sz="4" w:space="0" w:color="auto"/>
              <w:right w:val="single" w:sz="4" w:space="0" w:color="auto"/>
            </w:tcBorders>
            <w:vAlign w:val="center"/>
            <w:hideMark/>
          </w:tcPr>
          <w:p w14:paraId="4B096E70"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3DEA6FD"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NSF-3100A-I</w:t>
            </w:r>
          </w:p>
        </w:tc>
        <w:tc>
          <w:tcPr>
            <w:tcW w:w="990" w:type="dxa"/>
            <w:tcBorders>
              <w:top w:val="nil"/>
              <w:left w:val="nil"/>
              <w:bottom w:val="single" w:sz="4" w:space="0" w:color="auto"/>
              <w:right w:val="single" w:sz="4" w:space="0" w:color="auto"/>
            </w:tcBorders>
            <w:shd w:val="clear" w:color="000000" w:fill="FFFFFF"/>
            <w:vAlign w:val="center"/>
            <w:hideMark/>
          </w:tcPr>
          <w:p w14:paraId="4FB90BC1"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Standard Hardware</w:t>
            </w:r>
          </w:p>
        </w:tc>
        <w:tc>
          <w:tcPr>
            <w:tcW w:w="1530" w:type="dxa"/>
            <w:tcBorders>
              <w:top w:val="nil"/>
              <w:left w:val="nil"/>
              <w:bottom w:val="single" w:sz="4" w:space="0" w:color="auto"/>
              <w:right w:val="single" w:sz="4" w:space="0" w:color="auto"/>
            </w:tcBorders>
            <w:shd w:val="clear" w:color="000000" w:fill="FFFFFF"/>
            <w:vAlign w:val="center"/>
            <w:hideMark/>
          </w:tcPr>
          <w:p w14:paraId="0904CEC6"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NSF3100A</w:t>
            </w:r>
          </w:p>
        </w:tc>
        <w:tc>
          <w:tcPr>
            <w:tcW w:w="4860" w:type="dxa"/>
            <w:tcBorders>
              <w:top w:val="nil"/>
              <w:left w:val="nil"/>
              <w:bottom w:val="single" w:sz="4" w:space="0" w:color="auto"/>
              <w:right w:val="single" w:sz="4" w:space="0" w:color="auto"/>
            </w:tcBorders>
            <w:shd w:val="clear" w:color="000000" w:fill="FFFFFF"/>
            <w:hideMark/>
          </w:tcPr>
          <w:p w14:paraId="187D2560" w14:textId="42E374B0" w:rsidR="002B14BC" w:rsidRPr="0062718D" w:rsidRDefault="002B14BC" w:rsidP="0062718D">
            <w:pPr>
              <w:widowControl/>
              <w:autoSpaceDE/>
              <w:autoSpaceDN/>
              <w:rPr>
                <w:b/>
                <w:bCs/>
                <w:color w:val="000000"/>
                <w:sz w:val="16"/>
                <w:szCs w:val="16"/>
                <w:lang w:val="en-US"/>
              </w:rPr>
            </w:pPr>
            <w:proofErr w:type="spellStart"/>
            <w:ins w:id="164" w:author="HIEN" w:date="2025-12-03T09:39:00Z">
              <w:r>
                <w:rPr>
                  <w:b/>
                  <w:bCs/>
                  <w:color w:val="000000"/>
                  <w:sz w:val="16"/>
                  <w:szCs w:val="16"/>
                  <w:lang w:val="en-US"/>
                </w:rPr>
                <w:t>Thiết</w:t>
              </w:r>
              <w:proofErr w:type="spellEnd"/>
              <w:r>
                <w:rPr>
                  <w:b/>
                  <w:bCs/>
                  <w:color w:val="000000"/>
                  <w:sz w:val="16"/>
                  <w:szCs w:val="16"/>
                  <w:lang w:val="en-US"/>
                </w:rPr>
                <w:t xml:space="preserve"> </w:t>
              </w:r>
              <w:proofErr w:type="spellStart"/>
              <w:r>
                <w:rPr>
                  <w:b/>
                  <w:bCs/>
                  <w:color w:val="000000"/>
                  <w:sz w:val="16"/>
                  <w:szCs w:val="16"/>
                  <w:lang w:val="en-US"/>
                </w:rPr>
                <w:t>bị</w:t>
              </w:r>
              <w:proofErr w:type="spellEnd"/>
              <w:r>
                <w:rPr>
                  <w:b/>
                  <w:bCs/>
                  <w:color w:val="000000"/>
                  <w:sz w:val="16"/>
                  <w:szCs w:val="16"/>
                  <w:lang w:val="en-US"/>
                </w:rPr>
                <w:t xml:space="preserve"> </w:t>
              </w:r>
              <w:proofErr w:type="spellStart"/>
              <w:r>
                <w:rPr>
                  <w:b/>
                  <w:bCs/>
                  <w:color w:val="000000"/>
                  <w:sz w:val="16"/>
                  <w:szCs w:val="16"/>
                  <w:lang w:val="en-US"/>
                </w:rPr>
                <w:t>tường</w:t>
              </w:r>
              <w:proofErr w:type="spellEnd"/>
              <w:r>
                <w:rPr>
                  <w:b/>
                  <w:bCs/>
                  <w:color w:val="000000"/>
                  <w:sz w:val="16"/>
                  <w:szCs w:val="16"/>
                  <w:lang w:val="en-US"/>
                </w:rPr>
                <w:t xml:space="preserve"> </w:t>
              </w:r>
              <w:proofErr w:type="spellStart"/>
              <w:r>
                <w:rPr>
                  <w:b/>
                  <w:bCs/>
                  <w:color w:val="000000"/>
                  <w:sz w:val="16"/>
                  <w:szCs w:val="16"/>
                  <w:lang w:val="en-US"/>
                </w:rPr>
                <w:t>lửa</w:t>
              </w:r>
              <w:proofErr w:type="spellEnd"/>
              <w:r>
                <w:rPr>
                  <w:b/>
                  <w:bCs/>
                  <w:color w:val="000000"/>
                  <w:sz w:val="16"/>
                  <w:szCs w:val="16"/>
                  <w:lang w:val="en-US"/>
                </w:rPr>
                <w:t xml:space="preserve">: </w:t>
              </w:r>
              <w:proofErr w:type="spellStart"/>
              <w:r w:rsidRPr="0062718D">
                <w:rPr>
                  <w:b/>
                  <w:bCs/>
                  <w:color w:val="000000"/>
                  <w:sz w:val="16"/>
                  <w:szCs w:val="16"/>
                  <w:lang w:val="en-US"/>
                </w:rPr>
                <w:t>Sangfor</w:t>
              </w:r>
              <w:proofErr w:type="spellEnd"/>
              <w:r w:rsidRPr="0062718D">
                <w:rPr>
                  <w:b/>
                  <w:bCs/>
                  <w:color w:val="000000"/>
                  <w:sz w:val="16"/>
                  <w:szCs w:val="16"/>
                  <w:lang w:val="en-US"/>
                </w:rPr>
                <w:t xml:space="preserve"> Firewall </w:t>
              </w:r>
            </w:ins>
            <w:r w:rsidRPr="0062718D">
              <w:rPr>
                <w:b/>
                <w:bCs/>
                <w:color w:val="000000"/>
                <w:sz w:val="16"/>
                <w:szCs w:val="16"/>
                <w:lang w:val="en-US"/>
              </w:rPr>
              <w:t>NSF-3100A-I, Athena NGFW hardware appliance. 1U, 16 x GE RJ45, 6 x 10G SFP+, 2 x available NIC slots. 256GB SSD. Dual AC power supply.</w:t>
            </w:r>
          </w:p>
        </w:tc>
        <w:tc>
          <w:tcPr>
            <w:tcW w:w="630" w:type="dxa"/>
            <w:tcBorders>
              <w:top w:val="nil"/>
              <w:left w:val="nil"/>
              <w:bottom w:val="single" w:sz="4" w:space="0" w:color="auto"/>
              <w:right w:val="single" w:sz="4" w:space="0" w:color="auto"/>
            </w:tcBorders>
            <w:vAlign w:val="center"/>
            <w:hideMark/>
          </w:tcPr>
          <w:p w14:paraId="140F8422"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xml:space="preserve">36 </w:t>
            </w:r>
            <w:proofErr w:type="spellStart"/>
            <w:r w:rsidRPr="0062718D">
              <w:rPr>
                <w:color w:val="000000"/>
                <w:sz w:val="16"/>
                <w:szCs w:val="16"/>
                <w:lang w:val="en-US"/>
              </w:rPr>
              <w:t>tháng</w:t>
            </w:r>
            <w:proofErr w:type="spellEnd"/>
          </w:p>
        </w:tc>
        <w:tc>
          <w:tcPr>
            <w:tcW w:w="630" w:type="dxa"/>
            <w:vMerge w:val="restart"/>
            <w:tcBorders>
              <w:top w:val="single" w:sz="4" w:space="0" w:color="auto"/>
              <w:left w:val="nil"/>
              <w:right w:val="single" w:sz="4" w:space="0" w:color="auto"/>
            </w:tcBorders>
          </w:tcPr>
          <w:p w14:paraId="58EC2464" w14:textId="77777777" w:rsidR="002B14BC" w:rsidRDefault="002B14BC" w:rsidP="0062718D">
            <w:pPr>
              <w:widowControl/>
              <w:autoSpaceDE/>
              <w:autoSpaceDN/>
              <w:jc w:val="center"/>
              <w:rPr>
                <w:ins w:id="165" w:author="HIEN" w:date="2025-12-01T09:53:00Z"/>
                <w:b/>
                <w:bCs/>
                <w:color w:val="000000"/>
                <w:sz w:val="16"/>
                <w:szCs w:val="16"/>
                <w:lang w:val="en-US"/>
              </w:rPr>
            </w:pPr>
          </w:p>
          <w:p w14:paraId="7817428B" w14:textId="639B8074" w:rsidR="002B14BC" w:rsidRPr="0062718D" w:rsidRDefault="002B14BC" w:rsidP="0062718D">
            <w:pPr>
              <w:widowControl/>
              <w:autoSpaceDE/>
              <w:autoSpaceDN/>
              <w:jc w:val="center"/>
              <w:rPr>
                <w:b/>
                <w:bCs/>
                <w:color w:val="000000"/>
                <w:sz w:val="16"/>
                <w:szCs w:val="16"/>
                <w:lang w:val="en-US"/>
              </w:rPr>
            </w:pPr>
            <w:proofErr w:type="spellStart"/>
            <w:ins w:id="166" w:author="HIEN" w:date="2025-12-01T09:53:00Z">
              <w:r>
                <w:rPr>
                  <w:b/>
                  <w:bCs/>
                  <w:color w:val="000000"/>
                  <w:sz w:val="16"/>
                  <w:szCs w:val="16"/>
                  <w:lang w:val="en-US"/>
                </w:rPr>
                <w:t>Bộ</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324CBEEE" w14:textId="1E3F2911"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2</w:t>
            </w:r>
          </w:p>
        </w:tc>
        <w:tc>
          <w:tcPr>
            <w:tcW w:w="1100" w:type="dxa"/>
            <w:tcBorders>
              <w:top w:val="single" w:sz="4" w:space="0" w:color="auto"/>
              <w:left w:val="nil"/>
              <w:bottom w:val="single" w:sz="4" w:space="0" w:color="auto"/>
              <w:right w:val="single" w:sz="4" w:space="0" w:color="auto"/>
            </w:tcBorders>
            <w:shd w:val="clear" w:color="000000" w:fill="FFFFFF"/>
            <w:noWrap/>
            <w:vAlign w:val="center"/>
            <w:hideMark/>
          </w:tcPr>
          <w:p w14:paraId="45457B3D"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377.800.000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
          <w:p w14:paraId="1595B7A4"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755.600.000</w:t>
            </w:r>
          </w:p>
        </w:tc>
        <w:tc>
          <w:tcPr>
            <w:tcW w:w="1080" w:type="dxa"/>
            <w:tcBorders>
              <w:top w:val="single" w:sz="4" w:space="0" w:color="auto"/>
              <w:left w:val="nil"/>
              <w:bottom w:val="single" w:sz="4" w:space="0" w:color="auto"/>
              <w:right w:val="single" w:sz="4" w:space="0" w:color="auto"/>
            </w:tcBorders>
            <w:shd w:val="clear" w:color="000000" w:fill="FFFFFF"/>
            <w:noWrap/>
            <w:vAlign w:val="center"/>
            <w:hideMark/>
          </w:tcPr>
          <w:p w14:paraId="2BB2D84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60.448.000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
          <w:p w14:paraId="07211E5A"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816.048.000</w:t>
            </w:r>
          </w:p>
        </w:tc>
        <w:tc>
          <w:tcPr>
            <w:tcW w:w="900" w:type="dxa"/>
            <w:tcBorders>
              <w:top w:val="single" w:sz="4" w:space="0" w:color="auto"/>
              <w:left w:val="nil"/>
              <w:bottom w:val="single" w:sz="4" w:space="0" w:color="auto"/>
              <w:right w:val="single" w:sz="4" w:space="0" w:color="auto"/>
            </w:tcBorders>
            <w:shd w:val="clear" w:color="000000" w:fill="FFFFFF"/>
            <w:noWrap/>
            <w:vAlign w:val="center"/>
            <w:hideMark/>
          </w:tcPr>
          <w:p w14:paraId="1C961965" w14:textId="18DDA2E1" w:rsidR="002B14BC" w:rsidRPr="0062718D" w:rsidRDefault="002B14BC" w:rsidP="0062718D">
            <w:pPr>
              <w:widowControl/>
              <w:autoSpaceDE/>
              <w:autoSpaceDN/>
              <w:jc w:val="center"/>
              <w:rPr>
                <w:b/>
                <w:bCs/>
                <w:color w:val="000000"/>
                <w:sz w:val="16"/>
                <w:szCs w:val="16"/>
                <w:lang w:val="en-US"/>
              </w:rPr>
            </w:pPr>
            <w:del w:id="167" w:author="Phương_Thu mua" w:date="2025-12-04T11:10:00Z">
              <w:r w:rsidRPr="0062718D" w:rsidDel="00905374">
                <w:rPr>
                  <w:b/>
                  <w:bCs/>
                  <w:color w:val="000000"/>
                  <w:sz w:val="16"/>
                  <w:szCs w:val="16"/>
                  <w:lang w:val="en-US"/>
                </w:rPr>
                <w:delText>Đặt hàng 4 - 7 tuần</w:delText>
              </w:r>
            </w:del>
          </w:p>
        </w:tc>
      </w:tr>
      <w:tr w:rsidR="002B14BC" w:rsidRPr="0062718D" w14:paraId="41559D6B" w14:textId="77777777" w:rsidTr="00905374">
        <w:trPr>
          <w:trHeight w:val="255"/>
        </w:trPr>
        <w:tc>
          <w:tcPr>
            <w:tcW w:w="632" w:type="dxa"/>
            <w:tcBorders>
              <w:top w:val="nil"/>
              <w:left w:val="single" w:sz="4" w:space="0" w:color="auto"/>
              <w:bottom w:val="single" w:sz="4" w:space="0" w:color="auto"/>
              <w:right w:val="single" w:sz="4" w:space="0" w:color="auto"/>
            </w:tcBorders>
            <w:vAlign w:val="center"/>
            <w:hideMark/>
          </w:tcPr>
          <w:p w14:paraId="02B23AB9"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0A83832F" w14:textId="77777777" w:rsidR="002B14BC" w:rsidRPr="0062718D" w:rsidRDefault="002B14BC"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724C497C"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
          <w:p w14:paraId="73AC1FB5"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OFBL-LLM3</w:t>
            </w:r>
          </w:p>
        </w:tc>
        <w:tc>
          <w:tcPr>
            <w:tcW w:w="4860" w:type="dxa"/>
            <w:tcBorders>
              <w:top w:val="nil"/>
              <w:left w:val="nil"/>
              <w:bottom w:val="single" w:sz="4" w:space="0" w:color="auto"/>
              <w:right w:val="single" w:sz="4" w:space="0" w:color="auto"/>
            </w:tcBorders>
            <w:shd w:val="clear" w:color="000000" w:fill="FFFFFF"/>
            <w:hideMark/>
          </w:tcPr>
          <w:p w14:paraId="2D49559F"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 xml:space="preserve">LC-LC, </w:t>
            </w:r>
            <w:proofErr w:type="spellStart"/>
            <w:r w:rsidRPr="0062718D">
              <w:rPr>
                <w:color w:val="000000"/>
                <w:sz w:val="16"/>
                <w:szCs w:val="16"/>
                <w:lang w:val="en-US"/>
              </w:rPr>
              <w:t>Multi mode</w:t>
            </w:r>
            <w:proofErr w:type="spellEnd"/>
            <w:r w:rsidRPr="0062718D">
              <w:rPr>
                <w:color w:val="000000"/>
                <w:sz w:val="16"/>
                <w:szCs w:val="16"/>
                <w:lang w:val="en-US"/>
              </w:rPr>
              <w:t xml:space="preserve"> , 3 meters</w:t>
            </w:r>
          </w:p>
        </w:tc>
        <w:tc>
          <w:tcPr>
            <w:tcW w:w="630" w:type="dxa"/>
            <w:tcBorders>
              <w:top w:val="nil"/>
              <w:left w:val="nil"/>
              <w:bottom w:val="single" w:sz="4" w:space="0" w:color="auto"/>
              <w:right w:val="single" w:sz="4" w:space="0" w:color="auto"/>
            </w:tcBorders>
            <w:vAlign w:val="center"/>
            <w:hideMark/>
          </w:tcPr>
          <w:p w14:paraId="716679C5"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tcPr>
          <w:p w14:paraId="3167A972"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035A5F93" w14:textId="2F60D8BD"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
          <w:p w14:paraId="3D11382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58A53C3D"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5604CFD8"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1A66996"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382D6A59"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39556B28" w14:textId="77777777" w:rsidTr="00905374">
        <w:trPr>
          <w:trHeight w:val="255"/>
        </w:trPr>
        <w:tc>
          <w:tcPr>
            <w:tcW w:w="632" w:type="dxa"/>
            <w:tcBorders>
              <w:top w:val="nil"/>
              <w:left w:val="single" w:sz="4" w:space="0" w:color="auto"/>
              <w:bottom w:val="single" w:sz="4" w:space="0" w:color="auto"/>
              <w:right w:val="single" w:sz="4" w:space="0" w:color="auto"/>
            </w:tcBorders>
            <w:vAlign w:val="center"/>
            <w:hideMark/>
          </w:tcPr>
          <w:p w14:paraId="0C84D77C"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5F4B59B5" w14:textId="77777777" w:rsidR="002B14BC" w:rsidRPr="0062718D" w:rsidRDefault="002B14BC"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68BD4E4B"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
          <w:p w14:paraId="41716F68"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OMMM-M10G</w:t>
            </w:r>
          </w:p>
        </w:tc>
        <w:tc>
          <w:tcPr>
            <w:tcW w:w="4860" w:type="dxa"/>
            <w:tcBorders>
              <w:top w:val="nil"/>
              <w:left w:val="nil"/>
              <w:bottom w:val="single" w:sz="4" w:space="0" w:color="auto"/>
              <w:right w:val="single" w:sz="4" w:space="0" w:color="auto"/>
            </w:tcBorders>
            <w:shd w:val="clear" w:color="000000" w:fill="FFFFFF"/>
            <w:hideMark/>
          </w:tcPr>
          <w:p w14:paraId="37CBD2A8" w14:textId="77777777" w:rsidR="002B14BC" w:rsidRPr="0062718D" w:rsidRDefault="002B14BC" w:rsidP="0062718D">
            <w:pPr>
              <w:widowControl/>
              <w:autoSpaceDE/>
              <w:autoSpaceDN/>
              <w:rPr>
                <w:b/>
                <w:bCs/>
                <w:color w:val="000000"/>
                <w:sz w:val="16"/>
                <w:szCs w:val="16"/>
                <w:lang w:val="en-US"/>
              </w:rPr>
            </w:pPr>
            <w:r w:rsidRPr="0062718D">
              <w:rPr>
                <w:b/>
                <w:bCs/>
                <w:color w:val="000000"/>
                <w:sz w:val="16"/>
                <w:szCs w:val="16"/>
                <w:lang w:val="en-US"/>
              </w:rPr>
              <w:t xml:space="preserve">SFP+ , 10G, Optical Module, </w:t>
            </w:r>
            <w:proofErr w:type="spellStart"/>
            <w:r w:rsidRPr="0062718D">
              <w:rPr>
                <w:b/>
                <w:bCs/>
                <w:color w:val="000000"/>
                <w:sz w:val="16"/>
                <w:szCs w:val="16"/>
                <w:lang w:val="en-US"/>
              </w:rPr>
              <w:t>Multi Mode</w:t>
            </w:r>
            <w:proofErr w:type="spellEnd"/>
            <w:r w:rsidRPr="0062718D">
              <w:rPr>
                <w:b/>
                <w:bCs/>
                <w:color w:val="000000"/>
                <w:sz w:val="16"/>
                <w:szCs w:val="16"/>
                <w:lang w:val="en-US"/>
              </w:rPr>
              <w:t>(300M), 850NM</w:t>
            </w:r>
          </w:p>
        </w:tc>
        <w:tc>
          <w:tcPr>
            <w:tcW w:w="630" w:type="dxa"/>
            <w:tcBorders>
              <w:top w:val="nil"/>
              <w:left w:val="nil"/>
              <w:bottom w:val="single" w:sz="4" w:space="0" w:color="auto"/>
              <w:right w:val="single" w:sz="4" w:space="0" w:color="auto"/>
            </w:tcBorders>
            <w:vAlign w:val="center"/>
            <w:hideMark/>
          </w:tcPr>
          <w:p w14:paraId="215D43C3"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630" w:type="dxa"/>
            <w:vMerge/>
            <w:tcBorders>
              <w:left w:val="nil"/>
              <w:right w:val="single" w:sz="4" w:space="0" w:color="auto"/>
            </w:tcBorders>
          </w:tcPr>
          <w:p w14:paraId="4E4E8228" w14:textId="77777777" w:rsidR="002B14BC" w:rsidRPr="0062718D" w:rsidRDefault="002B14BC" w:rsidP="0062718D">
            <w:pPr>
              <w:widowControl/>
              <w:autoSpaceDE/>
              <w:autoSpaceDN/>
              <w:jc w:val="center"/>
              <w:rPr>
                <w:b/>
                <w:bCs/>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11FD4352" w14:textId="70DC4BA2"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
          <w:p w14:paraId="3C0C4C1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3ED03479"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5479D42E"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0CDDAD3"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5450C2FE"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49A76235" w14:textId="77777777" w:rsidTr="00905374">
        <w:trPr>
          <w:trHeight w:val="255"/>
        </w:trPr>
        <w:tc>
          <w:tcPr>
            <w:tcW w:w="632" w:type="dxa"/>
            <w:tcBorders>
              <w:top w:val="nil"/>
              <w:left w:val="single" w:sz="4" w:space="0" w:color="auto"/>
              <w:bottom w:val="single" w:sz="4" w:space="0" w:color="auto"/>
              <w:right w:val="single" w:sz="4" w:space="0" w:color="auto"/>
            </w:tcBorders>
            <w:vAlign w:val="center"/>
            <w:hideMark/>
          </w:tcPr>
          <w:p w14:paraId="1CFCB20E"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2547725E" w14:textId="77777777" w:rsidR="002B14BC" w:rsidRPr="0062718D" w:rsidRDefault="002B14BC"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40FB4B3A"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Software</w:t>
            </w:r>
          </w:p>
        </w:tc>
        <w:tc>
          <w:tcPr>
            <w:tcW w:w="1530" w:type="dxa"/>
            <w:tcBorders>
              <w:top w:val="nil"/>
              <w:left w:val="nil"/>
              <w:bottom w:val="single" w:sz="4" w:space="0" w:color="auto"/>
              <w:right w:val="single" w:sz="4" w:space="0" w:color="auto"/>
            </w:tcBorders>
            <w:shd w:val="clear" w:color="000000" w:fill="FFFFFF"/>
            <w:vAlign w:val="center"/>
            <w:hideMark/>
          </w:tcPr>
          <w:p w14:paraId="0381CA10"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FSSLU-1</w:t>
            </w:r>
          </w:p>
        </w:tc>
        <w:tc>
          <w:tcPr>
            <w:tcW w:w="4860" w:type="dxa"/>
            <w:tcBorders>
              <w:top w:val="nil"/>
              <w:left w:val="nil"/>
              <w:bottom w:val="single" w:sz="4" w:space="0" w:color="auto"/>
              <w:right w:val="single" w:sz="4" w:space="0" w:color="auto"/>
            </w:tcBorders>
            <w:shd w:val="clear" w:color="000000" w:fill="FFFFFF"/>
            <w:hideMark/>
          </w:tcPr>
          <w:p w14:paraId="2531810F"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SSL VPN Module, SSL VPN Access, 1 Concurrent User</w:t>
            </w:r>
          </w:p>
        </w:tc>
        <w:tc>
          <w:tcPr>
            <w:tcW w:w="630" w:type="dxa"/>
            <w:tcBorders>
              <w:top w:val="nil"/>
              <w:left w:val="nil"/>
              <w:bottom w:val="single" w:sz="4" w:space="0" w:color="auto"/>
              <w:right w:val="single" w:sz="4" w:space="0" w:color="auto"/>
            </w:tcBorders>
            <w:vAlign w:val="center"/>
            <w:hideMark/>
          </w:tcPr>
          <w:p w14:paraId="7730ED98"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tcPr>
          <w:p w14:paraId="2E9B816C"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2B17D58F" w14:textId="34E41F8F"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30</w:t>
            </w:r>
          </w:p>
        </w:tc>
        <w:tc>
          <w:tcPr>
            <w:tcW w:w="1100" w:type="dxa"/>
            <w:tcBorders>
              <w:top w:val="nil"/>
              <w:left w:val="nil"/>
              <w:bottom w:val="single" w:sz="4" w:space="0" w:color="auto"/>
              <w:right w:val="single" w:sz="4" w:space="0" w:color="auto"/>
            </w:tcBorders>
            <w:shd w:val="clear" w:color="000000" w:fill="FFFFFF"/>
            <w:noWrap/>
            <w:vAlign w:val="center"/>
            <w:hideMark/>
          </w:tcPr>
          <w:p w14:paraId="4C6893C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2FB4344"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5C50641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31C9EC6"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4C03D24B"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778E64DC" w14:textId="77777777" w:rsidTr="00905374">
        <w:trPr>
          <w:trHeight w:val="765"/>
        </w:trPr>
        <w:tc>
          <w:tcPr>
            <w:tcW w:w="632" w:type="dxa"/>
            <w:tcBorders>
              <w:top w:val="nil"/>
              <w:left w:val="single" w:sz="4" w:space="0" w:color="auto"/>
              <w:bottom w:val="single" w:sz="4" w:space="0" w:color="auto"/>
              <w:right w:val="single" w:sz="4" w:space="0" w:color="auto"/>
            </w:tcBorders>
            <w:vAlign w:val="center"/>
            <w:hideMark/>
          </w:tcPr>
          <w:p w14:paraId="356F78BA"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10773983" w14:textId="77777777" w:rsidR="002B14BC" w:rsidRPr="0062718D" w:rsidRDefault="002B14BC"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48E60412"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Software</w:t>
            </w:r>
          </w:p>
        </w:tc>
        <w:tc>
          <w:tcPr>
            <w:tcW w:w="1530" w:type="dxa"/>
            <w:tcBorders>
              <w:top w:val="nil"/>
              <w:left w:val="nil"/>
              <w:bottom w:val="single" w:sz="4" w:space="0" w:color="auto"/>
              <w:right w:val="single" w:sz="4" w:space="0" w:color="auto"/>
            </w:tcBorders>
            <w:shd w:val="clear" w:color="000000" w:fill="FFFFFF"/>
            <w:vAlign w:val="center"/>
            <w:hideMark/>
          </w:tcPr>
          <w:p w14:paraId="3B370A32"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PM-3100A-3Y</w:t>
            </w:r>
          </w:p>
        </w:tc>
        <w:tc>
          <w:tcPr>
            <w:tcW w:w="4860" w:type="dxa"/>
            <w:tcBorders>
              <w:top w:val="nil"/>
              <w:left w:val="nil"/>
              <w:bottom w:val="single" w:sz="4" w:space="0" w:color="auto"/>
              <w:right w:val="single" w:sz="4" w:space="0" w:color="auto"/>
            </w:tcBorders>
            <w:shd w:val="clear" w:color="000000" w:fill="FFFFFF"/>
            <w:hideMark/>
          </w:tcPr>
          <w:p w14:paraId="498EE9F8"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NSF-3100A-I, Premium Bundle(SSL VPN, Site-to-Site IPsec VPN, Stateful Firewall, Bandwidth Management, URL Filtering, Application Control, IPS, Botnet Prevention,  Email Security, SOC Lite, Basic Security Reporter, Engine Zero, Neural-X), 3 Years.</w:t>
            </w:r>
          </w:p>
        </w:tc>
        <w:tc>
          <w:tcPr>
            <w:tcW w:w="630" w:type="dxa"/>
            <w:tcBorders>
              <w:top w:val="nil"/>
              <w:left w:val="nil"/>
              <w:bottom w:val="single" w:sz="4" w:space="0" w:color="auto"/>
              <w:right w:val="single" w:sz="4" w:space="0" w:color="auto"/>
            </w:tcBorders>
            <w:vAlign w:val="center"/>
            <w:hideMark/>
          </w:tcPr>
          <w:p w14:paraId="0AB2A5B7"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tcPr>
          <w:p w14:paraId="69BFF324"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028C1010" w14:textId="1EC0E939"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2</w:t>
            </w:r>
          </w:p>
        </w:tc>
        <w:tc>
          <w:tcPr>
            <w:tcW w:w="1100" w:type="dxa"/>
            <w:tcBorders>
              <w:top w:val="nil"/>
              <w:left w:val="nil"/>
              <w:bottom w:val="single" w:sz="4" w:space="0" w:color="auto"/>
              <w:right w:val="single" w:sz="4" w:space="0" w:color="auto"/>
            </w:tcBorders>
            <w:shd w:val="clear" w:color="000000" w:fill="FFFFFF"/>
            <w:noWrap/>
            <w:vAlign w:val="center"/>
            <w:hideMark/>
          </w:tcPr>
          <w:p w14:paraId="5250DA3A"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02D0C78E"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1E844CF5"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54891996"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2AA78462"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056695BC" w14:textId="77777777" w:rsidTr="00905374">
        <w:trPr>
          <w:trHeight w:val="255"/>
        </w:trPr>
        <w:tc>
          <w:tcPr>
            <w:tcW w:w="632" w:type="dxa"/>
            <w:tcBorders>
              <w:top w:val="nil"/>
              <w:left w:val="single" w:sz="4" w:space="0" w:color="auto"/>
              <w:bottom w:val="single" w:sz="4" w:space="0" w:color="auto"/>
              <w:right w:val="single" w:sz="4" w:space="0" w:color="auto"/>
            </w:tcBorders>
            <w:vAlign w:val="center"/>
            <w:hideMark/>
          </w:tcPr>
          <w:p w14:paraId="2CC05425"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6968CB9B" w14:textId="77777777" w:rsidR="002B14BC" w:rsidRPr="0062718D" w:rsidRDefault="002B14BC"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7457F40A"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Service</w:t>
            </w:r>
          </w:p>
        </w:tc>
        <w:tc>
          <w:tcPr>
            <w:tcW w:w="1530" w:type="dxa"/>
            <w:tcBorders>
              <w:top w:val="nil"/>
              <w:left w:val="nil"/>
              <w:bottom w:val="single" w:sz="4" w:space="0" w:color="auto"/>
              <w:right w:val="single" w:sz="4" w:space="0" w:color="auto"/>
            </w:tcBorders>
            <w:shd w:val="clear" w:color="000000" w:fill="FFFFFF"/>
            <w:vAlign w:val="center"/>
            <w:hideMark/>
          </w:tcPr>
          <w:p w14:paraId="6D3A11B3"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HRTF-3100A-1Y</w:t>
            </w:r>
          </w:p>
        </w:tc>
        <w:tc>
          <w:tcPr>
            <w:tcW w:w="4860" w:type="dxa"/>
            <w:tcBorders>
              <w:top w:val="nil"/>
              <w:left w:val="nil"/>
              <w:bottom w:val="single" w:sz="4" w:space="0" w:color="auto"/>
              <w:right w:val="single" w:sz="4" w:space="0" w:color="auto"/>
            </w:tcBorders>
            <w:shd w:val="clear" w:color="000000" w:fill="FFFFFF"/>
            <w:hideMark/>
          </w:tcPr>
          <w:p w14:paraId="67C5F9C9"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NSF-3100A-I,  Return to Factory (5 Business days ship after receipt) Hardware Service,  1 Year.</w:t>
            </w:r>
          </w:p>
        </w:tc>
        <w:tc>
          <w:tcPr>
            <w:tcW w:w="630" w:type="dxa"/>
            <w:tcBorders>
              <w:top w:val="nil"/>
              <w:left w:val="nil"/>
              <w:bottom w:val="single" w:sz="4" w:space="0" w:color="auto"/>
              <w:right w:val="single" w:sz="4" w:space="0" w:color="auto"/>
            </w:tcBorders>
            <w:vAlign w:val="center"/>
            <w:hideMark/>
          </w:tcPr>
          <w:p w14:paraId="310C744E"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tcPr>
          <w:p w14:paraId="33DEBA7D"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45D69779" w14:textId="03DF9834"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3</w:t>
            </w:r>
          </w:p>
        </w:tc>
        <w:tc>
          <w:tcPr>
            <w:tcW w:w="1100" w:type="dxa"/>
            <w:tcBorders>
              <w:top w:val="nil"/>
              <w:left w:val="nil"/>
              <w:bottom w:val="single" w:sz="4" w:space="0" w:color="auto"/>
              <w:right w:val="single" w:sz="4" w:space="0" w:color="auto"/>
            </w:tcBorders>
            <w:shd w:val="clear" w:color="000000" w:fill="FFFFFF"/>
            <w:noWrap/>
            <w:vAlign w:val="center"/>
            <w:hideMark/>
          </w:tcPr>
          <w:p w14:paraId="547DCD34"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79363255"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2F35DD0B"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406DB3B5"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4B93EFE2"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364FE617" w14:textId="77777777" w:rsidTr="00905374">
        <w:trPr>
          <w:trHeight w:val="255"/>
        </w:trPr>
        <w:tc>
          <w:tcPr>
            <w:tcW w:w="632" w:type="dxa"/>
            <w:tcBorders>
              <w:top w:val="nil"/>
              <w:left w:val="single" w:sz="4" w:space="0" w:color="auto"/>
              <w:bottom w:val="single" w:sz="4" w:space="0" w:color="auto"/>
              <w:right w:val="single" w:sz="4" w:space="0" w:color="auto"/>
            </w:tcBorders>
            <w:vAlign w:val="center"/>
            <w:hideMark/>
          </w:tcPr>
          <w:p w14:paraId="4B8AFE99"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2E56215A" w14:textId="77777777" w:rsidR="002B14BC" w:rsidRPr="0062718D" w:rsidRDefault="002B14BC"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394A5782"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Service</w:t>
            </w:r>
          </w:p>
        </w:tc>
        <w:tc>
          <w:tcPr>
            <w:tcW w:w="1530" w:type="dxa"/>
            <w:tcBorders>
              <w:top w:val="nil"/>
              <w:left w:val="nil"/>
              <w:bottom w:val="single" w:sz="4" w:space="0" w:color="auto"/>
              <w:right w:val="single" w:sz="4" w:space="0" w:color="auto"/>
            </w:tcBorders>
            <w:shd w:val="clear" w:color="000000" w:fill="FFFFFF"/>
            <w:vAlign w:val="center"/>
            <w:hideMark/>
          </w:tcPr>
          <w:p w14:paraId="740BD996"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SUS-3100A-1Y</w:t>
            </w:r>
          </w:p>
        </w:tc>
        <w:tc>
          <w:tcPr>
            <w:tcW w:w="4860" w:type="dxa"/>
            <w:tcBorders>
              <w:top w:val="nil"/>
              <w:left w:val="nil"/>
              <w:bottom w:val="single" w:sz="4" w:space="0" w:color="auto"/>
              <w:right w:val="single" w:sz="4" w:space="0" w:color="auto"/>
            </w:tcBorders>
            <w:shd w:val="clear" w:color="000000" w:fill="FFFFFF"/>
            <w:hideMark/>
          </w:tcPr>
          <w:p w14:paraId="05A734A6" w14:textId="77777777" w:rsidR="002B14BC" w:rsidRPr="0062718D" w:rsidRDefault="002B14BC" w:rsidP="0062718D">
            <w:pPr>
              <w:widowControl/>
              <w:autoSpaceDE/>
              <w:autoSpaceDN/>
              <w:rPr>
                <w:color w:val="000000"/>
                <w:sz w:val="16"/>
                <w:szCs w:val="16"/>
                <w:lang w:val="en-US"/>
              </w:rPr>
            </w:pPr>
            <w:r w:rsidRPr="0062718D">
              <w:rPr>
                <w:color w:val="000000"/>
                <w:sz w:val="16"/>
                <w:szCs w:val="16"/>
                <w:lang w:val="en-US"/>
              </w:rPr>
              <w:t>NSF-3100A-I,  Software Upgrade Services, 1 year.</w:t>
            </w:r>
          </w:p>
        </w:tc>
        <w:tc>
          <w:tcPr>
            <w:tcW w:w="630" w:type="dxa"/>
            <w:tcBorders>
              <w:top w:val="nil"/>
              <w:left w:val="nil"/>
              <w:bottom w:val="single" w:sz="4" w:space="0" w:color="auto"/>
              <w:right w:val="single" w:sz="4" w:space="0" w:color="auto"/>
            </w:tcBorders>
            <w:vAlign w:val="center"/>
            <w:hideMark/>
          </w:tcPr>
          <w:p w14:paraId="7A9B802B"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right w:val="single" w:sz="4" w:space="0" w:color="auto"/>
            </w:tcBorders>
          </w:tcPr>
          <w:p w14:paraId="1397E2AB"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3A90F6D8" w14:textId="02A51EB6"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3</w:t>
            </w:r>
          </w:p>
        </w:tc>
        <w:tc>
          <w:tcPr>
            <w:tcW w:w="1100" w:type="dxa"/>
            <w:tcBorders>
              <w:top w:val="nil"/>
              <w:left w:val="nil"/>
              <w:bottom w:val="single" w:sz="4" w:space="0" w:color="auto"/>
              <w:right w:val="single" w:sz="4" w:space="0" w:color="auto"/>
            </w:tcBorders>
            <w:shd w:val="clear" w:color="000000" w:fill="FFFFFF"/>
            <w:noWrap/>
            <w:vAlign w:val="center"/>
            <w:hideMark/>
          </w:tcPr>
          <w:p w14:paraId="665A94CF"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3C0BA8F5"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265D9E17"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70869F16"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7791FAD0"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2B14BC" w:rsidRPr="0062718D" w14:paraId="487C3F52" w14:textId="77777777" w:rsidTr="00905374">
        <w:trPr>
          <w:trHeight w:val="255"/>
        </w:trPr>
        <w:tc>
          <w:tcPr>
            <w:tcW w:w="632" w:type="dxa"/>
            <w:tcBorders>
              <w:top w:val="nil"/>
              <w:left w:val="single" w:sz="4" w:space="0" w:color="auto"/>
              <w:bottom w:val="single" w:sz="4" w:space="0" w:color="auto"/>
              <w:right w:val="single" w:sz="4" w:space="0" w:color="auto"/>
            </w:tcBorders>
            <w:vAlign w:val="center"/>
            <w:hideMark/>
          </w:tcPr>
          <w:p w14:paraId="323AC2D1"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88" w:type="dxa"/>
            <w:vMerge/>
            <w:tcBorders>
              <w:top w:val="nil"/>
              <w:left w:val="single" w:sz="4" w:space="0" w:color="auto"/>
              <w:bottom w:val="single" w:sz="4" w:space="0" w:color="000000"/>
              <w:right w:val="single" w:sz="4" w:space="0" w:color="auto"/>
            </w:tcBorders>
            <w:vAlign w:val="center"/>
            <w:hideMark/>
          </w:tcPr>
          <w:p w14:paraId="1350AA30" w14:textId="77777777" w:rsidR="002B14BC" w:rsidRPr="0062718D" w:rsidRDefault="002B14BC"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
          <w:p w14:paraId="189DBA3F"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Service</w:t>
            </w:r>
          </w:p>
        </w:tc>
        <w:tc>
          <w:tcPr>
            <w:tcW w:w="1530" w:type="dxa"/>
            <w:tcBorders>
              <w:top w:val="nil"/>
              <w:left w:val="nil"/>
              <w:bottom w:val="single" w:sz="4" w:space="0" w:color="auto"/>
              <w:right w:val="single" w:sz="4" w:space="0" w:color="auto"/>
            </w:tcBorders>
            <w:shd w:val="clear" w:color="000000" w:fill="FFFFFF"/>
            <w:vAlign w:val="center"/>
            <w:hideMark/>
          </w:tcPr>
          <w:p w14:paraId="75FECF50"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TSS-3100A-1Y</w:t>
            </w:r>
          </w:p>
        </w:tc>
        <w:tc>
          <w:tcPr>
            <w:tcW w:w="4860" w:type="dxa"/>
            <w:tcBorders>
              <w:top w:val="nil"/>
              <w:left w:val="nil"/>
              <w:bottom w:val="single" w:sz="4" w:space="0" w:color="auto"/>
              <w:right w:val="single" w:sz="4" w:space="0" w:color="auto"/>
            </w:tcBorders>
            <w:shd w:val="clear" w:color="000000" w:fill="FFFFFF"/>
            <w:hideMark/>
          </w:tcPr>
          <w:p w14:paraId="4B641464" w14:textId="77777777" w:rsidR="002B14BC" w:rsidRPr="0062718D" w:rsidRDefault="002B14BC" w:rsidP="0062718D">
            <w:pPr>
              <w:widowControl/>
              <w:autoSpaceDE/>
              <w:autoSpaceDN/>
              <w:rPr>
                <w:b/>
                <w:bCs/>
                <w:color w:val="000000"/>
                <w:sz w:val="16"/>
                <w:szCs w:val="16"/>
                <w:lang w:val="en-US"/>
              </w:rPr>
            </w:pPr>
            <w:r w:rsidRPr="0062718D">
              <w:rPr>
                <w:b/>
                <w:bCs/>
                <w:color w:val="000000"/>
                <w:sz w:val="16"/>
                <w:szCs w:val="16"/>
                <w:lang w:val="en-US"/>
              </w:rPr>
              <w:t>NSF-3100A-I, 24*7 Technical Support Services, 1 year.</w:t>
            </w:r>
          </w:p>
        </w:tc>
        <w:tc>
          <w:tcPr>
            <w:tcW w:w="630" w:type="dxa"/>
            <w:tcBorders>
              <w:top w:val="nil"/>
              <w:left w:val="nil"/>
              <w:bottom w:val="single" w:sz="4" w:space="0" w:color="auto"/>
              <w:right w:val="single" w:sz="4" w:space="0" w:color="auto"/>
            </w:tcBorders>
            <w:vAlign w:val="center"/>
            <w:hideMark/>
          </w:tcPr>
          <w:p w14:paraId="596F228F" w14:textId="7777777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vMerge/>
            <w:tcBorders>
              <w:left w:val="nil"/>
              <w:bottom w:val="single" w:sz="4" w:space="0" w:color="auto"/>
              <w:right w:val="single" w:sz="4" w:space="0" w:color="auto"/>
            </w:tcBorders>
          </w:tcPr>
          <w:p w14:paraId="4BD55FBD" w14:textId="77777777" w:rsidR="002B14BC" w:rsidRPr="0062718D" w:rsidRDefault="002B14BC"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178DA6D0" w14:textId="44DF7697" w:rsidR="002B14BC" w:rsidRPr="0062718D" w:rsidRDefault="002B14BC" w:rsidP="0062718D">
            <w:pPr>
              <w:widowControl/>
              <w:autoSpaceDE/>
              <w:autoSpaceDN/>
              <w:jc w:val="center"/>
              <w:rPr>
                <w:color w:val="000000"/>
                <w:sz w:val="16"/>
                <w:szCs w:val="16"/>
                <w:lang w:val="en-US"/>
              </w:rPr>
            </w:pPr>
            <w:r w:rsidRPr="0062718D">
              <w:rPr>
                <w:color w:val="000000"/>
                <w:sz w:val="16"/>
                <w:szCs w:val="16"/>
                <w:lang w:val="en-US"/>
              </w:rPr>
              <w:t>3</w:t>
            </w:r>
          </w:p>
        </w:tc>
        <w:tc>
          <w:tcPr>
            <w:tcW w:w="1100" w:type="dxa"/>
            <w:tcBorders>
              <w:top w:val="nil"/>
              <w:left w:val="nil"/>
              <w:bottom w:val="single" w:sz="4" w:space="0" w:color="auto"/>
              <w:right w:val="single" w:sz="4" w:space="0" w:color="auto"/>
            </w:tcBorders>
            <w:shd w:val="clear" w:color="000000" w:fill="FFFFFF"/>
            <w:noWrap/>
            <w:vAlign w:val="center"/>
            <w:hideMark/>
          </w:tcPr>
          <w:p w14:paraId="30452B64"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689E6D26"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20CE3222"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21660856" w14:textId="77777777" w:rsidR="002B14BC" w:rsidRPr="0062718D" w:rsidRDefault="002B14BC"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625A97BE" w14:textId="77777777" w:rsidR="002B14BC" w:rsidRPr="0062718D" w:rsidRDefault="002B14BC"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F65714" w:rsidRPr="0062718D" w14:paraId="5B0EE3E9" w14:textId="77777777" w:rsidTr="00136693">
        <w:trPr>
          <w:trHeight w:val="398"/>
        </w:trPr>
        <w:tc>
          <w:tcPr>
            <w:tcW w:w="632" w:type="dxa"/>
            <w:tcBorders>
              <w:top w:val="nil"/>
              <w:left w:val="single" w:sz="4" w:space="0" w:color="auto"/>
              <w:bottom w:val="single" w:sz="4" w:space="0" w:color="auto"/>
              <w:right w:val="single" w:sz="4" w:space="0" w:color="auto"/>
            </w:tcBorders>
            <w:vAlign w:val="center"/>
            <w:hideMark/>
          </w:tcPr>
          <w:p w14:paraId="61960AD3"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3</w:t>
            </w:r>
          </w:p>
        </w:tc>
        <w:tc>
          <w:tcPr>
            <w:tcW w:w="8368" w:type="dxa"/>
            <w:gridSpan w:val="4"/>
            <w:tcBorders>
              <w:top w:val="single" w:sz="4" w:space="0" w:color="auto"/>
              <w:left w:val="nil"/>
              <w:bottom w:val="single" w:sz="4" w:space="0" w:color="auto"/>
              <w:right w:val="single" w:sz="4" w:space="0" w:color="000000"/>
            </w:tcBorders>
            <w:shd w:val="clear" w:color="000000" w:fill="FFFFFF"/>
            <w:vAlign w:val="center"/>
            <w:hideMark/>
          </w:tcPr>
          <w:p w14:paraId="542A18EB" w14:textId="77777777" w:rsidR="00F65714" w:rsidRPr="0062718D" w:rsidRDefault="00F65714" w:rsidP="0062718D">
            <w:pPr>
              <w:widowControl/>
              <w:autoSpaceDE/>
              <w:autoSpaceDN/>
              <w:rPr>
                <w:b/>
                <w:bCs/>
                <w:color w:val="000000"/>
                <w:sz w:val="16"/>
                <w:szCs w:val="16"/>
                <w:lang w:val="en-US"/>
              </w:rPr>
            </w:pPr>
            <w:proofErr w:type="spellStart"/>
            <w:r w:rsidRPr="0062718D">
              <w:rPr>
                <w:b/>
                <w:bCs/>
                <w:color w:val="000000"/>
                <w:sz w:val="16"/>
                <w:szCs w:val="16"/>
                <w:lang w:val="en-US"/>
              </w:rPr>
              <w:t>Hệ</w:t>
            </w:r>
            <w:proofErr w:type="spellEnd"/>
            <w:r w:rsidRPr="0062718D">
              <w:rPr>
                <w:b/>
                <w:bCs/>
                <w:color w:val="000000"/>
                <w:sz w:val="16"/>
                <w:szCs w:val="16"/>
                <w:lang w:val="en-US"/>
              </w:rPr>
              <w:t xml:space="preserve"> thống mạng</w:t>
            </w:r>
          </w:p>
        </w:tc>
        <w:tc>
          <w:tcPr>
            <w:tcW w:w="630" w:type="dxa"/>
            <w:tcBorders>
              <w:top w:val="nil"/>
              <w:left w:val="nil"/>
              <w:bottom w:val="single" w:sz="4" w:space="0" w:color="auto"/>
              <w:right w:val="single" w:sz="4" w:space="0" w:color="auto"/>
            </w:tcBorders>
            <w:vAlign w:val="center"/>
            <w:hideMark/>
          </w:tcPr>
          <w:p w14:paraId="6E0AC829"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
          <w:p w14:paraId="077B7C5C" w14:textId="77777777" w:rsidR="00F65714" w:rsidRPr="0062718D" w:rsidRDefault="00F65714"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2EADB01A" w14:textId="53C6AA2E"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1100" w:type="dxa"/>
            <w:tcBorders>
              <w:top w:val="nil"/>
              <w:left w:val="nil"/>
              <w:bottom w:val="single" w:sz="4" w:space="0" w:color="auto"/>
              <w:right w:val="single" w:sz="4" w:space="0" w:color="auto"/>
            </w:tcBorders>
            <w:shd w:val="clear" w:color="000000" w:fill="FFFFFF"/>
            <w:noWrap/>
            <w:vAlign w:val="center"/>
            <w:hideMark/>
          </w:tcPr>
          <w:p w14:paraId="58499BCD"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1AEAF6D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
          <w:p w14:paraId="430B869E"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
          <w:p w14:paraId="2C383B4F"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hideMark/>
          </w:tcPr>
          <w:p w14:paraId="04480C5C"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r>
      <w:tr w:rsidR="00F65714" w:rsidRPr="0062718D" w14:paraId="2FE8D003" w14:textId="77777777" w:rsidTr="00136693">
        <w:trPr>
          <w:trHeight w:val="1530"/>
        </w:trPr>
        <w:tc>
          <w:tcPr>
            <w:tcW w:w="632" w:type="dxa"/>
            <w:tcBorders>
              <w:top w:val="nil"/>
              <w:left w:val="single" w:sz="4" w:space="0" w:color="auto"/>
              <w:bottom w:val="single" w:sz="4" w:space="0" w:color="auto"/>
              <w:right w:val="single" w:sz="4" w:space="0" w:color="auto"/>
            </w:tcBorders>
            <w:vAlign w:val="center"/>
            <w:hideMark/>
          </w:tcPr>
          <w:p w14:paraId="654A4E37"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1</w:t>
            </w:r>
          </w:p>
        </w:tc>
        <w:tc>
          <w:tcPr>
            <w:tcW w:w="988" w:type="dxa"/>
            <w:tcBorders>
              <w:top w:val="nil"/>
              <w:left w:val="nil"/>
              <w:bottom w:val="single" w:sz="4" w:space="0" w:color="auto"/>
              <w:right w:val="single" w:sz="4" w:space="0" w:color="auto"/>
            </w:tcBorders>
            <w:shd w:val="clear" w:color="000000" w:fill="FFFFFF"/>
            <w:vAlign w:val="center"/>
            <w:hideMark/>
          </w:tcPr>
          <w:p w14:paraId="6EA77562"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S6812&amp;S6813 Switch #1</w:t>
            </w:r>
          </w:p>
        </w:tc>
        <w:tc>
          <w:tcPr>
            <w:tcW w:w="990" w:type="dxa"/>
            <w:tcBorders>
              <w:top w:val="nil"/>
              <w:left w:val="nil"/>
              <w:bottom w:val="single" w:sz="4" w:space="0" w:color="auto"/>
              <w:right w:val="single" w:sz="4" w:space="0" w:color="auto"/>
            </w:tcBorders>
            <w:shd w:val="clear" w:color="000000" w:fill="FFFFFF"/>
            <w:vAlign w:val="center"/>
            <w:hideMark/>
          </w:tcPr>
          <w:p w14:paraId="294F35E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S6812&amp;S6813 Switch #1</w:t>
            </w:r>
          </w:p>
        </w:tc>
        <w:tc>
          <w:tcPr>
            <w:tcW w:w="1530" w:type="dxa"/>
            <w:tcBorders>
              <w:top w:val="nil"/>
              <w:left w:val="nil"/>
              <w:bottom w:val="single" w:sz="4" w:space="0" w:color="auto"/>
              <w:right w:val="single" w:sz="4" w:space="0" w:color="auto"/>
            </w:tcBorders>
            <w:shd w:val="clear" w:color="000000" w:fill="FFFFFF"/>
            <w:vAlign w:val="center"/>
            <w:hideMark/>
          </w:tcPr>
          <w:p w14:paraId="5ED397C9" w14:textId="10EF5491"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H3C S6813-24X6C</w:t>
            </w:r>
          </w:p>
        </w:tc>
        <w:tc>
          <w:tcPr>
            <w:tcW w:w="4860" w:type="dxa"/>
            <w:tcBorders>
              <w:top w:val="nil"/>
              <w:left w:val="nil"/>
              <w:bottom w:val="single" w:sz="4" w:space="0" w:color="auto"/>
              <w:right w:val="single" w:sz="4" w:space="0" w:color="auto"/>
            </w:tcBorders>
            <w:shd w:val="clear" w:color="000000" w:fill="FFFFFF"/>
            <w:hideMark/>
          </w:tcPr>
          <w:p w14:paraId="7672F50C" w14:textId="07D39871" w:rsidR="00F65714" w:rsidRPr="0062718D" w:rsidRDefault="00F02175" w:rsidP="0062718D">
            <w:pPr>
              <w:widowControl/>
              <w:autoSpaceDE/>
              <w:autoSpaceDN/>
              <w:rPr>
                <w:color w:val="000000"/>
                <w:sz w:val="16"/>
                <w:szCs w:val="16"/>
                <w:lang w:val="en-US"/>
              </w:rPr>
            </w:pPr>
            <w:proofErr w:type="spellStart"/>
            <w:ins w:id="168" w:author="HIEN" w:date="2025-12-03T09:38:00Z">
              <w:r>
                <w:rPr>
                  <w:color w:val="000000"/>
                  <w:sz w:val="16"/>
                  <w:szCs w:val="16"/>
                  <w:lang w:val="en-US"/>
                </w:rPr>
                <w:t>Thiết</w:t>
              </w:r>
              <w:proofErr w:type="spellEnd"/>
              <w:r>
                <w:rPr>
                  <w:color w:val="000000"/>
                  <w:sz w:val="16"/>
                  <w:szCs w:val="16"/>
                  <w:lang w:val="en-US"/>
                </w:rPr>
                <w:t xml:space="preserve"> </w:t>
              </w:r>
              <w:proofErr w:type="spellStart"/>
              <w:r>
                <w:rPr>
                  <w:color w:val="000000"/>
                  <w:sz w:val="16"/>
                  <w:szCs w:val="16"/>
                  <w:lang w:val="en-US"/>
                </w:rPr>
                <w:t>bị</w:t>
              </w:r>
              <w:proofErr w:type="spellEnd"/>
              <w:r>
                <w:rPr>
                  <w:color w:val="000000"/>
                  <w:sz w:val="16"/>
                  <w:szCs w:val="16"/>
                  <w:lang w:val="en-US"/>
                </w:rPr>
                <w:t xml:space="preserve"> </w:t>
              </w:r>
              <w:proofErr w:type="spellStart"/>
              <w:r>
                <w:rPr>
                  <w:color w:val="000000"/>
                  <w:sz w:val="16"/>
                  <w:szCs w:val="16"/>
                  <w:lang w:val="en-US"/>
                </w:rPr>
                <w:t>chuyển</w:t>
              </w:r>
              <w:proofErr w:type="spellEnd"/>
              <w:r>
                <w:rPr>
                  <w:color w:val="000000"/>
                  <w:sz w:val="16"/>
                  <w:szCs w:val="16"/>
                  <w:lang w:val="en-US"/>
                </w:rPr>
                <w:t xml:space="preserve"> </w:t>
              </w:r>
              <w:proofErr w:type="spellStart"/>
              <w:r>
                <w:rPr>
                  <w:color w:val="000000"/>
                  <w:sz w:val="16"/>
                  <w:szCs w:val="16"/>
                  <w:lang w:val="en-US"/>
                </w:rPr>
                <w:t>mạch</w:t>
              </w:r>
              <w:proofErr w:type="spellEnd"/>
              <w:r>
                <w:rPr>
                  <w:color w:val="000000"/>
                  <w:sz w:val="16"/>
                  <w:szCs w:val="16"/>
                  <w:lang w:val="en-US"/>
                </w:rPr>
                <w:t xml:space="preserve"> Switch </w:t>
              </w:r>
            </w:ins>
            <w:r w:rsidR="00F65714" w:rsidRPr="0062718D">
              <w:rPr>
                <w:b/>
                <w:bCs/>
                <w:color w:val="000000"/>
                <w:sz w:val="16"/>
                <w:szCs w:val="16"/>
                <w:lang w:val="en-US"/>
              </w:rPr>
              <w:t>H3C S6813-24X6C L3 Ethernet Switch</w:t>
            </w:r>
            <w:r w:rsidR="00F65714" w:rsidRPr="0062718D">
              <w:rPr>
                <w:color w:val="000000"/>
                <w:sz w:val="16"/>
                <w:szCs w:val="16"/>
                <w:lang w:val="en-US"/>
              </w:rPr>
              <w:t xml:space="preserve"> with 24 SFP Plus Ports and 6 QSFP28 </w:t>
            </w:r>
            <w:proofErr w:type="spellStart"/>
            <w:r w:rsidR="00F65714" w:rsidRPr="0062718D">
              <w:rPr>
                <w:color w:val="000000"/>
                <w:sz w:val="16"/>
                <w:szCs w:val="16"/>
                <w:lang w:val="en-US"/>
              </w:rPr>
              <w:t>Ports,Without</w:t>
            </w:r>
            <w:proofErr w:type="spellEnd"/>
            <w:r w:rsidR="00F65714" w:rsidRPr="0062718D">
              <w:rPr>
                <w:color w:val="000000"/>
                <w:sz w:val="16"/>
                <w:szCs w:val="16"/>
                <w:lang w:val="en-US"/>
              </w:rPr>
              <w:t xml:space="preserve"> Power Supplies;</w:t>
            </w:r>
            <w:r w:rsidR="00F65714" w:rsidRPr="0062718D">
              <w:rPr>
                <w:color w:val="000000"/>
                <w:sz w:val="16"/>
                <w:szCs w:val="16"/>
                <w:lang w:val="en-US"/>
              </w:rPr>
              <w:br/>
              <w:t>40G QSFP+ Cable 1m;</w:t>
            </w:r>
            <w:r w:rsidR="00F65714" w:rsidRPr="0062718D">
              <w:rPr>
                <w:color w:val="000000"/>
                <w:sz w:val="16"/>
                <w:szCs w:val="16"/>
                <w:lang w:val="en-US"/>
              </w:rPr>
              <w:br/>
              <w:t xml:space="preserve">2 * </w:t>
            </w:r>
            <w:r w:rsidR="00F65714" w:rsidRPr="0062718D">
              <w:rPr>
                <w:b/>
                <w:bCs/>
                <w:color w:val="000000"/>
                <w:sz w:val="16"/>
                <w:szCs w:val="16"/>
                <w:lang w:val="en-US"/>
              </w:rPr>
              <w:t>180W Asset-Manageable AC Power Supply Module (Power Panel Side Exhaust Airflow)</w:t>
            </w:r>
            <w:r w:rsidR="00F65714" w:rsidRPr="0062718D">
              <w:rPr>
                <w:color w:val="000000"/>
                <w:sz w:val="16"/>
                <w:szCs w:val="16"/>
                <w:lang w:val="en-US"/>
              </w:rPr>
              <w:t>;</w:t>
            </w:r>
            <w:r w:rsidR="00F65714" w:rsidRPr="0062718D">
              <w:rPr>
                <w:color w:val="000000"/>
                <w:sz w:val="16"/>
                <w:szCs w:val="16"/>
                <w:lang w:val="en-US"/>
              </w:rPr>
              <w:br/>
              <w:t>2 * AC Jumper Cord,2.0m,1.0mm^2,Black,C14C(3P)STM250V10A,227 IEC 53(RVV)&amp;H05VV-F&amp;SJT,C13,CCC/UL/EU/KC;</w:t>
            </w:r>
            <w:r w:rsidR="00F65714" w:rsidRPr="0062718D">
              <w:rPr>
                <w:color w:val="000000"/>
                <w:sz w:val="16"/>
                <w:szCs w:val="16"/>
                <w:lang w:val="en-US"/>
              </w:rPr>
              <w:br/>
              <w:t>3 * H3C Fan Module (Fan Panel Side Exhaust Airflow);</w:t>
            </w:r>
            <w:r w:rsidR="00F65714" w:rsidRPr="0062718D">
              <w:rPr>
                <w:color w:val="000000"/>
                <w:sz w:val="16"/>
                <w:szCs w:val="16"/>
                <w:lang w:val="en-US"/>
              </w:rPr>
              <w:br/>
              <w:t xml:space="preserve">2 * </w:t>
            </w:r>
            <w:r w:rsidR="00F65714" w:rsidRPr="0062718D">
              <w:rPr>
                <w:b/>
                <w:bCs/>
                <w:color w:val="000000"/>
                <w:sz w:val="16"/>
                <w:szCs w:val="16"/>
                <w:lang w:val="en-US"/>
              </w:rPr>
              <w:t>1Y 5×9 NBD-S CT Foundation BASIC Service, Global Version</w:t>
            </w:r>
          </w:p>
        </w:tc>
        <w:tc>
          <w:tcPr>
            <w:tcW w:w="630" w:type="dxa"/>
            <w:tcBorders>
              <w:top w:val="nil"/>
              <w:left w:val="nil"/>
              <w:bottom w:val="single" w:sz="4" w:space="0" w:color="auto"/>
              <w:right w:val="single" w:sz="4" w:space="0" w:color="auto"/>
            </w:tcBorders>
            <w:vAlign w:val="center"/>
            <w:hideMark/>
          </w:tcPr>
          <w:p w14:paraId="332FD74E"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xml:space="preserve">36 </w:t>
            </w:r>
            <w:proofErr w:type="spellStart"/>
            <w:r w:rsidRPr="0062718D">
              <w:rPr>
                <w:color w:val="000000"/>
                <w:sz w:val="16"/>
                <w:szCs w:val="16"/>
                <w:lang w:val="en-US"/>
              </w:rPr>
              <w:t>tháng</w:t>
            </w:r>
            <w:proofErr w:type="spellEnd"/>
          </w:p>
        </w:tc>
        <w:tc>
          <w:tcPr>
            <w:tcW w:w="630" w:type="dxa"/>
            <w:tcBorders>
              <w:top w:val="single" w:sz="4" w:space="0" w:color="auto"/>
              <w:left w:val="nil"/>
              <w:bottom w:val="single" w:sz="4" w:space="0" w:color="auto"/>
              <w:right w:val="single" w:sz="4" w:space="0" w:color="auto"/>
            </w:tcBorders>
          </w:tcPr>
          <w:p w14:paraId="1D9F9EF4" w14:textId="77777777" w:rsidR="009868FB" w:rsidRDefault="009868FB" w:rsidP="0062718D">
            <w:pPr>
              <w:widowControl/>
              <w:autoSpaceDE/>
              <w:autoSpaceDN/>
              <w:jc w:val="center"/>
              <w:rPr>
                <w:ins w:id="169" w:author="HIEN" w:date="2025-12-01T09:53:00Z"/>
                <w:color w:val="000000"/>
                <w:sz w:val="16"/>
                <w:szCs w:val="16"/>
                <w:lang w:val="en-US"/>
              </w:rPr>
            </w:pPr>
          </w:p>
          <w:p w14:paraId="0650C062" w14:textId="77777777" w:rsidR="009868FB" w:rsidRDefault="009868FB" w:rsidP="0062718D">
            <w:pPr>
              <w:widowControl/>
              <w:autoSpaceDE/>
              <w:autoSpaceDN/>
              <w:jc w:val="center"/>
              <w:rPr>
                <w:ins w:id="170" w:author="HIEN" w:date="2025-12-01T09:53:00Z"/>
                <w:color w:val="000000"/>
                <w:sz w:val="16"/>
                <w:szCs w:val="16"/>
                <w:lang w:val="en-US"/>
              </w:rPr>
            </w:pPr>
          </w:p>
          <w:p w14:paraId="47B9478E" w14:textId="77777777" w:rsidR="009868FB" w:rsidRDefault="009868FB" w:rsidP="0062718D">
            <w:pPr>
              <w:widowControl/>
              <w:autoSpaceDE/>
              <w:autoSpaceDN/>
              <w:jc w:val="center"/>
              <w:rPr>
                <w:ins w:id="171" w:author="HIEN" w:date="2025-12-01T09:53:00Z"/>
                <w:color w:val="000000"/>
                <w:sz w:val="16"/>
                <w:szCs w:val="16"/>
                <w:lang w:val="en-US"/>
              </w:rPr>
            </w:pPr>
          </w:p>
          <w:p w14:paraId="5B22C1A6" w14:textId="77777777" w:rsidR="009868FB" w:rsidRDefault="009868FB" w:rsidP="0062718D">
            <w:pPr>
              <w:widowControl/>
              <w:autoSpaceDE/>
              <w:autoSpaceDN/>
              <w:jc w:val="center"/>
              <w:rPr>
                <w:ins w:id="172" w:author="HIEN" w:date="2025-12-01T09:53:00Z"/>
                <w:color w:val="000000"/>
                <w:sz w:val="16"/>
                <w:szCs w:val="16"/>
                <w:lang w:val="en-US"/>
              </w:rPr>
            </w:pPr>
          </w:p>
          <w:p w14:paraId="6E806AB4" w14:textId="79FF8874" w:rsidR="00F65714" w:rsidRPr="0062718D" w:rsidRDefault="009868FB" w:rsidP="0062718D">
            <w:pPr>
              <w:widowControl/>
              <w:autoSpaceDE/>
              <w:autoSpaceDN/>
              <w:jc w:val="center"/>
              <w:rPr>
                <w:color w:val="000000"/>
                <w:sz w:val="16"/>
                <w:szCs w:val="16"/>
                <w:lang w:val="en-US"/>
              </w:rPr>
            </w:pPr>
            <w:proofErr w:type="spellStart"/>
            <w:ins w:id="173" w:author="HIEN" w:date="2025-12-01T09:53:00Z">
              <w:r>
                <w:rPr>
                  <w:color w:val="000000"/>
                  <w:sz w:val="16"/>
                  <w:szCs w:val="16"/>
                  <w:lang w:val="en-US"/>
                </w:rPr>
                <w:t>Chiếc</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4D638E3F" w14:textId="275E7A23"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2</w:t>
            </w:r>
          </w:p>
        </w:tc>
        <w:tc>
          <w:tcPr>
            <w:tcW w:w="1100" w:type="dxa"/>
            <w:tcBorders>
              <w:top w:val="nil"/>
              <w:left w:val="nil"/>
              <w:bottom w:val="single" w:sz="4" w:space="0" w:color="auto"/>
              <w:right w:val="single" w:sz="4" w:space="0" w:color="auto"/>
            </w:tcBorders>
            <w:shd w:val="clear" w:color="000000" w:fill="FFFFFF"/>
            <w:noWrap/>
            <w:vAlign w:val="center"/>
            <w:hideMark/>
          </w:tcPr>
          <w:p w14:paraId="7F54E897"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94.400.000</w:t>
            </w:r>
          </w:p>
        </w:tc>
        <w:tc>
          <w:tcPr>
            <w:tcW w:w="1170" w:type="dxa"/>
            <w:tcBorders>
              <w:top w:val="nil"/>
              <w:left w:val="nil"/>
              <w:bottom w:val="single" w:sz="4" w:space="0" w:color="auto"/>
              <w:right w:val="single" w:sz="4" w:space="0" w:color="auto"/>
            </w:tcBorders>
            <w:shd w:val="clear" w:color="000000" w:fill="FFFFFF"/>
            <w:noWrap/>
            <w:vAlign w:val="center"/>
            <w:hideMark/>
          </w:tcPr>
          <w:p w14:paraId="776BE3A9"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188.800.000</w:t>
            </w:r>
          </w:p>
        </w:tc>
        <w:tc>
          <w:tcPr>
            <w:tcW w:w="1080" w:type="dxa"/>
            <w:tcBorders>
              <w:top w:val="nil"/>
              <w:left w:val="nil"/>
              <w:bottom w:val="single" w:sz="4" w:space="0" w:color="auto"/>
              <w:right w:val="single" w:sz="4" w:space="0" w:color="auto"/>
            </w:tcBorders>
            <w:shd w:val="clear" w:color="000000" w:fill="FFFFFF"/>
            <w:noWrap/>
            <w:vAlign w:val="center"/>
            <w:hideMark/>
          </w:tcPr>
          <w:p w14:paraId="0109BF83"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15.104.000</w:t>
            </w:r>
          </w:p>
        </w:tc>
        <w:tc>
          <w:tcPr>
            <w:tcW w:w="1170" w:type="dxa"/>
            <w:tcBorders>
              <w:top w:val="nil"/>
              <w:left w:val="nil"/>
              <w:bottom w:val="single" w:sz="4" w:space="0" w:color="auto"/>
              <w:right w:val="single" w:sz="4" w:space="0" w:color="auto"/>
            </w:tcBorders>
            <w:shd w:val="clear" w:color="000000" w:fill="FFFFFF"/>
            <w:noWrap/>
            <w:vAlign w:val="center"/>
            <w:hideMark/>
          </w:tcPr>
          <w:p w14:paraId="6E04B477"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203.904.000</w:t>
            </w:r>
          </w:p>
        </w:tc>
        <w:tc>
          <w:tcPr>
            <w:tcW w:w="900" w:type="dxa"/>
            <w:tcBorders>
              <w:top w:val="nil"/>
              <w:left w:val="nil"/>
              <w:bottom w:val="single" w:sz="4" w:space="0" w:color="auto"/>
              <w:right w:val="single" w:sz="4" w:space="0" w:color="auto"/>
            </w:tcBorders>
            <w:shd w:val="clear" w:color="000000" w:fill="FFFFFF"/>
            <w:noWrap/>
            <w:vAlign w:val="center"/>
            <w:hideMark/>
          </w:tcPr>
          <w:p w14:paraId="458C3C0E" w14:textId="09BE4F42" w:rsidR="00F65714" w:rsidRPr="0062718D" w:rsidRDefault="00F65714" w:rsidP="0062718D">
            <w:pPr>
              <w:widowControl/>
              <w:autoSpaceDE/>
              <w:autoSpaceDN/>
              <w:jc w:val="center"/>
              <w:rPr>
                <w:b/>
                <w:bCs/>
                <w:color w:val="000000"/>
                <w:sz w:val="16"/>
                <w:szCs w:val="16"/>
                <w:lang w:val="en-US"/>
              </w:rPr>
            </w:pPr>
            <w:del w:id="174" w:author="Phương_Thu mua" w:date="2025-12-04T11:10:00Z">
              <w:r w:rsidRPr="0062718D" w:rsidDel="00905374">
                <w:rPr>
                  <w:b/>
                  <w:bCs/>
                  <w:color w:val="000000"/>
                  <w:sz w:val="16"/>
                  <w:szCs w:val="16"/>
                  <w:lang w:val="en-US"/>
                </w:rPr>
                <w:delText>Đặt hàng 4 - 8 tuần</w:delText>
              </w:r>
            </w:del>
          </w:p>
        </w:tc>
      </w:tr>
      <w:tr w:rsidR="00F65714" w:rsidRPr="0062718D" w14:paraId="640590CA" w14:textId="77777777" w:rsidTr="00905374">
        <w:tblPrEx>
          <w:tblW w:w="16200" w:type="dxa"/>
          <w:tblInd w:w="-1085" w:type="dxa"/>
          <w:tblLayout w:type="fixed"/>
          <w:tblPrExChange w:id="175" w:author="Phương_Thu mua" w:date="2025-12-04T11:10:00Z">
            <w:tblPrEx>
              <w:tblW w:w="16200" w:type="dxa"/>
              <w:tblInd w:w="-1085" w:type="dxa"/>
              <w:tblLayout w:type="fixed"/>
            </w:tblPrEx>
          </w:tblPrExChange>
        </w:tblPrEx>
        <w:trPr>
          <w:trHeight w:val="255"/>
          <w:trPrChange w:id="176" w:author="Phương_Thu mua" w:date="2025-12-04T11:10:00Z">
            <w:trPr>
              <w:gridBefore w:val="5"/>
              <w:trHeight w:val="255"/>
            </w:trPr>
          </w:trPrChange>
        </w:trPr>
        <w:tc>
          <w:tcPr>
            <w:tcW w:w="632" w:type="dxa"/>
            <w:tcBorders>
              <w:top w:val="nil"/>
              <w:left w:val="single" w:sz="4" w:space="0" w:color="auto"/>
              <w:bottom w:val="single" w:sz="4" w:space="0" w:color="auto"/>
              <w:right w:val="single" w:sz="4" w:space="0" w:color="auto"/>
            </w:tcBorders>
            <w:vAlign w:val="center"/>
            <w:hideMark/>
            <w:tcPrChange w:id="177" w:author="Phương_Thu mua" w:date="2025-12-04T11:10:00Z">
              <w:tcPr>
                <w:tcW w:w="632" w:type="dxa"/>
                <w:gridSpan w:val="2"/>
                <w:tcBorders>
                  <w:top w:val="nil"/>
                  <w:left w:val="single" w:sz="4" w:space="0" w:color="auto"/>
                  <w:bottom w:val="single" w:sz="4" w:space="0" w:color="auto"/>
                  <w:right w:val="single" w:sz="4" w:space="0" w:color="auto"/>
                </w:tcBorders>
                <w:vAlign w:val="center"/>
                <w:hideMark/>
              </w:tcPr>
            </w:tcPrChange>
          </w:tcPr>
          <w:p w14:paraId="1180BE49"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2</w:t>
            </w:r>
          </w:p>
        </w:tc>
        <w:tc>
          <w:tcPr>
            <w:tcW w:w="988" w:type="dxa"/>
            <w:tcBorders>
              <w:top w:val="nil"/>
              <w:left w:val="nil"/>
              <w:bottom w:val="single" w:sz="4" w:space="0" w:color="auto"/>
              <w:right w:val="single" w:sz="4" w:space="0" w:color="auto"/>
            </w:tcBorders>
            <w:shd w:val="clear" w:color="000000" w:fill="FFFFFF"/>
            <w:vAlign w:val="center"/>
            <w:hideMark/>
            <w:tcPrChange w:id="178" w:author="Phương_Thu mua" w:date="2025-12-04T11:10:00Z">
              <w:tcPr>
                <w:tcW w:w="988" w:type="dxa"/>
                <w:tcBorders>
                  <w:top w:val="nil"/>
                  <w:left w:val="nil"/>
                  <w:bottom w:val="single" w:sz="4" w:space="0" w:color="auto"/>
                  <w:right w:val="single" w:sz="4" w:space="0" w:color="auto"/>
                </w:tcBorders>
                <w:shd w:val="clear" w:color="000000" w:fill="FFFFFF"/>
                <w:vAlign w:val="center"/>
                <w:hideMark/>
              </w:tcPr>
            </w:tcPrChange>
          </w:tcPr>
          <w:p w14:paraId="1310BD08"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SFP+ Module</w:t>
            </w:r>
          </w:p>
        </w:tc>
        <w:tc>
          <w:tcPr>
            <w:tcW w:w="990" w:type="dxa"/>
            <w:tcBorders>
              <w:top w:val="nil"/>
              <w:left w:val="nil"/>
              <w:bottom w:val="single" w:sz="4" w:space="0" w:color="auto"/>
              <w:right w:val="single" w:sz="4" w:space="0" w:color="auto"/>
            </w:tcBorders>
            <w:shd w:val="clear" w:color="000000" w:fill="FFFFFF"/>
            <w:vAlign w:val="center"/>
            <w:hideMark/>
            <w:tcPrChange w:id="179" w:author="Phương_Thu mua" w:date="2025-12-04T11:10:00Z">
              <w:tcPr>
                <w:tcW w:w="990" w:type="dxa"/>
                <w:tcBorders>
                  <w:top w:val="nil"/>
                  <w:left w:val="nil"/>
                  <w:bottom w:val="single" w:sz="4" w:space="0" w:color="auto"/>
                  <w:right w:val="single" w:sz="4" w:space="0" w:color="auto"/>
                </w:tcBorders>
                <w:shd w:val="clear" w:color="000000" w:fill="FFFFFF"/>
                <w:vAlign w:val="center"/>
                <w:hideMark/>
              </w:tcPr>
            </w:tcPrChange>
          </w:tcPr>
          <w:p w14:paraId="04308C7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SFP+ Module</w:t>
            </w:r>
          </w:p>
        </w:tc>
        <w:tc>
          <w:tcPr>
            <w:tcW w:w="1530" w:type="dxa"/>
            <w:tcBorders>
              <w:top w:val="nil"/>
              <w:left w:val="nil"/>
              <w:bottom w:val="single" w:sz="4" w:space="0" w:color="auto"/>
              <w:right w:val="single" w:sz="4" w:space="0" w:color="auto"/>
            </w:tcBorders>
            <w:shd w:val="clear" w:color="000000" w:fill="FFFFFF"/>
            <w:vAlign w:val="center"/>
            <w:hideMark/>
            <w:tcPrChange w:id="180" w:author="Phương_Thu mua" w:date="2025-12-04T11:10:00Z">
              <w:tcPr>
                <w:tcW w:w="1530" w:type="dxa"/>
                <w:gridSpan w:val="4"/>
                <w:tcBorders>
                  <w:top w:val="nil"/>
                  <w:left w:val="nil"/>
                  <w:bottom w:val="single" w:sz="4" w:space="0" w:color="auto"/>
                  <w:right w:val="single" w:sz="4" w:space="0" w:color="auto"/>
                </w:tcBorders>
                <w:shd w:val="clear" w:color="000000" w:fill="FFFFFF"/>
                <w:vAlign w:val="center"/>
                <w:hideMark/>
              </w:tcPr>
            </w:tcPrChange>
          </w:tcPr>
          <w:p w14:paraId="55895951" w14:textId="74882D89"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SFP-XG-SX-MM850-D</w:t>
            </w:r>
          </w:p>
        </w:tc>
        <w:tc>
          <w:tcPr>
            <w:tcW w:w="4860" w:type="dxa"/>
            <w:tcBorders>
              <w:top w:val="nil"/>
              <w:left w:val="nil"/>
              <w:bottom w:val="single" w:sz="4" w:space="0" w:color="auto"/>
              <w:right w:val="single" w:sz="4" w:space="0" w:color="auto"/>
            </w:tcBorders>
            <w:shd w:val="clear" w:color="000000" w:fill="FFFFFF"/>
            <w:hideMark/>
            <w:tcPrChange w:id="181" w:author="Phương_Thu mua" w:date="2025-12-04T11:10:00Z">
              <w:tcPr>
                <w:tcW w:w="4860" w:type="dxa"/>
                <w:gridSpan w:val="5"/>
                <w:tcBorders>
                  <w:top w:val="nil"/>
                  <w:left w:val="nil"/>
                  <w:bottom w:val="single" w:sz="4" w:space="0" w:color="auto"/>
                  <w:right w:val="single" w:sz="4" w:space="0" w:color="auto"/>
                </w:tcBorders>
                <w:shd w:val="clear" w:color="000000" w:fill="FFFFFF"/>
                <w:hideMark/>
              </w:tcPr>
            </w:tcPrChange>
          </w:tcPr>
          <w:p w14:paraId="11345916" w14:textId="07D168F1" w:rsidR="00F65714" w:rsidRPr="0062718D" w:rsidRDefault="00F02175" w:rsidP="0062718D">
            <w:pPr>
              <w:widowControl/>
              <w:autoSpaceDE/>
              <w:autoSpaceDN/>
              <w:rPr>
                <w:color w:val="000000"/>
                <w:sz w:val="16"/>
                <w:szCs w:val="16"/>
                <w:lang w:val="en-US"/>
              </w:rPr>
            </w:pPr>
            <w:proofErr w:type="spellStart"/>
            <w:ins w:id="182" w:author="HIEN" w:date="2025-12-03T09:38:00Z">
              <w:r>
                <w:rPr>
                  <w:color w:val="000000"/>
                  <w:sz w:val="16"/>
                  <w:szCs w:val="16"/>
                  <w:lang w:val="en-US"/>
                </w:rPr>
                <w:t>Mô</w:t>
              </w:r>
              <w:proofErr w:type="spellEnd"/>
              <w:r>
                <w:rPr>
                  <w:color w:val="000000"/>
                  <w:sz w:val="16"/>
                  <w:szCs w:val="16"/>
                  <w:lang w:val="en-US"/>
                </w:rPr>
                <w:t xml:space="preserve"> </w:t>
              </w:r>
              <w:proofErr w:type="spellStart"/>
              <w:r>
                <w:rPr>
                  <w:color w:val="000000"/>
                  <w:sz w:val="16"/>
                  <w:szCs w:val="16"/>
                  <w:lang w:val="en-US"/>
                </w:rPr>
                <w:t>đun</w:t>
              </w:r>
              <w:proofErr w:type="spellEnd"/>
              <w:r>
                <w:rPr>
                  <w:color w:val="000000"/>
                  <w:sz w:val="16"/>
                  <w:szCs w:val="16"/>
                  <w:lang w:val="en-US"/>
                </w:rPr>
                <w:t xml:space="preserve"> </w:t>
              </w:r>
            </w:ins>
            <w:r w:rsidR="00F65714" w:rsidRPr="0062718D">
              <w:rPr>
                <w:color w:val="000000"/>
                <w:sz w:val="16"/>
                <w:szCs w:val="16"/>
                <w:lang w:val="en-US"/>
              </w:rPr>
              <w:t>SFP+ Module(850nm,300m,LC)</w:t>
            </w:r>
          </w:p>
        </w:tc>
        <w:tc>
          <w:tcPr>
            <w:tcW w:w="630" w:type="dxa"/>
            <w:tcBorders>
              <w:top w:val="nil"/>
              <w:left w:val="nil"/>
              <w:bottom w:val="single" w:sz="4" w:space="0" w:color="auto"/>
              <w:right w:val="single" w:sz="4" w:space="0" w:color="auto"/>
            </w:tcBorders>
            <w:vAlign w:val="center"/>
            <w:hideMark/>
            <w:tcPrChange w:id="183" w:author="Phương_Thu mua" w:date="2025-12-04T11:10:00Z">
              <w:tcPr>
                <w:tcW w:w="630" w:type="dxa"/>
                <w:gridSpan w:val="2"/>
                <w:tcBorders>
                  <w:top w:val="nil"/>
                  <w:left w:val="nil"/>
                  <w:bottom w:val="single" w:sz="4" w:space="0" w:color="auto"/>
                  <w:right w:val="single" w:sz="4" w:space="0" w:color="auto"/>
                </w:tcBorders>
                <w:vAlign w:val="center"/>
                <w:hideMark/>
              </w:tcPr>
            </w:tcPrChange>
          </w:tcPr>
          <w:p w14:paraId="204A609C"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xml:space="preserve">36 </w:t>
            </w:r>
            <w:proofErr w:type="spellStart"/>
            <w:r w:rsidRPr="0062718D">
              <w:rPr>
                <w:color w:val="000000"/>
                <w:sz w:val="16"/>
                <w:szCs w:val="16"/>
                <w:lang w:val="en-US"/>
              </w:rPr>
              <w:t>tháng</w:t>
            </w:r>
            <w:proofErr w:type="spellEnd"/>
          </w:p>
        </w:tc>
        <w:tc>
          <w:tcPr>
            <w:tcW w:w="630" w:type="dxa"/>
            <w:tcBorders>
              <w:top w:val="single" w:sz="4" w:space="0" w:color="auto"/>
              <w:left w:val="nil"/>
              <w:bottom w:val="single" w:sz="4" w:space="0" w:color="auto"/>
              <w:right w:val="single" w:sz="4" w:space="0" w:color="auto"/>
            </w:tcBorders>
            <w:tcPrChange w:id="184"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09D1E027" w14:textId="265BB6E1" w:rsidR="00F65714" w:rsidRPr="0062718D" w:rsidRDefault="009868FB" w:rsidP="0062718D">
            <w:pPr>
              <w:widowControl/>
              <w:autoSpaceDE/>
              <w:autoSpaceDN/>
              <w:jc w:val="center"/>
              <w:rPr>
                <w:color w:val="000000"/>
                <w:sz w:val="16"/>
                <w:szCs w:val="16"/>
                <w:lang w:val="en-US"/>
              </w:rPr>
            </w:pPr>
            <w:proofErr w:type="spellStart"/>
            <w:ins w:id="185" w:author="HIEN" w:date="2025-12-01T09:53:00Z">
              <w:r>
                <w:rPr>
                  <w:color w:val="000000"/>
                  <w:sz w:val="16"/>
                  <w:szCs w:val="16"/>
                  <w:lang w:val="en-US"/>
                </w:rPr>
                <w:t>Chiếc</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Change w:id="186" w:author="Phương_Thu mua" w:date="2025-12-04T11:10:00Z">
              <w:tcPr>
                <w:tcW w:w="520" w:type="dxa"/>
                <w:tcBorders>
                  <w:top w:val="nil"/>
                  <w:left w:val="single" w:sz="4" w:space="0" w:color="auto"/>
                  <w:bottom w:val="single" w:sz="4" w:space="0" w:color="auto"/>
                  <w:right w:val="single" w:sz="4" w:space="0" w:color="auto"/>
                </w:tcBorders>
                <w:shd w:val="clear" w:color="000000" w:fill="FFFFFF"/>
                <w:vAlign w:val="center"/>
                <w:hideMark/>
              </w:tcPr>
            </w:tcPrChange>
          </w:tcPr>
          <w:p w14:paraId="6068FC50" w14:textId="4F8A5B00"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20</w:t>
            </w:r>
          </w:p>
        </w:tc>
        <w:tc>
          <w:tcPr>
            <w:tcW w:w="1100" w:type="dxa"/>
            <w:tcBorders>
              <w:top w:val="nil"/>
              <w:left w:val="nil"/>
              <w:bottom w:val="single" w:sz="4" w:space="0" w:color="auto"/>
              <w:right w:val="single" w:sz="4" w:space="0" w:color="auto"/>
            </w:tcBorders>
            <w:shd w:val="clear" w:color="000000" w:fill="FFFFFF"/>
            <w:noWrap/>
            <w:vAlign w:val="center"/>
            <w:hideMark/>
            <w:tcPrChange w:id="187" w:author="Phương_Thu mua" w:date="2025-12-04T11:10:00Z">
              <w:tcPr>
                <w:tcW w:w="1100" w:type="dxa"/>
                <w:tcBorders>
                  <w:top w:val="nil"/>
                  <w:left w:val="nil"/>
                  <w:bottom w:val="single" w:sz="4" w:space="0" w:color="auto"/>
                  <w:right w:val="single" w:sz="4" w:space="0" w:color="auto"/>
                </w:tcBorders>
                <w:shd w:val="clear" w:color="000000" w:fill="FFFFFF"/>
                <w:noWrap/>
                <w:vAlign w:val="center"/>
                <w:hideMark/>
              </w:tcPr>
            </w:tcPrChange>
          </w:tcPr>
          <w:p w14:paraId="36A4796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1.500.000</w:t>
            </w:r>
          </w:p>
        </w:tc>
        <w:tc>
          <w:tcPr>
            <w:tcW w:w="1170" w:type="dxa"/>
            <w:tcBorders>
              <w:top w:val="nil"/>
              <w:left w:val="nil"/>
              <w:bottom w:val="single" w:sz="4" w:space="0" w:color="auto"/>
              <w:right w:val="single" w:sz="4" w:space="0" w:color="auto"/>
            </w:tcBorders>
            <w:shd w:val="clear" w:color="000000" w:fill="FFFFFF"/>
            <w:noWrap/>
            <w:vAlign w:val="center"/>
            <w:hideMark/>
            <w:tcPrChange w:id="188"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5ED162CA"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30.000.000</w:t>
            </w:r>
          </w:p>
        </w:tc>
        <w:tc>
          <w:tcPr>
            <w:tcW w:w="1080" w:type="dxa"/>
            <w:tcBorders>
              <w:top w:val="nil"/>
              <w:left w:val="nil"/>
              <w:bottom w:val="single" w:sz="4" w:space="0" w:color="auto"/>
              <w:right w:val="single" w:sz="4" w:space="0" w:color="auto"/>
            </w:tcBorders>
            <w:shd w:val="clear" w:color="000000" w:fill="FFFFFF"/>
            <w:noWrap/>
            <w:vAlign w:val="center"/>
            <w:hideMark/>
            <w:tcPrChange w:id="189" w:author="Phương_Thu mua" w:date="2025-12-04T11:10:00Z">
              <w:tcPr>
                <w:tcW w:w="1080" w:type="dxa"/>
                <w:tcBorders>
                  <w:top w:val="nil"/>
                  <w:left w:val="nil"/>
                  <w:bottom w:val="single" w:sz="4" w:space="0" w:color="auto"/>
                  <w:right w:val="single" w:sz="4" w:space="0" w:color="auto"/>
                </w:tcBorders>
                <w:shd w:val="clear" w:color="000000" w:fill="FFFFFF"/>
                <w:noWrap/>
                <w:vAlign w:val="center"/>
                <w:hideMark/>
              </w:tcPr>
            </w:tcPrChange>
          </w:tcPr>
          <w:p w14:paraId="21C7D67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2.400.000</w:t>
            </w:r>
          </w:p>
        </w:tc>
        <w:tc>
          <w:tcPr>
            <w:tcW w:w="1170" w:type="dxa"/>
            <w:tcBorders>
              <w:top w:val="nil"/>
              <w:left w:val="nil"/>
              <w:bottom w:val="single" w:sz="4" w:space="0" w:color="auto"/>
              <w:right w:val="single" w:sz="4" w:space="0" w:color="auto"/>
            </w:tcBorders>
            <w:shd w:val="clear" w:color="000000" w:fill="FFFFFF"/>
            <w:noWrap/>
            <w:vAlign w:val="center"/>
            <w:hideMark/>
            <w:tcPrChange w:id="190"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0A7A9EF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32.400.000</w:t>
            </w:r>
          </w:p>
        </w:tc>
        <w:tc>
          <w:tcPr>
            <w:tcW w:w="900" w:type="dxa"/>
            <w:tcBorders>
              <w:top w:val="nil"/>
              <w:left w:val="nil"/>
              <w:bottom w:val="single" w:sz="4" w:space="0" w:color="auto"/>
              <w:right w:val="single" w:sz="4" w:space="0" w:color="auto"/>
            </w:tcBorders>
            <w:shd w:val="clear" w:color="000000" w:fill="FFFFFF"/>
            <w:noWrap/>
            <w:vAlign w:val="center"/>
            <w:tcPrChange w:id="191" w:author="Phương_Thu mua" w:date="2025-12-04T11:10:00Z">
              <w:tcPr>
                <w:tcW w:w="900" w:type="dxa"/>
                <w:tcBorders>
                  <w:top w:val="nil"/>
                  <w:left w:val="nil"/>
                  <w:bottom w:val="single" w:sz="4" w:space="0" w:color="auto"/>
                  <w:right w:val="single" w:sz="4" w:space="0" w:color="auto"/>
                </w:tcBorders>
                <w:shd w:val="clear" w:color="000000" w:fill="FFFFFF"/>
                <w:noWrap/>
                <w:vAlign w:val="center"/>
              </w:tcPr>
            </w:tcPrChange>
          </w:tcPr>
          <w:p w14:paraId="1D3060FD" w14:textId="64F34F52" w:rsidR="00F65714" w:rsidRPr="0062718D" w:rsidRDefault="00F65714" w:rsidP="0062718D">
            <w:pPr>
              <w:widowControl/>
              <w:autoSpaceDE/>
              <w:autoSpaceDN/>
              <w:jc w:val="center"/>
              <w:rPr>
                <w:b/>
                <w:bCs/>
                <w:color w:val="000000"/>
                <w:sz w:val="16"/>
                <w:szCs w:val="16"/>
                <w:lang w:val="en-US"/>
              </w:rPr>
            </w:pPr>
            <w:del w:id="192" w:author="Phương_Thu mua" w:date="2025-12-04T11:10:00Z">
              <w:r w:rsidRPr="0062718D" w:rsidDel="00905374">
                <w:rPr>
                  <w:b/>
                  <w:bCs/>
                  <w:color w:val="000000"/>
                  <w:sz w:val="16"/>
                  <w:szCs w:val="16"/>
                  <w:lang w:val="en-US"/>
                </w:rPr>
                <w:delText>Đặt hàng 4 - 8 tuần</w:delText>
              </w:r>
            </w:del>
          </w:p>
        </w:tc>
      </w:tr>
      <w:tr w:rsidR="00F65714" w:rsidRPr="0062718D" w14:paraId="36FAD7C2" w14:textId="77777777" w:rsidTr="00905374">
        <w:tblPrEx>
          <w:tblW w:w="16200" w:type="dxa"/>
          <w:tblInd w:w="-1085" w:type="dxa"/>
          <w:tblLayout w:type="fixed"/>
          <w:tblPrExChange w:id="193" w:author="Phương_Thu mua" w:date="2025-12-04T11:10:00Z">
            <w:tblPrEx>
              <w:tblW w:w="16200" w:type="dxa"/>
              <w:tblInd w:w="-1085" w:type="dxa"/>
              <w:tblLayout w:type="fixed"/>
            </w:tblPrEx>
          </w:tblPrExChange>
        </w:tblPrEx>
        <w:trPr>
          <w:trHeight w:val="255"/>
          <w:trPrChange w:id="194" w:author="Phương_Thu mua" w:date="2025-12-04T11:10:00Z">
            <w:trPr>
              <w:gridBefore w:val="5"/>
              <w:trHeight w:val="255"/>
            </w:trPr>
          </w:trPrChange>
        </w:trPr>
        <w:tc>
          <w:tcPr>
            <w:tcW w:w="632" w:type="dxa"/>
            <w:tcBorders>
              <w:top w:val="nil"/>
              <w:left w:val="single" w:sz="4" w:space="0" w:color="auto"/>
              <w:bottom w:val="single" w:sz="4" w:space="0" w:color="auto"/>
              <w:right w:val="single" w:sz="4" w:space="0" w:color="auto"/>
            </w:tcBorders>
            <w:vAlign w:val="center"/>
            <w:hideMark/>
            <w:tcPrChange w:id="195" w:author="Phương_Thu mua" w:date="2025-12-04T11:10:00Z">
              <w:tcPr>
                <w:tcW w:w="632" w:type="dxa"/>
                <w:gridSpan w:val="2"/>
                <w:tcBorders>
                  <w:top w:val="nil"/>
                  <w:left w:val="single" w:sz="4" w:space="0" w:color="auto"/>
                  <w:bottom w:val="single" w:sz="4" w:space="0" w:color="auto"/>
                  <w:right w:val="single" w:sz="4" w:space="0" w:color="auto"/>
                </w:tcBorders>
                <w:vAlign w:val="center"/>
                <w:hideMark/>
              </w:tcPr>
            </w:tcPrChange>
          </w:tcPr>
          <w:p w14:paraId="44908F24"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3</w:t>
            </w:r>
          </w:p>
        </w:tc>
        <w:tc>
          <w:tcPr>
            <w:tcW w:w="988" w:type="dxa"/>
            <w:tcBorders>
              <w:top w:val="nil"/>
              <w:left w:val="nil"/>
              <w:bottom w:val="single" w:sz="4" w:space="0" w:color="auto"/>
              <w:right w:val="single" w:sz="4" w:space="0" w:color="auto"/>
            </w:tcBorders>
            <w:shd w:val="clear" w:color="000000" w:fill="FFFFFF"/>
            <w:vAlign w:val="center"/>
            <w:hideMark/>
            <w:tcPrChange w:id="196" w:author="Phương_Thu mua" w:date="2025-12-04T11:10:00Z">
              <w:tcPr>
                <w:tcW w:w="988" w:type="dxa"/>
                <w:tcBorders>
                  <w:top w:val="nil"/>
                  <w:left w:val="nil"/>
                  <w:bottom w:val="single" w:sz="4" w:space="0" w:color="auto"/>
                  <w:right w:val="single" w:sz="4" w:space="0" w:color="auto"/>
                </w:tcBorders>
                <w:shd w:val="clear" w:color="000000" w:fill="FFFFFF"/>
                <w:vAlign w:val="center"/>
                <w:hideMark/>
              </w:tcPr>
            </w:tcPrChange>
          </w:tcPr>
          <w:p w14:paraId="78D03848"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SFP GE</w:t>
            </w:r>
          </w:p>
        </w:tc>
        <w:tc>
          <w:tcPr>
            <w:tcW w:w="990" w:type="dxa"/>
            <w:tcBorders>
              <w:top w:val="nil"/>
              <w:left w:val="nil"/>
              <w:bottom w:val="single" w:sz="4" w:space="0" w:color="auto"/>
              <w:right w:val="single" w:sz="4" w:space="0" w:color="auto"/>
            </w:tcBorders>
            <w:shd w:val="clear" w:color="000000" w:fill="FFFFFF"/>
            <w:vAlign w:val="center"/>
            <w:hideMark/>
            <w:tcPrChange w:id="197" w:author="Phương_Thu mua" w:date="2025-12-04T11:10:00Z">
              <w:tcPr>
                <w:tcW w:w="990" w:type="dxa"/>
                <w:tcBorders>
                  <w:top w:val="nil"/>
                  <w:left w:val="nil"/>
                  <w:bottom w:val="single" w:sz="4" w:space="0" w:color="auto"/>
                  <w:right w:val="single" w:sz="4" w:space="0" w:color="auto"/>
                </w:tcBorders>
                <w:shd w:val="clear" w:color="000000" w:fill="FFFFFF"/>
                <w:vAlign w:val="center"/>
                <w:hideMark/>
              </w:tcPr>
            </w:tcPrChange>
          </w:tcPr>
          <w:p w14:paraId="670C2B0C"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SFP GE</w:t>
            </w:r>
          </w:p>
        </w:tc>
        <w:tc>
          <w:tcPr>
            <w:tcW w:w="1530" w:type="dxa"/>
            <w:tcBorders>
              <w:top w:val="nil"/>
              <w:left w:val="nil"/>
              <w:bottom w:val="single" w:sz="4" w:space="0" w:color="auto"/>
              <w:right w:val="single" w:sz="4" w:space="0" w:color="auto"/>
            </w:tcBorders>
            <w:shd w:val="clear" w:color="000000" w:fill="FFFFFF"/>
            <w:vAlign w:val="center"/>
            <w:hideMark/>
            <w:tcPrChange w:id="198" w:author="Phương_Thu mua" w:date="2025-12-04T11:10:00Z">
              <w:tcPr>
                <w:tcW w:w="1530" w:type="dxa"/>
                <w:gridSpan w:val="4"/>
                <w:tcBorders>
                  <w:top w:val="nil"/>
                  <w:left w:val="nil"/>
                  <w:bottom w:val="single" w:sz="4" w:space="0" w:color="auto"/>
                  <w:right w:val="single" w:sz="4" w:space="0" w:color="auto"/>
                </w:tcBorders>
                <w:shd w:val="clear" w:color="000000" w:fill="FFFFFF"/>
                <w:vAlign w:val="center"/>
                <w:hideMark/>
              </w:tcPr>
            </w:tcPrChange>
          </w:tcPr>
          <w:p w14:paraId="58DC662A" w14:textId="3B7D42C9"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SFP-GE-T-D</w:t>
            </w:r>
          </w:p>
        </w:tc>
        <w:tc>
          <w:tcPr>
            <w:tcW w:w="4860" w:type="dxa"/>
            <w:tcBorders>
              <w:top w:val="nil"/>
              <w:left w:val="nil"/>
              <w:bottom w:val="single" w:sz="4" w:space="0" w:color="auto"/>
              <w:right w:val="single" w:sz="4" w:space="0" w:color="auto"/>
            </w:tcBorders>
            <w:shd w:val="clear" w:color="000000" w:fill="FFFFFF"/>
            <w:hideMark/>
            <w:tcPrChange w:id="199" w:author="Phương_Thu mua" w:date="2025-12-04T11:10:00Z">
              <w:tcPr>
                <w:tcW w:w="4860" w:type="dxa"/>
                <w:gridSpan w:val="5"/>
                <w:tcBorders>
                  <w:top w:val="nil"/>
                  <w:left w:val="nil"/>
                  <w:bottom w:val="single" w:sz="4" w:space="0" w:color="auto"/>
                  <w:right w:val="single" w:sz="4" w:space="0" w:color="auto"/>
                </w:tcBorders>
                <w:shd w:val="clear" w:color="000000" w:fill="FFFFFF"/>
                <w:hideMark/>
              </w:tcPr>
            </w:tcPrChange>
          </w:tcPr>
          <w:p w14:paraId="1A484E4C" w14:textId="076C924E" w:rsidR="00F65714" w:rsidRPr="0062718D" w:rsidRDefault="00F02175" w:rsidP="0062718D">
            <w:pPr>
              <w:widowControl/>
              <w:autoSpaceDE/>
              <w:autoSpaceDN/>
              <w:rPr>
                <w:color w:val="000000"/>
                <w:sz w:val="16"/>
                <w:szCs w:val="16"/>
                <w:lang w:val="en-US"/>
              </w:rPr>
            </w:pPr>
            <w:proofErr w:type="spellStart"/>
            <w:ins w:id="200" w:author="HIEN" w:date="2025-12-03T09:38:00Z">
              <w:r>
                <w:rPr>
                  <w:color w:val="000000"/>
                  <w:sz w:val="16"/>
                  <w:szCs w:val="16"/>
                  <w:lang w:val="en-US"/>
                </w:rPr>
                <w:t>Mô</w:t>
              </w:r>
              <w:proofErr w:type="spellEnd"/>
              <w:r>
                <w:rPr>
                  <w:color w:val="000000"/>
                  <w:sz w:val="16"/>
                  <w:szCs w:val="16"/>
                  <w:lang w:val="en-US"/>
                </w:rPr>
                <w:t xml:space="preserve"> </w:t>
              </w:r>
              <w:proofErr w:type="spellStart"/>
              <w:r>
                <w:rPr>
                  <w:color w:val="000000"/>
                  <w:sz w:val="16"/>
                  <w:szCs w:val="16"/>
                  <w:lang w:val="en-US"/>
                </w:rPr>
                <w:t>đun</w:t>
              </w:r>
              <w:proofErr w:type="spellEnd"/>
              <w:r>
                <w:rPr>
                  <w:color w:val="000000"/>
                  <w:sz w:val="16"/>
                  <w:szCs w:val="16"/>
                  <w:lang w:val="en-US"/>
                </w:rPr>
                <w:t xml:space="preserve"> </w:t>
              </w:r>
            </w:ins>
            <w:r w:rsidR="00F65714" w:rsidRPr="0062718D">
              <w:rPr>
                <w:color w:val="000000"/>
                <w:sz w:val="16"/>
                <w:szCs w:val="16"/>
                <w:lang w:val="en-US"/>
              </w:rPr>
              <w:t>SFP GE Copper Interface Transceiver Module (100m,RJ45)</w:t>
            </w:r>
          </w:p>
        </w:tc>
        <w:tc>
          <w:tcPr>
            <w:tcW w:w="630" w:type="dxa"/>
            <w:tcBorders>
              <w:top w:val="nil"/>
              <w:left w:val="nil"/>
              <w:bottom w:val="single" w:sz="4" w:space="0" w:color="auto"/>
              <w:right w:val="single" w:sz="4" w:space="0" w:color="auto"/>
            </w:tcBorders>
            <w:vAlign w:val="center"/>
            <w:hideMark/>
            <w:tcPrChange w:id="201" w:author="Phương_Thu mua" w:date="2025-12-04T11:10:00Z">
              <w:tcPr>
                <w:tcW w:w="630" w:type="dxa"/>
                <w:gridSpan w:val="2"/>
                <w:tcBorders>
                  <w:top w:val="nil"/>
                  <w:left w:val="nil"/>
                  <w:bottom w:val="single" w:sz="4" w:space="0" w:color="auto"/>
                  <w:right w:val="single" w:sz="4" w:space="0" w:color="auto"/>
                </w:tcBorders>
                <w:vAlign w:val="center"/>
                <w:hideMark/>
              </w:tcPr>
            </w:tcPrChange>
          </w:tcPr>
          <w:p w14:paraId="62F088CF"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xml:space="preserve">36 </w:t>
            </w:r>
            <w:proofErr w:type="spellStart"/>
            <w:r w:rsidRPr="0062718D">
              <w:rPr>
                <w:color w:val="000000"/>
                <w:sz w:val="16"/>
                <w:szCs w:val="16"/>
                <w:lang w:val="en-US"/>
              </w:rPr>
              <w:t>tháng</w:t>
            </w:r>
            <w:proofErr w:type="spellEnd"/>
          </w:p>
        </w:tc>
        <w:tc>
          <w:tcPr>
            <w:tcW w:w="630" w:type="dxa"/>
            <w:tcBorders>
              <w:top w:val="single" w:sz="4" w:space="0" w:color="auto"/>
              <w:left w:val="nil"/>
              <w:bottom w:val="single" w:sz="4" w:space="0" w:color="auto"/>
              <w:right w:val="single" w:sz="4" w:space="0" w:color="auto"/>
            </w:tcBorders>
            <w:tcPrChange w:id="202"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780C1D5D" w14:textId="75DA0474" w:rsidR="00F65714" w:rsidRPr="0062718D" w:rsidRDefault="009868FB" w:rsidP="0062718D">
            <w:pPr>
              <w:widowControl/>
              <w:autoSpaceDE/>
              <w:autoSpaceDN/>
              <w:jc w:val="center"/>
              <w:rPr>
                <w:color w:val="000000"/>
                <w:sz w:val="16"/>
                <w:szCs w:val="16"/>
                <w:lang w:val="en-US"/>
              </w:rPr>
            </w:pPr>
            <w:proofErr w:type="spellStart"/>
            <w:ins w:id="203" w:author="HIEN" w:date="2025-12-01T09:54:00Z">
              <w:r>
                <w:rPr>
                  <w:color w:val="000000"/>
                  <w:sz w:val="16"/>
                  <w:szCs w:val="16"/>
                  <w:lang w:val="en-US"/>
                </w:rPr>
                <w:t>Chiếc</w:t>
              </w:r>
              <w:proofErr w:type="spellEnd"/>
              <w:r>
                <w:rPr>
                  <w:color w:val="000000"/>
                  <w:sz w:val="16"/>
                  <w:szCs w:val="16"/>
                  <w:lang w:val="en-US"/>
                </w:rPr>
                <w:t xml:space="preserve"> </w:t>
              </w:r>
            </w:ins>
          </w:p>
        </w:tc>
        <w:tc>
          <w:tcPr>
            <w:tcW w:w="520" w:type="dxa"/>
            <w:tcBorders>
              <w:top w:val="nil"/>
              <w:left w:val="single" w:sz="4" w:space="0" w:color="auto"/>
              <w:bottom w:val="single" w:sz="4" w:space="0" w:color="auto"/>
              <w:right w:val="single" w:sz="4" w:space="0" w:color="auto"/>
            </w:tcBorders>
            <w:shd w:val="clear" w:color="000000" w:fill="FFFFFF"/>
            <w:vAlign w:val="center"/>
            <w:hideMark/>
            <w:tcPrChange w:id="204" w:author="Phương_Thu mua" w:date="2025-12-04T11:10:00Z">
              <w:tcPr>
                <w:tcW w:w="520" w:type="dxa"/>
                <w:tcBorders>
                  <w:top w:val="nil"/>
                  <w:left w:val="single" w:sz="4" w:space="0" w:color="auto"/>
                  <w:bottom w:val="single" w:sz="4" w:space="0" w:color="auto"/>
                  <w:right w:val="single" w:sz="4" w:space="0" w:color="auto"/>
                </w:tcBorders>
                <w:shd w:val="clear" w:color="000000" w:fill="FFFFFF"/>
                <w:vAlign w:val="center"/>
                <w:hideMark/>
              </w:tcPr>
            </w:tcPrChange>
          </w:tcPr>
          <w:p w14:paraId="40BD46D0" w14:textId="5390E0C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8</w:t>
            </w:r>
          </w:p>
        </w:tc>
        <w:tc>
          <w:tcPr>
            <w:tcW w:w="1100" w:type="dxa"/>
            <w:tcBorders>
              <w:top w:val="nil"/>
              <w:left w:val="nil"/>
              <w:bottom w:val="single" w:sz="4" w:space="0" w:color="auto"/>
              <w:right w:val="single" w:sz="4" w:space="0" w:color="auto"/>
            </w:tcBorders>
            <w:shd w:val="clear" w:color="000000" w:fill="FFFFFF"/>
            <w:noWrap/>
            <w:vAlign w:val="center"/>
            <w:hideMark/>
            <w:tcPrChange w:id="205" w:author="Phương_Thu mua" w:date="2025-12-04T11:10:00Z">
              <w:tcPr>
                <w:tcW w:w="1100" w:type="dxa"/>
                <w:tcBorders>
                  <w:top w:val="nil"/>
                  <w:left w:val="nil"/>
                  <w:bottom w:val="single" w:sz="4" w:space="0" w:color="auto"/>
                  <w:right w:val="single" w:sz="4" w:space="0" w:color="auto"/>
                </w:tcBorders>
                <w:shd w:val="clear" w:color="000000" w:fill="FFFFFF"/>
                <w:noWrap/>
                <w:vAlign w:val="center"/>
                <w:hideMark/>
              </w:tcPr>
            </w:tcPrChange>
          </w:tcPr>
          <w:p w14:paraId="38527CB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1.500.000</w:t>
            </w:r>
          </w:p>
        </w:tc>
        <w:tc>
          <w:tcPr>
            <w:tcW w:w="1170" w:type="dxa"/>
            <w:tcBorders>
              <w:top w:val="nil"/>
              <w:left w:val="nil"/>
              <w:bottom w:val="single" w:sz="4" w:space="0" w:color="auto"/>
              <w:right w:val="single" w:sz="4" w:space="0" w:color="auto"/>
            </w:tcBorders>
            <w:shd w:val="clear" w:color="000000" w:fill="FFFFFF"/>
            <w:noWrap/>
            <w:vAlign w:val="center"/>
            <w:hideMark/>
            <w:tcPrChange w:id="206"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4F86780E"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12.000.000</w:t>
            </w:r>
          </w:p>
        </w:tc>
        <w:tc>
          <w:tcPr>
            <w:tcW w:w="1080" w:type="dxa"/>
            <w:tcBorders>
              <w:top w:val="nil"/>
              <w:left w:val="nil"/>
              <w:bottom w:val="single" w:sz="4" w:space="0" w:color="auto"/>
              <w:right w:val="single" w:sz="4" w:space="0" w:color="auto"/>
            </w:tcBorders>
            <w:shd w:val="clear" w:color="000000" w:fill="FFFFFF"/>
            <w:noWrap/>
            <w:vAlign w:val="center"/>
            <w:hideMark/>
            <w:tcPrChange w:id="207" w:author="Phương_Thu mua" w:date="2025-12-04T11:10:00Z">
              <w:tcPr>
                <w:tcW w:w="1080" w:type="dxa"/>
                <w:tcBorders>
                  <w:top w:val="nil"/>
                  <w:left w:val="nil"/>
                  <w:bottom w:val="single" w:sz="4" w:space="0" w:color="auto"/>
                  <w:right w:val="single" w:sz="4" w:space="0" w:color="auto"/>
                </w:tcBorders>
                <w:shd w:val="clear" w:color="000000" w:fill="FFFFFF"/>
                <w:noWrap/>
                <w:vAlign w:val="center"/>
                <w:hideMark/>
              </w:tcPr>
            </w:tcPrChange>
          </w:tcPr>
          <w:p w14:paraId="74B87E2F"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960.000</w:t>
            </w:r>
          </w:p>
        </w:tc>
        <w:tc>
          <w:tcPr>
            <w:tcW w:w="1170" w:type="dxa"/>
            <w:tcBorders>
              <w:top w:val="nil"/>
              <w:left w:val="nil"/>
              <w:bottom w:val="single" w:sz="4" w:space="0" w:color="auto"/>
              <w:right w:val="single" w:sz="4" w:space="0" w:color="auto"/>
            </w:tcBorders>
            <w:shd w:val="clear" w:color="000000" w:fill="FFFFFF"/>
            <w:noWrap/>
            <w:vAlign w:val="center"/>
            <w:hideMark/>
            <w:tcPrChange w:id="208"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64CDCDC1"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12.960.000</w:t>
            </w:r>
          </w:p>
        </w:tc>
        <w:tc>
          <w:tcPr>
            <w:tcW w:w="900" w:type="dxa"/>
            <w:tcBorders>
              <w:top w:val="nil"/>
              <w:left w:val="nil"/>
              <w:bottom w:val="single" w:sz="4" w:space="0" w:color="auto"/>
              <w:right w:val="single" w:sz="4" w:space="0" w:color="auto"/>
            </w:tcBorders>
            <w:shd w:val="clear" w:color="000000" w:fill="FFFFFF"/>
            <w:noWrap/>
            <w:vAlign w:val="center"/>
            <w:tcPrChange w:id="209" w:author="Phương_Thu mua" w:date="2025-12-04T11:10:00Z">
              <w:tcPr>
                <w:tcW w:w="900" w:type="dxa"/>
                <w:tcBorders>
                  <w:top w:val="nil"/>
                  <w:left w:val="nil"/>
                  <w:bottom w:val="single" w:sz="4" w:space="0" w:color="auto"/>
                  <w:right w:val="single" w:sz="4" w:space="0" w:color="auto"/>
                </w:tcBorders>
                <w:shd w:val="clear" w:color="000000" w:fill="FFFFFF"/>
                <w:noWrap/>
                <w:vAlign w:val="center"/>
              </w:tcPr>
            </w:tcPrChange>
          </w:tcPr>
          <w:p w14:paraId="465B488B" w14:textId="6536ED68" w:rsidR="00F65714" w:rsidRPr="0062718D" w:rsidRDefault="00F65714" w:rsidP="0062718D">
            <w:pPr>
              <w:widowControl/>
              <w:autoSpaceDE/>
              <w:autoSpaceDN/>
              <w:jc w:val="center"/>
              <w:rPr>
                <w:b/>
                <w:bCs/>
                <w:color w:val="000000"/>
                <w:sz w:val="16"/>
                <w:szCs w:val="16"/>
                <w:lang w:val="en-US"/>
              </w:rPr>
            </w:pPr>
            <w:del w:id="210" w:author="Phương_Thu mua" w:date="2025-12-04T11:10:00Z">
              <w:r w:rsidRPr="0062718D" w:rsidDel="00905374">
                <w:rPr>
                  <w:b/>
                  <w:bCs/>
                  <w:color w:val="000000"/>
                  <w:sz w:val="16"/>
                  <w:szCs w:val="16"/>
                  <w:lang w:val="en-US"/>
                </w:rPr>
                <w:delText>Đặt hàng 4 - 8 tuần</w:delText>
              </w:r>
            </w:del>
          </w:p>
        </w:tc>
      </w:tr>
      <w:tr w:rsidR="00F65714" w:rsidRPr="0062718D" w14:paraId="1EEDF4E7" w14:textId="77777777" w:rsidTr="00136693">
        <w:trPr>
          <w:trHeight w:val="1418"/>
        </w:trPr>
        <w:tc>
          <w:tcPr>
            <w:tcW w:w="632" w:type="dxa"/>
            <w:tcBorders>
              <w:top w:val="nil"/>
              <w:left w:val="single" w:sz="4" w:space="0" w:color="auto"/>
              <w:bottom w:val="single" w:sz="4" w:space="0" w:color="auto"/>
              <w:right w:val="single" w:sz="4" w:space="0" w:color="auto"/>
            </w:tcBorders>
            <w:vAlign w:val="center"/>
            <w:hideMark/>
          </w:tcPr>
          <w:p w14:paraId="50341075"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4</w:t>
            </w:r>
          </w:p>
        </w:tc>
        <w:tc>
          <w:tcPr>
            <w:tcW w:w="988" w:type="dxa"/>
            <w:tcBorders>
              <w:top w:val="nil"/>
              <w:left w:val="nil"/>
              <w:bottom w:val="single" w:sz="4" w:space="0" w:color="auto"/>
              <w:right w:val="single" w:sz="4" w:space="0" w:color="auto"/>
            </w:tcBorders>
            <w:shd w:val="clear" w:color="000000" w:fill="FFFFFF"/>
            <w:vAlign w:val="center"/>
            <w:hideMark/>
          </w:tcPr>
          <w:p w14:paraId="78683051"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UPS GXT5-10000IRT2UXLN</w:t>
            </w:r>
          </w:p>
        </w:tc>
        <w:tc>
          <w:tcPr>
            <w:tcW w:w="990" w:type="dxa"/>
            <w:tcBorders>
              <w:top w:val="nil"/>
              <w:left w:val="nil"/>
              <w:bottom w:val="single" w:sz="4" w:space="0" w:color="auto"/>
              <w:right w:val="single" w:sz="4" w:space="0" w:color="auto"/>
            </w:tcBorders>
            <w:shd w:val="clear" w:color="000000" w:fill="FFFFFF"/>
            <w:vAlign w:val="center"/>
            <w:hideMark/>
          </w:tcPr>
          <w:p w14:paraId="50128F22"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Power Supply</w:t>
            </w:r>
          </w:p>
        </w:tc>
        <w:tc>
          <w:tcPr>
            <w:tcW w:w="1530" w:type="dxa"/>
            <w:tcBorders>
              <w:top w:val="nil"/>
              <w:left w:val="nil"/>
              <w:bottom w:val="single" w:sz="4" w:space="0" w:color="auto"/>
              <w:right w:val="single" w:sz="4" w:space="0" w:color="auto"/>
            </w:tcBorders>
            <w:shd w:val="clear" w:color="000000" w:fill="FFFFFF"/>
            <w:vAlign w:val="center"/>
            <w:hideMark/>
          </w:tcPr>
          <w:p w14:paraId="7309E0FE"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Liebert</w:t>
            </w:r>
          </w:p>
        </w:tc>
        <w:tc>
          <w:tcPr>
            <w:tcW w:w="4860" w:type="dxa"/>
            <w:tcBorders>
              <w:top w:val="nil"/>
              <w:left w:val="nil"/>
              <w:bottom w:val="single" w:sz="4" w:space="0" w:color="auto"/>
              <w:right w:val="single" w:sz="4" w:space="0" w:color="auto"/>
            </w:tcBorders>
            <w:shd w:val="clear" w:color="000000" w:fill="FFFFFF"/>
            <w:hideMark/>
          </w:tcPr>
          <w:p w14:paraId="5D0961B7" w14:textId="77777777" w:rsidR="00F65714" w:rsidRPr="0062718D" w:rsidRDefault="00F65714" w:rsidP="0062718D">
            <w:pPr>
              <w:widowControl/>
              <w:autoSpaceDE/>
              <w:autoSpaceDN/>
              <w:rPr>
                <w:color w:val="000000"/>
                <w:sz w:val="16"/>
                <w:szCs w:val="16"/>
                <w:lang w:val="en-US"/>
              </w:rPr>
            </w:pPr>
            <w:proofErr w:type="spellStart"/>
            <w:r w:rsidRPr="0062718D">
              <w:rPr>
                <w:b/>
                <w:bCs/>
                <w:color w:val="000000"/>
                <w:sz w:val="16"/>
                <w:szCs w:val="16"/>
                <w:lang w:val="en-US"/>
              </w:rPr>
              <w:t>Bộ</w:t>
            </w:r>
            <w:proofErr w:type="spellEnd"/>
            <w:r w:rsidRPr="0062718D">
              <w:rPr>
                <w:b/>
                <w:bCs/>
                <w:color w:val="000000"/>
                <w:sz w:val="16"/>
                <w:szCs w:val="16"/>
                <w:lang w:val="en-US"/>
              </w:rPr>
              <w:t xml:space="preserve"> </w:t>
            </w:r>
            <w:proofErr w:type="spellStart"/>
            <w:r w:rsidRPr="0062718D">
              <w:rPr>
                <w:b/>
                <w:bCs/>
                <w:color w:val="000000"/>
                <w:sz w:val="16"/>
                <w:szCs w:val="16"/>
                <w:lang w:val="en-US"/>
              </w:rPr>
              <w:t>lưu</w:t>
            </w:r>
            <w:proofErr w:type="spellEnd"/>
            <w:r w:rsidRPr="0062718D">
              <w:rPr>
                <w:b/>
                <w:bCs/>
                <w:color w:val="000000"/>
                <w:sz w:val="16"/>
                <w:szCs w:val="16"/>
                <w:lang w:val="en-US"/>
              </w:rPr>
              <w:t xml:space="preserve"> </w:t>
            </w:r>
            <w:proofErr w:type="spellStart"/>
            <w:r w:rsidRPr="0062718D">
              <w:rPr>
                <w:b/>
                <w:bCs/>
                <w:color w:val="000000"/>
                <w:sz w:val="16"/>
                <w:szCs w:val="16"/>
                <w:lang w:val="en-US"/>
              </w:rPr>
              <w:t>điện</w:t>
            </w:r>
            <w:proofErr w:type="spellEnd"/>
            <w:r w:rsidRPr="0062718D">
              <w:rPr>
                <w:b/>
                <w:bCs/>
                <w:color w:val="000000"/>
                <w:sz w:val="16"/>
                <w:szCs w:val="16"/>
                <w:lang w:val="en-US"/>
              </w:rPr>
              <w:t xml:space="preserve"> Liebert GXT5 On-Line</w:t>
            </w:r>
            <w:r w:rsidRPr="0062718D">
              <w:rPr>
                <w:color w:val="000000"/>
                <w:sz w:val="16"/>
                <w:szCs w:val="16"/>
                <w:lang w:val="en-US"/>
              </w:rPr>
              <w:br w:type="page"/>
              <w:t>10kVA/10kW 230V LCD PF1.0 5U Extended</w:t>
            </w:r>
            <w:r w:rsidRPr="0062718D">
              <w:rPr>
                <w:color w:val="000000"/>
                <w:sz w:val="16"/>
                <w:szCs w:val="16"/>
                <w:lang w:val="en-US"/>
              </w:rPr>
              <w:br w:type="page"/>
              <w:t xml:space="preserve">Run Rack/Tower, RDU101 </w:t>
            </w:r>
            <w:proofErr w:type="spellStart"/>
            <w:r w:rsidRPr="0062718D">
              <w:rPr>
                <w:color w:val="000000"/>
                <w:sz w:val="16"/>
                <w:szCs w:val="16"/>
                <w:lang w:val="en-US"/>
              </w:rPr>
              <w:t>webcard</w:t>
            </w:r>
            <w:proofErr w:type="spellEnd"/>
            <w:r w:rsidRPr="0062718D">
              <w:rPr>
                <w:color w:val="000000"/>
                <w:sz w:val="16"/>
                <w:szCs w:val="16"/>
                <w:lang w:val="en-US"/>
              </w:rPr>
              <w:t xml:space="preserve"> and Rail</w:t>
            </w:r>
            <w:r w:rsidRPr="0062718D">
              <w:rPr>
                <w:color w:val="000000"/>
                <w:sz w:val="16"/>
                <w:szCs w:val="16"/>
                <w:lang w:val="en-US"/>
              </w:rPr>
              <w:br w:type="page"/>
              <w:t>Kit Bundled (model GXT5-10KIRT5UXLN)</w:t>
            </w:r>
            <w:r w:rsidRPr="0062718D">
              <w:rPr>
                <w:color w:val="000000"/>
                <w:sz w:val="16"/>
                <w:szCs w:val="16"/>
                <w:lang w:val="en-US"/>
              </w:rPr>
              <w:br w:type="page"/>
              <w:t>Model / Part Number : 01201982</w:t>
            </w:r>
          </w:p>
        </w:tc>
        <w:tc>
          <w:tcPr>
            <w:tcW w:w="630" w:type="dxa"/>
            <w:tcBorders>
              <w:top w:val="nil"/>
              <w:left w:val="nil"/>
              <w:bottom w:val="single" w:sz="4" w:space="0" w:color="auto"/>
              <w:right w:val="single" w:sz="4" w:space="0" w:color="auto"/>
            </w:tcBorders>
            <w:vAlign w:val="center"/>
            <w:hideMark/>
          </w:tcPr>
          <w:p w14:paraId="4BF6839E"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xml:space="preserve">36 </w:t>
            </w:r>
            <w:proofErr w:type="spellStart"/>
            <w:r w:rsidRPr="0062718D">
              <w:rPr>
                <w:color w:val="000000"/>
                <w:sz w:val="16"/>
                <w:szCs w:val="16"/>
                <w:lang w:val="en-US"/>
              </w:rPr>
              <w:t>tháng</w:t>
            </w:r>
            <w:proofErr w:type="spellEnd"/>
          </w:p>
        </w:tc>
        <w:tc>
          <w:tcPr>
            <w:tcW w:w="630" w:type="dxa"/>
            <w:tcBorders>
              <w:top w:val="single" w:sz="4" w:space="0" w:color="auto"/>
              <w:left w:val="nil"/>
              <w:bottom w:val="single" w:sz="4" w:space="0" w:color="auto"/>
              <w:right w:val="single" w:sz="4" w:space="0" w:color="auto"/>
            </w:tcBorders>
          </w:tcPr>
          <w:p w14:paraId="5F62F103" w14:textId="77777777" w:rsidR="009868FB" w:rsidRDefault="009868FB" w:rsidP="0062718D">
            <w:pPr>
              <w:widowControl/>
              <w:autoSpaceDE/>
              <w:autoSpaceDN/>
              <w:jc w:val="center"/>
              <w:rPr>
                <w:ins w:id="211" w:author="HIEN" w:date="2025-12-01T09:54:00Z"/>
                <w:color w:val="000000"/>
                <w:sz w:val="16"/>
                <w:szCs w:val="16"/>
                <w:lang w:val="en-US"/>
              </w:rPr>
            </w:pPr>
          </w:p>
          <w:p w14:paraId="3BE156F7" w14:textId="77777777" w:rsidR="009868FB" w:rsidRDefault="009868FB" w:rsidP="0062718D">
            <w:pPr>
              <w:widowControl/>
              <w:autoSpaceDE/>
              <w:autoSpaceDN/>
              <w:jc w:val="center"/>
              <w:rPr>
                <w:ins w:id="212" w:author="HIEN" w:date="2025-12-01T09:54:00Z"/>
                <w:color w:val="000000"/>
                <w:sz w:val="16"/>
                <w:szCs w:val="16"/>
                <w:lang w:val="en-US"/>
              </w:rPr>
            </w:pPr>
          </w:p>
          <w:p w14:paraId="1B357265" w14:textId="77777777" w:rsidR="009868FB" w:rsidRDefault="009868FB" w:rsidP="0062718D">
            <w:pPr>
              <w:widowControl/>
              <w:autoSpaceDE/>
              <w:autoSpaceDN/>
              <w:jc w:val="center"/>
              <w:rPr>
                <w:ins w:id="213" w:author="HIEN" w:date="2025-12-01T09:54:00Z"/>
                <w:color w:val="000000"/>
                <w:sz w:val="16"/>
                <w:szCs w:val="16"/>
                <w:lang w:val="en-US"/>
              </w:rPr>
            </w:pPr>
          </w:p>
          <w:p w14:paraId="46E0506C" w14:textId="61447B27" w:rsidR="00F65714" w:rsidRPr="0062718D" w:rsidRDefault="009868FB" w:rsidP="0062718D">
            <w:pPr>
              <w:widowControl/>
              <w:autoSpaceDE/>
              <w:autoSpaceDN/>
              <w:jc w:val="center"/>
              <w:rPr>
                <w:color w:val="000000"/>
                <w:sz w:val="16"/>
                <w:szCs w:val="16"/>
                <w:lang w:val="en-US"/>
              </w:rPr>
            </w:pPr>
            <w:proofErr w:type="spellStart"/>
            <w:ins w:id="214" w:author="HIEN" w:date="2025-12-01T09:54:00Z">
              <w:r>
                <w:rPr>
                  <w:color w:val="000000"/>
                  <w:sz w:val="16"/>
                  <w:szCs w:val="16"/>
                  <w:lang w:val="en-US"/>
                </w:rPr>
                <w:t>Chiếc</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4B2431F1" w14:textId="03CF6848"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2</w:t>
            </w:r>
          </w:p>
        </w:tc>
        <w:tc>
          <w:tcPr>
            <w:tcW w:w="1100" w:type="dxa"/>
            <w:tcBorders>
              <w:top w:val="nil"/>
              <w:left w:val="nil"/>
              <w:bottom w:val="single" w:sz="4" w:space="0" w:color="auto"/>
              <w:right w:val="single" w:sz="4" w:space="0" w:color="auto"/>
            </w:tcBorders>
            <w:shd w:val="clear" w:color="000000" w:fill="FFFFFF"/>
            <w:noWrap/>
            <w:vAlign w:val="center"/>
            <w:hideMark/>
          </w:tcPr>
          <w:p w14:paraId="469CD9D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107.000.000</w:t>
            </w:r>
          </w:p>
        </w:tc>
        <w:tc>
          <w:tcPr>
            <w:tcW w:w="1170" w:type="dxa"/>
            <w:tcBorders>
              <w:top w:val="nil"/>
              <w:left w:val="nil"/>
              <w:bottom w:val="single" w:sz="4" w:space="0" w:color="auto"/>
              <w:right w:val="single" w:sz="4" w:space="0" w:color="auto"/>
            </w:tcBorders>
            <w:shd w:val="clear" w:color="000000" w:fill="FFFFFF"/>
            <w:noWrap/>
            <w:vAlign w:val="center"/>
            <w:hideMark/>
          </w:tcPr>
          <w:p w14:paraId="0A5D1D04"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214.000.000</w:t>
            </w:r>
          </w:p>
        </w:tc>
        <w:tc>
          <w:tcPr>
            <w:tcW w:w="1080" w:type="dxa"/>
            <w:tcBorders>
              <w:top w:val="nil"/>
              <w:left w:val="nil"/>
              <w:bottom w:val="single" w:sz="4" w:space="0" w:color="auto"/>
              <w:right w:val="single" w:sz="4" w:space="0" w:color="auto"/>
            </w:tcBorders>
            <w:shd w:val="clear" w:color="000000" w:fill="FFFFFF"/>
            <w:noWrap/>
            <w:vAlign w:val="center"/>
            <w:hideMark/>
          </w:tcPr>
          <w:p w14:paraId="312EE01F"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17.120.000</w:t>
            </w:r>
          </w:p>
        </w:tc>
        <w:tc>
          <w:tcPr>
            <w:tcW w:w="1170" w:type="dxa"/>
            <w:tcBorders>
              <w:top w:val="nil"/>
              <w:left w:val="nil"/>
              <w:bottom w:val="single" w:sz="4" w:space="0" w:color="auto"/>
              <w:right w:val="single" w:sz="4" w:space="0" w:color="auto"/>
            </w:tcBorders>
            <w:shd w:val="clear" w:color="000000" w:fill="FFFFFF"/>
            <w:noWrap/>
            <w:vAlign w:val="center"/>
            <w:hideMark/>
          </w:tcPr>
          <w:p w14:paraId="6E58CB8B"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231.120.000</w:t>
            </w:r>
          </w:p>
        </w:tc>
        <w:tc>
          <w:tcPr>
            <w:tcW w:w="900" w:type="dxa"/>
            <w:tcBorders>
              <w:top w:val="nil"/>
              <w:left w:val="nil"/>
              <w:bottom w:val="single" w:sz="4" w:space="0" w:color="auto"/>
              <w:right w:val="single" w:sz="4" w:space="0" w:color="auto"/>
            </w:tcBorders>
            <w:shd w:val="clear" w:color="000000" w:fill="FFFFFF"/>
            <w:vAlign w:val="center"/>
            <w:hideMark/>
          </w:tcPr>
          <w:p w14:paraId="5F857BDF" w14:textId="0514AD0D" w:rsidR="00F65714" w:rsidRPr="0062718D" w:rsidRDefault="00F65714" w:rsidP="00905374">
            <w:pPr>
              <w:widowControl/>
              <w:autoSpaceDE/>
              <w:autoSpaceDN/>
              <w:jc w:val="center"/>
              <w:rPr>
                <w:b/>
                <w:bCs/>
                <w:color w:val="000000"/>
                <w:sz w:val="16"/>
                <w:szCs w:val="16"/>
                <w:lang w:val="en-US"/>
              </w:rPr>
            </w:pPr>
            <w:del w:id="215" w:author="Phương_Thu mua" w:date="2025-12-04T11:10:00Z">
              <w:r w:rsidRPr="0062718D" w:rsidDel="00905374">
                <w:rPr>
                  <w:b/>
                  <w:bCs/>
                  <w:color w:val="000000"/>
                  <w:sz w:val="16"/>
                  <w:szCs w:val="16"/>
                  <w:lang w:val="en-US"/>
                </w:rPr>
                <w:delText xml:space="preserve">Có sẵn </w:delText>
              </w:r>
            </w:del>
            <w:r w:rsidRPr="0062718D">
              <w:rPr>
                <w:b/>
                <w:bCs/>
                <w:color w:val="000000"/>
                <w:sz w:val="16"/>
                <w:szCs w:val="16"/>
                <w:lang w:val="en-US"/>
              </w:rPr>
              <w:br w:type="page"/>
            </w:r>
            <w:del w:id="216" w:author="Phương_Thu mua" w:date="2025-12-04T11:10:00Z">
              <w:r w:rsidRPr="0062718D" w:rsidDel="00905374">
                <w:rPr>
                  <w:b/>
                  <w:bCs/>
                  <w:color w:val="000000"/>
                  <w:sz w:val="16"/>
                  <w:szCs w:val="16"/>
                  <w:lang w:val="en-US"/>
                </w:rPr>
                <w:delText xml:space="preserve">hoặc </w:delText>
              </w:r>
              <w:r w:rsidRPr="0062718D" w:rsidDel="00905374">
                <w:rPr>
                  <w:b/>
                  <w:bCs/>
                  <w:color w:val="000000"/>
                  <w:sz w:val="16"/>
                  <w:szCs w:val="16"/>
                  <w:lang w:val="en-US"/>
                </w:rPr>
                <w:br w:type="page"/>
                <w:delText>8 - 12 tuần</w:delText>
              </w:r>
            </w:del>
          </w:p>
        </w:tc>
      </w:tr>
      <w:tr w:rsidR="00F65714" w:rsidRPr="0062718D" w14:paraId="613FC92D" w14:textId="77777777" w:rsidTr="00905374">
        <w:tblPrEx>
          <w:tblW w:w="16200" w:type="dxa"/>
          <w:tblInd w:w="-1085" w:type="dxa"/>
          <w:tblLayout w:type="fixed"/>
          <w:tblPrExChange w:id="217" w:author="Phương_Thu mua" w:date="2025-12-04T11:10:00Z">
            <w:tblPrEx>
              <w:tblW w:w="16200" w:type="dxa"/>
              <w:tblInd w:w="-1085" w:type="dxa"/>
              <w:tblLayout w:type="fixed"/>
            </w:tblPrEx>
          </w:tblPrExChange>
        </w:tblPrEx>
        <w:trPr>
          <w:trHeight w:val="2691"/>
          <w:trPrChange w:id="218" w:author="Phương_Thu mua" w:date="2025-12-04T11:10:00Z">
            <w:trPr>
              <w:gridBefore w:val="5"/>
              <w:trHeight w:val="2691"/>
            </w:trPr>
          </w:trPrChange>
        </w:trPr>
        <w:tc>
          <w:tcPr>
            <w:tcW w:w="632" w:type="dxa"/>
            <w:tcBorders>
              <w:top w:val="single" w:sz="4" w:space="0" w:color="auto"/>
              <w:left w:val="single" w:sz="4" w:space="0" w:color="auto"/>
              <w:bottom w:val="single" w:sz="4" w:space="0" w:color="auto"/>
              <w:right w:val="single" w:sz="4" w:space="0" w:color="auto"/>
            </w:tcBorders>
            <w:vAlign w:val="center"/>
            <w:hideMark/>
            <w:tcPrChange w:id="219" w:author="Phương_Thu mua" w:date="2025-12-04T11:10:00Z">
              <w:tcPr>
                <w:tcW w:w="632" w:type="dxa"/>
                <w:gridSpan w:val="2"/>
                <w:tcBorders>
                  <w:top w:val="single" w:sz="4" w:space="0" w:color="auto"/>
                  <w:left w:val="single" w:sz="4" w:space="0" w:color="auto"/>
                  <w:bottom w:val="single" w:sz="4" w:space="0" w:color="auto"/>
                  <w:right w:val="single" w:sz="4" w:space="0" w:color="auto"/>
                </w:tcBorders>
                <w:vAlign w:val="center"/>
                <w:hideMark/>
              </w:tcPr>
            </w:tcPrChange>
          </w:tcPr>
          <w:p w14:paraId="29D9020F"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lastRenderedPageBreak/>
              <w:t>5</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Change w:id="220" w:author="Phương_Thu mua" w:date="2025-12-04T11:10:00Z">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tcPrChange>
          </w:tcPr>
          <w:p w14:paraId="0530BF83" w14:textId="77777777" w:rsidR="00F65714" w:rsidRPr="0062718D" w:rsidRDefault="00F65714" w:rsidP="0062718D">
            <w:pPr>
              <w:widowControl/>
              <w:autoSpaceDE/>
              <w:autoSpaceDN/>
              <w:jc w:val="center"/>
              <w:rPr>
                <w:color w:val="000000"/>
                <w:sz w:val="16"/>
                <w:szCs w:val="16"/>
                <w:lang w:val="en-US"/>
              </w:rPr>
            </w:pPr>
            <w:proofErr w:type="spellStart"/>
            <w:r w:rsidRPr="0062718D">
              <w:rPr>
                <w:color w:val="000000"/>
                <w:sz w:val="16"/>
                <w:szCs w:val="16"/>
                <w:lang w:val="en-US"/>
              </w:rPr>
              <w:t>Tủ</w:t>
            </w:r>
            <w:proofErr w:type="spellEnd"/>
            <w:r w:rsidRPr="0062718D">
              <w:rPr>
                <w:color w:val="000000"/>
                <w:sz w:val="16"/>
                <w:szCs w:val="16"/>
                <w:lang w:val="en-US"/>
              </w:rPr>
              <w:t xml:space="preserve"> rack </w:t>
            </w:r>
            <w:proofErr w:type="spellStart"/>
            <w:r w:rsidRPr="0062718D">
              <w:rPr>
                <w:color w:val="000000"/>
                <w:sz w:val="16"/>
                <w:szCs w:val="16"/>
                <w:lang w:val="en-US"/>
              </w:rPr>
              <w:t>chứa</w:t>
            </w:r>
            <w:proofErr w:type="spellEnd"/>
            <w:r w:rsidRPr="0062718D">
              <w:rPr>
                <w:color w:val="000000"/>
                <w:sz w:val="16"/>
                <w:szCs w:val="16"/>
                <w:lang w:val="en-US"/>
              </w:rPr>
              <w:t xml:space="preserve"> </w:t>
            </w:r>
            <w:proofErr w:type="spellStart"/>
            <w:r w:rsidRPr="0062718D">
              <w:rPr>
                <w:color w:val="000000"/>
                <w:sz w:val="16"/>
                <w:szCs w:val="16"/>
                <w:lang w:val="en-US"/>
              </w:rPr>
              <w:t>thiết</w:t>
            </w:r>
            <w:proofErr w:type="spellEnd"/>
            <w:r w:rsidRPr="0062718D">
              <w:rPr>
                <w:color w:val="000000"/>
                <w:sz w:val="16"/>
                <w:szCs w:val="16"/>
                <w:lang w:val="en-US"/>
              </w:rPr>
              <w:t xml:space="preserve"> </w:t>
            </w:r>
            <w:proofErr w:type="spellStart"/>
            <w:r w:rsidRPr="0062718D">
              <w:rPr>
                <w:color w:val="000000"/>
                <w:sz w:val="16"/>
                <w:szCs w:val="16"/>
                <w:lang w:val="en-US"/>
              </w:rPr>
              <w:t>bị</w:t>
            </w:r>
            <w:proofErr w:type="spellEnd"/>
          </w:p>
        </w:tc>
        <w:tc>
          <w:tcPr>
            <w:tcW w:w="990" w:type="dxa"/>
            <w:tcBorders>
              <w:top w:val="single" w:sz="4" w:space="0" w:color="auto"/>
              <w:left w:val="single" w:sz="4" w:space="0" w:color="auto"/>
              <w:bottom w:val="single" w:sz="4" w:space="0" w:color="auto"/>
              <w:right w:val="single" w:sz="4" w:space="0" w:color="auto"/>
            </w:tcBorders>
            <w:shd w:val="clear" w:color="000000" w:fill="FFFFFF"/>
            <w:vAlign w:val="center"/>
            <w:hideMark/>
            <w:tcPrChange w:id="221" w:author="Phương_Thu mua" w:date="2025-12-04T11:10:00Z">
              <w:tcPr>
                <w:tcW w:w="990" w:type="dxa"/>
                <w:tcBorders>
                  <w:top w:val="single" w:sz="4" w:space="0" w:color="auto"/>
                  <w:left w:val="single" w:sz="4" w:space="0" w:color="auto"/>
                  <w:bottom w:val="single" w:sz="4" w:space="0" w:color="auto"/>
                  <w:right w:val="single" w:sz="4" w:space="0" w:color="auto"/>
                </w:tcBorders>
                <w:shd w:val="clear" w:color="000000" w:fill="FFFFFF"/>
                <w:vAlign w:val="center"/>
                <w:hideMark/>
              </w:tcPr>
            </w:tcPrChange>
          </w:tcPr>
          <w:p w14:paraId="3A2FB1B3"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Network - Accessories</w:t>
            </w:r>
          </w:p>
        </w:tc>
        <w:tc>
          <w:tcPr>
            <w:tcW w:w="1530" w:type="dxa"/>
            <w:tcBorders>
              <w:top w:val="single" w:sz="4" w:space="0" w:color="auto"/>
              <w:left w:val="single" w:sz="4" w:space="0" w:color="auto"/>
              <w:bottom w:val="single" w:sz="4" w:space="0" w:color="auto"/>
              <w:right w:val="single" w:sz="4" w:space="0" w:color="auto"/>
            </w:tcBorders>
            <w:shd w:val="clear" w:color="000000" w:fill="FFFFFF"/>
            <w:vAlign w:val="center"/>
            <w:hideMark/>
            <w:tcPrChange w:id="222" w:author="Phương_Thu mua" w:date="2025-12-04T11:10:00Z">
              <w:tcPr>
                <w:tcW w:w="1530"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tcPrChange>
          </w:tcPr>
          <w:p w14:paraId="52C0E0D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APC</w:t>
            </w:r>
            <w:r w:rsidRPr="0062718D">
              <w:rPr>
                <w:color w:val="000000"/>
                <w:sz w:val="16"/>
                <w:szCs w:val="16"/>
                <w:lang w:val="en-US"/>
              </w:rPr>
              <w:br/>
              <w:t>ER6212</w:t>
            </w:r>
          </w:p>
        </w:tc>
        <w:tc>
          <w:tcPr>
            <w:tcW w:w="4860" w:type="dxa"/>
            <w:tcBorders>
              <w:top w:val="single" w:sz="4" w:space="0" w:color="auto"/>
              <w:left w:val="single" w:sz="4" w:space="0" w:color="auto"/>
              <w:bottom w:val="single" w:sz="4" w:space="0" w:color="auto"/>
              <w:right w:val="single" w:sz="4" w:space="0" w:color="auto"/>
            </w:tcBorders>
            <w:shd w:val="clear" w:color="000000" w:fill="FFFFFF"/>
            <w:hideMark/>
            <w:tcPrChange w:id="223" w:author="Phương_Thu mua" w:date="2025-12-04T11:10:00Z">
              <w:tcPr>
                <w:tcW w:w="4860" w:type="dxa"/>
                <w:gridSpan w:val="5"/>
                <w:tcBorders>
                  <w:top w:val="single" w:sz="4" w:space="0" w:color="auto"/>
                  <w:left w:val="single" w:sz="4" w:space="0" w:color="auto"/>
                  <w:bottom w:val="single" w:sz="4" w:space="0" w:color="auto"/>
                  <w:right w:val="single" w:sz="4" w:space="0" w:color="auto"/>
                </w:tcBorders>
                <w:shd w:val="clear" w:color="000000" w:fill="FFFFFF"/>
                <w:hideMark/>
              </w:tcPr>
            </w:tcPrChange>
          </w:tcPr>
          <w:p w14:paraId="4C7E7684" w14:textId="77777777" w:rsidR="00F65714" w:rsidRPr="0062718D" w:rsidRDefault="00F65714" w:rsidP="0062718D">
            <w:pPr>
              <w:widowControl/>
              <w:autoSpaceDE/>
              <w:autoSpaceDN/>
              <w:rPr>
                <w:color w:val="000000"/>
                <w:sz w:val="16"/>
                <w:szCs w:val="16"/>
                <w:lang w:val="en-US"/>
              </w:rPr>
            </w:pPr>
            <w:proofErr w:type="spellStart"/>
            <w:r w:rsidRPr="0062718D">
              <w:rPr>
                <w:b/>
                <w:bCs/>
                <w:color w:val="000000"/>
                <w:sz w:val="16"/>
                <w:szCs w:val="16"/>
                <w:lang w:val="en-US"/>
              </w:rPr>
              <w:t>Tủ</w:t>
            </w:r>
            <w:proofErr w:type="spellEnd"/>
            <w:r w:rsidRPr="0062718D">
              <w:rPr>
                <w:b/>
                <w:bCs/>
                <w:color w:val="000000"/>
                <w:sz w:val="16"/>
                <w:szCs w:val="16"/>
                <w:lang w:val="en-US"/>
              </w:rPr>
              <w:t xml:space="preserve"> rack 42U- 600mm/1100mm)"</w:t>
            </w:r>
            <w:r w:rsidRPr="0062718D">
              <w:rPr>
                <w:color w:val="000000"/>
                <w:sz w:val="16"/>
                <w:szCs w:val="16"/>
                <w:lang w:val="en-US"/>
              </w:rPr>
              <w:t xml:space="preserve"> </w:t>
            </w:r>
            <w:r w:rsidRPr="0062718D">
              <w:rPr>
                <w:color w:val="000000"/>
                <w:sz w:val="16"/>
                <w:szCs w:val="16"/>
                <w:lang w:val="en-US"/>
              </w:rPr>
              <w:br/>
            </w:r>
            <w:proofErr w:type="spellStart"/>
            <w:r w:rsidRPr="0062718D">
              <w:rPr>
                <w:color w:val="000000"/>
                <w:sz w:val="16"/>
                <w:szCs w:val="16"/>
                <w:lang w:val="en-US"/>
              </w:rPr>
              <w:t>Tủ</w:t>
            </w:r>
            <w:proofErr w:type="spellEnd"/>
            <w:r w:rsidRPr="0062718D">
              <w:rPr>
                <w:color w:val="000000"/>
                <w:sz w:val="16"/>
                <w:szCs w:val="16"/>
                <w:lang w:val="en-US"/>
              </w:rPr>
              <w:t xml:space="preserve"> rack Easy 600mm/42U/1100mm with Roof, Side </w:t>
            </w:r>
            <w:proofErr w:type="spellStart"/>
            <w:r w:rsidRPr="0062718D">
              <w:rPr>
                <w:color w:val="000000"/>
                <w:sz w:val="16"/>
                <w:szCs w:val="16"/>
                <w:lang w:val="en-US"/>
              </w:rPr>
              <w:t>panel,castors,feet</w:t>
            </w:r>
            <w:proofErr w:type="spellEnd"/>
            <w:r w:rsidRPr="0062718D">
              <w:rPr>
                <w:color w:val="000000"/>
                <w:sz w:val="16"/>
                <w:szCs w:val="16"/>
                <w:lang w:val="en-US"/>
              </w:rPr>
              <w:t xml:space="preserve"> and 4 Brackets, No Bottom, black</w:t>
            </w:r>
            <w:r w:rsidRPr="0062718D">
              <w:rPr>
                <w:color w:val="000000"/>
                <w:sz w:val="16"/>
                <w:szCs w:val="16"/>
                <w:lang w:val="en-US"/>
              </w:rPr>
              <w:br/>
              <w:t xml:space="preserve">"Net Weight : 105.2KG </w:t>
            </w:r>
            <w:r w:rsidRPr="0062718D">
              <w:rPr>
                <w:color w:val="000000"/>
                <w:sz w:val="16"/>
                <w:szCs w:val="16"/>
                <w:lang w:val="en-US"/>
              </w:rPr>
              <w:br/>
              <w:t>Maximum Height : 1991 mm</w:t>
            </w:r>
            <w:r w:rsidRPr="0062718D">
              <w:rPr>
                <w:color w:val="000000"/>
                <w:sz w:val="16"/>
                <w:szCs w:val="16"/>
                <w:lang w:val="en-US"/>
              </w:rPr>
              <w:br/>
              <w:t>Maximum Width : 600 mm</w:t>
            </w:r>
            <w:r w:rsidRPr="0062718D">
              <w:rPr>
                <w:color w:val="000000"/>
                <w:sz w:val="16"/>
                <w:szCs w:val="16"/>
                <w:lang w:val="en-US"/>
              </w:rPr>
              <w:br/>
              <w:t>Maximum Depth : 1100 mm</w:t>
            </w:r>
            <w:r w:rsidRPr="0062718D">
              <w:rPr>
                <w:color w:val="000000"/>
                <w:sz w:val="16"/>
                <w:szCs w:val="16"/>
                <w:lang w:val="en-US"/>
              </w:rPr>
              <w:br/>
              <w:t>Weight Capacity (static load) : 1199.75 KG</w:t>
            </w:r>
            <w:r w:rsidRPr="0062718D">
              <w:rPr>
                <w:color w:val="000000"/>
                <w:sz w:val="16"/>
                <w:szCs w:val="16"/>
                <w:lang w:val="en-US"/>
              </w:rPr>
              <w:br/>
              <w:t>Weight Capacity (dynamic load) : 600 KG</w:t>
            </w:r>
            <w:r w:rsidRPr="0062718D">
              <w:rPr>
                <w:color w:val="000000"/>
                <w:sz w:val="16"/>
                <w:szCs w:val="16"/>
                <w:lang w:val="en-US"/>
              </w:rPr>
              <w:br/>
              <w:t>Minimum Mounting Depth : 242 mm</w:t>
            </w:r>
            <w:r w:rsidRPr="0062718D">
              <w:rPr>
                <w:color w:val="000000"/>
                <w:sz w:val="16"/>
                <w:szCs w:val="16"/>
                <w:lang w:val="en-US"/>
              </w:rPr>
              <w:br/>
              <w:t>Maximum Mounting Depth : 940 mm</w:t>
            </w:r>
            <w:r w:rsidRPr="0062718D">
              <w:rPr>
                <w:color w:val="000000"/>
                <w:sz w:val="16"/>
                <w:szCs w:val="16"/>
                <w:lang w:val="en-US"/>
              </w:rPr>
              <w:br/>
              <w:t>Rack Height : 42U</w:t>
            </w:r>
            <w:r w:rsidRPr="0062718D">
              <w:rPr>
                <w:color w:val="000000"/>
                <w:sz w:val="16"/>
                <w:szCs w:val="16"/>
                <w:lang w:val="en-US"/>
              </w:rPr>
              <w:br/>
              <w:t>Rack Width : 19""</w:t>
            </w:r>
            <w:r w:rsidRPr="0062718D">
              <w:rPr>
                <w:color w:val="000000"/>
                <w:sz w:val="16"/>
                <w:szCs w:val="16"/>
                <w:lang w:val="en-US"/>
              </w:rPr>
              <w:br/>
              <w:t>Color  : Black</w:t>
            </w:r>
          </w:p>
        </w:tc>
        <w:tc>
          <w:tcPr>
            <w:tcW w:w="630" w:type="dxa"/>
            <w:tcBorders>
              <w:top w:val="single" w:sz="4" w:space="0" w:color="auto"/>
              <w:left w:val="single" w:sz="4" w:space="0" w:color="auto"/>
              <w:bottom w:val="single" w:sz="4" w:space="0" w:color="auto"/>
              <w:right w:val="single" w:sz="4" w:space="0" w:color="auto"/>
            </w:tcBorders>
            <w:vAlign w:val="center"/>
            <w:hideMark/>
            <w:tcPrChange w:id="224" w:author="Phương_Thu mua" w:date="2025-12-04T11:10:00Z">
              <w:tcPr>
                <w:tcW w:w="630" w:type="dxa"/>
                <w:gridSpan w:val="2"/>
                <w:tcBorders>
                  <w:top w:val="single" w:sz="4" w:space="0" w:color="auto"/>
                  <w:left w:val="single" w:sz="4" w:space="0" w:color="auto"/>
                  <w:bottom w:val="single" w:sz="4" w:space="0" w:color="auto"/>
                  <w:right w:val="single" w:sz="4" w:space="0" w:color="auto"/>
                </w:tcBorders>
                <w:vAlign w:val="center"/>
                <w:hideMark/>
              </w:tcPr>
            </w:tcPrChange>
          </w:tcPr>
          <w:p w14:paraId="2A957AB3"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xml:space="preserve">60 </w:t>
            </w:r>
            <w:proofErr w:type="spellStart"/>
            <w:r w:rsidRPr="0062718D">
              <w:rPr>
                <w:color w:val="000000"/>
                <w:sz w:val="16"/>
                <w:szCs w:val="16"/>
                <w:lang w:val="en-US"/>
              </w:rPr>
              <w:t>tháng</w:t>
            </w:r>
            <w:proofErr w:type="spellEnd"/>
          </w:p>
        </w:tc>
        <w:tc>
          <w:tcPr>
            <w:tcW w:w="630" w:type="dxa"/>
            <w:tcBorders>
              <w:top w:val="single" w:sz="4" w:space="0" w:color="auto"/>
              <w:left w:val="single" w:sz="4" w:space="0" w:color="auto"/>
              <w:bottom w:val="single" w:sz="4" w:space="0" w:color="auto"/>
              <w:right w:val="single" w:sz="4" w:space="0" w:color="auto"/>
            </w:tcBorders>
            <w:tcPrChange w:id="225" w:author="Phương_Thu mua" w:date="2025-12-04T11:10:00Z">
              <w:tcPr>
                <w:tcW w:w="630" w:type="dxa"/>
                <w:gridSpan w:val="2"/>
                <w:tcBorders>
                  <w:top w:val="single" w:sz="4" w:space="0" w:color="auto"/>
                  <w:left w:val="single" w:sz="4" w:space="0" w:color="auto"/>
                  <w:bottom w:val="single" w:sz="4" w:space="0" w:color="auto"/>
                  <w:right w:val="single" w:sz="4" w:space="0" w:color="auto"/>
                </w:tcBorders>
              </w:tcPr>
            </w:tcPrChange>
          </w:tcPr>
          <w:p w14:paraId="6CD42288" w14:textId="77777777" w:rsidR="009868FB" w:rsidRDefault="009868FB" w:rsidP="0062718D">
            <w:pPr>
              <w:widowControl/>
              <w:autoSpaceDE/>
              <w:autoSpaceDN/>
              <w:jc w:val="center"/>
              <w:rPr>
                <w:ins w:id="226" w:author="HIEN" w:date="2025-12-01T09:54:00Z"/>
                <w:color w:val="000000"/>
                <w:sz w:val="16"/>
                <w:szCs w:val="16"/>
                <w:lang w:val="en-US"/>
              </w:rPr>
            </w:pPr>
          </w:p>
          <w:p w14:paraId="209FDCD1" w14:textId="77777777" w:rsidR="009868FB" w:rsidRDefault="009868FB" w:rsidP="0062718D">
            <w:pPr>
              <w:widowControl/>
              <w:autoSpaceDE/>
              <w:autoSpaceDN/>
              <w:jc w:val="center"/>
              <w:rPr>
                <w:ins w:id="227" w:author="HIEN" w:date="2025-12-01T09:54:00Z"/>
                <w:color w:val="000000"/>
                <w:sz w:val="16"/>
                <w:szCs w:val="16"/>
                <w:lang w:val="en-US"/>
              </w:rPr>
            </w:pPr>
          </w:p>
          <w:p w14:paraId="3D7089B4" w14:textId="77777777" w:rsidR="009868FB" w:rsidRDefault="009868FB" w:rsidP="0062718D">
            <w:pPr>
              <w:widowControl/>
              <w:autoSpaceDE/>
              <w:autoSpaceDN/>
              <w:jc w:val="center"/>
              <w:rPr>
                <w:ins w:id="228" w:author="HIEN" w:date="2025-12-01T09:54:00Z"/>
                <w:color w:val="000000"/>
                <w:sz w:val="16"/>
                <w:szCs w:val="16"/>
                <w:lang w:val="en-US"/>
              </w:rPr>
            </w:pPr>
          </w:p>
          <w:p w14:paraId="674BCA0F" w14:textId="77777777" w:rsidR="009868FB" w:rsidRDefault="009868FB" w:rsidP="0062718D">
            <w:pPr>
              <w:widowControl/>
              <w:autoSpaceDE/>
              <w:autoSpaceDN/>
              <w:jc w:val="center"/>
              <w:rPr>
                <w:ins w:id="229" w:author="HIEN" w:date="2025-12-01T09:54:00Z"/>
                <w:color w:val="000000"/>
                <w:sz w:val="16"/>
                <w:szCs w:val="16"/>
                <w:lang w:val="en-US"/>
              </w:rPr>
            </w:pPr>
          </w:p>
          <w:p w14:paraId="6CA334BF" w14:textId="77777777" w:rsidR="009868FB" w:rsidRDefault="009868FB" w:rsidP="0062718D">
            <w:pPr>
              <w:widowControl/>
              <w:autoSpaceDE/>
              <w:autoSpaceDN/>
              <w:jc w:val="center"/>
              <w:rPr>
                <w:ins w:id="230" w:author="HIEN" w:date="2025-12-01T09:54:00Z"/>
                <w:color w:val="000000"/>
                <w:sz w:val="16"/>
                <w:szCs w:val="16"/>
                <w:lang w:val="en-US"/>
              </w:rPr>
            </w:pPr>
          </w:p>
          <w:p w14:paraId="078F5DB3" w14:textId="77777777" w:rsidR="009868FB" w:rsidRDefault="009868FB" w:rsidP="0062718D">
            <w:pPr>
              <w:widowControl/>
              <w:autoSpaceDE/>
              <w:autoSpaceDN/>
              <w:jc w:val="center"/>
              <w:rPr>
                <w:ins w:id="231" w:author="HIEN" w:date="2025-12-01T09:54:00Z"/>
                <w:color w:val="000000"/>
                <w:sz w:val="16"/>
                <w:szCs w:val="16"/>
                <w:lang w:val="en-US"/>
              </w:rPr>
            </w:pPr>
          </w:p>
          <w:p w14:paraId="774E6E53" w14:textId="77777777" w:rsidR="009868FB" w:rsidRDefault="009868FB" w:rsidP="0062718D">
            <w:pPr>
              <w:widowControl/>
              <w:autoSpaceDE/>
              <w:autoSpaceDN/>
              <w:jc w:val="center"/>
              <w:rPr>
                <w:ins w:id="232" w:author="HIEN" w:date="2025-12-01T09:54:00Z"/>
                <w:color w:val="000000"/>
                <w:sz w:val="16"/>
                <w:szCs w:val="16"/>
                <w:lang w:val="en-US"/>
              </w:rPr>
            </w:pPr>
          </w:p>
          <w:p w14:paraId="34CD6353" w14:textId="4ED25D34" w:rsidR="00F65714" w:rsidRPr="0062718D" w:rsidRDefault="009868FB" w:rsidP="0062718D">
            <w:pPr>
              <w:widowControl/>
              <w:autoSpaceDE/>
              <w:autoSpaceDN/>
              <w:jc w:val="center"/>
              <w:rPr>
                <w:color w:val="000000"/>
                <w:sz w:val="16"/>
                <w:szCs w:val="16"/>
                <w:lang w:val="en-US"/>
              </w:rPr>
            </w:pPr>
            <w:proofErr w:type="spellStart"/>
            <w:ins w:id="233" w:author="HIEN" w:date="2025-12-01T09:54:00Z">
              <w:r>
                <w:rPr>
                  <w:color w:val="000000"/>
                  <w:sz w:val="16"/>
                  <w:szCs w:val="16"/>
                  <w:lang w:val="en-US"/>
                </w:rPr>
                <w:t>Chiếc</w:t>
              </w:r>
            </w:ins>
            <w:proofErr w:type="spellEnd"/>
          </w:p>
        </w:tc>
        <w:tc>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Change w:id="234" w:author="Phương_Thu mua" w:date="2025-12-04T11:10:00Z">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
            </w:tcPrChange>
          </w:tcPr>
          <w:p w14:paraId="4390E936" w14:textId="267A16E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1</w:t>
            </w:r>
          </w:p>
        </w:tc>
        <w:tc>
          <w:tcPr>
            <w:tcW w:w="11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Change w:id="235" w:author="Phương_Thu mua" w:date="2025-12-04T11:10:00Z">
              <w:tcPr>
                <w:tcW w:w="11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tcPrChange>
          </w:tcPr>
          <w:p w14:paraId="294FA1B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25.500.000</w:t>
            </w:r>
          </w:p>
        </w:tc>
        <w:tc>
          <w:tcPr>
            <w:tcW w:w="11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Change w:id="236" w:author="Phương_Thu mua" w:date="2025-12-04T11:10:00Z">
              <w:tcPr>
                <w:tcW w:w="11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tcPrChange>
          </w:tcPr>
          <w:p w14:paraId="6EFB04C6"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25.500.000</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Change w:id="237" w:author="Phương_Thu mua" w:date="2025-12-04T11:10:00Z">
              <w:tcPr>
                <w:tcW w:w="10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tcPrChange>
          </w:tcPr>
          <w:p w14:paraId="2EF31B57"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2.040.000</w:t>
            </w:r>
          </w:p>
        </w:tc>
        <w:tc>
          <w:tcPr>
            <w:tcW w:w="11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Change w:id="238" w:author="Phương_Thu mua" w:date="2025-12-04T11:10:00Z">
              <w:tcPr>
                <w:tcW w:w="11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tcPrChange>
          </w:tcPr>
          <w:p w14:paraId="3F6C9260"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27.540.000</w:t>
            </w:r>
          </w:p>
        </w:tc>
        <w:tc>
          <w:tcPr>
            <w:tcW w:w="900" w:type="dxa"/>
            <w:tcBorders>
              <w:top w:val="single" w:sz="4" w:space="0" w:color="auto"/>
              <w:left w:val="single" w:sz="4" w:space="0" w:color="auto"/>
              <w:bottom w:val="single" w:sz="4" w:space="0" w:color="auto"/>
              <w:right w:val="single" w:sz="4" w:space="0" w:color="auto"/>
            </w:tcBorders>
            <w:shd w:val="clear" w:color="000000" w:fill="FFFFFF"/>
            <w:noWrap/>
            <w:vAlign w:val="center"/>
            <w:tcPrChange w:id="239" w:author="Phương_Thu mua" w:date="2025-12-04T11:10:00Z">
              <w:tcPr>
                <w:tcW w:w="900" w:type="dxa"/>
                <w:tcBorders>
                  <w:top w:val="single" w:sz="4" w:space="0" w:color="auto"/>
                  <w:left w:val="single" w:sz="4" w:space="0" w:color="auto"/>
                  <w:bottom w:val="single" w:sz="4" w:space="0" w:color="auto"/>
                  <w:right w:val="single" w:sz="4" w:space="0" w:color="auto"/>
                </w:tcBorders>
                <w:shd w:val="clear" w:color="000000" w:fill="FFFFFF"/>
                <w:noWrap/>
                <w:vAlign w:val="center"/>
              </w:tcPr>
            </w:tcPrChange>
          </w:tcPr>
          <w:p w14:paraId="43384870" w14:textId="053F7264" w:rsidR="00F65714" w:rsidRPr="0062718D" w:rsidRDefault="00F65714" w:rsidP="0062718D">
            <w:pPr>
              <w:widowControl/>
              <w:autoSpaceDE/>
              <w:autoSpaceDN/>
              <w:jc w:val="center"/>
              <w:rPr>
                <w:b/>
                <w:bCs/>
                <w:color w:val="000000"/>
                <w:sz w:val="16"/>
                <w:szCs w:val="16"/>
                <w:lang w:val="en-US"/>
              </w:rPr>
            </w:pPr>
            <w:del w:id="240" w:author="Phương_Thu mua" w:date="2025-12-04T11:10:00Z">
              <w:r w:rsidRPr="0062718D" w:rsidDel="00905374">
                <w:rPr>
                  <w:b/>
                  <w:bCs/>
                  <w:color w:val="000000"/>
                  <w:sz w:val="16"/>
                  <w:szCs w:val="16"/>
                  <w:lang w:val="en-US"/>
                </w:rPr>
                <w:delText>Có sẵn</w:delText>
              </w:r>
            </w:del>
          </w:p>
        </w:tc>
      </w:tr>
      <w:tr w:rsidR="00F65714" w:rsidRPr="0062718D" w14:paraId="74D53B96" w14:textId="77777777" w:rsidTr="00905374">
        <w:tblPrEx>
          <w:tblW w:w="16200" w:type="dxa"/>
          <w:tblInd w:w="-1085" w:type="dxa"/>
          <w:tblLayout w:type="fixed"/>
          <w:tblPrExChange w:id="241" w:author="Phương_Thu mua" w:date="2025-12-04T11:10:00Z">
            <w:tblPrEx>
              <w:tblW w:w="16200" w:type="dxa"/>
              <w:tblInd w:w="-1085" w:type="dxa"/>
              <w:tblLayout w:type="fixed"/>
            </w:tblPrEx>
          </w:tblPrExChange>
        </w:tblPrEx>
        <w:trPr>
          <w:trHeight w:val="510"/>
          <w:trPrChange w:id="242" w:author="Phương_Thu mua" w:date="2025-12-04T11:10:00Z">
            <w:trPr>
              <w:gridBefore w:val="5"/>
              <w:trHeight w:val="510"/>
            </w:trPr>
          </w:trPrChange>
        </w:trPr>
        <w:tc>
          <w:tcPr>
            <w:tcW w:w="632" w:type="dxa"/>
            <w:tcBorders>
              <w:top w:val="single" w:sz="4" w:space="0" w:color="auto"/>
              <w:left w:val="single" w:sz="4" w:space="0" w:color="auto"/>
              <w:bottom w:val="single" w:sz="4" w:space="0" w:color="auto"/>
              <w:right w:val="single" w:sz="4" w:space="0" w:color="auto"/>
            </w:tcBorders>
            <w:vAlign w:val="center"/>
            <w:hideMark/>
            <w:tcPrChange w:id="243" w:author="Phương_Thu mua" w:date="2025-12-04T11:10:00Z">
              <w:tcPr>
                <w:tcW w:w="632" w:type="dxa"/>
                <w:gridSpan w:val="2"/>
                <w:tcBorders>
                  <w:top w:val="single" w:sz="4" w:space="0" w:color="auto"/>
                  <w:left w:val="single" w:sz="4" w:space="0" w:color="auto"/>
                  <w:bottom w:val="single" w:sz="4" w:space="0" w:color="auto"/>
                  <w:right w:val="single" w:sz="4" w:space="0" w:color="auto"/>
                </w:tcBorders>
                <w:vAlign w:val="center"/>
                <w:hideMark/>
              </w:tcPr>
            </w:tcPrChange>
          </w:tcPr>
          <w:p w14:paraId="6715B10A"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6</w:t>
            </w:r>
          </w:p>
        </w:tc>
        <w:tc>
          <w:tcPr>
            <w:tcW w:w="988" w:type="dxa"/>
            <w:tcBorders>
              <w:top w:val="single" w:sz="4" w:space="0" w:color="auto"/>
              <w:left w:val="nil"/>
              <w:bottom w:val="single" w:sz="4" w:space="0" w:color="auto"/>
              <w:right w:val="single" w:sz="4" w:space="0" w:color="auto"/>
            </w:tcBorders>
            <w:shd w:val="clear" w:color="000000" w:fill="FFFFFF"/>
            <w:vAlign w:val="center"/>
            <w:hideMark/>
            <w:tcPrChange w:id="244" w:author="Phương_Thu mua" w:date="2025-12-04T11:10:00Z">
              <w:tcPr>
                <w:tcW w:w="988" w:type="dxa"/>
                <w:tcBorders>
                  <w:top w:val="single" w:sz="4" w:space="0" w:color="auto"/>
                  <w:left w:val="nil"/>
                  <w:bottom w:val="single" w:sz="4" w:space="0" w:color="auto"/>
                  <w:right w:val="single" w:sz="4" w:space="0" w:color="auto"/>
                </w:tcBorders>
                <w:shd w:val="clear" w:color="000000" w:fill="FFFFFF"/>
                <w:vAlign w:val="center"/>
                <w:hideMark/>
              </w:tcPr>
            </w:tcPrChange>
          </w:tcPr>
          <w:p w14:paraId="4635C9D7" w14:textId="77777777" w:rsidR="00F65714" w:rsidRPr="0062718D" w:rsidRDefault="00F65714" w:rsidP="0062718D">
            <w:pPr>
              <w:widowControl/>
              <w:autoSpaceDE/>
              <w:autoSpaceDN/>
              <w:jc w:val="center"/>
              <w:rPr>
                <w:color w:val="000000"/>
                <w:sz w:val="16"/>
                <w:szCs w:val="16"/>
                <w:lang w:val="en-US"/>
              </w:rPr>
            </w:pPr>
            <w:proofErr w:type="spellStart"/>
            <w:r w:rsidRPr="0062718D">
              <w:rPr>
                <w:color w:val="000000"/>
                <w:sz w:val="16"/>
                <w:szCs w:val="16"/>
                <w:lang w:val="en-US"/>
              </w:rPr>
              <w:t>Cáp</w:t>
            </w:r>
            <w:proofErr w:type="spellEnd"/>
            <w:r w:rsidRPr="0062718D">
              <w:rPr>
                <w:color w:val="000000"/>
                <w:sz w:val="16"/>
                <w:szCs w:val="16"/>
                <w:lang w:val="en-US"/>
              </w:rPr>
              <w:t xml:space="preserve"> </w:t>
            </w:r>
            <w:proofErr w:type="spellStart"/>
            <w:r w:rsidRPr="0062718D">
              <w:rPr>
                <w:color w:val="000000"/>
                <w:sz w:val="16"/>
                <w:szCs w:val="16"/>
                <w:lang w:val="en-US"/>
              </w:rPr>
              <w:t>mạng</w:t>
            </w:r>
            <w:proofErr w:type="spellEnd"/>
            <w:r w:rsidRPr="0062718D">
              <w:rPr>
                <w:color w:val="000000"/>
                <w:sz w:val="16"/>
                <w:szCs w:val="16"/>
                <w:lang w:val="en-US"/>
              </w:rPr>
              <w:t xml:space="preserve"> Cat6</w:t>
            </w:r>
          </w:p>
        </w:tc>
        <w:tc>
          <w:tcPr>
            <w:tcW w:w="990" w:type="dxa"/>
            <w:tcBorders>
              <w:top w:val="single" w:sz="4" w:space="0" w:color="auto"/>
              <w:left w:val="nil"/>
              <w:bottom w:val="single" w:sz="4" w:space="0" w:color="auto"/>
              <w:right w:val="single" w:sz="4" w:space="0" w:color="auto"/>
            </w:tcBorders>
            <w:shd w:val="clear" w:color="000000" w:fill="FFFFFF"/>
            <w:vAlign w:val="center"/>
            <w:hideMark/>
            <w:tcPrChange w:id="245" w:author="Phương_Thu mua" w:date="2025-12-04T11:10:00Z">
              <w:tcPr>
                <w:tcW w:w="990" w:type="dxa"/>
                <w:tcBorders>
                  <w:top w:val="single" w:sz="4" w:space="0" w:color="auto"/>
                  <w:left w:val="nil"/>
                  <w:bottom w:val="single" w:sz="4" w:space="0" w:color="auto"/>
                  <w:right w:val="single" w:sz="4" w:space="0" w:color="auto"/>
                </w:tcBorders>
                <w:shd w:val="clear" w:color="000000" w:fill="FFFFFF"/>
                <w:vAlign w:val="center"/>
                <w:hideMark/>
              </w:tcPr>
            </w:tcPrChange>
          </w:tcPr>
          <w:p w14:paraId="188D049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Network - Accessories</w:t>
            </w:r>
          </w:p>
        </w:tc>
        <w:tc>
          <w:tcPr>
            <w:tcW w:w="1530" w:type="dxa"/>
            <w:tcBorders>
              <w:top w:val="single" w:sz="4" w:space="0" w:color="auto"/>
              <w:left w:val="nil"/>
              <w:bottom w:val="single" w:sz="4" w:space="0" w:color="auto"/>
              <w:right w:val="single" w:sz="4" w:space="0" w:color="auto"/>
            </w:tcBorders>
            <w:shd w:val="clear" w:color="000000" w:fill="FFFFFF"/>
            <w:vAlign w:val="center"/>
            <w:hideMark/>
            <w:tcPrChange w:id="246" w:author="Phương_Thu mua" w:date="2025-12-04T11:10:00Z">
              <w:tcPr>
                <w:tcW w:w="1530" w:type="dxa"/>
                <w:gridSpan w:val="4"/>
                <w:tcBorders>
                  <w:top w:val="single" w:sz="4" w:space="0" w:color="auto"/>
                  <w:left w:val="nil"/>
                  <w:bottom w:val="single" w:sz="4" w:space="0" w:color="auto"/>
                  <w:right w:val="single" w:sz="4" w:space="0" w:color="auto"/>
                </w:tcBorders>
                <w:shd w:val="clear" w:color="000000" w:fill="FFFFFF"/>
                <w:vAlign w:val="center"/>
                <w:hideMark/>
              </w:tcPr>
            </w:tcPrChange>
          </w:tcPr>
          <w:p w14:paraId="74F5D345"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884024508/10</w:t>
            </w:r>
          </w:p>
        </w:tc>
        <w:tc>
          <w:tcPr>
            <w:tcW w:w="4860" w:type="dxa"/>
            <w:tcBorders>
              <w:top w:val="single" w:sz="4" w:space="0" w:color="auto"/>
              <w:left w:val="nil"/>
              <w:bottom w:val="single" w:sz="4" w:space="0" w:color="auto"/>
              <w:right w:val="single" w:sz="4" w:space="0" w:color="auto"/>
            </w:tcBorders>
            <w:shd w:val="clear" w:color="000000" w:fill="FFFFFF"/>
            <w:hideMark/>
            <w:tcPrChange w:id="247" w:author="Phương_Thu mua" w:date="2025-12-04T11:10:00Z">
              <w:tcPr>
                <w:tcW w:w="4860" w:type="dxa"/>
                <w:gridSpan w:val="5"/>
                <w:tcBorders>
                  <w:top w:val="single" w:sz="4" w:space="0" w:color="auto"/>
                  <w:left w:val="nil"/>
                  <w:bottom w:val="single" w:sz="4" w:space="0" w:color="auto"/>
                  <w:right w:val="single" w:sz="4" w:space="0" w:color="auto"/>
                </w:tcBorders>
                <w:shd w:val="clear" w:color="000000" w:fill="FFFFFF"/>
                <w:hideMark/>
              </w:tcPr>
            </w:tcPrChange>
          </w:tcPr>
          <w:p w14:paraId="15B6E3AC" w14:textId="77777777" w:rsidR="00F65714" w:rsidRPr="0062718D" w:rsidRDefault="00F65714" w:rsidP="0062718D">
            <w:pPr>
              <w:widowControl/>
              <w:autoSpaceDE/>
              <w:autoSpaceDN/>
              <w:rPr>
                <w:color w:val="000000"/>
                <w:sz w:val="16"/>
                <w:szCs w:val="16"/>
                <w:lang w:val="en-US"/>
              </w:rPr>
            </w:pPr>
            <w:r w:rsidRPr="0062718D">
              <w:rPr>
                <w:b/>
                <w:bCs/>
                <w:color w:val="000000"/>
                <w:sz w:val="16"/>
                <w:szCs w:val="16"/>
                <w:lang w:val="en-US"/>
              </w:rPr>
              <w:t xml:space="preserve">884024508/10 : </w:t>
            </w:r>
            <w:proofErr w:type="spellStart"/>
            <w:r w:rsidRPr="0062718D">
              <w:rPr>
                <w:color w:val="000000"/>
                <w:sz w:val="16"/>
                <w:szCs w:val="16"/>
                <w:lang w:val="en-US"/>
              </w:rPr>
              <w:t>Cáp</w:t>
            </w:r>
            <w:proofErr w:type="spellEnd"/>
            <w:r w:rsidRPr="0062718D">
              <w:rPr>
                <w:color w:val="000000"/>
                <w:sz w:val="16"/>
                <w:szCs w:val="16"/>
                <w:lang w:val="en-US"/>
              </w:rPr>
              <w:t xml:space="preserve"> F/UTP, Cat.6A, 4 </w:t>
            </w:r>
            <w:proofErr w:type="spellStart"/>
            <w:r w:rsidRPr="0062718D">
              <w:rPr>
                <w:color w:val="000000"/>
                <w:sz w:val="16"/>
                <w:szCs w:val="16"/>
                <w:lang w:val="en-US"/>
              </w:rPr>
              <w:t>đôi</w:t>
            </w:r>
            <w:proofErr w:type="spellEnd"/>
            <w:r w:rsidRPr="0062718D">
              <w:rPr>
                <w:color w:val="000000"/>
                <w:sz w:val="16"/>
                <w:szCs w:val="16"/>
                <w:lang w:val="en-US"/>
              </w:rPr>
              <w:t xml:space="preserve">, LSZH, 23 AWG, Solid, </w:t>
            </w:r>
            <w:proofErr w:type="spellStart"/>
            <w:r w:rsidRPr="0062718D">
              <w:rPr>
                <w:color w:val="000000"/>
                <w:sz w:val="16"/>
                <w:szCs w:val="16"/>
                <w:lang w:val="en-US"/>
              </w:rPr>
              <w:t>màu</w:t>
            </w:r>
            <w:proofErr w:type="spellEnd"/>
            <w:r w:rsidRPr="0062718D">
              <w:rPr>
                <w:color w:val="000000"/>
                <w:sz w:val="16"/>
                <w:szCs w:val="16"/>
                <w:lang w:val="en-US"/>
              </w:rPr>
              <w:t xml:space="preserve"> </w:t>
            </w:r>
            <w:proofErr w:type="spellStart"/>
            <w:r w:rsidRPr="0062718D">
              <w:rPr>
                <w:color w:val="000000"/>
                <w:sz w:val="16"/>
                <w:szCs w:val="16"/>
                <w:lang w:val="en-US"/>
              </w:rPr>
              <w:t>trắng</w:t>
            </w:r>
            <w:proofErr w:type="spellEnd"/>
            <w:r w:rsidRPr="0062718D">
              <w:rPr>
                <w:color w:val="000000"/>
                <w:sz w:val="16"/>
                <w:szCs w:val="16"/>
                <w:lang w:val="en-US"/>
              </w:rPr>
              <w:t>, 305m</w:t>
            </w:r>
          </w:p>
        </w:tc>
        <w:tc>
          <w:tcPr>
            <w:tcW w:w="630" w:type="dxa"/>
            <w:tcBorders>
              <w:top w:val="single" w:sz="4" w:space="0" w:color="auto"/>
              <w:left w:val="nil"/>
              <w:bottom w:val="single" w:sz="4" w:space="0" w:color="auto"/>
              <w:right w:val="single" w:sz="4" w:space="0" w:color="auto"/>
            </w:tcBorders>
            <w:vAlign w:val="center"/>
            <w:hideMark/>
            <w:tcPrChange w:id="248" w:author="Phương_Thu mua" w:date="2025-12-04T11:10:00Z">
              <w:tcPr>
                <w:tcW w:w="630" w:type="dxa"/>
                <w:gridSpan w:val="2"/>
                <w:tcBorders>
                  <w:top w:val="single" w:sz="4" w:space="0" w:color="auto"/>
                  <w:left w:val="nil"/>
                  <w:bottom w:val="single" w:sz="4" w:space="0" w:color="auto"/>
                  <w:right w:val="single" w:sz="4" w:space="0" w:color="auto"/>
                </w:tcBorders>
                <w:vAlign w:val="center"/>
                <w:hideMark/>
              </w:tcPr>
            </w:tcPrChange>
          </w:tcPr>
          <w:p w14:paraId="2448FCA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Change w:id="249"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10A75652" w14:textId="77777777" w:rsidR="00F65714" w:rsidRDefault="00F65714" w:rsidP="0062718D">
            <w:pPr>
              <w:widowControl/>
              <w:autoSpaceDE/>
              <w:autoSpaceDN/>
              <w:jc w:val="center"/>
              <w:rPr>
                <w:ins w:id="250" w:author="HIEN" w:date="2025-12-01T09:55:00Z"/>
                <w:color w:val="000000"/>
                <w:sz w:val="16"/>
                <w:szCs w:val="16"/>
                <w:lang w:val="en-US"/>
              </w:rPr>
            </w:pPr>
          </w:p>
          <w:p w14:paraId="292A7B18" w14:textId="3BB03133" w:rsidR="009868FB" w:rsidRPr="0062718D" w:rsidRDefault="009868FB" w:rsidP="0062718D">
            <w:pPr>
              <w:widowControl/>
              <w:autoSpaceDE/>
              <w:autoSpaceDN/>
              <w:jc w:val="center"/>
              <w:rPr>
                <w:color w:val="000000"/>
                <w:sz w:val="16"/>
                <w:szCs w:val="16"/>
                <w:lang w:val="en-US"/>
              </w:rPr>
            </w:pPr>
            <w:ins w:id="251" w:author="HIEN" w:date="2025-12-01T09:55:00Z">
              <w:del w:id="252" w:author="Việt Nguyễn" w:date="2025-12-08T17:13:00Z" w16du:dateUtc="2025-12-08T10:13:00Z">
                <w:r w:rsidDel="00784FFD">
                  <w:rPr>
                    <w:color w:val="000000"/>
                    <w:sz w:val="16"/>
                    <w:szCs w:val="16"/>
                    <w:lang w:val="en-US"/>
                  </w:rPr>
                  <w:delText>Sợi</w:delText>
                </w:r>
              </w:del>
            </w:ins>
            <w:proofErr w:type="spellStart"/>
            <w:ins w:id="253" w:author="Việt Nguyễn" w:date="2025-12-08T17:13:00Z" w16du:dateUtc="2025-12-08T10:13:00Z">
              <w:r w:rsidR="00784FFD">
                <w:rPr>
                  <w:color w:val="000000"/>
                  <w:sz w:val="16"/>
                  <w:szCs w:val="16"/>
                  <w:lang w:val="en-US"/>
                </w:rPr>
                <w:t>thùng</w:t>
              </w:r>
            </w:ins>
            <w:proofErr w:type="spellEnd"/>
          </w:p>
        </w:tc>
        <w:tc>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Change w:id="254" w:author="Phương_Thu mua" w:date="2025-12-04T11:10:00Z">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
            </w:tcPrChange>
          </w:tcPr>
          <w:p w14:paraId="1F114ADE" w14:textId="466844F6"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1</w:t>
            </w:r>
          </w:p>
        </w:tc>
        <w:tc>
          <w:tcPr>
            <w:tcW w:w="1100" w:type="dxa"/>
            <w:tcBorders>
              <w:top w:val="single" w:sz="4" w:space="0" w:color="auto"/>
              <w:left w:val="nil"/>
              <w:bottom w:val="single" w:sz="4" w:space="0" w:color="auto"/>
              <w:right w:val="single" w:sz="4" w:space="0" w:color="auto"/>
            </w:tcBorders>
            <w:shd w:val="clear" w:color="000000" w:fill="FFFFFF"/>
            <w:noWrap/>
            <w:vAlign w:val="center"/>
            <w:hideMark/>
            <w:tcPrChange w:id="255" w:author="Phương_Thu mua" w:date="2025-12-04T11:10:00Z">
              <w:tcPr>
                <w:tcW w:w="1100" w:type="dxa"/>
                <w:tcBorders>
                  <w:top w:val="single" w:sz="4" w:space="0" w:color="auto"/>
                  <w:left w:val="nil"/>
                  <w:bottom w:val="single" w:sz="4" w:space="0" w:color="auto"/>
                  <w:right w:val="single" w:sz="4" w:space="0" w:color="auto"/>
                </w:tcBorders>
                <w:shd w:val="clear" w:color="000000" w:fill="FFFFFF"/>
                <w:noWrap/>
                <w:vAlign w:val="center"/>
                <w:hideMark/>
              </w:tcPr>
            </w:tcPrChange>
          </w:tcPr>
          <w:p w14:paraId="7571E2F6"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5.000.000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Change w:id="256" w:author="Phương_Thu mua" w:date="2025-12-04T11:10:00Z">
              <w:tcPr>
                <w:tcW w:w="1170" w:type="dxa"/>
                <w:tcBorders>
                  <w:top w:val="single" w:sz="4" w:space="0" w:color="auto"/>
                  <w:left w:val="nil"/>
                  <w:bottom w:val="single" w:sz="4" w:space="0" w:color="auto"/>
                  <w:right w:val="single" w:sz="4" w:space="0" w:color="auto"/>
                </w:tcBorders>
                <w:shd w:val="clear" w:color="000000" w:fill="FFFFFF"/>
                <w:noWrap/>
                <w:vAlign w:val="center"/>
                <w:hideMark/>
              </w:tcPr>
            </w:tcPrChange>
          </w:tcPr>
          <w:p w14:paraId="2D1D000A"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5.000.000</w:t>
            </w:r>
          </w:p>
        </w:tc>
        <w:tc>
          <w:tcPr>
            <w:tcW w:w="1080" w:type="dxa"/>
            <w:tcBorders>
              <w:top w:val="single" w:sz="4" w:space="0" w:color="auto"/>
              <w:left w:val="nil"/>
              <w:bottom w:val="single" w:sz="4" w:space="0" w:color="auto"/>
              <w:right w:val="single" w:sz="4" w:space="0" w:color="auto"/>
            </w:tcBorders>
            <w:shd w:val="clear" w:color="000000" w:fill="FFFFFF"/>
            <w:noWrap/>
            <w:vAlign w:val="center"/>
            <w:hideMark/>
            <w:tcPrChange w:id="257" w:author="Phương_Thu mua" w:date="2025-12-04T11:10:00Z">
              <w:tcPr>
                <w:tcW w:w="1080" w:type="dxa"/>
                <w:tcBorders>
                  <w:top w:val="single" w:sz="4" w:space="0" w:color="auto"/>
                  <w:left w:val="nil"/>
                  <w:bottom w:val="single" w:sz="4" w:space="0" w:color="auto"/>
                  <w:right w:val="single" w:sz="4" w:space="0" w:color="auto"/>
                </w:tcBorders>
                <w:shd w:val="clear" w:color="000000" w:fill="FFFFFF"/>
                <w:noWrap/>
                <w:vAlign w:val="center"/>
                <w:hideMark/>
              </w:tcPr>
            </w:tcPrChange>
          </w:tcPr>
          <w:p w14:paraId="4C973F19"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400.000</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Change w:id="258" w:author="Phương_Thu mua" w:date="2025-12-04T11:10:00Z">
              <w:tcPr>
                <w:tcW w:w="1170" w:type="dxa"/>
                <w:tcBorders>
                  <w:top w:val="single" w:sz="4" w:space="0" w:color="auto"/>
                  <w:left w:val="nil"/>
                  <w:bottom w:val="single" w:sz="4" w:space="0" w:color="auto"/>
                  <w:right w:val="single" w:sz="4" w:space="0" w:color="auto"/>
                </w:tcBorders>
                <w:shd w:val="clear" w:color="000000" w:fill="FFFFFF"/>
                <w:noWrap/>
                <w:vAlign w:val="center"/>
                <w:hideMark/>
              </w:tcPr>
            </w:tcPrChange>
          </w:tcPr>
          <w:p w14:paraId="615C7626"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5.400.000</w:t>
            </w:r>
          </w:p>
        </w:tc>
        <w:tc>
          <w:tcPr>
            <w:tcW w:w="900" w:type="dxa"/>
            <w:tcBorders>
              <w:top w:val="single" w:sz="4" w:space="0" w:color="auto"/>
              <w:left w:val="nil"/>
              <w:bottom w:val="single" w:sz="4" w:space="0" w:color="auto"/>
              <w:right w:val="single" w:sz="4" w:space="0" w:color="auto"/>
            </w:tcBorders>
            <w:shd w:val="clear" w:color="000000" w:fill="FFFFFF"/>
            <w:noWrap/>
            <w:vAlign w:val="center"/>
            <w:tcPrChange w:id="259" w:author="Phương_Thu mua" w:date="2025-12-04T11:10:00Z">
              <w:tcPr>
                <w:tcW w:w="900" w:type="dxa"/>
                <w:tcBorders>
                  <w:top w:val="single" w:sz="4" w:space="0" w:color="auto"/>
                  <w:left w:val="nil"/>
                  <w:bottom w:val="single" w:sz="4" w:space="0" w:color="auto"/>
                  <w:right w:val="single" w:sz="4" w:space="0" w:color="auto"/>
                </w:tcBorders>
                <w:shd w:val="clear" w:color="000000" w:fill="FFFFFF"/>
                <w:noWrap/>
                <w:vAlign w:val="center"/>
              </w:tcPr>
            </w:tcPrChange>
          </w:tcPr>
          <w:p w14:paraId="332D885E" w14:textId="6E140F50" w:rsidR="00F65714" w:rsidRPr="0062718D" w:rsidRDefault="00F65714" w:rsidP="0062718D">
            <w:pPr>
              <w:widowControl/>
              <w:autoSpaceDE/>
              <w:autoSpaceDN/>
              <w:jc w:val="center"/>
              <w:rPr>
                <w:b/>
                <w:bCs/>
                <w:color w:val="000000"/>
                <w:sz w:val="16"/>
                <w:szCs w:val="16"/>
                <w:lang w:val="en-US"/>
              </w:rPr>
            </w:pPr>
            <w:del w:id="260" w:author="Phương_Thu mua" w:date="2025-12-04T11:10:00Z">
              <w:r w:rsidRPr="0062718D" w:rsidDel="00905374">
                <w:rPr>
                  <w:b/>
                  <w:bCs/>
                  <w:color w:val="000000"/>
                  <w:sz w:val="16"/>
                  <w:szCs w:val="16"/>
                  <w:lang w:val="en-US"/>
                </w:rPr>
                <w:delText>Có sẵn</w:delText>
              </w:r>
            </w:del>
          </w:p>
        </w:tc>
      </w:tr>
      <w:tr w:rsidR="00F65714" w:rsidRPr="0062718D" w14:paraId="6CE9500C" w14:textId="77777777" w:rsidTr="00905374">
        <w:tblPrEx>
          <w:tblW w:w="16200" w:type="dxa"/>
          <w:tblInd w:w="-1085" w:type="dxa"/>
          <w:tblLayout w:type="fixed"/>
          <w:tblPrExChange w:id="261" w:author="Phương_Thu mua" w:date="2025-12-04T11:10:00Z">
            <w:tblPrEx>
              <w:tblW w:w="16200" w:type="dxa"/>
              <w:tblInd w:w="-1085" w:type="dxa"/>
              <w:tblLayout w:type="fixed"/>
            </w:tblPrEx>
          </w:tblPrExChange>
        </w:tblPrEx>
        <w:trPr>
          <w:trHeight w:val="510"/>
          <w:trPrChange w:id="262" w:author="Phương_Thu mua" w:date="2025-12-04T11:10:00Z">
            <w:trPr>
              <w:gridBefore w:val="5"/>
              <w:trHeight w:val="510"/>
            </w:trPr>
          </w:trPrChange>
        </w:trPr>
        <w:tc>
          <w:tcPr>
            <w:tcW w:w="632" w:type="dxa"/>
            <w:tcBorders>
              <w:top w:val="nil"/>
              <w:left w:val="single" w:sz="4" w:space="0" w:color="auto"/>
              <w:bottom w:val="single" w:sz="4" w:space="0" w:color="auto"/>
              <w:right w:val="single" w:sz="4" w:space="0" w:color="auto"/>
            </w:tcBorders>
            <w:vAlign w:val="center"/>
            <w:hideMark/>
            <w:tcPrChange w:id="263" w:author="Phương_Thu mua" w:date="2025-12-04T11:10:00Z">
              <w:tcPr>
                <w:tcW w:w="632" w:type="dxa"/>
                <w:gridSpan w:val="2"/>
                <w:tcBorders>
                  <w:top w:val="nil"/>
                  <w:left w:val="single" w:sz="4" w:space="0" w:color="auto"/>
                  <w:bottom w:val="single" w:sz="4" w:space="0" w:color="auto"/>
                  <w:right w:val="single" w:sz="4" w:space="0" w:color="auto"/>
                </w:tcBorders>
                <w:vAlign w:val="center"/>
                <w:hideMark/>
              </w:tcPr>
            </w:tcPrChange>
          </w:tcPr>
          <w:p w14:paraId="335BE799"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7</w:t>
            </w:r>
          </w:p>
        </w:tc>
        <w:tc>
          <w:tcPr>
            <w:tcW w:w="988" w:type="dxa"/>
            <w:tcBorders>
              <w:top w:val="nil"/>
              <w:left w:val="nil"/>
              <w:bottom w:val="single" w:sz="4" w:space="0" w:color="auto"/>
              <w:right w:val="single" w:sz="4" w:space="0" w:color="auto"/>
            </w:tcBorders>
            <w:shd w:val="clear" w:color="000000" w:fill="FFFFFF"/>
            <w:vAlign w:val="center"/>
            <w:hideMark/>
            <w:tcPrChange w:id="264" w:author="Phương_Thu mua" w:date="2025-12-04T11:10:00Z">
              <w:tcPr>
                <w:tcW w:w="988" w:type="dxa"/>
                <w:tcBorders>
                  <w:top w:val="nil"/>
                  <w:left w:val="nil"/>
                  <w:bottom w:val="single" w:sz="4" w:space="0" w:color="auto"/>
                  <w:right w:val="single" w:sz="4" w:space="0" w:color="auto"/>
                </w:tcBorders>
                <w:shd w:val="clear" w:color="000000" w:fill="FFFFFF"/>
                <w:vAlign w:val="center"/>
                <w:hideMark/>
              </w:tcPr>
            </w:tcPrChange>
          </w:tcPr>
          <w:p w14:paraId="67D0A708"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xml:space="preserve">Ổ </w:t>
            </w:r>
            <w:proofErr w:type="spellStart"/>
            <w:r w:rsidRPr="0062718D">
              <w:rPr>
                <w:color w:val="000000"/>
                <w:sz w:val="16"/>
                <w:szCs w:val="16"/>
                <w:lang w:val="en-US"/>
              </w:rPr>
              <w:t>điện</w:t>
            </w:r>
            <w:proofErr w:type="spellEnd"/>
            <w:r w:rsidRPr="0062718D">
              <w:rPr>
                <w:color w:val="000000"/>
                <w:sz w:val="16"/>
                <w:szCs w:val="16"/>
                <w:lang w:val="en-US"/>
              </w:rPr>
              <w:t xml:space="preserve"> </w:t>
            </w:r>
            <w:proofErr w:type="spellStart"/>
            <w:r w:rsidRPr="0062718D">
              <w:rPr>
                <w:color w:val="000000"/>
                <w:sz w:val="16"/>
                <w:szCs w:val="16"/>
                <w:lang w:val="en-US"/>
              </w:rPr>
              <w:t>tủ</w:t>
            </w:r>
            <w:proofErr w:type="spellEnd"/>
            <w:r w:rsidRPr="0062718D">
              <w:rPr>
                <w:color w:val="000000"/>
                <w:sz w:val="16"/>
                <w:szCs w:val="16"/>
                <w:lang w:val="en-US"/>
              </w:rPr>
              <w:t xml:space="preserve"> RACK</w:t>
            </w:r>
          </w:p>
        </w:tc>
        <w:tc>
          <w:tcPr>
            <w:tcW w:w="990" w:type="dxa"/>
            <w:tcBorders>
              <w:top w:val="nil"/>
              <w:left w:val="nil"/>
              <w:bottom w:val="single" w:sz="4" w:space="0" w:color="auto"/>
              <w:right w:val="single" w:sz="4" w:space="0" w:color="auto"/>
            </w:tcBorders>
            <w:shd w:val="clear" w:color="000000" w:fill="FFFFFF"/>
            <w:vAlign w:val="center"/>
            <w:hideMark/>
            <w:tcPrChange w:id="265" w:author="Phương_Thu mua" w:date="2025-12-04T11:10:00Z">
              <w:tcPr>
                <w:tcW w:w="990" w:type="dxa"/>
                <w:tcBorders>
                  <w:top w:val="nil"/>
                  <w:left w:val="nil"/>
                  <w:bottom w:val="single" w:sz="4" w:space="0" w:color="auto"/>
                  <w:right w:val="single" w:sz="4" w:space="0" w:color="auto"/>
                </w:tcBorders>
                <w:shd w:val="clear" w:color="000000" w:fill="FFFFFF"/>
                <w:vAlign w:val="center"/>
                <w:hideMark/>
              </w:tcPr>
            </w:tcPrChange>
          </w:tcPr>
          <w:p w14:paraId="4AA4BE90"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Power Supply</w:t>
            </w:r>
          </w:p>
        </w:tc>
        <w:tc>
          <w:tcPr>
            <w:tcW w:w="1530" w:type="dxa"/>
            <w:tcBorders>
              <w:top w:val="nil"/>
              <w:left w:val="nil"/>
              <w:bottom w:val="single" w:sz="4" w:space="0" w:color="auto"/>
              <w:right w:val="single" w:sz="4" w:space="0" w:color="auto"/>
            </w:tcBorders>
            <w:shd w:val="clear" w:color="000000" w:fill="FFFFFF"/>
            <w:vAlign w:val="center"/>
            <w:hideMark/>
            <w:tcPrChange w:id="266" w:author="Phương_Thu mua" w:date="2025-12-04T11:10:00Z">
              <w:tcPr>
                <w:tcW w:w="1530" w:type="dxa"/>
                <w:gridSpan w:val="4"/>
                <w:tcBorders>
                  <w:top w:val="nil"/>
                  <w:left w:val="nil"/>
                  <w:bottom w:val="single" w:sz="4" w:space="0" w:color="auto"/>
                  <w:right w:val="single" w:sz="4" w:space="0" w:color="auto"/>
                </w:tcBorders>
                <w:shd w:val="clear" w:color="000000" w:fill="FFFFFF"/>
                <w:vAlign w:val="center"/>
                <w:hideMark/>
              </w:tcPr>
            </w:tcPrChange>
          </w:tcPr>
          <w:p w14:paraId="2D2F804B"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TMC-PDU12CBUC13</w:t>
            </w:r>
          </w:p>
        </w:tc>
        <w:tc>
          <w:tcPr>
            <w:tcW w:w="4860" w:type="dxa"/>
            <w:tcBorders>
              <w:top w:val="nil"/>
              <w:left w:val="nil"/>
              <w:bottom w:val="single" w:sz="4" w:space="0" w:color="auto"/>
              <w:right w:val="single" w:sz="4" w:space="0" w:color="auto"/>
            </w:tcBorders>
            <w:shd w:val="clear" w:color="000000" w:fill="FFFFFF"/>
            <w:hideMark/>
            <w:tcPrChange w:id="267" w:author="Phương_Thu mua" w:date="2025-12-04T11:10:00Z">
              <w:tcPr>
                <w:tcW w:w="4860" w:type="dxa"/>
                <w:gridSpan w:val="5"/>
                <w:tcBorders>
                  <w:top w:val="nil"/>
                  <w:left w:val="nil"/>
                  <w:bottom w:val="single" w:sz="4" w:space="0" w:color="auto"/>
                  <w:right w:val="single" w:sz="4" w:space="0" w:color="auto"/>
                </w:tcBorders>
                <w:shd w:val="clear" w:color="000000" w:fill="FFFFFF"/>
                <w:hideMark/>
              </w:tcPr>
            </w:tcPrChange>
          </w:tcPr>
          <w:p w14:paraId="125978E4" w14:textId="77777777" w:rsidR="00F65714" w:rsidRPr="0062718D" w:rsidRDefault="00F65714" w:rsidP="0062718D">
            <w:pPr>
              <w:widowControl/>
              <w:autoSpaceDE/>
              <w:autoSpaceDN/>
              <w:rPr>
                <w:color w:val="000000"/>
                <w:sz w:val="16"/>
                <w:szCs w:val="16"/>
                <w:lang w:val="en-US"/>
              </w:rPr>
            </w:pPr>
            <w:r w:rsidRPr="0062718D">
              <w:rPr>
                <w:color w:val="000000"/>
                <w:sz w:val="16"/>
                <w:szCs w:val="16"/>
                <w:lang w:val="en-US"/>
              </w:rPr>
              <w:t xml:space="preserve">Thanh </w:t>
            </w:r>
            <w:proofErr w:type="spellStart"/>
            <w:r w:rsidRPr="0062718D">
              <w:rPr>
                <w:color w:val="000000"/>
                <w:sz w:val="16"/>
                <w:szCs w:val="16"/>
                <w:lang w:val="en-US"/>
              </w:rPr>
              <w:t>nguồn</w:t>
            </w:r>
            <w:proofErr w:type="spellEnd"/>
            <w:r w:rsidRPr="0062718D">
              <w:rPr>
                <w:color w:val="000000"/>
                <w:sz w:val="16"/>
                <w:szCs w:val="16"/>
                <w:lang w:val="en-US"/>
              </w:rPr>
              <w:t xml:space="preserve"> PDU 12 </w:t>
            </w:r>
            <w:proofErr w:type="spellStart"/>
            <w:r w:rsidRPr="0062718D">
              <w:rPr>
                <w:color w:val="000000"/>
                <w:sz w:val="16"/>
                <w:szCs w:val="16"/>
                <w:lang w:val="en-US"/>
              </w:rPr>
              <w:t>cổng</w:t>
            </w:r>
            <w:proofErr w:type="spellEnd"/>
            <w:r w:rsidRPr="0062718D">
              <w:rPr>
                <w:color w:val="000000"/>
                <w:sz w:val="16"/>
                <w:szCs w:val="16"/>
                <w:lang w:val="en-US"/>
              </w:rPr>
              <w:t xml:space="preserve"> </w:t>
            </w:r>
            <w:proofErr w:type="spellStart"/>
            <w:r w:rsidRPr="0062718D">
              <w:rPr>
                <w:color w:val="000000"/>
                <w:sz w:val="16"/>
                <w:szCs w:val="16"/>
                <w:lang w:val="en-US"/>
              </w:rPr>
              <w:t>đa</w:t>
            </w:r>
            <w:proofErr w:type="spellEnd"/>
            <w:r w:rsidRPr="0062718D">
              <w:rPr>
                <w:color w:val="000000"/>
                <w:sz w:val="16"/>
                <w:szCs w:val="16"/>
                <w:lang w:val="en-US"/>
              </w:rPr>
              <w:t xml:space="preserve"> </w:t>
            </w:r>
            <w:proofErr w:type="spellStart"/>
            <w:r w:rsidRPr="0062718D">
              <w:rPr>
                <w:color w:val="000000"/>
                <w:sz w:val="16"/>
                <w:szCs w:val="16"/>
                <w:lang w:val="en-US"/>
              </w:rPr>
              <w:t>năng</w:t>
            </w:r>
            <w:proofErr w:type="spellEnd"/>
            <w:r w:rsidRPr="0062718D">
              <w:rPr>
                <w:color w:val="000000"/>
                <w:sz w:val="16"/>
                <w:szCs w:val="16"/>
                <w:lang w:val="en-US"/>
              </w:rPr>
              <w:t xml:space="preserve"> </w:t>
            </w:r>
            <w:proofErr w:type="spellStart"/>
            <w:r w:rsidRPr="0062718D">
              <w:rPr>
                <w:color w:val="000000"/>
                <w:sz w:val="16"/>
                <w:szCs w:val="16"/>
                <w:lang w:val="en-US"/>
              </w:rPr>
              <w:t>và</w:t>
            </w:r>
            <w:proofErr w:type="spellEnd"/>
            <w:r w:rsidRPr="0062718D">
              <w:rPr>
                <w:color w:val="000000"/>
                <w:sz w:val="16"/>
                <w:szCs w:val="16"/>
                <w:lang w:val="en-US"/>
              </w:rPr>
              <w:t xml:space="preserve"> C13, MCB32A, </w:t>
            </w:r>
            <w:proofErr w:type="spellStart"/>
            <w:r w:rsidRPr="0062718D">
              <w:rPr>
                <w:color w:val="000000"/>
                <w:sz w:val="16"/>
                <w:szCs w:val="16"/>
                <w:lang w:val="en-US"/>
              </w:rPr>
              <w:t>chuẩn</w:t>
            </w:r>
            <w:proofErr w:type="spellEnd"/>
            <w:r w:rsidRPr="0062718D">
              <w:rPr>
                <w:color w:val="000000"/>
                <w:sz w:val="16"/>
                <w:szCs w:val="16"/>
                <w:lang w:val="en-US"/>
              </w:rPr>
              <w:t xml:space="preserve"> 19'', </w:t>
            </w:r>
            <w:proofErr w:type="spellStart"/>
            <w:r w:rsidRPr="0062718D">
              <w:rPr>
                <w:color w:val="000000"/>
                <w:sz w:val="16"/>
                <w:szCs w:val="16"/>
                <w:lang w:val="en-US"/>
              </w:rPr>
              <w:t>gồm</w:t>
            </w:r>
            <w:proofErr w:type="spellEnd"/>
            <w:r w:rsidRPr="0062718D">
              <w:rPr>
                <w:color w:val="000000"/>
                <w:sz w:val="16"/>
                <w:szCs w:val="16"/>
                <w:lang w:val="en-US"/>
              </w:rPr>
              <w:t xml:space="preserve"> 6 </w:t>
            </w:r>
            <w:proofErr w:type="spellStart"/>
            <w:r w:rsidRPr="0062718D">
              <w:rPr>
                <w:color w:val="000000"/>
                <w:sz w:val="16"/>
                <w:szCs w:val="16"/>
                <w:lang w:val="en-US"/>
              </w:rPr>
              <w:t>cổng</w:t>
            </w:r>
            <w:proofErr w:type="spellEnd"/>
            <w:r w:rsidRPr="0062718D">
              <w:rPr>
                <w:color w:val="000000"/>
                <w:sz w:val="16"/>
                <w:szCs w:val="16"/>
                <w:lang w:val="en-US"/>
              </w:rPr>
              <w:t xml:space="preserve"> 3 </w:t>
            </w:r>
            <w:proofErr w:type="spellStart"/>
            <w:r w:rsidRPr="0062718D">
              <w:rPr>
                <w:color w:val="000000"/>
                <w:sz w:val="16"/>
                <w:szCs w:val="16"/>
                <w:lang w:val="en-US"/>
              </w:rPr>
              <w:t>chấu</w:t>
            </w:r>
            <w:proofErr w:type="spellEnd"/>
            <w:r w:rsidRPr="0062718D">
              <w:rPr>
                <w:color w:val="000000"/>
                <w:sz w:val="16"/>
                <w:szCs w:val="16"/>
                <w:lang w:val="en-US"/>
              </w:rPr>
              <w:t xml:space="preserve"> </w:t>
            </w:r>
            <w:proofErr w:type="spellStart"/>
            <w:r w:rsidRPr="0062718D">
              <w:rPr>
                <w:color w:val="000000"/>
                <w:sz w:val="16"/>
                <w:szCs w:val="16"/>
                <w:lang w:val="en-US"/>
              </w:rPr>
              <w:t>đa</w:t>
            </w:r>
            <w:proofErr w:type="spellEnd"/>
            <w:r w:rsidRPr="0062718D">
              <w:rPr>
                <w:color w:val="000000"/>
                <w:sz w:val="16"/>
                <w:szCs w:val="16"/>
                <w:lang w:val="en-US"/>
              </w:rPr>
              <w:t xml:space="preserve"> </w:t>
            </w:r>
            <w:proofErr w:type="spellStart"/>
            <w:r w:rsidRPr="0062718D">
              <w:rPr>
                <w:color w:val="000000"/>
                <w:sz w:val="16"/>
                <w:szCs w:val="16"/>
                <w:lang w:val="en-US"/>
              </w:rPr>
              <w:t>năng</w:t>
            </w:r>
            <w:proofErr w:type="spellEnd"/>
            <w:r w:rsidRPr="0062718D">
              <w:rPr>
                <w:color w:val="000000"/>
                <w:sz w:val="16"/>
                <w:szCs w:val="16"/>
                <w:lang w:val="en-US"/>
              </w:rPr>
              <w:t xml:space="preserve"> &amp; 6 </w:t>
            </w:r>
            <w:proofErr w:type="spellStart"/>
            <w:r w:rsidRPr="0062718D">
              <w:rPr>
                <w:color w:val="000000"/>
                <w:sz w:val="16"/>
                <w:szCs w:val="16"/>
                <w:lang w:val="en-US"/>
              </w:rPr>
              <w:t>cổng</w:t>
            </w:r>
            <w:proofErr w:type="spellEnd"/>
            <w:r w:rsidRPr="0062718D">
              <w:rPr>
                <w:color w:val="000000"/>
                <w:sz w:val="16"/>
                <w:szCs w:val="16"/>
                <w:lang w:val="en-US"/>
              </w:rPr>
              <w:t xml:space="preserve"> </w:t>
            </w:r>
            <w:proofErr w:type="spellStart"/>
            <w:r w:rsidRPr="0062718D">
              <w:rPr>
                <w:color w:val="000000"/>
                <w:sz w:val="16"/>
                <w:szCs w:val="16"/>
                <w:lang w:val="en-US"/>
              </w:rPr>
              <w:t>chuẩn</w:t>
            </w:r>
            <w:proofErr w:type="spellEnd"/>
            <w:r w:rsidRPr="0062718D">
              <w:rPr>
                <w:color w:val="000000"/>
                <w:sz w:val="16"/>
                <w:szCs w:val="16"/>
                <w:lang w:val="en-US"/>
              </w:rPr>
              <w:t xml:space="preserve"> C13, 250V, 2U, </w:t>
            </w:r>
            <w:proofErr w:type="spellStart"/>
            <w:r w:rsidRPr="0062718D">
              <w:rPr>
                <w:color w:val="000000"/>
                <w:sz w:val="16"/>
                <w:szCs w:val="16"/>
                <w:lang w:val="en-US"/>
              </w:rPr>
              <w:t>dây</w:t>
            </w:r>
            <w:proofErr w:type="spellEnd"/>
            <w:r w:rsidRPr="0062718D">
              <w:rPr>
                <w:color w:val="000000"/>
                <w:sz w:val="16"/>
                <w:szCs w:val="16"/>
                <w:lang w:val="en-US"/>
              </w:rPr>
              <w:t xml:space="preserve"> </w:t>
            </w:r>
            <w:proofErr w:type="spellStart"/>
            <w:r w:rsidRPr="0062718D">
              <w:rPr>
                <w:color w:val="000000"/>
                <w:sz w:val="16"/>
                <w:szCs w:val="16"/>
                <w:lang w:val="en-US"/>
              </w:rPr>
              <w:t>điện</w:t>
            </w:r>
            <w:proofErr w:type="spellEnd"/>
            <w:r w:rsidRPr="0062718D">
              <w:rPr>
                <w:color w:val="000000"/>
                <w:sz w:val="16"/>
                <w:szCs w:val="16"/>
                <w:lang w:val="en-US"/>
              </w:rPr>
              <w:t xml:space="preserve"> 3x2.5mm </w:t>
            </w:r>
            <w:proofErr w:type="spellStart"/>
            <w:r w:rsidRPr="0062718D">
              <w:rPr>
                <w:color w:val="000000"/>
                <w:sz w:val="16"/>
                <w:szCs w:val="16"/>
                <w:lang w:val="en-US"/>
              </w:rPr>
              <w:t>dài</w:t>
            </w:r>
            <w:proofErr w:type="spellEnd"/>
            <w:r w:rsidRPr="0062718D">
              <w:rPr>
                <w:color w:val="000000"/>
                <w:sz w:val="16"/>
                <w:szCs w:val="16"/>
                <w:lang w:val="en-US"/>
              </w:rPr>
              <w:t xml:space="preserve"> 1.5m </w:t>
            </w:r>
          </w:p>
        </w:tc>
        <w:tc>
          <w:tcPr>
            <w:tcW w:w="630" w:type="dxa"/>
            <w:tcBorders>
              <w:top w:val="nil"/>
              <w:left w:val="nil"/>
              <w:bottom w:val="single" w:sz="4" w:space="0" w:color="auto"/>
              <w:right w:val="single" w:sz="4" w:space="0" w:color="auto"/>
            </w:tcBorders>
            <w:vAlign w:val="center"/>
            <w:hideMark/>
            <w:tcPrChange w:id="268" w:author="Phương_Thu mua" w:date="2025-12-04T11:10:00Z">
              <w:tcPr>
                <w:tcW w:w="630" w:type="dxa"/>
                <w:gridSpan w:val="2"/>
                <w:tcBorders>
                  <w:top w:val="nil"/>
                  <w:left w:val="nil"/>
                  <w:bottom w:val="single" w:sz="4" w:space="0" w:color="auto"/>
                  <w:right w:val="single" w:sz="4" w:space="0" w:color="auto"/>
                </w:tcBorders>
                <w:vAlign w:val="center"/>
                <w:hideMark/>
              </w:tcPr>
            </w:tcPrChange>
          </w:tcPr>
          <w:p w14:paraId="0D7F8CC9"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Change w:id="269"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7E68B6CC" w14:textId="77777777" w:rsidR="009868FB" w:rsidRDefault="009868FB" w:rsidP="0062718D">
            <w:pPr>
              <w:widowControl/>
              <w:autoSpaceDE/>
              <w:autoSpaceDN/>
              <w:jc w:val="center"/>
              <w:rPr>
                <w:ins w:id="270" w:author="HIEN" w:date="2025-12-01T09:55:00Z"/>
                <w:color w:val="000000"/>
                <w:sz w:val="16"/>
                <w:szCs w:val="16"/>
                <w:lang w:val="en-US"/>
              </w:rPr>
            </w:pPr>
          </w:p>
          <w:p w14:paraId="51238B4F" w14:textId="252E5B13" w:rsidR="00F65714" w:rsidRPr="0062718D" w:rsidRDefault="009868FB" w:rsidP="0062718D">
            <w:pPr>
              <w:widowControl/>
              <w:autoSpaceDE/>
              <w:autoSpaceDN/>
              <w:jc w:val="center"/>
              <w:rPr>
                <w:color w:val="000000"/>
                <w:sz w:val="16"/>
                <w:szCs w:val="16"/>
                <w:lang w:val="en-US"/>
              </w:rPr>
            </w:pPr>
            <w:proofErr w:type="spellStart"/>
            <w:ins w:id="271" w:author="HIEN" w:date="2025-12-01T09:55:00Z">
              <w:r>
                <w:rPr>
                  <w:color w:val="000000"/>
                  <w:sz w:val="16"/>
                  <w:szCs w:val="16"/>
                  <w:lang w:val="en-US"/>
                </w:rPr>
                <w:t>Cái</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Change w:id="272" w:author="Phương_Thu mua" w:date="2025-12-04T11:10:00Z">
              <w:tcPr>
                <w:tcW w:w="520" w:type="dxa"/>
                <w:tcBorders>
                  <w:top w:val="nil"/>
                  <w:left w:val="single" w:sz="4" w:space="0" w:color="auto"/>
                  <w:bottom w:val="single" w:sz="4" w:space="0" w:color="auto"/>
                  <w:right w:val="single" w:sz="4" w:space="0" w:color="auto"/>
                </w:tcBorders>
                <w:shd w:val="clear" w:color="000000" w:fill="FFFFFF"/>
                <w:vAlign w:val="center"/>
                <w:hideMark/>
              </w:tcPr>
            </w:tcPrChange>
          </w:tcPr>
          <w:p w14:paraId="7148B935" w14:textId="5DC10682"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4</w:t>
            </w:r>
          </w:p>
        </w:tc>
        <w:tc>
          <w:tcPr>
            <w:tcW w:w="1100" w:type="dxa"/>
            <w:tcBorders>
              <w:top w:val="nil"/>
              <w:left w:val="nil"/>
              <w:bottom w:val="single" w:sz="4" w:space="0" w:color="auto"/>
              <w:right w:val="single" w:sz="4" w:space="0" w:color="auto"/>
            </w:tcBorders>
            <w:shd w:val="clear" w:color="000000" w:fill="FFFFFF"/>
            <w:noWrap/>
            <w:vAlign w:val="center"/>
            <w:hideMark/>
            <w:tcPrChange w:id="273" w:author="Phương_Thu mua" w:date="2025-12-04T11:10:00Z">
              <w:tcPr>
                <w:tcW w:w="1100" w:type="dxa"/>
                <w:tcBorders>
                  <w:top w:val="nil"/>
                  <w:left w:val="nil"/>
                  <w:bottom w:val="single" w:sz="4" w:space="0" w:color="auto"/>
                  <w:right w:val="single" w:sz="4" w:space="0" w:color="auto"/>
                </w:tcBorders>
                <w:shd w:val="clear" w:color="000000" w:fill="FFFFFF"/>
                <w:noWrap/>
                <w:vAlign w:val="center"/>
                <w:hideMark/>
              </w:tcPr>
            </w:tcPrChange>
          </w:tcPr>
          <w:p w14:paraId="0DF61D51"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1.100.000</w:t>
            </w:r>
          </w:p>
        </w:tc>
        <w:tc>
          <w:tcPr>
            <w:tcW w:w="1170" w:type="dxa"/>
            <w:tcBorders>
              <w:top w:val="nil"/>
              <w:left w:val="nil"/>
              <w:bottom w:val="single" w:sz="4" w:space="0" w:color="auto"/>
              <w:right w:val="single" w:sz="4" w:space="0" w:color="auto"/>
            </w:tcBorders>
            <w:shd w:val="clear" w:color="000000" w:fill="FFFFFF"/>
            <w:noWrap/>
            <w:vAlign w:val="center"/>
            <w:hideMark/>
            <w:tcPrChange w:id="274"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35CF7808"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4.400.000</w:t>
            </w:r>
          </w:p>
        </w:tc>
        <w:tc>
          <w:tcPr>
            <w:tcW w:w="1080" w:type="dxa"/>
            <w:tcBorders>
              <w:top w:val="nil"/>
              <w:left w:val="nil"/>
              <w:bottom w:val="single" w:sz="4" w:space="0" w:color="auto"/>
              <w:right w:val="single" w:sz="4" w:space="0" w:color="auto"/>
            </w:tcBorders>
            <w:shd w:val="clear" w:color="000000" w:fill="FFFFFF"/>
            <w:noWrap/>
            <w:vAlign w:val="center"/>
            <w:hideMark/>
            <w:tcPrChange w:id="275" w:author="Phương_Thu mua" w:date="2025-12-04T11:10:00Z">
              <w:tcPr>
                <w:tcW w:w="1080" w:type="dxa"/>
                <w:tcBorders>
                  <w:top w:val="nil"/>
                  <w:left w:val="nil"/>
                  <w:bottom w:val="single" w:sz="4" w:space="0" w:color="auto"/>
                  <w:right w:val="single" w:sz="4" w:space="0" w:color="auto"/>
                </w:tcBorders>
                <w:shd w:val="clear" w:color="000000" w:fill="FFFFFF"/>
                <w:noWrap/>
                <w:vAlign w:val="center"/>
                <w:hideMark/>
              </w:tcPr>
            </w:tcPrChange>
          </w:tcPr>
          <w:p w14:paraId="733C88F2"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352.000</w:t>
            </w:r>
          </w:p>
        </w:tc>
        <w:tc>
          <w:tcPr>
            <w:tcW w:w="1170" w:type="dxa"/>
            <w:tcBorders>
              <w:top w:val="nil"/>
              <w:left w:val="nil"/>
              <w:bottom w:val="single" w:sz="4" w:space="0" w:color="auto"/>
              <w:right w:val="single" w:sz="4" w:space="0" w:color="auto"/>
            </w:tcBorders>
            <w:shd w:val="clear" w:color="000000" w:fill="FFFFFF"/>
            <w:noWrap/>
            <w:vAlign w:val="center"/>
            <w:hideMark/>
            <w:tcPrChange w:id="276"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745E9509"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4.752.000</w:t>
            </w:r>
          </w:p>
        </w:tc>
        <w:tc>
          <w:tcPr>
            <w:tcW w:w="900" w:type="dxa"/>
            <w:tcBorders>
              <w:top w:val="nil"/>
              <w:left w:val="nil"/>
              <w:bottom w:val="single" w:sz="4" w:space="0" w:color="auto"/>
              <w:right w:val="single" w:sz="4" w:space="0" w:color="auto"/>
            </w:tcBorders>
            <w:shd w:val="clear" w:color="000000" w:fill="FFFFFF"/>
            <w:noWrap/>
            <w:vAlign w:val="center"/>
            <w:tcPrChange w:id="277" w:author="Phương_Thu mua" w:date="2025-12-04T11:10:00Z">
              <w:tcPr>
                <w:tcW w:w="900" w:type="dxa"/>
                <w:tcBorders>
                  <w:top w:val="nil"/>
                  <w:left w:val="nil"/>
                  <w:bottom w:val="single" w:sz="4" w:space="0" w:color="auto"/>
                  <w:right w:val="single" w:sz="4" w:space="0" w:color="auto"/>
                </w:tcBorders>
                <w:shd w:val="clear" w:color="000000" w:fill="FFFFFF"/>
                <w:noWrap/>
                <w:vAlign w:val="center"/>
              </w:tcPr>
            </w:tcPrChange>
          </w:tcPr>
          <w:p w14:paraId="6B88747A" w14:textId="129C579E" w:rsidR="00F65714" w:rsidRPr="0062718D" w:rsidRDefault="00F65714" w:rsidP="0062718D">
            <w:pPr>
              <w:widowControl/>
              <w:autoSpaceDE/>
              <w:autoSpaceDN/>
              <w:jc w:val="center"/>
              <w:rPr>
                <w:b/>
                <w:bCs/>
                <w:color w:val="000000"/>
                <w:sz w:val="16"/>
                <w:szCs w:val="16"/>
                <w:lang w:val="en-US"/>
              </w:rPr>
            </w:pPr>
            <w:del w:id="278" w:author="Phương_Thu mua" w:date="2025-12-04T11:10:00Z">
              <w:r w:rsidRPr="0062718D" w:rsidDel="00905374">
                <w:rPr>
                  <w:b/>
                  <w:bCs/>
                  <w:color w:val="000000"/>
                  <w:sz w:val="16"/>
                  <w:szCs w:val="16"/>
                  <w:lang w:val="en-US"/>
                </w:rPr>
                <w:delText>Có sẵn</w:delText>
              </w:r>
            </w:del>
          </w:p>
        </w:tc>
      </w:tr>
      <w:tr w:rsidR="00455A25" w:rsidRPr="0062718D" w14:paraId="19E6D0DA" w14:textId="77777777" w:rsidTr="00905374">
        <w:trPr>
          <w:trHeight w:val="458"/>
        </w:trPr>
        <w:tc>
          <w:tcPr>
            <w:tcW w:w="632" w:type="dxa"/>
            <w:tcBorders>
              <w:top w:val="nil"/>
              <w:left w:val="single" w:sz="4" w:space="0" w:color="auto"/>
              <w:bottom w:val="single" w:sz="4" w:space="0" w:color="auto"/>
              <w:right w:val="single" w:sz="4" w:space="0" w:color="auto"/>
            </w:tcBorders>
            <w:vAlign w:val="center"/>
            <w:hideMark/>
          </w:tcPr>
          <w:p w14:paraId="4DB0D392"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8,1</w:t>
            </w:r>
          </w:p>
        </w:tc>
        <w:tc>
          <w:tcPr>
            <w:tcW w:w="9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3B16195" w14:textId="77777777" w:rsidR="00F65714" w:rsidRPr="0062718D" w:rsidRDefault="00F65714" w:rsidP="0062718D">
            <w:pPr>
              <w:widowControl/>
              <w:autoSpaceDE/>
              <w:autoSpaceDN/>
              <w:jc w:val="center"/>
              <w:rPr>
                <w:color w:val="000000"/>
                <w:sz w:val="16"/>
                <w:szCs w:val="16"/>
                <w:lang w:val="en-US"/>
              </w:rPr>
            </w:pPr>
            <w:proofErr w:type="spellStart"/>
            <w:r w:rsidRPr="0062718D">
              <w:rPr>
                <w:color w:val="000000"/>
                <w:sz w:val="16"/>
                <w:szCs w:val="16"/>
                <w:lang w:val="en-US"/>
              </w:rPr>
              <w:t>Đầu</w:t>
            </w:r>
            <w:proofErr w:type="spellEnd"/>
            <w:r w:rsidRPr="0062718D">
              <w:rPr>
                <w:color w:val="000000"/>
                <w:sz w:val="16"/>
                <w:szCs w:val="16"/>
                <w:lang w:val="en-US"/>
              </w:rPr>
              <w:t xml:space="preserve"> </w:t>
            </w:r>
            <w:proofErr w:type="spellStart"/>
            <w:r w:rsidRPr="0062718D">
              <w:rPr>
                <w:color w:val="000000"/>
                <w:sz w:val="16"/>
                <w:szCs w:val="16"/>
                <w:lang w:val="en-US"/>
              </w:rPr>
              <w:t>bấm</w:t>
            </w:r>
            <w:proofErr w:type="spellEnd"/>
            <w:r w:rsidRPr="0062718D">
              <w:rPr>
                <w:color w:val="000000"/>
                <w:sz w:val="16"/>
                <w:szCs w:val="16"/>
                <w:lang w:val="en-US"/>
              </w:rPr>
              <w:t xml:space="preserve"> </w:t>
            </w:r>
            <w:proofErr w:type="spellStart"/>
            <w:r w:rsidRPr="0062718D">
              <w:rPr>
                <w:color w:val="000000"/>
                <w:sz w:val="16"/>
                <w:szCs w:val="16"/>
                <w:lang w:val="en-US"/>
              </w:rPr>
              <w:t>mạng</w:t>
            </w:r>
            <w:proofErr w:type="spellEnd"/>
            <w:r w:rsidRPr="0062718D">
              <w:rPr>
                <w:color w:val="000000"/>
                <w:sz w:val="16"/>
                <w:szCs w:val="16"/>
                <w:lang w:val="en-US"/>
              </w:rPr>
              <w:t xml:space="preserve"> RJ45 Cat6</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F946EE"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Network - Accessories</w:t>
            </w:r>
          </w:p>
        </w:tc>
        <w:tc>
          <w:tcPr>
            <w:tcW w:w="1530" w:type="dxa"/>
            <w:tcBorders>
              <w:top w:val="nil"/>
              <w:left w:val="nil"/>
              <w:bottom w:val="single" w:sz="4" w:space="0" w:color="auto"/>
              <w:right w:val="single" w:sz="4" w:space="0" w:color="auto"/>
            </w:tcBorders>
            <w:shd w:val="clear" w:color="000000" w:fill="FFFFFF"/>
            <w:vAlign w:val="center"/>
            <w:hideMark/>
          </w:tcPr>
          <w:p w14:paraId="7422DBF8"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6-2111989-3</w:t>
            </w:r>
          </w:p>
        </w:tc>
        <w:tc>
          <w:tcPr>
            <w:tcW w:w="4860" w:type="dxa"/>
            <w:tcBorders>
              <w:top w:val="nil"/>
              <w:left w:val="nil"/>
              <w:bottom w:val="single" w:sz="4" w:space="0" w:color="auto"/>
              <w:right w:val="single" w:sz="4" w:space="0" w:color="auto"/>
            </w:tcBorders>
            <w:shd w:val="clear" w:color="000000" w:fill="FFFFFF"/>
            <w:hideMark/>
          </w:tcPr>
          <w:p w14:paraId="785DAC2E" w14:textId="77777777" w:rsidR="00F65714" w:rsidRPr="0062718D" w:rsidRDefault="00F65714" w:rsidP="0062718D">
            <w:pPr>
              <w:widowControl/>
              <w:autoSpaceDE/>
              <w:autoSpaceDN/>
              <w:rPr>
                <w:color w:val="000000"/>
                <w:sz w:val="16"/>
                <w:szCs w:val="16"/>
                <w:lang w:val="en-US"/>
              </w:rPr>
            </w:pPr>
            <w:r w:rsidRPr="0062718D">
              <w:rPr>
                <w:b/>
                <w:bCs/>
                <w:color w:val="000000"/>
                <w:sz w:val="16"/>
                <w:szCs w:val="16"/>
                <w:lang w:val="en-US"/>
              </w:rPr>
              <w:t>6-2111989-3</w:t>
            </w:r>
            <w:r w:rsidRPr="0062718D">
              <w:rPr>
                <w:color w:val="000000"/>
                <w:sz w:val="16"/>
                <w:szCs w:val="16"/>
                <w:lang w:val="en-US"/>
              </w:rPr>
              <w:t xml:space="preserve"> : </w:t>
            </w:r>
            <w:proofErr w:type="spellStart"/>
            <w:r w:rsidRPr="0062718D">
              <w:rPr>
                <w:color w:val="000000"/>
                <w:sz w:val="16"/>
                <w:szCs w:val="16"/>
                <w:lang w:val="en-US"/>
              </w:rPr>
              <w:t>Đầu</w:t>
            </w:r>
            <w:proofErr w:type="spellEnd"/>
            <w:r w:rsidRPr="0062718D">
              <w:rPr>
                <w:color w:val="000000"/>
                <w:sz w:val="16"/>
                <w:szCs w:val="16"/>
                <w:lang w:val="en-US"/>
              </w:rPr>
              <w:t xml:space="preserve"> </w:t>
            </w:r>
            <w:proofErr w:type="spellStart"/>
            <w:r w:rsidRPr="0062718D">
              <w:rPr>
                <w:color w:val="000000"/>
                <w:sz w:val="16"/>
                <w:szCs w:val="16"/>
                <w:lang w:val="en-US"/>
              </w:rPr>
              <w:t>nối</w:t>
            </w:r>
            <w:proofErr w:type="spellEnd"/>
            <w:r w:rsidRPr="0062718D">
              <w:rPr>
                <w:color w:val="000000"/>
                <w:sz w:val="16"/>
                <w:szCs w:val="16"/>
                <w:lang w:val="en-US"/>
              </w:rPr>
              <w:t xml:space="preserve"> </w:t>
            </w:r>
            <w:proofErr w:type="spellStart"/>
            <w:r w:rsidRPr="0062718D">
              <w:rPr>
                <w:color w:val="000000"/>
                <w:sz w:val="16"/>
                <w:szCs w:val="16"/>
                <w:lang w:val="en-US"/>
              </w:rPr>
              <w:t>cáp</w:t>
            </w:r>
            <w:proofErr w:type="spellEnd"/>
            <w:r w:rsidRPr="0062718D">
              <w:rPr>
                <w:color w:val="000000"/>
                <w:sz w:val="16"/>
                <w:szCs w:val="16"/>
                <w:lang w:val="en-US"/>
              </w:rPr>
              <w:t xml:space="preserve"> FTP, Cat.6, RJ45, 26-23 AWG, 5.7-7.0mm</w:t>
            </w:r>
          </w:p>
        </w:tc>
        <w:tc>
          <w:tcPr>
            <w:tcW w:w="630" w:type="dxa"/>
            <w:tcBorders>
              <w:top w:val="nil"/>
              <w:left w:val="nil"/>
              <w:bottom w:val="single" w:sz="4" w:space="0" w:color="auto"/>
              <w:right w:val="single" w:sz="4" w:space="0" w:color="auto"/>
            </w:tcBorders>
            <w:vAlign w:val="center"/>
            <w:hideMark/>
          </w:tcPr>
          <w:p w14:paraId="3CA360EA"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
          <w:p w14:paraId="0CCBACDB" w14:textId="77777777" w:rsidR="00F65714" w:rsidRDefault="00F65714" w:rsidP="0062718D">
            <w:pPr>
              <w:widowControl/>
              <w:autoSpaceDE/>
              <w:autoSpaceDN/>
              <w:jc w:val="center"/>
              <w:rPr>
                <w:ins w:id="279" w:author="HIEN" w:date="2025-12-01T09:55:00Z"/>
                <w:color w:val="000000"/>
                <w:sz w:val="16"/>
                <w:szCs w:val="16"/>
                <w:lang w:val="en-US"/>
              </w:rPr>
            </w:pPr>
          </w:p>
          <w:p w14:paraId="436A8232" w14:textId="66B02D01" w:rsidR="009868FB" w:rsidRPr="0062718D" w:rsidRDefault="009868FB" w:rsidP="0062718D">
            <w:pPr>
              <w:widowControl/>
              <w:autoSpaceDE/>
              <w:autoSpaceDN/>
              <w:jc w:val="center"/>
              <w:rPr>
                <w:color w:val="000000"/>
                <w:sz w:val="16"/>
                <w:szCs w:val="16"/>
                <w:lang w:val="en-US"/>
              </w:rPr>
            </w:pPr>
            <w:proofErr w:type="spellStart"/>
            <w:ins w:id="280" w:author="HIEN" w:date="2025-12-01T09:55:00Z">
              <w:r>
                <w:rPr>
                  <w:color w:val="000000"/>
                  <w:sz w:val="16"/>
                  <w:szCs w:val="16"/>
                  <w:lang w:val="en-US"/>
                </w:rPr>
                <w:t>Cái</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62C9C2C1" w14:textId="5BA4269F"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100</w:t>
            </w:r>
          </w:p>
        </w:tc>
        <w:tc>
          <w:tcPr>
            <w:tcW w:w="1100" w:type="dxa"/>
            <w:tcBorders>
              <w:top w:val="nil"/>
              <w:left w:val="nil"/>
              <w:bottom w:val="single" w:sz="4" w:space="0" w:color="auto"/>
              <w:right w:val="single" w:sz="4" w:space="0" w:color="auto"/>
            </w:tcBorders>
            <w:shd w:val="clear" w:color="000000" w:fill="FFFFFF"/>
            <w:noWrap/>
            <w:vAlign w:val="center"/>
            <w:hideMark/>
          </w:tcPr>
          <w:p w14:paraId="71414678"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27.000</w:t>
            </w:r>
          </w:p>
        </w:tc>
        <w:tc>
          <w:tcPr>
            <w:tcW w:w="1170" w:type="dxa"/>
            <w:tcBorders>
              <w:top w:val="nil"/>
              <w:left w:val="nil"/>
              <w:bottom w:val="single" w:sz="4" w:space="0" w:color="auto"/>
              <w:right w:val="single" w:sz="4" w:space="0" w:color="auto"/>
            </w:tcBorders>
            <w:shd w:val="clear" w:color="000000" w:fill="FFFFFF"/>
            <w:noWrap/>
            <w:vAlign w:val="center"/>
            <w:hideMark/>
          </w:tcPr>
          <w:p w14:paraId="70395A0F"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2.700.000</w:t>
            </w:r>
          </w:p>
        </w:tc>
        <w:tc>
          <w:tcPr>
            <w:tcW w:w="1080" w:type="dxa"/>
            <w:tcBorders>
              <w:top w:val="nil"/>
              <w:left w:val="nil"/>
              <w:bottom w:val="single" w:sz="4" w:space="0" w:color="auto"/>
              <w:right w:val="single" w:sz="4" w:space="0" w:color="auto"/>
            </w:tcBorders>
            <w:shd w:val="clear" w:color="000000" w:fill="FFFFFF"/>
            <w:noWrap/>
            <w:vAlign w:val="center"/>
            <w:hideMark/>
          </w:tcPr>
          <w:p w14:paraId="6340E403"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216.000</w:t>
            </w:r>
          </w:p>
        </w:tc>
        <w:tc>
          <w:tcPr>
            <w:tcW w:w="1170" w:type="dxa"/>
            <w:tcBorders>
              <w:top w:val="nil"/>
              <w:left w:val="nil"/>
              <w:bottom w:val="single" w:sz="4" w:space="0" w:color="auto"/>
              <w:right w:val="single" w:sz="4" w:space="0" w:color="auto"/>
            </w:tcBorders>
            <w:shd w:val="clear" w:color="000000" w:fill="FFFFFF"/>
            <w:noWrap/>
            <w:vAlign w:val="center"/>
            <w:hideMark/>
          </w:tcPr>
          <w:p w14:paraId="4B783CF4"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2.916.000</w:t>
            </w:r>
          </w:p>
        </w:tc>
        <w:tc>
          <w:tcPr>
            <w:tcW w:w="900" w:type="dxa"/>
            <w:tcBorders>
              <w:top w:val="nil"/>
              <w:left w:val="nil"/>
              <w:bottom w:val="single" w:sz="4" w:space="0" w:color="auto"/>
              <w:right w:val="single" w:sz="4" w:space="0" w:color="auto"/>
            </w:tcBorders>
            <w:shd w:val="clear" w:color="000000" w:fill="FFFFFF"/>
            <w:noWrap/>
            <w:vAlign w:val="center"/>
          </w:tcPr>
          <w:p w14:paraId="5EC72BC3" w14:textId="12D9FD13" w:rsidR="00F65714" w:rsidRPr="0062718D" w:rsidRDefault="00F65714" w:rsidP="0062718D">
            <w:pPr>
              <w:widowControl/>
              <w:autoSpaceDE/>
              <w:autoSpaceDN/>
              <w:jc w:val="center"/>
              <w:rPr>
                <w:b/>
                <w:bCs/>
                <w:color w:val="000000"/>
                <w:sz w:val="16"/>
                <w:szCs w:val="16"/>
                <w:lang w:val="en-US"/>
              </w:rPr>
            </w:pPr>
            <w:del w:id="281" w:author="Phương_Thu mua" w:date="2025-12-04T11:10:00Z">
              <w:r w:rsidRPr="0062718D" w:rsidDel="00905374">
                <w:rPr>
                  <w:b/>
                  <w:bCs/>
                  <w:color w:val="000000"/>
                  <w:sz w:val="16"/>
                  <w:szCs w:val="16"/>
                  <w:lang w:val="en-US"/>
                </w:rPr>
                <w:delText>Có sẵn</w:delText>
              </w:r>
            </w:del>
          </w:p>
        </w:tc>
      </w:tr>
      <w:tr w:rsidR="00455A25" w:rsidRPr="0062718D" w14:paraId="56EFCE8D" w14:textId="77777777" w:rsidTr="00905374">
        <w:trPr>
          <w:trHeight w:val="458"/>
        </w:trPr>
        <w:tc>
          <w:tcPr>
            <w:tcW w:w="632" w:type="dxa"/>
            <w:tcBorders>
              <w:top w:val="nil"/>
              <w:left w:val="single" w:sz="4" w:space="0" w:color="auto"/>
              <w:bottom w:val="single" w:sz="4" w:space="0" w:color="auto"/>
              <w:right w:val="single" w:sz="4" w:space="0" w:color="auto"/>
            </w:tcBorders>
            <w:vAlign w:val="center"/>
            <w:hideMark/>
          </w:tcPr>
          <w:p w14:paraId="46E6FC15"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8,2</w:t>
            </w:r>
          </w:p>
        </w:tc>
        <w:tc>
          <w:tcPr>
            <w:tcW w:w="988" w:type="dxa"/>
            <w:vMerge/>
            <w:tcBorders>
              <w:top w:val="nil"/>
              <w:left w:val="single" w:sz="4" w:space="0" w:color="auto"/>
              <w:bottom w:val="single" w:sz="4" w:space="0" w:color="000000"/>
              <w:right w:val="single" w:sz="4" w:space="0" w:color="auto"/>
            </w:tcBorders>
            <w:vAlign w:val="center"/>
            <w:hideMark/>
          </w:tcPr>
          <w:p w14:paraId="26619702" w14:textId="77777777" w:rsidR="00F65714" w:rsidRPr="0062718D" w:rsidRDefault="00F65714" w:rsidP="0062718D">
            <w:pPr>
              <w:widowControl/>
              <w:autoSpaceDE/>
              <w:autoSpaceDN/>
              <w:rPr>
                <w:color w:val="000000"/>
                <w:sz w:val="16"/>
                <w:szCs w:val="16"/>
                <w:lang w:val="en-US"/>
              </w:rPr>
            </w:pPr>
          </w:p>
        </w:tc>
        <w:tc>
          <w:tcPr>
            <w:tcW w:w="990" w:type="dxa"/>
            <w:vMerge/>
            <w:tcBorders>
              <w:top w:val="nil"/>
              <w:left w:val="single" w:sz="4" w:space="0" w:color="auto"/>
              <w:bottom w:val="single" w:sz="4" w:space="0" w:color="000000"/>
              <w:right w:val="single" w:sz="4" w:space="0" w:color="auto"/>
            </w:tcBorders>
            <w:vAlign w:val="center"/>
            <w:hideMark/>
          </w:tcPr>
          <w:p w14:paraId="08EAF85A" w14:textId="77777777" w:rsidR="00F65714" w:rsidRPr="0062718D" w:rsidRDefault="00F65714" w:rsidP="0062718D">
            <w:pPr>
              <w:widowControl/>
              <w:autoSpaceDE/>
              <w:autoSpaceDN/>
              <w:rPr>
                <w:color w:val="000000"/>
                <w:sz w:val="16"/>
                <w:szCs w:val="16"/>
                <w:lang w:val="en-US"/>
              </w:rPr>
            </w:pPr>
          </w:p>
        </w:tc>
        <w:tc>
          <w:tcPr>
            <w:tcW w:w="1530" w:type="dxa"/>
            <w:tcBorders>
              <w:top w:val="nil"/>
              <w:left w:val="nil"/>
              <w:bottom w:val="single" w:sz="4" w:space="0" w:color="auto"/>
              <w:right w:val="single" w:sz="4" w:space="0" w:color="auto"/>
            </w:tcBorders>
            <w:shd w:val="clear" w:color="000000" w:fill="FFFFFF"/>
            <w:vAlign w:val="center"/>
            <w:hideMark/>
          </w:tcPr>
          <w:p w14:paraId="39465941"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2843033-3</w:t>
            </w:r>
          </w:p>
        </w:tc>
        <w:tc>
          <w:tcPr>
            <w:tcW w:w="4860" w:type="dxa"/>
            <w:tcBorders>
              <w:top w:val="nil"/>
              <w:left w:val="nil"/>
              <w:bottom w:val="single" w:sz="4" w:space="0" w:color="auto"/>
              <w:right w:val="single" w:sz="4" w:space="0" w:color="auto"/>
            </w:tcBorders>
            <w:shd w:val="clear" w:color="000000" w:fill="FFFFFF"/>
            <w:hideMark/>
          </w:tcPr>
          <w:p w14:paraId="5ADAF42B" w14:textId="77777777" w:rsidR="00F65714" w:rsidRPr="0062718D" w:rsidRDefault="00F65714" w:rsidP="0062718D">
            <w:pPr>
              <w:widowControl/>
              <w:autoSpaceDE/>
              <w:autoSpaceDN/>
              <w:rPr>
                <w:color w:val="000000"/>
                <w:sz w:val="16"/>
                <w:szCs w:val="16"/>
                <w:lang w:val="en-US"/>
              </w:rPr>
            </w:pPr>
            <w:r w:rsidRPr="0062718D">
              <w:rPr>
                <w:b/>
                <w:bCs/>
                <w:color w:val="000000"/>
                <w:sz w:val="16"/>
                <w:szCs w:val="16"/>
                <w:lang w:val="en-US"/>
              </w:rPr>
              <w:t>2843033-3 :</w:t>
            </w:r>
            <w:r w:rsidRPr="0062718D">
              <w:rPr>
                <w:color w:val="000000"/>
                <w:sz w:val="16"/>
                <w:szCs w:val="16"/>
                <w:lang w:val="en-US"/>
              </w:rPr>
              <w:t xml:space="preserve"> </w:t>
            </w:r>
            <w:proofErr w:type="spellStart"/>
            <w:r w:rsidRPr="0062718D">
              <w:rPr>
                <w:color w:val="000000"/>
                <w:sz w:val="16"/>
                <w:szCs w:val="16"/>
                <w:lang w:val="en-US"/>
              </w:rPr>
              <w:t>Đầu</w:t>
            </w:r>
            <w:proofErr w:type="spellEnd"/>
            <w:r w:rsidRPr="0062718D">
              <w:rPr>
                <w:color w:val="000000"/>
                <w:sz w:val="16"/>
                <w:szCs w:val="16"/>
                <w:lang w:val="en-US"/>
              </w:rPr>
              <w:t xml:space="preserve"> </w:t>
            </w:r>
            <w:proofErr w:type="spellStart"/>
            <w:r w:rsidRPr="0062718D">
              <w:rPr>
                <w:color w:val="000000"/>
                <w:sz w:val="16"/>
                <w:szCs w:val="16"/>
                <w:lang w:val="en-US"/>
              </w:rPr>
              <w:t>chụp</w:t>
            </w:r>
            <w:proofErr w:type="spellEnd"/>
            <w:r w:rsidRPr="0062718D">
              <w:rPr>
                <w:color w:val="000000"/>
                <w:sz w:val="16"/>
                <w:szCs w:val="16"/>
                <w:lang w:val="en-US"/>
              </w:rPr>
              <w:t xml:space="preserve"> </w:t>
            </w:r>
            <w:proofErr w:type="spellStart"/>
            <w:r w:rsidRPr="0062718D">
              <w:rPr>
                <w:color w:val="000000"/>
                <w:sz w:val="16"/>
                <w:szCs w:val="16"/>
                <w:lang w:val="en-US"/>
              </w:rPr>
              <w:t>bảo</w:t>
            </w:r>
            <w:proofErr w:type="spellEnd"/>
            <w:r w:rsidRPr="0062718D">
              <w:rPr>
                <w:color w:val="000000"/>
                <w:sz w:val="16"/>
                <w:szCs w:val="16"/>
                <w:lang w:val="en-US"/>
              </w:rPr>
              <w:t xml:space="preserve"> </w:t>
            </w:r>
            <w:proofErr w:type="spellStart"/>
            <w:r w:rsidRPr="0062718D">
              <w:rPr>
                <w:color w:val="000000"/>
                <w:sz w:val="16"/>
                <w:szCs w:val="16"/>
                <w:lang w:val="en-US"/>
              </w:rPr>
              <w:t>vệ</w:t>
            </w:r>
            <w:proofErr w:type="spellEnd"/>
            <w:r w:rsidRPr="0062718D">
              <w:rPr>
                <w:color w:val="000000"/>
                <w:sz w:val="16"/>
                <w:szCs w:val="16"/>
                <w:lang w:val="en-US"/>
              </w:rPr>
              <w:t xml:space="preserve"> </w:t>
            </w:r>
            <w:proofErr w:type="spellStart"/>
            <w:r w:rsidRPr="0062718D">
              <w:rPr>
                <w:color w:val="000000"/>
                <w:sz w:val="16"/>
                <w:szCs w:val="16"/>
                <w:lang w:val="en-US"/>
              </w:rPr>
              <w:t>đầu</w:t>
            </w:r>
            <w:proofErr w:type="spellEnd"/>
            <w:r w:rsidRPr="0062718D">
              <w:rPr>
                <w:color w:val="000000"/>
                <w:sz w:val="16"/>
                <w:szCs w:val="16"/>
                <w:lang w:val="en-US"/>
              </w:rPr>
              <w:t xml:space="preserve"> </w:t>
            </w:r>
            <w:proofErr w:type="spellStart"/>
            <w:r w:rsidRPr="0062718D">
              <w:rPr>
                <w:color w:val="000000"/>
                <w:sz w:val="16"/>
                <w:szCs w:val="16"/>
                <w:lang w:val="en-US"/>
              </w:rPr>
              <w:t>nối</w:t>
            </w:r>
            <w:proofErr w:type="spellEnd"/>
            <w:r w:rsidRPr="0062718D">
              <w:rPr>
                <w:color w:val="000000"/>
                <w:sz w:val="16"/>
                <w:szCs w:val="16"/>
                <w:lang w:val="en-US"/>
              </w:rPr>
              <w:t xml:space="preserve"> </w:t>
            </w:r>
            <w:proofErr w:type="spellStart"/>
            <w:r w:rsidRPr="0062718D">
              <w:rPr>
                <w:color w:val="000000"/>
                <w:sz w:val="16"/>
                <w:szCs w:val="16"/>
                <w:lang w:val="en-US"/>
              </w:rPr>
              <w:t>cáp</w:t>
            </w:r>
            <w:proofErr w:type="spellEnd"/>
            <w:r w:rsidRPr="0062718D">
              <w:rPr>
                <w:color w:val="000000"/>
                <w:sz w:val="16"/>
                <w:szCs w:val="16"/>
                <w:lang w:val="en-US"/>
              </w:rPr>
              <w:t xml:space="preserve">, Slim-line, </w:t>
            </w:r>
            <w:proofErr w:type="spellStart"/>
            <w:r w:rsidRPr="0062718D">
              <w:rPr>
                <w:color w:val="000000"/>
                <w:sz w:val="16"/>
                <w:szCs w:val="16"/>
                <w:lang w:val="en-US"/>
              </w:rPr>
              <w:t>trong</w:t>
            </w:r>
            <w:proofErr w:type="spellEnd"/>
            <w:r w:rsidRPr="0062718D">
              <w:rPr>
                <w:color w:val="000000"/>
                <w:sz w:val="16"/>
                <w:szCs w:val="16"/>
                <w:lang w:val="en-US"/>
              </w:rPr>
              <w:t xml:space="preserve"> </w:t>
            </w:r>
            <w:proofErr w:type="spellStart"/>
            <w:r w:rsidRPr="0062718D">
              <w:rPr>
                <w:color w:val="000000"/>
                <w:sz w:val="16"/>
                <w:szCs w:val="16"/>
                <w:lang w:val="en-US"/>
              </w:rPr>
              <w:t>suốt</w:t>
            </w:r>
            <w:proofErr w:type="spellEnd"/>
            <w:r w:rsidRPr="0062718D">
              <w:rPr>
                <w:color w:val="000000"/>
                <w:sz w:val="16"/>
                <w:szCs w:val="16"/>
                <w:lang w:val="en-US"/>
              </w:rPr>
              <w:t>, 5.7-7.0mm</w:t>
            </w:r>
          </w:p>
        </w:tc>
        <w:tc>
          <w:tcPr>
            <w:tcW w:w="630" w:type="dxa"/>
            <w:tcBorders>
              <w:top w:val="nil"/>
              <w:left w:val="nil"/>
              <w:bottom w:val="single" w:sz="4" w:space="0" w:color="auto"/>
              <w:right w:val="single" w:sz="4" w:space="0" w:color="auto"/>
            </w:tcBorders>
            <w:vAlign w:val="center"/>
            <w:hideMark/>
          </w:tcPr>
          <w:p w14:paraId="1CD6027F"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
          <w:p w14:paraId="7CDA2509" w14:textId="77777777" w:rsidR="009868FB" w:rsidRDefault="009868FB" w:rsidP="0062718D">
            <w:pPr>
              <w:widowControl/>
              <w:autoSpaceDE/>
              <w:autoSpaceDN/>
              <w:jc w:val="center"/>
              <w:rPr>
                <w:ins w:id="282" w:author="HIEN" w:date="2025-12-01T09:57:00Z"/>
                <w:color w:val="000000"/>
                <w:sz w:val="16"/>
                <w:szCs w:val="16"/>
                <w:lang w:val="en-US"/>
              </w:rPr>
            </w:pPr>
          </w:p>
          <w:p w14:paraId="1F30F6FB" w14:textId="3EF94BB5" w:rsidR="00F65714" w:rsidRDefault="009868FB" w:rsidP="0062718D">
            <w:pPr>
              <w:widowControl/>
              <w:autoSpaceDE/>
              <w:autoSpaceDN/>
              <w:jc w:val="center"/>
              <w:rPr>
                <w:ins w:id="283" w:author="HIEN" w:date="2025-12-01T09:57:00Z"/>
                <w:color w:val="000000"/>
                <w:sz w:val="16"/>
                <w:szCs w:val="16"/>
                <w:lang w:val="en-US"/>
              </w:rPr>
            </w:pPr>
            <w:proofErr w:type="spellStart"/>
            <w:ins w:id="284" w:author="HIEN" w:date="2025-12-01T09:57:00Z">
              <w:r>
                <w:rPr>
                  <w:color w:val="000000"/>
                  <w:sz w:val="16"/>
                  <w:szCs w:val="16"/>
                  <w:lang w:val="en-US"/>
                </w:rPr>
                <w:t>Cái</w:t>
              </w:r>
              <w:proofErr w:type="spellEnd"/>
            </w:ins>
          </w:p>
          <w:p w14:paraId="03CAB12C" w14:textId="28D7E561" w:rsidR="009868FB" w:rsidRPr="0062718D" w:rsidRDefault="009868FB"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
          <w:p w14:paraId="592A72B0" w14:textId="6811893C"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100</w:t>
            </w:r>
          </w:p>
        </w:tc>
        <w:tc>
          <w:tcPr>
            <w:tcW w:w="1100" w:type="dxa"/>
            <w:tcBorders>
              <w:top w:val="nil"/>
              <w:left w:val="nil"/>
              <w:bottom w:val="single" w:sz="4" w:space="0" w:color="auto"/>
              <w:right w:val="single" w:sz="4" w:space="0" w:color="auto"/>
            </w:tcBorders>
            <w:shd w:val="clear" w:color="000000" w:fill="FFFFFF"/>
            <w:noWrap/>
            <w:vAlign w:val="center"/>
            <w:hideMark/>
          </w:tcPr>
          <w:p w14:paraId="4C7EBEC0"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5.000</w:t>
            </w:r>
          </w:p>
        </w:tc>
        <w:tc>
          <w:tcPr>
            <w:tcW w:w="1170" w:type="dxa"/>
            <w:tcBorders>
              <w:top w:val="nil"/>
              <w:left w:val="nil"/>
              <w:bottom w:val="single" w:sz="4" w:space="0" w:color="auto"/>
              <w:right w:val="single" w:sz="4" w:space="0" w:color="auto"/>
            </w:tcBorders>
            <w:shd w:val="clear" w:color="000000" w:fill="FFFFFF"/>
            <w:noWrap/>
            <w:vAlign w:val="center"/>
            <w:hideMark/>
          </w:tcPr>
          <w:p w14:paraId="3568AC69"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500.000</w:t>
            </w:r>
          </w:p>
        </w:tc>
        <w:tc>
          <w:tcPr>
            <w:tcW w:w="1080" w:type="dxa"/>
            <w:tcBorders>
              <w:top w:val="nil"/>
              <w:left w:val="nil"/>
              <w:bottom w:val="single" w:sz="4" w:space="0" w:color="auto"/>
              <w:right w:val="single" w:sz="4" w:space="0" w:color="auto"/>
            </w:tcBorders>
            <w:shd w:val="clear" w:color="000000" w:fill="FFFFFF"/>
            <w:noWrap/>
            <w:vAlign w:val="center"/>
            <w:hideMark/>
          </w:tcPr>
          <w:p w14:paraId="0BAAF7C3"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40.000</w:t>
            </w:r>
          </w:p>
        </w:tc>
        <w:tc>
          <w:tcPr>
            <w:tcW w:w="1170" w:type="dxa"/>
            <w:tcBorders>
              <w:top w:val="nil"/>
              <w:left w:val="nil"/>
              <w:bottom w:val="single" w:sz="4" w:space="0" w:color="auto"/>
              <w:right w:val="single" w:sz="4" w:space="0" w:color="auto"/>
            </w:tcBorders>
            <w:shd w:val="clear" w:color="000000" w:fill="FFFFFF"/>
            <w:noWrap/>
            <w:vAlign w:val="center"/>
            <w:hideMark/>
          </w:tcPr>
          <w:p w14:paraId="38EFAF7C"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540.000</w:t>
            </w:r>
          </w:p>
        </w:tc>
        <w:tc>
          <w:tcPr>
            <w:tcW w:w="900" w:type="dxa"/>
            <w:tcBorders>
              <w:top w:val="nil"/>
              <w:left w:val="nil"/>
              <w:bottom w:val="single" w:sz="4" w:space="0" w:color="auto"/>
              <w:right w:val="single" w:sz="4" w:space="0" w:color="auto"/>
            </w:tcBorders>
            <w:shd w:val="clear" w:color="000000" w:fill="FFFFFF"/>
            <w:noWrap/>
            <w:vAlign w:val="center"/>
          </w:tcPr>
          <w:p w14:paraId="5E2BF200" w14:textId="4FCE8FFA" w:rsidR="00F65714" w:rsidRPr="0062718D" w:rsidRDefault="00F65714" w:rsidP="0062718D">
            <w:pPr>
              <w:widowControl/>
              <w:autoSpaceDE/>
              <w:autoSpaceDN/>
              <w:jc w:val="center"/>
              <w:rPr>
                <w:b/>
                <w:bCs/>
                <w:color w:val="000000"/>
                <w:sz w:val="16"/>
                <w:szCs w:val="16"/>
                <w:lang w:val="en-US"/>
              </w:rPr>
            </w:pPr>
            <w:del w:id="285" w:author="Phương_Thu mua" w:date="2025-12-04T11:10:00Z">
              <w:r w:rsidRPr="0062718D" w:rsidDel="00905374">
                <w:rPr>
                  <w:b/>
                  <w:bCs/>
                  <w:color w:val="000000"/>
                  <w:sz w:val="16"/>
                  <w:szCs w:val="16"/>
                  <w:lang w:val="en-US"/>
                </w:rPr>
                <w:delText>Có sẵn</w:delText>
              </w:r>
            </w:del>
          </w:p>
        </w:tc>
      </w:tr>
      <w:tr w:rsidR="00F65714" w:rsidRPr="0062718D" w14:paraId="221DA8EC" w14:textId="77777777" w:rsidTr="00905374">
        <w:tblPrEx>
          <w:tblW w:w="16200" w:type="dxa"/>
          <w:tblInd w:w="-1085" w:type="dxa"/>
          <w:tblLayout w:type="fixed"/>
          <w:tblPrExChange w:id="286" w:author="Phương_Thu mua" w:date="2025-12-04T11:10:00Z">
            <w:tblPrEx>
              <w:tblW w:w="16200" w:type="dxa"/>
              <w:tblInd w:w="-1085" w:type="dxa"/>
              <w:tblLayout w:type="fixed"/>
            </w:tblPrEx>
          </w:tblPrExChange>
        </w:tblPrEx>
        <w:trPr>
          <w:trHeight w:val="510"/>
          <w:trPrChange w:id="287" w:author="Phương_Thu mua" w:date="2025-12-04T11:10:00Z">
            <w:trPr>
              <w:gridBefore w:val="5"/>
              <w:trHeight w:val="510"/>
            </w:trPr>
          </w:trPrChange>
        </w:trPr>
        <w:tc>
          <w:tcPr>
            <w:tcW w:w="632" w:type="dxa"/>
            <w:tcBorders>
              <w:top w:val="nil"/>
              <w:left w:val="single" w:sz="4" w:space="0" w:color="auto"/>
              <w:bottom w:val="single" w:sz="4" w:space="0" w:color="auto"/>
              <w:right w:val="single" w:sz="4" w:space="0" w:color="auto"/>
            </w:tcBorders>
            <w:vAlign w:val="center"/>
            <w:hideMark/>
            <w:tcPrChange w:id="288" w:author="Phương_Thu mua" w:date="2025-12-04T11:10:00Z">
              <w:tcPr>
                <w:tcW w:w="632" w:type="dxa"/>
                <w:gridSpan w:val="2"/>
                <w:tcBorders>
                  <w:top w:val="nil"/>
                  <w:left w:val="single" w:sz="4" w:space="0" w:color="auto"/>
                  <w:bottom w:val="single" w:sz="4" w:space="0" w:color="auto"/>
                  <w:right w:val="single" w:sz="4" w:space="0" w:color="auto"/>
                </w:tcBorders>
                <w:vAlign w:val="center"/>
                <w:hideMark/>
              </w:tcPr>
            </w:tcPrChange>
          </w:tcPr>
          <w:p w14:paraId="48D3EE49"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9</w:t>
            </w:r>
          </w:p>
        </w:tc>
        <w:tc>
          <w:tcPr>
            <w:tcW w:w="988" w:type="dxa"/>
            <w:tcBorders>
              <w:top w:val="nil"/>
              <w:left w:val="nil"/>
              <w:bottom w:val="single" w:sz="4" w:space="0" w:color="auto"/>
              <w:right w:val="single" w:sz="4" w:space="0" w:color="auto"/>
            </w:tcBorders>
            <w:shd w:val="clear" w:color="000000" w:fill="FFFFFF"/>
            <w:vAlign w:val="center"/>
            <w:hideMark/>
            <w:tcPrChange w:id="289" w:author="Phương_Thu mua" w:date="2025-12-04T11:10:00Z">
              <w:tcPr>
                <w:tcW w:w="988" w:type="dxa"/>
                <w:tcBorders>
                  <w:top w:val="nil"/>
                  <w:left w:val="nil"/>
                  <w:bottom w:val="single" w:sz="4" w:space="0" w:color="auto"/>
                  <w:right w:val="single" w:sz="4" w:space="0" w:color="auto"/>
                </w:tcBorders>
                <w:shd w:val="clear" w:color="000000" w:fill="FFFFFF"/>
                <w:vAlign w:val="center"/>
                <w:hideMark/>
              </w:tcPr>
            </w:tcPrChange>
          </w:tcPr>
          <w:p w14:paraId="0569320D" w14:textId="77777777" w:rsidR="00F65714" w:rsidRPr="0062718D" w:rsidRDefault="00F65714" w:rsidP="0062718D">
            <w:pPr>
              <w:widowControl/>
              <w:autoSpaceDE/>
              <w:autoSpaceDN/>
              <w:jc w:val="center"/>
              <w:rPr>
                <w:color w:val="000000"/>
                <w:sz w:val="16"/>
                <w:szCs w:val="16"/>
                <w:lang w:val="en-US"/>
              </w:rPr>
            </w:pPr>
            <w:proofErr w:type="spellStart"/>
            <w:r w:rsidRPr="0062718D">
              <w:rPr>
                <w:color w:val="000000"/>
                <w:sz w:val="16"/>
                <w:szCs w:val="16"/>
                <w:lang w:val="en-US"/>
              </w:rPr>
              <w:t>Dây</w:t>
            </w:r>
            <w:proofErr w:type="spellEnd"/>
            <w:r w:rsidRPr="0062718D">
              <w:rPr>
                <w:color w:val="000000"/>
                <w:sz w:val="16"/>
                <w:szCs w:val="16"/>
                <w:lang w:val="en-US"/>
              </w:rPr>
              <w:t xml:space="preserve"> </w:t>
            </w:r>
            <w:proofErr w:type="spellStart"/>
            <w:r w:rsidRPr="0062718D">
              <w:rPr>
                <w:color w:val="000000"/>
                <w:sz w:val="16"/>
                <w:szCs w:val="16"/>
                <w:lang w:val="en-US"/>
              </w:rPr>
              <w:t>nhảy</w:t>
            </w:r>
            <w:proofErr w:type="spellEnd"/>
            <w:r w:rsidRPr="0062718D">
              <w:rPr>
                <w:color w:val="000000"/>
                <w:sz w:val="16"/>
                <w:szCs w:val="16"/>
                <w:lang w:val="en-US"/>
              </w:rPr>
              <w:t xml:space="preserve"> </w:t>
            </w:r>
            <w:proofErr w:type="spellStart"/>
            <w:r w:rsidRPr="0062718D">
              <w:rPr>
                <w:color w:val="000000"/>
                <w:sz w:val="16"/>
                <w:szCs w:val="16"/>
                <w:lang w:val="en-US"/>
              </w:rPr>
              <w:t>đồng</w:t>
            </w:r>
            <w:proofErr w:type="spellEnd"/>
            <w:r w:rsidRPr="0062718D">
              <w:rPr>
                <w:color w:val="000000"/>
                <w:sz w:val="16"/>
                <w:szCs w:val="16"/>
                <w:lang w:val="en-US"/>
              </w:rPr>
              <w:t xml:space="preserve"> RJ45 Cat6A</w:t>
            </w:r>
          </w:p>
        </w:tc>
        <w:tc>
          <w:tcPr>
            <w:tcW w:w="990" w:type="dxa"/>
            <w:tcBorders>
              <w:top w:val="nil"/>
              <w:left w:val="nil"/>
              <w:bottom w:val="single" w:sz="4" w:space="0" w:color="auto"/>
              <w:right w:val="single" w:sz="4" w:space="0" w:color="auto"/>
            </w:tcBorders>
            <w:shd w:val="clear" w:color="000000" w:fill="FFFFFF"/>
            <w:vAlign w:val="center"/>
            <w:hideMark/>
            <w:tcPrChange w:id="290" w:author="Phương_Thu mua" w:date="2025-12-04T11:10:00Z">
              <w:tcPr>
                <w:tcW w:w="990" w:type="dxa"/>
                <w:tcBorders>
                  <w:top w:val="nil"/>
                  <w:left w:val="nil"/>
                  <w:bottom w:val="single" w:sz="4" w:space="0" w:color="auto"/>
                  <w:right w:val="single" w:sz="4" w:space="0" w:color="auto"/>
                </w:tcBorders>
                <w:shd w:val="clear" w:color="000000" w:fill="FFFFFF"/>
                <w:vAlign w:val="center"/>
                <w:hideMark/>
              </w:tcPr>
            </w:tcPrChange>
          </w:tcPr>
          <w:p w14:paraId="2FB1D3CC"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Network - Accessories</w:t>
            </w:r>
          </w:p>
        </w:tc>
        <w:tc>
          <w:tcPr>
            <w:tcW w:w="1530" w:type="dxa"/>
            <w:tcBorders>
              <w:top w:val="nil"/>
              <w:left w:val="nil"/>
              <w:bottom w:val="single" w:sz="4" w:space="0" w:color="auto"/>
              <w:right w:val="single" w:sz="4" w:space="0" w:color="auto"/>
            </w:tcBorders>
            <w:shd w:val="clear" w:color="000000" w:fill="FFFFFF"/>
            <w:vAlign w:val="center"/>
            <w:hideMark/>
            <w:tcPrChange w:id="291" w:author="Phương_Thu mua" w:date="2025-12-04T11:10:00Z">
              <w:tcPr>
                <w:tcW w:w="1530" w:type="dxa"/>
                <w:gridSpan w:val="4"/>
                <w:tcBorders>
                  <w:top w:val="nil"/>
                  <w:left w:val="nil"/>
                  <w:bottom w:val="single" w:sz="4" w:space="0" w:color="auto"/>
                  <w:right w:val="single" w:sz="4" w:space="0" w:color="auto"/>
                </w:tcBorders>
                <w:shd w:val="clear" w:color="000000" w:fill="FFFFFF"/>
                <w:vAlign w:val="center"/>
                <w:hideMark/>
              </w:tcPr>
            </w:tcPrChange>
          </w:tcPr>
          <w:p w14:paraId="5416FFFE"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NPC6ASZDB-BL002M</w:t>
            </w:r>
          </w:p>
        </w:tc>
        <w:tc>
          <w:tcPr>
            <w:tcW w:w="4860" w:type="dxa"/>
            <w:tcBorders>
              <w:top w:val="nil"/>
              <w:left w:val="nil"/>
              <w:bottom w:val="single" w:sz="4" w:space="0" w:color="auto"/>
              <w:right w:val="single" w:sz="4" w:space="0" w:color="auto"/>
            </w:tcBorders>
            <w:shd w:val="clear" w:color="000000" w:fill="FFFFFF"/>
            <w:hideMark/>
            <w:tcPrChange w:id="292" w:author="Phương_Thu mua" w:date="2025-12-04T11:10:00Z">
              <w:tcPr>
                <w:tcW w:w="4860" w:type="dxa"/>
                <w:gridSpan w:val="5"/>
                <w:tcBorders>
                  <w:top w:val="nil"/>
                  <w:left w:val="nil"/>
                  <w:bottom w:val="single" w:sz="4" w:space="0" w:color="auto"/>
                  <w:right w:val="single" w:sz="4" w:space="0" w:color="auto"/>
                </w:tcBorders>
                <w:shd w:val="clear" w:color="000000" w:fill="FFFFFF"/>
                <w:hideMark/>
              </w:tcPr>
            </w:tcPrChange>
          </w:tcPr>
          <w:p w14:paraId="116786AC" w14:textId="77777777" w:rsidR="00F65714" w:rsidRPr="0062718D" w:rsidRDefault="00F65714" w:rsidP="0062718D">
            <w:pPr>
              <w:widowControl/>
              <w:autoSpaceDE/>
              <w:autoSpaceDN/>
              <w:rPr>
                <w:color w:val="000000"/>
                <w:sz w:val="16"/>
                <w:szCs w:val="16"/>
                <w:lang w:val="en-US"/>
              </w:rPr>
            </w:pPr>
            <w:r w:rsidRPr="0062718D">
              <w:rPr>
                <w:b/>
                <w:bCs/>
                <w:color w:val="000000"/>
                <w:sz w:val="16"/>
                <w:szCs w:val="16"/>
                <w:lang w:val="en-US"/>
              </w:rPr>
              <w:t xml:space="preserve">NPC6ASZDB-BL002M </w:t>
            </w:r>
            <w:r w:rsidRPr="0062718D">
              <w:rPr>
                <w:color w:val="000000"/>
                <w:sz w:val="16"/>
                <w:szCs w:val="16"/>
                <w:lang w:val="en-US"/>
              </w:rPr>
              <w:t xml:space="preserve">: </w:t>
            </w:r>
            <w:proofErr w:type="spellStart"/>
            <w:r w:rsidRPr="0062718D">
              <w:rPr>
                <w:color w:val="000000"/>
                <w:sz w:val="16"/>
                <w:szCs w:val="16"/>
                <w:lang w:val="en-US"/>
              </w:rPr>
              <w:t>Cáp</w:t>
            </w:r>
            <w:proofErr w:type="spellEnd"/>
            <w:r w:rsidRPr="0062718D">
              <w:rPr>
                <w:color w:val="000000"/>
                <w:sz w:val="16"/>
                <w:szCs w:val="16"/>
                <w:lang w:val="en-US"/>
              </w:rPr>
              <w:t xml:space="preserve"> </w:t>
            </w:r>
            <w:proofErr w:type="spellStart"/>
            <w:r w:rsidRPr="0062718D">
              <w:rPr>
                <w:color w:val="000000"/>
                <w:sz w:val="16"/>
                <w:szCs w:val="16"/>
                <w:lang w:val="en-US"/>
              </w:rPr>
              <w:t>đấu</w:t>
            </w:r>
            <w:proofErr w:type="spellEnd"/>
            <w:r w:rsidRPr="0062718D">
              <w:rPr>
                <w:color w:val="000000"/>
                <w:sz w:val="16"/>
                <w:szCs w:val="16"/>
                <w:lang w:val="en-US"/>
              </w:rPr>
              <w:t xml:space="preserve"> </w:t>
            </w:r>
            <w:proofErr w:type="spellStart"/>
            <w:r w:rsidRPr="0062718D">
              <w:rPr>
                <w:color w:val="000000"/>
                <w:sz w:val="16"/>
                <w:szCs w:val="16"/>
                <w:lang w:val="en-US"/>
              </w:rPr>
              <w:t>nối</w:t>
            </w:r>
            <w:proofErr w:type="spellEnd"/>
            <w:r w:rsidRPr="0062718D">
              <w:rPr>
                <w:color w:val="000000"/>
                <w:sz w:val="16"/>
                <w:szCs w:val="16"/>
                <w:lang w:val="en-US"/>
              </w:rPr>
              <w:t xml:space="preserve">, S/FTP, Cat.6A, LSZH, </w:t>
            </w:r>
            <w:proofErr w:type="spellStart"/>
            <w:r w:rsidRPr="0062718D">
              <w:rPr>
                <w:color w:val="000000"/>
                <w:sz w:val="16"/>
                <w:szCs w:val="16"/>
                <w:lang w:val="en-US"/>
              </w:rPr>
              <w:t>màu</w:t>
            </w:r>
            <w:proofErr w:type="spellEnd"/>
            <w:r w:rsidRPr="0062718D">
              <w:rPr>
                <w:color w:val="000000"/>
                <w:sz w:val="16"/>
                <w:szCs w:val="16"/>
                <w:lang w:val="en-US"/>
              </w:rPr>
              <w:t xml:space="preserve"> </w:t>
            </w:r>
            <w:proofErr w:type="spellStart"/>
            <w:r w:rsidRPr="0062718D">
              <w:rPr>
                <w:color w:val="000000"/>
                <w:sz w:val="16"/>
                <w:szCs w:val="16"/>
                <w:lang w:val="en-US"/>
              </w:rPr>
              <w:t>xanh</w:t>
            </w:r>
            <w:proofErr w:type="spellEnd"/>
            <w:r w:rsidRPr="0062718D">
              <w:rPr>
                <w:color w:val="000000"/>
                <w:sz w:val="16"/>
                <w:szCs w:val="16"/>
                <w:lang w:val="en-US"/>
              </w:rPr>
              <w:t xml:space="preserve"> </w:t>
            </w:r>
            <w:proofErr w:type="spellStart"/>
            <w:r w:rsidRPr="0062718D">
              <w:rPr>
                <w:color w:val="000000"/>
                <w:sz w:val="16"/>
                <w:szCs w:val="16"/>
                <w:lang w:val="en-US"/>
              </w:rPr>
              <w:t>dương</w:t>
            </w:r>
            <w:proofErr w:type="spellEnd"/>
            <w:r w:rsidRPr="0062718D">
              <w:rPr>
                <w:color w:val="000000"/>
                <w:sz w:val="16"/>
                <w:szCs w:val="16"/>
                <w:lang w:val="en-US"/>
              </w:rPr>
              <w:t>, 2m</w:t>
            </w:r>
          </w:p>
        </w:tc>
        <w:tc>
          <w:tcPr>
            <w:tcW w:w="630" w:type="dxa"/>
            <w:tcBorders>
              <w:top w:val="nil"/>
              <w:left w:val="nil"/>
              <w:bottom w:val="single" w:sz="4" w:space="0" w:color="auto"/>
              <w:right w:val="single" w:sz="4" w:space="0" w:color="auto"/>
            </w:tcBorders>
            <w:vAlign w:val="center"/>
            <w:hideMark/>
            <w:tcPrChange w:id="293" w:author="Phương_Thu mua" w:date="2025-12-04T11:10:00Z">
              <w:tcPr>
                <w:tcW w:w="630" w:type="dxa"/>
                <w:gridSpan w:val="2"/>
                <w:tcBorders>
                  <w:top w:val="nil"/>
                  <w:left w:val="nil"/>
                  <w:bottom w:val="single" w:sz="4" w:space="0" w:color="auto"/>
                  <w:right w:val="single" w:sz="4" w:space="0" w:color="auto"/>
                </w:tcBorders>
                <w:vAlign w:val="center"/>
                <w:hideMark/>
              </w:tcPr>
            </w:tcPrChange>
          </w:tcPr>
          <w:p w14:paraId="4BA62E54"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Change w:id="294"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11CC339D" w14:textId="77777777" w:rsidR="009868FB" w:rsidRDefault="009868FB" w:rsidP="0062718D">
            <w:pPr>
              <w:widowControl/>
              <w:autoSpaceDE/>
              <w:autoSpaceDN/>
              <w:jc w:val="center"/>
              <w:rPr>
                <w:ins w:id="295" w:author="HIEN" w:date="2025-12-01T09:57:00Z"/>
                <w:color w:val="000000"/>
                <w:sz w:val="16"/>
                <w:szCs w:val="16"/>
                <w:lang w:val="en-US"/>
              </w:rPr>
            </w:pPr>
          </w:p>
          <w:p w14:paraId="116374AB" w14:textId="6DD7FB2F" w:rsidR="00F65714" w:rsidRDefault="009868FB" w:rsidP="0062718D">
            <w:pPr>
              <w:widowControl/>
              <w:autoSpaceDE/>
              <w:autoSpaceDN/>
              <w:jc w:val="center"/>
              <w:rPr>
                <w:ins w:id="296" w:author="HIEN" w:date="2025-12-01T09:57:00Z"/>
                <w:color w:val="000000"/>
                <w:sz w:val="16"/>
                <w:szCs w:val="16"/>
                <w:lang w:val="en-US"/>
              </w:rPr>
            </w:pPr>
            <w:proofErr w:type="spellStart"/>
            <w:ins w:id="297" w:author="HIEN" w:date="2025-12-01T09:57:00Z">
              <w:r>
                <w:rPr>
                  <w:color w:val="000000"/>
                  <w:sz w:val="16"/>
                  <w:szCs w:val="16"/>
                  <w:lang w:val="en-US"/>
                </w:rPr>
                <w:t>Sợi</w:t>
              </w:r>
              <w:proofErr w:type="spellEnd"/>
            </w:ins>
          </w:p>
          <w:p w14:paraId="798835E5" w14:textId="0D96508D" w:rsidR="009868FB" w:rsidRPr="0062718D" w:rsidRDefault="009868FB"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Change w:id="298" w:author="Phương_Thu mua" w:date="2025-12-04T11:10:00Z">
              <w:tcPr>
                <w:tcW w:w="520" w:type="dxa"/>
                <w:tcBorders>
                  <w:top w:val="nil"/>
                  <w:left w:val="single" w:sz="4" w:space="0" w:color="auto"/>
                  <w:bottom w:val="single" w:sz="4" w:space="0" w:color="auto"/>
                  <w:right w:val="single" w:sz="4" w:space="0" w:color="auto"/>
                </w:tcBorders>
                <w:shd w:val="clear" w:color="000000" w:fill="FFFFFF"/>
                <w:vAlign w:val="center"/>
                <w:hideMark/>
              </w:tcPr>
            </w:tcPrChange>
          </w:tcPr>
          <w:p w14:paraId="414C2F0C" w14:textId="11FB8774"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30</w:t>
            </w:r>
          </w:p>
        </w:tc>
        <w:tc>
          <w:tcPr>
            <w:tcW w:w="1100" w:type="dxa"/>
            <w:tcBorders>
              <w:top w:val="nil"/>
              <w:left w:val="nil"/>
              <w:bottom w:val="single" w:sz="4" w:space="0" w:color="auto"/>
              <w:right w:val="single" w:sz="4" w:space="0" w:color="auto"/>
            </w:tcBorders>
            <w:shd w:val="clear" w:color="000000" w:fill="FFFFFF"/>
            <w:noWrap/>
            <w:vAlign w:val="center"/>
            <w:hideMark/>
            <w:tcPrChange w:id="299" w:author="Phương_Thu mua" w:date="2025-12-04T11:10:00Z">
              <w:tcPr>
                <w:tcW w:w="1100" w:type="dxa"/>
                <w:tcBorders>
                  <w:top w:val="nil"/>
                  <w:left w:val="nil"/>
                  <w:bottom w:val="single" w:sz="4" w:space="0" w:color="auto"/>
                  <w:right w:val="single" w:sz="4" w:space="0" w:color="auto"/>
                </w:tcBorders>
                <w:shd w:val="clear" w:color="000000" w:fill="FFFFFF"/>
                <w:noWrap/>
                <w:vAlign w:val="center"/>
                <w:hideMark/>
              </w:tcPr>
            </w:tcPrChange>
          </w:tcPr>
          <w:p w14:paraId="22B5B3BB"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260.000</w:t>
            </w:r>
          </w:p>
        </w:tc>
        <w:tc>
          <w:tcPr>
            <w:tcW w:w="1170" w:type="dxa"/>
            <w:tcBorders>
              <w:top w:val="nil"/>
              <w:left w:val="nil"/>
              <w:bottom w:val="single" w:sz="4" w:space="0" w:color="auto"/>
              <w:right w:val="single" w:sz="4" w:space="0" w:color="auto"/>
            </w:tcBorders>
            <w:shd w:val="clear" w:color="000000" w:fill="FFFFFF"/>
            <w:noWrap/>
            <w:vAlign w:val="center"/>
            <w:hideMark/>
            <w:tcPrChange w:id="300"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2FBCD4A4"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7.800.000</w:t>
            </w:r>
          </w:p>
        </w:tc>
        <w:tc>
          <w:tcPr>
            <w:tcW w:w="1080" w:type="dxa"/>
            <w:tcBorders>
              <w:top w:val="nil"/>
              <w:left w:val="nil"/>
              <w:bottom w:val="single" w:sz="4" w:space="0" w:color="auto"/>
              <w:right w:val="single" w:sz="4" w:space="0" w:color="auto"/>
            </w:tcBorders>
            <w:shd w:val="clear" w:color="000000" w:fill="FFFFFF"/>
            <w:noWrap/>
            <w:vAlign w:val="center"/>
            <w:hideMark/>
            <w:tcPrChange w:id="301" w:author="Phương_Thu mua" w:date="2025-12-04T11:10:00Z">
              <w:tcPr>
                <w:tcW w:w="1080" w:type="dxa"/>
                <w:tcBorders>
                  <w:top w:val="nil"/>
                  <w:left w:val="nil"/>
                  <w:bottom w:val="single" w:sz="4" w:space="0" w:color="auto"/>
                  <w:right w:val="single" w:sz="4" w:space="0" w:color="auto"/>
                </w:tcBorders>
                <w:shd w:val="clear" w:color="000000" w:fill="FFFFFF"/>
                <w:noWrap/>
                <w:vAlign w:val="center"/>
                <w:hideMark/>
              </w:tcPr>
            </w:tcPrChange>
          </w:tcPr>
          <w:p w14:paraId="7A366AE5"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624.000</w:t>
            </w:r>
          </w:p>
        </w:tc>
        <w:tc>
          <w:tcPr>
            <w:tcW w:w="1170" w:type="dxa"/>
            <w:tcBorders>
              <w:top w:val="nil"/>
              <w:left w:val="nil"/>
              <w:bottom w:val="single" w:sz="4" w:space="0" w:color="auto"/>
              <w:right w:val="single" w:sz="4" w:space="0" w:color="auto"/>
            </w:tcBorders>
            <w:shd w:val="clear" w:color="000000" w:fill="FFFFFF"/>
            <w:noWrap/>
            <w:vAlign w:val="center"/>
            <w:hideMark/>
            <w:tcPrChange w:id="302"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14AFD2CC"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8.424.000</w:t>
            </w:r>
          </w:p>
        </w:tc>
        <w:tc>
          <w:tcPr>
            <w:tcW w:w="900" w:type="dxa"/>
            <w:tcBorders>
              <w:top w:val="nil"/>
              <w:left w:val="nil"/>
              <w:bottom w:val="single" w:sz="4" w:space="0" w:color="auto"/>
              <w:right w:val="single" w:sz="4" w:space="0" w:color="auto"/>
            </w:tcBorders>
            <w:shd w:val="clear" w:color="000000" w:fill="FFFFFF"/>
            <w:noWrap/>
            <w:vAlign w:val="center"/>
            <w:tcPrChange w:id="303" w:author="Phương_Thu mua" w:date="2025-12-04T11:10:00Z">
              <w:tcPr>
                <w:tcW w:w="900" w:type="dxa"/>
                <w:tcBorders>
                  <w:top w:val="nil"/>
                  <w:left w:val="nil"/>
                  <w:bottom w:val="single" w:sz="4" w:space="0" w:color="auto"/>
                  <w:right w:val="single" w:sz="4" w:space="0" w:color="auto"/>
                </w:tcBorders>
                <w:shd w:val="clear" w:color="000000" w:fill="FFFFFF"/>
                <w:noWrap/>
                <w:vAlign w:val="center"/>
              </w:tcPr>
            </w:tcPrChange>
          </w:tcPr>
          <w:p w14:paraId="38369C79" w14:textId="42764E00" w:rsidR="00F65714" w:rsidRPr="0062718D" w:rsidRDefault="00F65714" w:rsidP="0062718D">
            <w:pPr>
              <w:widowControl/>
              <w:autoSpaceDE/>
              <w:autoSpaceDN/>
              <w:jc w:val="center"/>
              <w:rPr>
                <w:b/>
                <w:bCs/>
                <w:color w:val="000000"/>
                <w:sz w:val="16"/>
                <w:szCs w:val="16"/>
                <w:lang w:val="en-US"/>
              </w:rPr>
            </w:pPr>
            <w:del w:id="304" w:author="Phương_Thu mua" w:date="2025-12-04T11:10:00Z">
              <w:r w:rsidRPr="0062718D" w:rsidDel="00905374">
                <w:rPr>
                  <w:b/>
                  <w:bCs/>
                  <w:color w:val="000000"/>
                  <w:sz w:val="16"/>
                  <w:szCs w:val="16"/>
                  <w:lang w:val="en-US"/>
                </w:rPr>
                <w:delText>Có sẵn</w:delText>
              </w:r>
            </w:del>
          </w:p>
        </w:tc>
      </w:tr>
      <w:tr w:rsidR="00F65714" w:rsidRPr="0062718D" w14:paraId="48F43B8F" w14:textId="77777777" w:rsidTr="00905374">
        <w:tblPrEx>
          <w:tblW w:w="16200" w:type="dxa"/>
          <w:tblInd w:w="-1085" w:type="dxa"/>
          <w:tblLayout w:type="fixed"/>
          <w:tblPrExChange w:id="305" w:author="Phương_Thu mua" w:date="2025-12-04T11:10:00Z">
            <w:tblPrEx>
              <w:tblW w:w="16200" w:type="dxa"/>
              <w:tblInd w:w="-1085" w:type="dxa"/>
              <w:tblLayout w:type="fixed"/>
            </w:tblPrEx>
          </w:tblPrExChange>
        </w:tblPrEx>
        <w:trPr>
          <w:trHeight w:val="510"/>
          <w:trPrChange w:id="306" w:author="Phương_Thu mua" w:date="2025-12-04T11:10:00Z">
            <w:trPr>
              <w:gridBefore w:val="5"/>
              <w:trHeight w:val="510"/>
            </w:trPr>
          </w:trPrChange>
        </w:trPr>
        <w:tc>
          <w:tcPr>
            <w:tcW w:w="632" w:type="dxa"/>
            <w:tcBorders>
              <w:top w:val="nil"/>
              <w:left w:val="single" w:sz="4" w:space="0" w:color="auto"/>
              <w:bottom w:val="single" w:sz="4" w:space="0" w:color="auto"/>
              <w:right w:val="single" w:sz="4" w:space="0" w:color="auto"/>
            </w:tcBorders>
            <w:vAlign w:val="center"/>
            <w:hideMark/>
            <w:tcPrChange w:id="307" w:author="Phương_Thu mua" w:date="2025-12-04T11:10:00Z">
              <w:tcPr>
                <w:tcW w:w="632" w:type="dxa"/>
                <w:gridSpan w:val="2"/>
                <w:tcBorders>
                  <w:top w:val="nil"/>
                  <w:left w:val="single" w:sz="4" w:space="0" w:color="auto"/>
                  <w:bottom w:val="single" w:sz="4" w:space="0" w:color="auto"/>
                  <w:right w:val="single" w:sz="4" w:space="0" w:color="auto"/>
                </w:tcBorders>
                <w:vAlign w:val="center"/>
                <w:hideMark/>
              </w:tcPr>
            </w:tcPrChange>
          </w:tcPr>
          <w:p w14:paraId="66E62CD7"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10</w:t>
            </w:r>
          </w:p>
        </w:tc>
        <w:tc>
          <w:tcPr>
            <w:tcW w:w="988" w:type="dxa"/>
            <w:tcBorders>
              <w:top w:val="nil"/>
              <w:left w:val="nil"/>
              <w:bottom w:val="single" w:sz="4" w:space="0" w:color="auto"/>
              <w:right w:val="single" w:sz="4" w:space="0" w:color="auto"/>
            </w:tcBorders>
            <w:shd w:val="clear" w:color="000000" w:fill="FFFFFF"/>
            <w:vAlign w:val="center"/>
            <w:hideMark/>
            <w:tcPrChange w:id="308" w:author="Phương_Thu mua" w:date="2025-12-04T11:10:00Z">
              <w:tcPr>
                <w:tcW w:w="988" w:type="dxa"/>
                <w:tcBorders>
                  <w:top w:val="nil"/>
                  <w:left w:val="nil"/>
                  <w:bottom w:val="single" w:sz="4" w:space="0" w:color="auto"/>
                  <w:right w:val="single" w:sz="4" w:space="0" w:color="auto"/>
                </w:tcBorders>
                <w:shd w:val="clear" w:color="000000" w:fill="FFFFFF"/>
                <w:vAlign w:val="center"/>
                <w:hideMark/>
              </w:tcPr>
            </w:tcPrChange>
          </w:tcPr>
          <w:p w14:paraId="27531C68" w14:textId="77777777" w:rsidR="00F65714" w:rsidRPr="0062718D" w:rsidRDefault="00F65714" w:rsidP="0062718D">
            <w:pPr>
              <w:widowControl/>
              <w:autoSpaceDE/>
              <w:autoSpaceDN/>
              <w:jc w:val="center"/>
              <w:rPr>
                <w:color w:val="000000"/>
                <w:sz w:val="16"/>
                <w:szCs w:val="16"/>
                <w:lang w:val="en-US"/>
              </w:rPr>
            </w:pPr>
            <w:proofErr w:type="spellStart"/>
            <w:r w:rsidRPr="0062718D">
              <w:rPr>
                <w:color w:val="000000"/>
                <w:sz w:val="16"/>
                <w:szCs w:val="16"/>
                <w:lang w:val="en-US"/>
              </w:rPr>
              <w:t>Dây</w:t>
            </w:r>
            <w:proofErr w:type="spellEnd"/>
            <w:r w:rsidRPr="0062718D">
              <w:rPr>
                <w:color w:val="000000"/>
                <w:sz w:val="16"/>
                <w:szCs w:val="16"/>
                <w:lang w:val="en-US"/>
              </w:rPr>
              <w:t xml:space="preserve"> </w:t>
            </w:r>
            <w:proofErr w:type="spellStart"/>
            <w:r w:rsidRPr="0062718D">
              <w:rPr>
                <w:color w:val="000000"/>
                <w:sz w:val="16"/>
                <w:szCs w:val="16"/>
                <w:lang w:val="en-US"/>
              </w:rPr>
              <w:t>nhảy</w:t>
            </w:r>
            <w:proofErr w:type="spellEnd"/>
            <w:r w:rsidRPr="0062718D">
              <w:rPr>
                <w:color w:val="000000"/>
                <w:sz w:val="16"/>
                <w:szCs w:val="16"/>
                <w:lang w:val="en-US"/>
              </w:rPr>
              <w:t xml:space="preserve"> </w:t>
            </w:r>
            <w:proofErr w:type="spellStart"/>
            <w:r w:rsidRPr="0062718D">
              <w:rPr>
                <w:color w:val="000000"/>
                <w:sz w:val="16"/>
                <w:szCs w:val="16"/>
                <w:lang w:val="en-US"/>
              </w:rPr>
              <w:t>quang</w:t>
            </w:r>
            <w:proofErr w:type="spellEnd"/>
            <w:r w:rsidRPr="0062718D">
              <w:rPr>
                <w:color w:val="000000"/>
                <w:sz w:val="16"/>
                <w:szCs w:val="16"/>
                <w:lang w:val="en-US"/>
              </w:rPr>
              <w:t xml:space="preserve"> 3 </w:t>
            </w:r>
            <w:proofErr w:type="spellStart"/>
            <w:r w:rsidRPr="0062718D">
              <w:rPr>
                <w:color w:val="000000"/>
                <w:sz w:val="16"/>
                <w:szCs w:val="16"/>
                <w:lang w:val="en-US"/>
              </w:rPr>
              <w:t>mét</w:t>
            </w:r>
            <w:proofErr w:type="spellEnd"/>
          </w:p>
        </w:tc>
        <w:tc>
          <w:tcPr>
            <w:tcW w:w="990" w:type="dxa"/>
            <w:tcBorders>
              <w:top w:val="nil"/>
              <w:left w:val="nil"/>
              <w:bottom w:val="single" w:sz="4" w:space="0" w:color="auto"/>
              <w:right w:val="single" w:sz="4" w:space="0" w:color="auto"/>
            </w:tcBorders>
            <w:shd w:val="clear" w:color="000000" w:fill="FFFFFF"/>
            <w:vAlign w:val="center"/>
            <w:hideMark/>
            <w:tcPrChange w:id="309" w:author="Phương_Thu mua" w:date="2025-12-04T11:10:00Z">
              <w:tcPr>
                <w:tcW w:w="990" w:type="dxa"/>
                <w:tcBorders>
                  <w:top w:val="nil"/>
                  <w:left w:val="nil"/>
                  <w:bottom w:val="single" w:sz="4" w:space="0" w:color="auto"/>
                  <w:right w:val="single" w:sz="4" w:space="0" w:color="auto"/>
                </w:tcBorders>
                <w:shd w:val="clear" w:color="000000" w:fill="FFFFFF"/>
                <w:vAlign w:val="center"/>
                <w:hideMark/>
              </w:tcPr>
            </w:tcPrChange>
          </w:tcPr>
          <w:p w14:paraId="3A7595A0"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Network - Accessories</w:t>
            </w:r>
          </w:p>
        </w:tc>
        <w:tc>
          <w:tcPr>
            <w:tcW w:w="1530" w:type="dxa"/>
            <w:tcBorders>
              <w:top w:val="nil"/>
              <w:left w:val="nil"/>
              <w:bottom w:val="single" w:sz="4" w:space="0" w:color="auto"/>
              <w:right w:val="single" w:sz="4" w:space="0" w:color="auto"/>
            </w:tcBorders>
            <w:shd w:val="clear" w:color="000000" w:fill="FFFFFF"/>
            <w:vAlign w:val="center"/>
            <w:hideMark/>
            <w:tcPrChange w:id="310" w:author="Phương_Thu mua" w:date="2025-12-04T11:10:00Z">
              <w:tcPr>
                <w:tcW w:w="1530" w:type="dxa"/>
                <w:gridSpan w:val="4"/>
                <w:tcBorders>
                  <w:top w:val="nil"/>
                  <w:left w:val="nil"/>
                  <w:bottom w:val="single" w:sz="4" w:space="0" w:color="auto"/>
                  <w:right w:val="single" w:sz="4" w:space="0" w:color="auto"/>
                </w:tcBorders>
                <w:shd w:val="clear" w:color="000000" w:fill="FFFFFF"/>
                <w:vAlign w:val="center"/>
                <w:hideMark/>
              </w:tcPr>
            </w:tcPrChange>
          </w:tcPr>
          <w:p w14:paraId="4BF9FEC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2105061-3</w:t>
            </w:r>
          </w:p>
        </w:tc>
        <w:tc>
          <w:tcPr>
            <w:tcW w:w="4860" w:type="dxa"/>
            <w:tcBorders>
              <w:top w:val="nil"/>
              <w:left w:val="nil"/>
              <w:bottom w:val="single" w:sz="4" w:space="0" w:color="auto"/>
              <w:right w:val="single" w:sz="4" w:space="0" w:color="auto"/>
            </w:tcBorders>
            <w:shd w:val="clear" w:color="000000" w:fill="FFFFFF"/>
            <w:hideMark/>
            <w:tcPrChange w:id="311" w:author="Phương_Thu mua" w:date="2025-12-04T11:10:00Z">
              <w:tcPr>
                <w:tcW w:w="4860" w:type="dxa"/>
                <w:gridSpan w:val="5"/>
                <w:tcBorders>
                  <w:top w:val="nil"/>
                  <w:left w:val="nil"/>
                  <w:bottom w:val="single" w:sz="4" w:space="0" w:color="auto"/>
                  <w:right w:val="single" w:sz="4" w:space="0" w:color="auto"/>
                </w:tcBorders>
                <w:shd w:val="clear" w:color="000000" w:fill="FFFFFF"/>
                <w:hideMark/>
              </w:tcPr>
            </w:tcPrChange>
          </w:tcPr>
          <w:p w14:paraId="50B00876" w14:textId="77777777" w:rsidR="00F65714" w:rsidRPr="0062718D" w:rsidRDefault="00F65714" w:rsidP="0062718D">
            <w:pPr>
              <w:widowControl/>
              <w:autoSpaceDE/>
              <w:autoSpaceDN/>
              <w:rPr>
                <w:color w:val="000000"/>
                <w:sz w:val="16"/>
                <w:szCs w:val="16"/>
                <w:lang w:val="en-US"/>
              </w:rPr>
            </w:pPr>
            <w:r w:rsidRPr="0062718D">
              <w:rPr>
                <w:b/>
                <w:bCs/>
                <w:color w:val="000000"/>
                <w:sz w:val="16"/>
                <w:szCs w:val="16"/>
                <w:lang w:val="en-US"/>
              </w:rPr>
              <w:t>2105061-3</w:t>
            </w:r>
            <w:r w:rsidRPr="0062718D">
              <w:rPr>
                <w:color w:val="000000"/>
                <w:sz w:val="16"/>
                <w:szCs w:val="16"/>
                <w:lang w:val="en-US"/>
              </w:rPr>
              <w:t xml:space="preserve"> : </w:t>
            </w:r>
            <w:proofErr w:type="spellStart"/>
            <w:r w:rsidRPr="0062718D">
              <w:rPr>
                <w:color w:val="000000"/>
                <w:sz w:val="16"/>
                <w:szCs w:val="16"/>
                <w:lang w:val="en-US"/>
              </w:rPr>
              <w:t>Cáp</w:t>
            </w:r>
            <w:proofErr w:type="spellEnd"/>
            <w:r w:rsidRPr="0062718D">
              <w:rPr>
                <w:color w:val="000000"/>
                <w:sz w:val="16"/>
                <w:szCs w:val="16"/>
                <w:lang w:val="en-US"/>
              </w:rPr>
              <w:t xml:space="preserve"> </w:t>
            </w:r>
            <w:proofErr w:type="spellStart"/>
            <w:r w:rsidRPr="0062718D">
              <w:rPr>
                <w:color w:val="000000"/>
                <w:sz w:val="16"/>
                <w:szCs w:val="16"/>
                <w:lang w:val="en-US"/>
              </w:rPr>
              <w:t>đấu</w:t>
            </w:r>
            <w:proofErr w:type="spellEnd"/>
            <w:r w:rsidRPr="0062718D">
              <w:rPr>
                <w:color w:val="000000"/>
                <w:sz w:val="16"/>
                <w:szCs w:val="16"/>
                <w:lang w:val="en-US"/>
              </w:rPr>
              <w:t xml:space="preserve"> </w:t>
            </w:r>
            <w:proofErr w:type="spellStart"/>
            <w:r w:rsidRPr="0062718D">
              <w:rPr>
                <w:color w:val="000000"/>
                <w:sz w:val="16"/>
                <w:szCs w:val="16"/>
                <w:lang w:val="en-US"/>
              </w:rPr>
              <w:t>nối</w:t>
            </w:r>
            <w:proofErr w:type="spellEnd"/>
            <w:r w:rsidRPr="0062718D">
              <w:rPr>
                <w:color w:val="000000"/>
                <w:sz w:val="16"/>
                <w:szCs w:val="16"/>
                <w:lang w:val="en-US"/>
              </w:rPr>
              <w:t xml:space="preserve"> </w:t>
            </w:r>
            <w:proofErr w:type="spellStart"/>
            <w:r w:rsidRPr="0062718D">
              <w:rPr>
                <w:color w:val="000000"/>
                <w:sz w:val="16"/>
                <w:szCs w:val="16"/>
                <w:lang w:val="en-US"/>
              </w:rPr>
              <w:t>sợi</w:t>
            </w:r>
            <w:proofErr w:type="spellEnd"/>
            <w:r w:rsidRPr="0062718D">
              <w:rPr>
                <w:color w:val="000000"/>
                <w:sz w:val="16"/>
                <w:szCs w:val="16"/>
                <w:lang w:val="en-US"/>
              </w:rPr>
              <w:t xml:space="preserve"> </w:t>
            </w:r>
            <w:proofErr w:type="spellStart"/>
            <w:r w:rsidRPr="0062718D">
              <w:rPr>
                <w:color w:val="000000"/>
                <w:sz w:val="16"/>
                <w:szCs w:val="16"/>
                <w:lang w:val="en-US"/>
              </w:rPr>
              <w:t>quang</w:t>
            </w:r>
            <w:proofErr w:type="spellEnd"/>
            <w:r w:rsidRPr="0062718D">
              <w:rPr>
                <w:color w:val="000000"/>
                <w:sz w:val="16"/>
                <w:szCs w:val="16"/>
                <w:lang w:val="en-US"/>
              </w:rPr>
              <w:t xml:space="preserve">, 1.8mm, LSZH&amp;OFNR, OM4, LC-LC </w:t>
            </w:r>
            <w:proofErr w:type="spellStart"/>
            <w:r w:rsidRPr="0062718D">
              <w:rPr>
                <w:color w:val="000000"/>
                <w:sz w:val="16"/>
                <w:szCs w:val="16"/>
                <w:lang w:val="en-US"/>
              </w:rPr>
              <w:t>đôi</w:t>
            </w:r>
            <w:proofErr w:type="spellEnd"/>
            <w:r w:rsidRPr="0062718D">
              <w:rPr>
                <w:color w:val="000000"/>
                <w:sz w:val="16"/>
                <w:szCs w:val="16"/>
                <w:lang w:val="en-US"/>
              </w:rPr>
              <w:t>, 3m</w:t>
            </w:r>
          </w:p>
        </w:tc>
        <w:tc>
          <w:tcPr>
            <w:tcW w:w="630" w:type="dxa"/>
            <w:tcBorders>
              <w:top w:val="nil"/>
              <w:left w:val="nil"/>
              <w:bottom w:val="single" w:sz="4" w:space="0" w:color="auto"/>
              <w:right w:val="single" w:sz="4" w:space="0" w:color="auto"/>
            </w:tcBorders>
            <w:vAlign w:val="center"/>
            <w:hideMark/>
            <w:tcPrChange w:id="312" w:author="Phương_Thu mua" w:date="2025-12-04T11:10:00Z">
              <w:tcPr>
                <w:tcW w:w="630" w:type="dxa"/>
                <w:gridSpan w:val="2"/>
                <w:tcBorders>
                  <w:top w:val="nil"/>
                  <w:left w:val="nil"/>
                  <w:bottom w:val="single" w:sz="4" w:space="0" w:color="auto"/>
                  <w:right w:val="single" w:sz="4" w:space="0" w:color="auto"/>
                </w:tcBorders>
                <w:vAlign w:val="center"/>
                <w:hideMark/>
              </w:tcPr>
            </w:tcPrChange>
          </w:tcPr>
          <w:p w14:paraId="0C416D7D"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Change w:id="313"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0B68AEAC" w14:textId="77777777" w:rsidR="009868FB" w:rsidRDefault="009868FB" w:rsidP="0062718D">
            <w:pPr>
              <w:widowControl/>
              <w:autoSpaceDE/>
              <w:autoSpaceDN/>
              <w:jc w:val="center"/>
              <w:rPr>
                <w:ins w:id="314" w:author="HIEN" w:date="2025-12-01T09:57:00Z"/>
                <w:color w:val="000000"/>
                <w:sz w:val="16"/>
                <w:szCs w:val="16"/>
                <w:lang w:val="en-US"/>
              </w:rPr>
            </w:pPr>
          </w:p>
          <w:p w14:paraId="03CA4808" w14:textId="377E82B2" w:rsidR="00F65714" w:rsidRPr="0062718D" w:rsidRDefault="009868FB" w:rsidP="0062718D">
            <w:pPr>
              <w:widowControl/>
              <w:autoSpaceDE/>
              <w:autoSpaceDN/>
              <w:jc w:val="center"/>
              <w:rPr>
                <w:color w:val="000000"/>
                <w:sz w:val="16"/>
                <w:szCs w:val="16"/>
                <w:lang w:val="en-US"/>
              </w:rPr>
            </w:pPr>
            <w:proofErr w:type="spellStart"/>
            <w:ins w:id="315" w:author="HIEN" w:date="2025-12-01T09:57:00Z">
              <w:r>
                <w:rPr>
                  <w:color w:val="000000"/>
                  <w:sz w:val="16"/>
                  <w:szCs w:val="16"/>
                  <w:lang w:val="en-US"/>
                </w:rPr>
                <w:t>Sợi</w:t>
              </w:r>
            </w:ins>
            <w:proofErr w:type="spellEnd"/>
          </w:p>
        </w:tc>
        <w:tc>
          <w:tcPr>
            <w:tcW w:w="520" w:type="dxa"/>
            <w:tcBorders>
              <w:top w:val="nil"/>
              <w:left w:val="single" w:sz="4" w:space="0" w:color="auto"/>
              <w:bottom w:val="single" w:sz="4" w:space="0" w:color="auto"/>
              <w:right w:val="single" w:sz="4" w:space="0" w:color="auto"/>
            </w:tcBorders>
            <w:shd w:val="clear" w:color="000000" w:fill="FFFFFF"/>
            <w:vAlign w:val="center"/>
            <w:hideMark/>
            <w:tcPrChange w:id="316" w:author="Phương_Thu mua" w:date="2025-12-04T11:10:00Z">
              <w:tcPr>
                <w:tcW w:w="520" w:type="dxa"/>
                <w:tcBorders>
                  <w:top w:val="nil"/>
                  <w:left w:val="single" w:sz="4" w:space="0" w:color="auto"/>
                  <w:bottom w:val="single" w:sz="4" w:space="0" w:color="auto"/>
                  <w:right w:val="single" w:sz="4" w:space="0" w:color="auto"/>
                </w:tcBorders>
                <w:shd w:val="clear" w:color="000000" w:fill="FFFFFF"/>
                <w:vAlign w:val="center"/>
                <w:hideMark/>
              </w:tcPr>
            </w:tcPrChange>
          </w:tcPr>
          <w:p w14:paraId="451206FD" w14:textId="79887A5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30</w:t>
            </w:r>
          </w:p>
        </w:tc>
        <w:tc>
          <w:tcPr>
            <w:tcW w:w="1100" w:type="dxa"/>
            <w:tcBorders>
              <w:top w:val="nil"/>
              <w:left w:val="nil"/>
              <w:bottom w:val="single" w:sz="4" w:space="0" w:color="auto"/>
              <w:right w:val="single" w:sz="4" w:space="0" w:color="auto"/>
            </w:tcBorders>
            <w:shd w:val="clear" w:color="000000" w:fill="FFFFFF"/>
            <w:noWrap/>
            <w:vAlign w:val="center"/>
            <w:hideMark/>
            <w:tcPrChange w:id="317" w:author="Phương_Thu mua" w:date="2025-12-04T11:10:00Z">
              <w:tcPr>
                <w:tcW w:w="1100" w:type="dxa"/>
                <w:tcBorders>
                  <w:top w:val="nil"/>
                  <w:left w:val="nil"/>
                  <w:bottom w:val="single" w:sz="4" w:space="0" w:color="auto"/>
                  <w:right w:val="single" w:sz="4" w:space="0" w:color="auto"/>
                </w:tcBorders>
                <w:shd w:val="clear" w:color="000000" w:fill="FFFFFF"/>
                <w:noWrap/>
                <w:vAlign w:val="center"/>
                <w:hideMark/>
              </w:tcPr>
            </w:tcPrChange>
          </w:tcPr>
          <w:p w14:paraId="5FA2E2B0"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690.000</w:t>
            </w:r>
          </w:p>
        </w:tc>
        <w:tc>
          <w:tcPr>
            <w:tcW w:w="1170" w:type="dxa"/>
            <w:tcBorders>
              <w:top w:val="nil"/>
              <w:left w:val="nil"/>
              <w:bottom w:val="single" w:sz="4" w:space="0" w:color="auto"/>
              <w:right w:val="single" w:sz="4" w:space="0" w:color="auto"/>
            </w:tcBorders>
            <w:shd w:val="clear" w:color="000000" w:fill="FFFFFF"/>
            <w:noWrap/>
            <w:vAlign w:val="center"/>
            <w:hideMark/>
            <w:tcPrChange w:id="318"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06DF5E6C"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20.700.000</w:t>
            </w:r>
          </w:p>
        </w:tc>
        <w:tc>
          <w:tcPr>
            <w:tcW w:w="1080" w:type="dxa"/>
            <w:tcBorders>
              <w:top w:val="nil"/>
              <w:left w:val="nil"/>
              <w:bottom w:val="single" w:sz="4" w:space="0" w:color="auto"/>
              <w:right w:val="single" w:sz="4" w:space="0" w:color="auto"/>
            </w:tcBorders>
            <w:shd w:val="clear" w:color="000000" w:fill="FFFFFF"/>
            <w:noWrap/>
            <w:vAlign w:val="center"/>
            <w:hideMark/>
            <w:tcPrChange w:id="319" w:author="Phương_Thu mua" w:date="2025-12-04T11:10:00Z">
              <w:tcPr>
                <w:tcW w:w="1080" w:type="dxa"/>
                <w:tcBorders>
                  <w:top w:val="nil"/>
                  <w:left w:val="nil"/>
                  <w:bottom w:val="single" w:sz="4" w:space="0" w:color="auto"/>
                  <w:right w:val="single" w:sz="4" w:space="0" w:color="auto"/>
                </w:tcBorders>
                <w:shd w:val="clear" w:color="000000" w:fill="FFFFFF"/>
                <w:noWrap/>
                <w:vAlign w:val="center"/>
                <w:hideMark/>
              </w:tcPr>
            </w:tcPrChange>
          </w:tcPr>
          <w:p w14:paraId="4235F89A"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1.656.000</w:t>
            </w:r>
          </w:p>
        </w:tc>
        <w:tc>
          <w:tcPr>
            <w:tcW w:w="1170" w:type="dxa"/>
            <w:tcBorders>
              <w:top w:val="nil"/>
              <w:left w:val="nil"/>
              <w:bottom w:val="single" w:sz="4" w:space="0" w:color="auto"/>
              <w:right w:val="single" w:sz="4" w:space="0" w:color="auto"/>
            </w:tcBorders>
            <w:shd w:val="clear" w:color="000000" w:fill="FFFFFF"/>
            <w:noWrap/>
            <w:vAlign w:val="center"/>
            <w:hideMark/>
            <w:tcPrChange w:id="320"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2B8EFB98"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22.356.000</w:t>
            </w:r>
          </w:p>
        </w:tc>
        <w:tc>
          <w:tcPr>
            <w:tcW w:w="900" w:type="dxa"/>
            <w:tcBorders>
              <w:top w:val="nil"/>
              <w:left w:val="nil"/>
              <w:bottom w:val="single" w:sz="4" w:space="0" w:color="auto"/>
              <w:right w:val="single" w:sz="4" w:space="0" w:color="auto"/>
            </w:tcBorders>
            <w:shd w:val="clear" w:color="000000" w:fill="FFFFFF"/>
            <w:noWrap/>
            <w:vAlign w:val="center"/>
            <w:tcPrChange w:id="321" w:author="Phương_Thu mua" w:date="2025-12-04T11:10:00Z">
              <w:tcPr>
                <w:tcW w:w="900" w:type="dxa"/>
                <w:tcBorders>
                  <w:top w:val="nil"/>
                  <w:left w:val="nil"/>
                  <w:bottom w:val="single" w:sz="4" w:space="0" w:color="auto"/>
                  <w:right w:val="single" w:sz="4" w:space="0" w:color="auto"/>
                </w:tcBorders>
                <w:shd w:val="clear" w:color="000000" w:fill="FFFFFF"/>
                <w:noWrap/>
                <w:vAlign w:val="center"/>
              </w:tcPr>
            </w:tcPrChange>
          </w:tcPr>
          <w:p w14:paraId="2756D348" w14:textId="4F9B2A38" w:rsidR="00F65714" w:rsidRPr="0062718D" w:rsidRDefault="00F65714" w:rsidP="0062718D">
            <w:pPr>
              <w:widowControl/>
              <w:autoSpaceDE/>
              <w:autoSpaceDN/>
              <w:jc w:val="center"/>
              <w:rPr>
                <w:b/>
                <w:bCs/>
                <w:color w:val="000000"/>
                <w:sz w:val="16"/>
                <w:szCs w:val="16"/>
                <w:lang w:val="en-US"/>
              </w:rPr>
            </w:pPr>
            <w:del w:id="322" w:author="Phương_Thu mua" w:date="2025-12-04T11:10:00Z">
              <w:r w:rsidRPr="0062718D" w:rsidDel="00905374">
                <w:rPr>
                  <w:b/>
                  <w:bCs/>
                  <w:color w:val="000000"/>
                  <w:sz w:val="16"/>
                  <w:szCs w:val="16"/>
                  <w:lang w:val="en-US"/>
                </w:rPr>
                <w:delText>Có sẵn</w:delText>
              </w:r>
            </w:del>
          </w:p>
        </w:tc>
      </w:tr>
      <w:tr w:rsidR="00F65714" w:rsidRPr="0062718D" w14:paraId="6865EB54" w14:textId="77777777" w:rsidTr="00905374">
        <w:tblPrEx>
          <w:tblW w:w="16200" w:type="dxa"/>
          <w:tblInd w:w="-1085" w:type="dxa"/>
          <w:tblLayout w:type="fixed"/>
          <w:tblPrExChange w:id="323" w:author="Phương_Thu mua" w:date="2025-12-04T11:09:00Z">
            <w:tblPrEx>
              <w:tblW w:w="16200" w:type="dxa"/>
              <w:tblInd w:w="-1085" w:type="dxa"/>
              <w:tblLayout w:type="fixed"/>
            </w:tblPrEx>
          </w:tblPrExChange>
        </w:tblPrEx>
        <w:trPr>
          <w:trHeight w:val="623"/>
          <w:trPrChange w:id="324" w:author="Phương_Thu mua" w:date="2025-12-04T11:09:00Z">
            <w:trPr>
              <w:gridBefore w:val="5"/>
              <w:trHeight w:val="623"/>
            </w:trPr>
          </w:trPrChange>
        </w:trPr>
        <w:tc>
          <w:tcPr>
            <w:tcW w:w="630" w:type="dxa"/>
            <w:tcBorders>
              <w:top w:val="single" w:sz="4" w:space="0" w:color="auto"/>
              <w:left w:val="single" w:sz="4" w:space="0" w:color="auto"/>
              <w:bottom w:val="single" w:sz="4" w:space="0" w:color="auto"/>
              <w:right w:val="single" w:sz="4" w:space="0" w:color="auto"/>
            </w:tcBorders>
            <w:shd w:val="clear" w:color="000000" w:fill="B8CCE4"/>
            <w:tcPrChange w:id="325" w:author="Phương_Thu mua" w:date="2025-12-04T11:09:00Z">
              <w:tcPr>
                <w:tcW w:w="520" w:type="dxa"/>
                <w:tcBorders>
                  <w:top w:val="single" w:sz="4" w:space="0" w:color="auto"/>
                  <w:left w:val="single" w:sz="4" w:space="0" w:color="auto"/>
                  <w:bottom w:val="single" w:sz="4" w:space="0" w:color="auto"/>
                  <w:right w:val="single" w:sz="4" w:space="0" w:color="auto"/>
                </w:tcBorders>
                <w:shd w:val="clear" w:color="000000" w:fill="B8CCE4"/>
              </w:tcPr>
            </w:tcPrChange>
          </w:tcPr>
          <w:p w14:paraId="07552224" w14:textId="77777777" w:rsidR="00F65714" w:rsidRPr="0062718D" w:rsidRDefault="00F65714" w:rsidP="0062718D">
            <w:pPr>
              <w:widowControl/>
              <w:autoSpaceDE/>
              <w:autoSpaceDN/>
              <w:jc w:val="right"/>
              <w:rPr>
                <w:b/>
                <w:bCs/>
                <w:color w:val="000000"/>
                <w:sz w:val="16"/>
                <w:szCs w:val="16"/>
                <w:lang w:val="en-US"/>
              </w:rPr>
            </w:pPr>
          </w:p>
        </w:tc>
        <w:tc>
          <w:tcPr>
            <w:tcW w:w="11250" w:type="dxa"/>
            <w:gridSpan w:val="8"/>
            <w:tcBorders>
              <w:top w:val="single" w:sz="4" w:space="0" w:color="auto"/>
              <w:left w:val="single" w:sz="4" w:space="0" w:color="auto"/>
              <w:bottom w:val="single" w:sz="4" w:space="0" w:color="auto"/>
              <w:right w:val="single" w:sz="4" w:space="0" w:color="auto"/>
            </w:tcBorders>
            <w:shd w:val="clear" w:color="000000" w:fill="B8CCE4"/>
            <w:noWrap/>
            <w:vAlign w:val="center"/>
            <w:hideMark/>
            <w:tcPrChange w:id="326" w:author="Phương_Thu mua" w:date="2025-12-04T11:09:00Z">
              <w:tcPr>
                <w:tcW w:w="11360" w:type="dxa"/>
                <w:gridSpan w:val="18"/>
                <w:tcBorders>
                  <w:top w:val="single" w:sz="4" w:space="0" w:color="auto"/>
                  <w:left w:val="single" w:sz="4" w:space="0" w:color="auto"/>
                  <w:bottom w:val="single" w:sz="4" w:space="0" w:color="auto"/>
                  <w:right w:val="single" w:sz="4" w:space="0" w:color="auto"/>
                </w:tcBorders>
                <w:shd w:val="clear" w:color="000000" w:fill="B8CCE4"/>
                <w:noWrap/>
                <w:vAlign w:val="center"/>
                <w:hideMark/>
              </w:tcPr>
            </w:tcPrChange>
          </w:tcPr>
          <w:p w14:paraId="5C9DC4F3" w14:textId="023A0818" w:rsidR="00F65714" w:rsidRPr="0062718D" w:rsidRDefault="00F65714" w:rsidP="0062718D">
            <w:pPr>
              <w:widowControl/>
              <w:autoSpaceDE/>
              <w:autoSpaceDN/>
              <w:jc w:val="right"/>
              <w:rPr>
                <w:b/>
                <w:bCs/>
                <w:color w:val="000000"/>
                <w:sz w:val="16"/>
                <w:szCs w:val="16"/>
                <w:lang w:val="en-US"/>
              </w:rPr>
            </w:pPr>
            <w:proofErr w:type="spellStart"/>
            <w:r w:rsidRPr="0062718D">
              <w:rPr>
                <w:b/>
                <w:bCs/>
                <w:color w:val="000000"/>
                <w:sz w:val="16"/>
                <w:szCs w:val="16"/>
                <w:lang w:val="en-US"/>
              </w:rPr>
              <w:t>Tổng</w:t>
            </w:r>
            <w:proofErr w:type="spellEnd"/>
            <w:r w:rsidRPr="0062718D">
              <w:rPr>
                <w:b/>
                <w:bCs/>
                <w:color w:val="000000"/>
                <w:sz w:val="16"/>
                <w:szCs w:val="16"/>
                <w:lang w:val="en-US"/>
              </w:rPr>
              <w:t xml:space="preserve"> </w:t>
            </w:r>
            <w:proofErr w:type="spellStart"/>
            <w:r w:rsidRPr="0062718D">
              <w:rPr>
                <w:b/>
                <w:bCs/>
                <w:color w:val="000000"/>
                <w:sz w:val="16"/>
                <w:szCs w:val="16"/>
                <w:lang w:val="en-US"/>
              </w:rPr>
              <w:t>cộng</w:t>
            </w:r>
            <w:proofErr w:type="spellEnd"/>
          </w:p>
        </w:tc>
        <w:tc>
          <w:tcPr>
            <w:tcW w:w="1170" w:type="dxa"/>
            <w:tcBorders>
              <w:top w:val="nil"/>
              <w:left w:val="nil"/>
              <w:bottom w:val="single" w:sz="4" w:space="0" w:color="auto"/>
              <w:right w:val="single" w:sz="4" w:space="0" w:color="auto"/>
            </w:tcBorders>
            <w:shd w:val="clear" w:color="000000" w:fill="B8CCE4"/>
            <w:noWrap/>
            <w:vAlign w:val="center"/>
            <w:hideMark/>
            <w:tcPrChange w:id="327" w:author="Phương_Thu mua" w:date="2025-12-04T11:09:00Z">
              <w:tcPr>
                <w:tcW w:w="1170" w:type="dxa"/>
                <w:tcBorders>
                  <w:top w:val="nil"/>
                  <w:left w:val="nil"/>
                  <w:bottom w:val="single" w:sz="4" w:space="0" w:color="auto"/>
                  <w:right w:val="single" w:sz="4" w:space="0" w:color="auto"/>
                </w:tcBorders>
                <w:shd w:val="clear" w:color="000000" w:fill="B8CCE4"/>
                <w:noWrap/>
                <w:vAlign w:val="center"/>
                <w:hideMark/>
              </w:tcPr>
            </w:tcPrChange>
          </w:tcPr>
          <w:p w14:paraId="2B997C9D"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3.157.600.000</w:t>
            </w:r>
          </w:p>
        </w:tc>
        <w:tc>
          <w:tcPr>
            <w:tcW w:w="1080" w:type="dxa"/>
            <w:tcBorders>
              <w:top w:val="nil"/>
              <w:left w:val="nil"/>
              <w:bottom w:val="single" w:sz="4" w:space="0" w:color="auto"/>
              <w:right w:val="single" w:sz="4" w:space="0" w:color="auto"/>
            </w:tcBorders>
            <w:shd w:val="clear" w:color="000000" w:fill="B8CCE4"/>
            <w:noWrap/>
            <w:vAlign w:val="center"/>
            <w:hideMark/>
            <w:tcPrChange w:id="328" w:author="Phương_Thu mua" w:date="2025-12-04T11:09:00Z">
              <w:tcPr>
                <w:tcW w:w="1080" w:type="dxa"/>
                <w:tcBorders>
                  <w:top w:val="nil"/>
                  <w:left w:val="nil"/>
                  <w:bottom w:val="single" w:sz="4" w:space="0" w:color="auto"/>
                  <w:right w:val="single" w:sz="4" w:space="0" w:color="auto"/>
                </w:tcBorders>
                <w:shd w:val="clear" w:color="000000" w:fill="B8CCE4"/>
                <w:noWrap/>
                <w:vAlign w:val="center"/>
                <w:hideMark/>
              </w:tcPr>
            </w:tcPrChange>
          </w:tcPr>
          <w:p w14:paraId="3A4E60D0"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252.608.000</w:t>
            </w:r>
          </w:p>
        </w:tc>
        <w:tc>
          <w:tcPr>
            <w:tcW w:w="1170" w:type="dxa"/>
            <w:tcBorders>
              <w:top w:val="nil"/>
              <w:left w:val="nil"/>
              <w:bottom w:val="single" w:sz="4" w:space="0" w:color="auto"/>
              <w:right w:val="single" w:sz="4" w:space="0" w:color="auto"/>
            </w:tcBorders>
            <w:shd w:val="clear" w:color="000000" w:fill="B8CCE4"/>
            <w:noWrap/>
            <w:vAlign w:val="center"/>
            <w:hideMark/>
            <w:tcPrChange w:id="329" w:author="Phương_Thu mua" w:date="2025-12-04T11:09:00Z">
              <w:tcPr>
                <w:tcW w:w="1170" w:type="dxa"/>
                <w:tcBorders>
                  <w:top w:val="nil"/>
                  <w:left w:val="nil"/>
                  <w:bottom w:val="single" w:sz="4" w:space="0" w:color="auto"/>
                  <w:right w:val="single" w:sz="4" w:space="0" w:color="auto"/>
                </w:tcBorders>
                <w:shd w:val="clear" w:color="000000" w:fill="B8CCE4"/>
                <w:noWrap/>
                <w:vAlign w:val="center"/>
                <w:hideMark/>
              </w:tcPr>
            </w:tcPrChange>
          </w:tcPr>
          <w:p w14:paraId="6BE4D3DE"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3.410.208.000</w:t>
            </w:r>
          </w:p>
        </w:tc>
        <w:tc>
          <w:tcPr>
            <w:tcW w:w="900" w:type="dxa"/>
            <w:tcBorders>
              <w:top w:val="nil"/>
              <w:left w:val="nil"/>
              <w:bottom w:val="single" w:sz="4" w:space="0" w:color="auto"/>
              <w:right w:val="single" w:sz="4" w:space="0" w:color="auto"/>
            </w:tcBorders>
            <w:shd w:val="clear" w:color="000000" w:fill="B8CCE4"/>
            <w:noWrap/>
            <w:vAlign w:val="center"/>
            <w:hideMark/>
            <w:tcPrChange w:id="330" w:author="Phương_Thu mua" w:date="2025-12-04T11:09:00Z">
              <w:tcPr>
                <w:tcW w:w="900" w:type="dxa"/>
                <w:tcBorders>
                  <w:top w:val="nil"/>
                  <w:left w:val="nil"/>
                  <w:bottom w:val="single" w:sz="4" w:space="0" w:color="auto"/>
                  <w:right w:val="single" w:sz="4" w:space="0" w:color="auto"/>
                </w:tcBorders>
                <w:shd w:val="clear" w:color="000000" w:fill="B8CCE4"/>
                <w:noWrap/>
                <w:vAlign w:val="center"/>
                <w:hideMark/>
              </w:tcPr>
            </w:tcPrChange>
          </w:tcPr>
          <w:p w14:paraId="44A0D05A"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r>
      <w:tr w:rsidR="00F65714" w:rsidRPr="0062718D" w14:paraId="47DB2C71" w14:textId="77777777" w:rsidTr="00905374">
        <w:tblPrEx>
          <w:tblW w:w="16200" w:type="dxa"/>
          <w:tblInd w:w="-1085" w:type="dxa"/>
          <w:tblLayout w:type="fixed"/>
          <w:tblPrExChange w:id="331" w:author="Phương_Thu mua" w:date="2025-12-04T11:09:00Z">
            <w:tblPrEx>
              <w:tblW w:w="16200" w:type="dxa"/>
              <w:tblInd w:w="-1085" w:type="dxa"/>
              <w:tblLayout w:type="fixed"/>
            </w:tblPrEx>
          </w:tblPrExChange>
        </w:tblPrEx>
        <w:trPr>
          <w:trHeight w:val="383"/>
          <w:trPrChange w:id="332" w:author="Phương_Thu mua" w:date="2025-12-04T11:09:00Z">
            <w:trPr>
              <w:gridBefore w:val="5"/>
              <w:trHeight w:val="383"/>
            </w:trPr>
          </w:trPrChange>
        </w:trPr>
        <w:tc>
          <w:tcPr>
            <w:tcW w:w="630" w:type="dxa"/>
            <w:tcBorders>
              <w:top w:val="single" w:sz="4" w:space="0" w:color="auto"/>
              <w:left w:val="single" w:sz="4" w:space="0" w:color="auto"/>
              <w:bottom w:val="nil"/>
              <w:right w:val="single" w:sz="4" w:space="0" w:color="auto"/>
            </w:tcBorders>
            <w:shd w:val="clear" w:color="000000" w:fill="FFFF00"/>
            <w:tcPrChange w:id="333" w:author="Phương_Thu mua" w:date="2025-12-04T11:09:00Z">
              <w:tcPr>
                <w:tcW w:w="520" w:type="dxa"/>
                <w:tcBorders>
                  <w:top w:val="single" w:sz="4" w:space="0" w:color="auto"/>
                  <w:left w:val="single" w:sz="4" w:space="0" w:color="auto"/>
                  <w:bottom w:val="nil"/>
                  <w:right w:val="single" w:sz="4" w:space="0" w:color="auto"/>
                </w:tcBorders>
                <w:shd w:val="clear" w:color="000000" w:fill="FFFF00"/>
              </w:tcPr>
            </w:tcPrChange>
          </w:tcPr>
          <w:p w14:paraId="1A47D97A" w14:textId="77777777" w:rsidR="00F65714" w:rsidRPr="0062718D" w:rsidRDefault="00F65714" w:rsidP="0062718D">
            <w:pPr>
              <w:widowControl/>
              <w:autoSpaceDE/>
              <w:autoSpaceDN/>
              <w:rPr>
                <w:b/>
                <w:bCs/>
                <w:color w:val="000000"/>
                <w:sz w:val="16"/>
                <w:szCs w:val="16"/>
                <w:lang w:val="en-US"/>
              </w:rPr>
            </w:pPr>
          </w:p>
        </w:tc>
        <w:tc>
          <w:tcPr>
            <w:tcW w:w="15570" w:type="dxa"/>
            <w:gridSpan w:val="12"/>
            <w:tcBorders>
              <w:top w:val="single" w:sz="4" w:space="0" w:color="auto"/>
              <w:left w:val="single" w:sz="4" w:space="0" w:color="auto"/>
              <w:bottom w:val="single" w:sz="4" w:space="0" w:color="auto"/>
              <w:right w:val="single" w:sz="4" w:space="0" w:color="auto"/>
            </w:tcBorders>
            <w:shd w:val="clear" w:color="000000" w:fill="FFFF00"/>
            <w:noWrap/>
            <w:vAlign w:val="center"/>
            <w:hideMark/>
            <w:tcPrChange w:id="334" w:author="Phương_Thu mua" w:date="2025-12-04T11:09:00Z">
              <w:tcPr>
                <w:tcW w:w="15680" w:type="dxa"/>
                <w:gridSpan w:val="22"/>
                <w:tcBorders>
                  <w:top w:val="single" w:sz="4" w:space="0" w:color="auto"/>
                  <w:left w:val="single" w:sz="4" w:space="0" w:color="auto"/>
                  <w:bottom w:val="single" w:sz="4" w:space="0" w:color="auto"/>
                  <w:right w:val="single" w:sz="4" w:space="0" w:color="auto"/>
                </w:tcBorders>
                <w:shd w:val="clear" w:color="000000" w:fill="FFFF00"/>
                <w:noWrap/>
                <w:vAlign w:val="center"/>
                <w:hideMark/>
              </w:tcPr>
            </w:tcPrChange>
          </w:tcPr>
          <w:p w14:paraId="2901DF2B" w14:textId="680B7301" w:rsidR="00F65714" w:rsidRPr="0062718D" w:rsidRDefault="00F65714" w:rsidP="0062718D">
            <w:pPr>
              <w:widowControl/>
              <w:autoSpaceDE/>
              <w:autoSpaceDN/>
              <w:rPr>
                <w:b/>
                <w:bCs/>
                <w:color w:val="000000"/>
                <w:sz w:val="16"/>
                <w:szCs w:val="16"/>
                <w:lang w:val="en-US"/>
              </w:rPr>
            </w:pPr>
            <w:r w:rsidRPr="0062718D">
              <w:rPr>
                <w:b/>
                <w:bCs/>
                <w:color w:val="000000"/>
                <w:sz w:val="16"/>
                <w:szCs w:val="16"/>
                <w:lang w:val="en-US"/>
              </w:rPr>
              <w:t xml:space="preserve">II. </w:t>
            </w:r>
            <w:proofErr w:type="spellStart"/>
            <w:r w:rsidRPr="0062718D">
              <w:rPr>
                <w:b/>
                <w:bCs/>
                <w:color w:val="000000"/>
                <w:sz w:val="16"/>
                <w:szCs w:val="16"/>
                <w:lang w:val="en-US"/>
              </w:rPr>
              <w:t>Thiết</w:t>
            </w:r>
            <w:proofErr w:type="spellEnd"/>
            <w:r w:rsidRPr="0062718D">
              <w:rPr>
                <w:b/>
                <w:bCs/>
                <w:color w:val="000000"/>
                <w:sz w:val="16"/>
                <w:szCs w:val="16"/>
                <w:lang w:val="en-US"/>
              </w:rPr>
              <w:t xml:space="preserve"> </w:t>
            </w:r>
            <w:proofErr w:type="spellStart"/>
            <w:r w:rsidRPr="0062718D">
              <w:rPr>
                <w:b/>
                <w:bCs/>
                <w:color w:val="000000"/>
                <w:sz w:val="16"/>
                <w:szCs w:val="16"/>
                <w:lang w:val="en-US"/>
              </w:rPr>
              <w:t>bị</w:t>
            </w:r>
            <w:proofErr w:type="spellEnd"/>
            <w:r w:rsidRPr="0062718D">
              <w:rPr>
                <w:b/>
                <w:bCs/>
                <w:color w:val="000000"/>
                <w:sz w:val="16"/>
                <w:szCs w:val="16"/>
                <w:lang w:val="en-US"/>
              </w:rPr>
              <w:t xml:space="preserve"> </w:t>
            </w:r>
            <w:proofErr w:type="spellStart"/>
            <w:r w:rsidRPr="0062718D">
              <w:rPr>
                <w:b/>
                <w:bCs/>
                <w:color w:val="000000"/>
                <w:sz w:val="16"/>
                <w:szCs w:val="16"/>
                <w:lang w:val="en-US"/>
              </w:rPr>
              <w:t>tặng</w:t>
            </w:r>
            <w:proofErr w:type="spellEnd"/>
            <w:r w:rsidRPr="0062718D">
              <w:rPr>
                <w:b/>
                <w:bCs/>
                <w:color w:val="000000"/>
                <w:sz w:val="16"/>
                <w:szCs w:val="16"/>
                <w:lang w:val="en-US"/>
              </w:rPr>
              <w:t xml:space="preserve"> </w:t>
            </w:r>
            <w:proofErr w:type="spellStart"/>
            <w:r w:rsidRPr="0062718D">
              <w:rPr>
                <w:b/>
                <w:bCs/>
                <w:color w:val="000000"/>
                <w:sz w:val="16"/>
                <w:szCs w:val="16"/>
                <w:lang w:val="en-US"/>
              </w:rPr>
              <w:t>kèm</w:t>
            </w:r>
            <w:proofErr w:type="spellEnd"/>
            <w:r w:rsidRPr="0062718D">
              <w:rPr>
                <w:b/>
                <w:bCs/>
                <w:color w:val="000000"/>
                <w:sz w:val="16"/>
                <w:szCs w:val="16"/>
                <w:lang w:val="en-US"/>
              </w:rPr>
              <w:t xml:space="preserve"> </w:t>
            </w:r>
            <w:proofErr w:type="spellStart"/>
            <w:r w:rsidRPr="0062718D">
              <w:rPr>
                <w:b/>
                <w:bCs/>
                <w:color w:val="000000"/>
                <w:sz w:val="16"/>
                <w:szCs w:val="16"/>
                <w:lang w:val="en-US"/>
              </w:rPr>
              <w:t>theo</w:t>
            </w:r>
            <w:proofErr w:type="spellEnd"/>
            <w:r w:rsidRPr="0062718D">
              <w:rPr>
                <w:b/>
                <w:bCs/>
                <w:color w:val="000000"/>
                <w:sz w:val="16"/>
                <w:szCs w:val="16"/>
                <w:lang w:val="en-US"/>
              </w:rPr>
              <w:t xml:space="preserve"> </w:t>
            </w:r>
            <w:proofErr w:type="spellStart"/>
            <w:r w:rsidRPr="0062718D">
              <w:rPr>
                <w:b/>
                <w:bCs/>
                <w:color w:val="000000"/>
                <w:sz w:val="16"/>
                <w:szCs w:val="16"/>
                <w:lang w:val="en-US"/>
              </w:rPr>
              <w:t>dự</w:t>
            </w:r>
            <w:proofErr w:type="spellEnd"/>
            <w:r w:rsidRPr="0062718D">
              <w:rPr>
                <w:b/>
                <w:bCs/>
                <w:color w:val="000000"/>
                <w:sz w:val="16"/>
                <w:szCs w:val="16"/>
                <w:lang w:val="en-US"/>
              </w:rPr>
              <w:t xml:space="preserve"> </w:t>
            </w:r>
            <w:proofErr w:type="spellStart"/>
            <w:r w:rsidRPr="0062718D">
              <w:rPr>
                <w:b/>
                <w:bCs/>
                <w:color w:val="000000"/>
                <w:sz w:val="16"/>
                <w:szCs w:val="16"/>
                <w:lang w:val="en-US"/>
              </w:rPr>
              <w:t>án</w:t>
            </w:r>
            <w:proofErr w:type="spellEnd"/>
            <w:r w:rsidRPr="0062718D">
              <w:rPr>
                <w:b/>
                <w:bCs/>
                <w:color w:val="000000"/>
                <w:sz w:val="16"/>
                <w:szCs w:val="16"/>
                <w:lang w:val="en-US"/>
              </w:rPr>
              <w:t>:</w:t>
            </w:r>
          </w:p>
        </w:tc>
      </w:tr>
      <w:tr w:rsidR="00F65714" w:rsidRPr="0062718D" w14:paraId="401E434E" w14:textId="77777777" w:rsidTr="00905374">
        <w:tblPrEx>
          <w:tblW w:w="16200" w:type="dxa"/>
          <w:tblInd w:w="-1085" w:type="dxa"/>
          <w:tblLayout w:type="fixed"/>
          <w:tblPrExChange w:id="335" w:author="Phương_Thu mua" w:date="2025-12-04T11:10:00Z">
            <w:tblPrEx>
              <w:tblW w:w="16200" w:type="dxa"/>
              <w:tblInd w:w="-1085" w:type="dxa"/>
              <w:tblLayout w:type="fixed"/>
            </w:tblPrEx>
          </w:tblPrExChange>
        </w:tblPrEx>
        <w:trPr>
          <w:trHeight w:val="765"/>
          <w:trPrChange w:id="336" w:author="Phương_Thu mua" w:date="2025-12-04T11:10:00Z">
            <w:trPr>
              <w:gridBefore w:val="5"/>
              <w:trHeight w:val="765"/>
            </w:trPr>
          </w:trPrChange>
        </w:trPr>
        <w:tc>
          <w:tcPr>
            <w:tcW w:w="632" w:type="dxa"/>
            <w:tcBorders>
              <w:top w:val="single" w:sz="4" w:space="0" w:color="auto"/>
              <w:left w:val="single" w:sz="4" w:space="0" w:color="auto"/>
              <w:bottom w:val="single" w:sz="4" w:space="0" w:color="auto"/>
              <w:right w:val="single" w:sz="4" w:space="0" w:color="auto"/>
            </w:tcBorders>
            <w:vAlign w:val="center"/>
            <w:hideMark/>
            <w:tcPrChange w:id="337" w:author="Phương_Thu mua" w:date="2025-12-04T11:10:00Z">
              <w:tcPr>
                <w:tcW w:w="632" w:type="dxa"/>
                <w:gridSpan w:val="2"/>
                <w:tcBorders>
                  <w:top w:val="single" w:sz="4" w:space="0" w:color="auto"/>
                  <w:left w:val="single" w:sz="4" w:space="0" w:color="auto"/>
                  <w:bottom w:val="single" w:sz="4" w:space="0" w:color="auto"/>
                  <w:right w:val="single" w:sz="4" w:space="0" w:color="auto"/>
                </w:tcBorders>
                <w:vAlign w:val="center"/>
                <w:hideMark/>
              </w:tcPr>
            </w:tcPrChange>
          </w:tcPr>
          <w:p w14:paraId="3E44D141"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1</w:t>
            </w:r>
          </w:p>
        </w:tc>
        <w:tc>
          <w:tcPr>
            <w:tcW w:w="98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Change w:id="338" w:author="Phương_Thu mua" w:date="2025-12-04T11:10:00Z">
              <w:tcPr>
                <w:tcW w:w="98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tcPrChange>
          </w:tcPr>
          <w:p w14:paraId="711C7B29"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aServer-J-100Z</w:t>
            </w:r>
          </w:p>
        </w:tc>
        <w:tc>
          <w:tcPr>
            <w:tcW w:w="990" w:type="dxa"/>
            <w:tcBorders>
              <w:top w:val="single" w:sz="4" w:space="0" w:color="auto"/>
              <w:left w:val="nil"/>
              <w:bottom w:val="single" w:sz="4" w:space="0" w:color="auto"/>
              <w:right w:val="single" w:sz="4" w:space="0" w:color="auto"/>
            </w:tcBorders>
            <w:shd w:val="clear" w:color="000000" w:fill="FFFFFF"/>
            <w:vAlign w:val="center"/>
            <w:hideMark/>
            <w:tcPrChange w:id="339" w:author="Phương_Thu mua" w:date="2025-12-04T11:10:00Z">
              <w:tcPr>
                <w:tcW w:w="990" w:type="dxa"/>
                <w:tcBorders>
                  <w:top w:val="single" w:sz="4" w:space="0" w:color="auto"/>
                  <w:left w:val="nil"/>
                  <w:bottom w:val="single" w:sz="4" w:space="0" w:color="auto"/>
                  <w:right w:val="single" w:sz="4" w:space="0" w:color="auto"/>
                </w:tcBorders>
                <w:shd w:val="clear" w:color="000000" w:fill="FFFFFF"/>
                <w:vAlign w:val="center"/>
                <w:hideMark/>
              </w:tcPr>
            </w:tcPrChange>
          </w:tcPr>
          <w:p w14:paraId="6CADB7D9"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Standard Hardware</w:t>
            </w:r>
          </w:p>
        </w:tc>
        <w:tc>
          <w:tcPr>
            <w:tcW w:w="1530" w:type="dxa"/>
            <w:tcBorders>
              <w:top w:val="single" w:sz="4" w:space="0" w:color="auto"/>
              <w:left w:val="nil"/>
              <w:bottom w:val="single" w:sz="4" w:space="0" w:color="auto"/>
              <w:right w:val="single" w:sz="4" w:space="0" w:color="auto"/>
            </w:tcBorders>
            <w:shd w:val="clear" w:color="000000" w:fill="FFFFFF"/>
            <w:vAlign w:val="center"/>
            <w:hideMark/>
            <w:tcPrChange w:id="340" w:author="Phương_Thu mua" w:date="2025-12-04T11:10:00Z">
              <w:tcPr>
                <w:tcW w:w="1530" w:type="dxa"/>
                <w:gridSpan w:val="4"/>
                <w:tcBorders>
                  <w:top w:val="single" w:sz="4" w:space="0" w:color="auto"/>
                  <w:left w:val="nil"/>
                  <w:bottom w:val="single" w:sz="4" w:space="0" w:color="auto"/>
                  <w:right w:val="single" w:sz="4" w:space="0" w:color="auto"/>
                </w:tcBorders>
                <w:shd w:val="clear" w:color="000000" w:fill="FFFFFF"/>
                <w:vAlign w:val="center"/>
                <w:hideMark/>
              </w:tcPr>
            </w:tcPrChange>
          </w:tcPr>
          <w:p w14:paraId="5F72E5A8"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aServer-J-100Z</w:t>
            </w:r>
          </w:p>
        </w:tc>
        <w:tc>
          <w:tcPr>
            <w:tcW w:w="4860" w:type="dxa"/>
            <w:tcBorders>
              <w:top w:val="single" w:sz="4" w:space="0" w:color="auto"/>
              <w:left w:val="nil"/>
              <w:bottom w:val="single" w:sz="4" w:space="0" w:color="auto"/>
              <w:right w:val="single" w:sz="4" w:space="0" w:color="auto"/>
            </w:tcBorders>
            <w:shd w:val="clear" w:color="000000" w:fill="FFFFFF"/>
            <w:hideMark/>
            <w:tcPrChange w:id="341" w:author="Phương_Thu mua" w:date="2025-12-04T11:10:00Z">
              <w:tcPr>
                <w:tcW w:w="4860" w:type="dxa"/>
                <w:gridSpan w:val="5"/>
                <w:tcBorders>
                  <w:top w:val="single" w:sz="4" w:space="0" w:color="auto"/>
                  <w:left w:val="nil"/>
                  <w:bottom w:val="single" w:sz="4" w:space="0" w:color="auto"/>
                  <w:right w:val="single" w:sz="4" w:space="0" w:color="auto"/>
                </w:tcBorders>
                <w:shd w:val="clear" w:color="000000" w:fill="FFFFFF"/>
                <w:hideMark/>
              </w:tcPr>
            </w:tcPrChange>
          </w:tcPr>
          <w:p w14:paraId="55E1588A" w14:textId="77777777" w:rsidR="00F65714" w:rsidRPr="0062718D" w:rsidRDefault="00F65714" w:rsidP="0062718D">
            <w:pPr>
              <w:widowControl/>
              <w:autoSpaceDE/>
              <w:autoSpaceDN/>
              <w:rPr>
                <w:color w:val="000000"/>
                <w:sz w:val="16"/>
                <w:szCs w:val="16"/>
                <w:lang w:val="en-US"/>
              </w:rPr>
            </w:pPr>
            <w:r w:rsidRPr="0062718D">
              <w:rPr>
                <w:color w:val="000000"/>
                <w:sz w:val="16"/>
                <w:szCs w:val="16"/>
                <w:lang w:val="en-US"/>
              </w:rPr>
              <w:t>Witness appliance for HCI two-node cluster: Intel Celeron N5105, 4C/4T, 16GB Memory, 64GB on-board disk, 1GE. [Only support 2-node cluster new deployment, support 6.7.0R3/6.9.0 and later versions, not support 6.8.0, not support stretched cluster]</w:t>
            </w:r>
          </w:p>
        </w:tc>
        <w:tc>
          <w:tcPr>
            <w:tcW w:w="630" w:type="dxa"/>
            <w:tcBorders>
              <w:top w:val="single" w:sz="4" w:space="0" w:color="auto"/>
              <w:left w:val="nil"/>
              <w:bottom w:val="single" w:sz="4" w:space="0" w:color="auto"/>
              <w:right w:val="single" w:sz="4" w:space="0" w:color="auto"/>
            </w:tcBorders>
            <w:vAlign w:val="center"/>
            <w:hideMark/>
            <w:tcPrChange w:id="342" w:author="Phương_Thu mua" w:date="2025-12-04T11:10:00Z">
              <w:tcPr>
                <w:tcW w:w="630" w:type="dxa"/>
                <w:gridSpan w:val="2"/>
                <w:tcBorders>
                  <w:top w:val="single" w:sz="4" w:space="0" w:color="auto"/>
                  <w:left w:val="nil"/>
                  <w:bottom w:val="single" w:sz="4" w:space="0" w:color="auto"/>
                  <w:right w:val="single" w:sz="4" w:space="0" w:color="auto"/>
                </w:tcBorders>
                <w:vAlign w:val="center"/>
                <w:hideMark/>
              </w:tcPr>
            </w:tcPrChange>
          </w:tcPr>
          <w:p w14:paraId="410E7F4C"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xml:space="preserve">36 </w:t>
            </w:r>
            <w:proofErr w:type="spellStart"/>
            <w:r w:rsidRPr="0062718D">
              <w:rPr>
                <w:color w:val="000000"/>
                <w:sz w:val="16"/>
                <w:szCs w:val="16"/>
                <w:lang w:val="en-US"/>
              </w:rPr>
              <w:t>tháng</w:t>
            </w:r>
            <w:proofErr w:type="spellEnd"/>
          </w:p>
        </w:tc>
        <w:tc>
          <w:tcPr>
            <w:tcW w:w="630" w:type="dxa"/>
            <w:tcBorders>
              <w:top w:val="single" w:sz="4" w:space="0" w:color="auto"/>
              <w:left w:val="nil"/>
              <w:bottom w:val="single" w:sz="4" w:space="0" w:color="auto"/>
              <w:right w:val="single" w:sz="4" w:space="0" w:color="auto"/>
            </w:tcBorders>
            <w:tcPrChange w:id="343"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747DA0A9" w14:textId="77777777" w:rsidR="009868FB" w:rsidRDefault="009868FB" w:rsidP="009868FB">
            <w:pPr>
              <w:widowControl/>
              <w:autoSpaceDE/>
              <w:autoSpaceDN/>
              <w:rPr>
                <w:ins w:id="344" w:author="HIEN" w:date="2025-12-01T09:58:00Z"/>
                <w:color w:val="000000"/>
                <w:sz w:val="16"/>
                <w:szCs w:val="16"/>
                <w:lang w:val="en-US"/>
              </w:rPr>
            </w:pPr>
          </w:p>
          <w:p w14:paraId="275A42EB" w14:textId="77777777" w:rsidR="009868FB" w:rsidRDefault="009868FB" w:rsidP="009868FB">
            <w:pPr>
              <w:widowControl/>
              <w:autoSpaceDE/>
              <w:autoSpaceDN/>
              <w:rPr>
                <w:ins w:id="345" w:author="HIEN" w:date="2025-12-01T09:58:00Z"/>
                <w:color w:val="000000"/>
                <w:sz w:val="16"/>
                <w:szCs w:val="16"/>
                <w:lang w:val="en-US"/>
              </w:rPr>
            </w:pPr>
          </w:p>
          <w:p w14:paraId="276064D6" w14:textId="507067D7" w:rsidR="00F65714" w:rsidRPr="0062718D" w:rsidRDefault="009868FB">
            <w:pPr>
              <w:widowControl/>
              <w:autoSpaceDE/>
              <w:autoSpaceDN/>
              <w:rPr>
                <w:color w:val="000000"/>
                <w:sz w:val="16"/>
                <w:szCs w:val="16"/>
                <w:lang w:val="en-US"/>
              </w:rPr>
              <w:pPrChange w:id="346" w:author="HIEN" w:date="2025-12-01T09:58:00Z">
                <w:pPr>
                  <w:widowControl/>
                  <w:autoSpaceDE/>
                  <w:autoSpaceDN/>
                  <w:jc w:val="center"/>
                </w:pPr>
              </w:pPrChange>
            </w:pPr>
            <w:proofErr w:type="spellStart"/>
            <w:ins w:id="347" w:author="HIEN" w:date="2025-12-01T09:58:00Z">
              <w:r>
                <w:rPr>
                  <w:color w:val="000000"/>
                  <w:sz w:val="16"/>
                  <w:szCs w:val="16"/>
                  <w:lang w:val="en-US"/>
                </w:rPr>
                <w:t>Bộ</w:t>
              </w:r>
            </w:ins>
            <w:proofErr w:type="spellEnd"/>
          </w:p>
        </w:tc>
        <w:tc>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Change w:id="348" w:author="Phương_Thu mua" w:date="2025-12-04T11:10:00Z">
              <w:tcPr>
                <w:tcW w:w="520" w:type="dxa"/>
                <w:tcBorders>
                  <w:top w:val="single" w:sz="4" w:space="0" w:color="auto"/>
                  <w:left w:val="single" w:sz="4" w:space="0" w:color="auto"/>
                  <w:bottom w:val="single" w:sz="4" w:space="0" w:color="auto"/>
                  <w:right w:val="single" w:sz="4" w:space="0" w:color="auto"/>
                </w:tcBorders>
                <w:shd w:val="clear" w:color="000000" w:fill="FFFFFF"/>
                <w:vAlign w:val="center"/>
                <w:hideMark/>
              </w:tcPr>
            </w:tcPrChange>
          </w:tcPr>
          <w:p w14:paraId="6436664A" w14:textId="516EEBFF"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1</w:t>
            </w:r>
          </w:p>
        </w:tc>
        <w:tc>
          <w:tcPr>
            <w:tcW w:w="110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Change w:id="349" w:author="Phương_Thu mua" w:date="2025-12-04T11:10:00Z">
              <w:tcPr>
                <w:tcW w:w="110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tcPrChange>
          </w:tcPr>
          <w:p w14:paraId="15FF235D"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7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Change w:id="350" w:author="Phương_Thu mua" w:date="2025-12-04T11:10:00Z">
              <w:tcPr>
                <w:tcW w:w="117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tcPrChange>
          </w:tcPr>
          <w:p w14:paraId="77FC71A3"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08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Change w:id="351" w:author="Phương_Thu mua" w:date="2025-12-04T11:10:00Z">
              <w:tcPr>
                <w:tcW w:w="108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tcPrChange>
          </w:tcPr>
          <w:p w14:paraId="2AA065AA"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117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Change w:id="352" w:author="Phương_Thu mua" w:date="2025-12-04T11:10:00Z">
              <w:tcPr>
                <w:tcW w:w="117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tcPrChange>
          </w:tcPr>
          <w:p w14:paraId="6668F084"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 </w:t>
            </w:r>
          </w:p>
        </w:tc>
        <w:tc>
          <w:tcPr>
            <w:tcW w:w="90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tcPrChange w:id="353" w:author="Phương_Thu mua" w:date="2025-12-04T11:10:00Z">
              <w:tcPr>
                <w:tcW w:w="90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tcPr>
            </w:tcPrChange>
          </w:tcPr>
          <w:p w14:paraId="62DFD5E9" w14:textId="0EAF867B" w:rsidR="00F65714" w:rsidRPr="0062718D" w:rsidRDefault="00F65714" w:rsidP="0062718D">
            <w:pPr>
              <w:widowControl/>
              <w:autoSpaceDE/>
              <w:autoSpaceDN/>
              <w:jc w:val="center"/>
              <w:rPr>
                <w:b/>
                <w:bCs/>
                <w:color w:val="000000"/>
                <w:sz w:val="16"/>
                <w:szCs w:val="16"/>
                <w:lang w:val="en-US"/>
              </w:rPr>
            </w:pPr>
            <w:del w:id="354" w:author="Phương_Thu mua" w:date="2025-12-04T11:10:00Z">
              <w:r w:rsidRPr="0062718D" w:rsidDel="00905374">
                <w:rPr>
                  <w:b/>
                  <w:bCs/>
                  <w:color w:val="000000"/>
                  <w:sz w:val="16"/>
                  <w:szCs w:val="16"/>
                  <w:lang w:val="en-US"/>
                </w:rPr>
                <w:delText>Đặt hàng 4 - 8 tuần</w:delText>
              </w:r>
            </w:del>
          </w:p>
        </w:tc>
      </w:tr>
      <w:tr w:rsidR="00F65714" w:rsidRPr="0062718D" w14:paraId="3CDA7B32" w14:textId="77777777" w:rsidTr="00905374">
        <w:tblPrEx>
          <w:tblW w:w="16200" w:type="dxa"/>
          <w:tblInd w:w="-1085" w:type="dxa"/>
          <w:tblLayout w:type="fixed"/>
          <w:tblPrExChange w:id="355" w:author="Phương_Thu mua" w:date="2025-12-04T11:10:00Z">
            <w:tblPrEx>
              <w:tblW w:w="16200" w:type="dxa"/>
              <w:tblInd w:w="-1085" w:type="dxa"/>
              <w:tblLayout w:type="fixed"/>
            </w:tblPrEx>
          </w:tblPrExChange>
        </w:tblPrEx>
        <w:trPr>
          <w:trHeight w:val="255"/>
          <w:trPrChange w:id="356" w:author="Phương_Thu mua" w:date="2025-12-04T11:10:00Z">
            <w:trPr>
              <w:gridBefore w:val="5"/>
              <w:trHeight w:val="255"/>
            </w:trPr>
          </w:trPrChange>
        </w:trPr>
        <w:tc>
          <w:tcPr>
            <w:tcW w:w="632" w:type="dxa"/>
            <w:tcBorders>
              <w:top w:val="nil"/>
              <w:left w:val="single" w:sz="4" w:space="0" w:color="auto"/>
              <w:bottom w:val="single" w:sz="4" w:space="0" w:color="auto"/>
              <w:right w:val="single" w:sz="4" w:space="0" w:color="auto"/>
            </w:tcBorders>
            <w:vAlign w:val="center"/>
            <w:hideMark/>
            <w:tcPrChange w:id="357" w:author="Phương_Thu mua" w:date="2025-12-04T11:10:00Z">
              <w:tcPr>
                <w:tcW w:w="632" w:type="dxa"/>
                <w:gridSpan w:val="2"/>
                <w:tcBorders>
                  <w:top w:val="nil"/>
                  <w:left w:val="single" w:sz="4" w:space="0" w:color="auto"/>
                  <w:bottom w:val="single" w:sz="4" w:space="0" w:color="auto"/>
                  <w:right w:val="single" w:sz="4" w:space="0" w:color="auto"/>
                </w:tcBorders>
                <w:vAlign w:val="center"/>
                <w:hideMark/>
              </w:tcPr>
            </w:tcPrChange>
          </w:tcPr>
          <w:p w14:paraId="6408E43F"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1,1</w:t>
            </w:r>
          </w:p>
        </w:tc>
        <w:tc>
          <w:tcPr>
            <w:tcW w:w="988" w:type="dxa"/>
            <w:vMerge/>
            <w:tcBorders>
              <w:top w:val="single" w:sz="4" w:space="0" w:color="auto"/>
              <w:left w:val="single" w:sz="4" w:space="0" w:color="auto"/>
              <w:bottom w:val="single" w:sz="4" w:space="0" w:color="000000"/>
              <w:right w:val="single" w:sz="4" w:space="0" w:color="auto"/>
            </w:tcBorders>
            <w:vAlign w:val="center"/>
            <w:hideMark/>
            <w:tcPrChange w:id="358" w:author="Phương_Thu mua" w:date="2025-12-04T11:10:00Z">
              <w:tcPr>
                <w:tcW w:w="988" w:type="dxa"/>
                <w:vMerge/>
                <w:tcBorders>
                  <w:top w:val="single" w:sz="4" w:space="0" w:color="auto"/>
                  <w:left w:val="single" w:sz="4" w:space="0" w:color="auto"/>
                  <w:bottom w:val="single" w:sz="4" w:space="0" w:color="000000"/>
                  <w:right w:val="single" w:sz="4" w:space="0" w:color="auto"/>
                </w:tcBorders>
                <w:vAlign w:val="center"/>
                <w:hideMark/>
              </w:tcPr>
            </w:tcPrChange>
          </w:tcPr>
          <w:p w14:paraId="442927B8" w14:textId="77777777" w:rsidR="00F65714" w:rsidRPr="0062718D" w:rsidRDefault="00F65714" w:rsidP="0062718D">
            <w:pPr>
              <w:widowControl/>
              <w:autoSpaceDE/>
              <w:autoSpaceDN/>
              <w:rPr>
                <w:color w:val="000000"/>
                <w:sz w:val="16"/>
                <w:szCs w:val="16"/>
                <w:lang w:val="en-US"/>
              </w:rPr>
            </w:pPr>
          </w:p>
        </w:tc>
        <w:tc>
          <w:tcPr>
            <w:tcW w:w="990" w:type="dxa"/>
            <w:tcBorders>
              <w:top w:val="nil"/>
              <w:left w:val="nil"/>
              <w:bottom w:val="single" w:sz="4" w:space="0" w:color="auto"/>
              <w:right w:val="single" w:sz="4" w:space="0" w:color="auto"/>
            </w:tcBorders>
            <w:shd w:val="clear" w:color="000000" w:fill="FFFFFF"/>
            <w:vAlign w:val="center"/>
            <w:hideMark/>
            <w:tcPrChange w:id="359" w:author="Phương_Thu mua" w:date="2025-12-04T11:10:00Z">
              <w:tcPr>
                <w:tcW w:w="990" w:type="dxa"/>
                <w:tcBorders>
                  <w:top w:val="nil"/>
                  <w:left w:val="nil"/>
                  <w:bottom w:val="single" w:sz="4" w:space="0" w:color="auto"/>
                  <w:right w:val="single" w:sz="4" w:space="0" w:color="auto"/>
                </w:tcBorders>
                <w:shd w:val="clear" w:color="000000" w:fill="FFFFFF"/>
                <w:vAlign w:val="center"/>
                <w:hideMark/>
              </w:tcPr>
            </w:tcPrChange>
          </w:tcPr>
          <w:p w14:paraId="79E587B8"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Service</w:t>
            </w:r>
          </w:p>
        </w:tc>
        <w:tc>
          <w:tcPr>
            <w:tcW w:w="1530" w:type="dxa"/>
            <w:tcBorders>
              <w:top w:val="nil"/>
              <w:left w:val="nil"/>
              <w:bottom w:val="single" w:sz="4" w:space="0" w:color="auto"/>
              <w:right w:val="single" w:sz="4" w:space="0" w:color="auto"/>
            </w:tcBorders>
            <w:shd w:val="clear" w:color="000000" w:fill="FFFFFF"/>
            <w:vAlign w:val="center"/>
            <w:hideMark/>
            <w:tcPrChange w:id="360" w:author="Phương_Thu mua" w:date="2025-12-04T11:10:00Z">
              <w:tcPr>
                <w:tcW w:w="1530" w:type="dxa"/>
                <w:gridSpan w:val="4"/>
                <w:tcBorders>
                  <w:top w:val="nil"/>
                  <w:left w:val="nil"/>
                  <w:bottom w:val="single" w:sz="4" w:space="0" w:color="auto"/>
                  <w:right w:val="single" w:sz="4" w:space="0" w:color="auto"/>
                </w:tcBorders>
                <w:shd w:val="clear" w:color="000000" w:fill="FFFFFF"/>
                <w:vAlign w:val="center"/>
                <w:hideMark/>
              </w:tcPr>
            </w:tcPrChange>
          </w:tcPr>
          <w:p w14:paraId="7594A1CA"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HCIRTF-1Y</w:t>
            </w:r>
          </w:p>
        </w:tc>
        <w:tc>
          <w:tcPr>
            <w:tcW w:w="4860" w:type="dxa"/>
            <w:tcBorders>
              <w:top w:val="nil"/>
              <w:left w:val="nil"/>
              <w:bottom w:val="single" w:sz="4" w:space="0" w:color="auto"/>
              <w:right w:val="single" w:sz="4" w:space="0" w:color="auto"/>
            </w:tcBorders>
            <w:shd w:val="clear" w:color="000000" w:fill="FFFFFF"/>
            <w:hideMark/>
            <w:tcPrChange w:id="361" w:author="Phương_Thu mua" w:date="2025-12-04T11:10:00Z">
              <w:tcPr>
                <w:tcW w:w="4860" w:type="dxa"/>
                <w:gridSpan w:val="5"/>
                <w:tcBorders>
                  <w:top w:val="nil"/>
                  <w:left w:val="nil"/>
                  <w:bottom w:val="single" w:sz="4" w:space="0" w:color="auto"/>
                  <w:right w:val="single" w:sz="4" w:space="0" w:color="auto"/>
                </w:tcBorders>
                <w:shd w:val="clear" w:color="000000" w:fill="FFFFFF"/>
                <w:hideMark/>
              </w:tcPr>
            </w:tcPrChange>
          </w:tcPr>
          <w:p w14:paraId="620FBDA3" w14:textId="77777777" w:rsidR="00F65714" w:rsidRPr="0062718D" w:rsidRDefault="00F65714" w:rsidP="0062718D">
            <w:pPr>
              <w:widowControl/>
              <w:autoSpaceDE/>
              <w:autoSpaceDN/>
              <w:rPr>
                <w:color w:val="000000"/>
                <w:sz w:val="16"/>
                <w:szCs w:val="16"/>
                <w:lang w:val="en-US"/>
              </w:rPr>
            </w:pPr>
            <w:r w:rsidRPr="0062718D">
              <w:rPr>
                <w:color w:val="000000"/>
                <w:sz w:val="16"/>
                <w:szCs w:val="16"/>
                <w:lang w:val="en-US"/>
              </w:rPr>
              <w:t>Repair and maintenance within warranty, RTF service 1 year.</w:t>
            </w:r>
          </w:p>
        </w:tc>
        <w:tc>
          <w:tcPr>
            <w:tcW w:w="630" w:type="dxa"/>
            <w:tcBorders>
              <w:top w:val="nil"/>
              <w:left w:val="nil"/>
              <w:bottom w:val="single" w:sz="4" w:space="0" w:color="auto"/>
              <w:right w:val="single" w:sz="4" w:space="0" w:color="auto"/>
            </w:tcBorders>
            <w:vAlign w:val="center"/>
            <w:hideMark/>
            <w:tcPrChange w:id="362" w:author="Phương_Thu mua" w:date="2025-12-04T11:10:00Z">
              <w:tcPr>
                <w:tcW w:w="630" w:type="dxa"/>
                <w:gridSpan w:val="2"/>
                <w:tcBorders>
                  <w:top w:val="nil"/>
                  <w:left w:val="nil"/>
                  <w:bottom w:val="single" w:sz="4" w:space="0" w:color="auto"/>
                  <w:right w:val="single" w:sz="4" w:space="0" w:color="auto"/>
                </w:tcBorders>
                <w:vAlign w:val="center"/>
                <w:hideMark/>
              </w:tcPr>
            </w:tcPrChange>
          </w:tcPr>
          <w:p w14:paraId="10EB0EC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Change w:id="363"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55D06930" w14:textId="77777777" w:rsidR="00F65714" w:rsidRPr="0062718D" w:rsidRDefault="00F65714"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Change w:id="364" w:author="Phương_Thu mua" w:date="2025-12-04T11:10:00Z">
              <w:tcPr>
                <w:tcW w:w="520" w:type="dxa"/>
                <w:tcBorders>
                  <w:top w:val="nil"/>
                  <w:left w:val="single" w:sz="4" w:space="0" w:color="auto"/>
                  <w:bottom w:val="single" w:sz="4" w:space="0" w:color="auto"/>
                  <w:right w:val="single" w:sz="4" w:space="0" w:color="auto"/>
                </w:tcBorders>
                <w:shd w:val="clear" w:color="000000" w:fill="FFFFFF"/>
                <w:vAlign w:val="center"/>
                <w:hideMark/>
              </w:tcPr>
            </w:tcPrChange>
          </w:tcPr>
          <w:p w14:paraId="24A2A5BC" w14:textId="38093F5B"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3</w:t>
            </w:r>
          </w:p>
        </w:tc>
        <w:tc>
          <w:tcPr>
            <w:tcW w:w="1100" w:type="dxa"/>
            <w:vMerge/>
            <w:tcBorders>
              <w:top w:val="single" w:sz="4" w:space="0" w:color="auto"/>
              <w:left w:val="single" w:sz="4" w:space="0" w:color="auto"/>
              <w:bottom w:val="single" w:sz="4" w:space="0" w:color="000000"/>
              <w:right w:val="single" w:sz="4" w:space="0" w:color="auto"/>
            </w:tcBorders>
            <w:vAlign w:val="center"/>
            <w:hideMark/>
            <w:tcPrChange w:id="365" w:author="Phương_Thu mua" w:date="2025-12-04T11:10:00Z">
              <w:tcPr>
                <w:tcW w:w="1100" w:type="dxa"/>
                <w:vMerge/>
                <w:tcBorders>
                  <w:top w:val="single" w:sz="4" w:space="0" w:color="auto"/>
                  <w:left w:val="single" w:sz="4" w:space="0" w:color="auto"/>
                  <w:bottom w:val="single" w:sz="4" w:space="0" w:color="000000"/>
                  <w:right w:val="single" w:sz="4" w:space="0" w:color="auto"/>
                </w:tcBorders>
                <w:vAlign w:val="center"/>
                <w:hideMark/>
              </w:tcPr>
            </w:tcPrChange>
          </w:tcPr>
          <w:p w14:paraId="0EBCF50B" w14:textId="77777777" w:rsidR="00F65714" w:rsidRPr="0062718D" w:rsidRDefault="00F65714" w:rsidP="0062718D">
            <w:pPr>
              <w:widowControl/>
              <w:autoSpaceDE/>
              <w:autoSpaceDN/>
              <w:rPr>
                <w:b/>
                <w:bCs/>
                <w:color w:val="000000"/>
                <w:sz w:val="16"/>
                <w:szCs w:val="16"/>
                <w:lang w:val="en-US"/>
              </w:rPr>
            </w:pPr>
          </w:p>
        </w:tc>
        <w:tc>
          <w:tcPr>
            <w:tcW w:w="1170" w:type="dxa"/>
            <w:vMerge/>
            <w:tcBorders>
              <w:top w:val="single" w:sz="4" w:space="0" w:color="auto"/>
              <w:left w:val="single" w:sz="4" w:space="0" w:color="auto"/>
              <w:bottom w:val="single" w:sz="4" w:space="0" w:color="000000"/>
              <w:right w:val="single" w:sz="4" w:space="0" w:color="auto"/>
            </w:tcBorders>
            <w:vAlign w:val="center"/>
            <w:hideMark/>
            <w:tcPrChange w:id="366" w:author="Phương_Thu mua" w:date="2025-12-04T11:10:00Z">
              <w:tcPr>
                <w:tcW w:w="1170" w:type="dxa"/>
                <w:vMerge/>
                <w:tcBorders>
                  <w:top w:val="single" w:sz="4" w:space="0" w:color="auto"/>
                  <w:left w:val="single" w:sz="4" w:space="0" w:color="auto"/>
                  <w:bottom w:val="single" w:sz="4" w:space="0" w:color="000000"/>
                  <w:right w:val="single" w:sz="4" w:space="0" w:color="auto"/>
                </w:tcBorders>
                <w:vAlign w:val="center"/>
                <w:hideMark/>
              </w:tcPr>
            </w:tcPrChange>
          </w:tcPr>
          <w:p w14:paraId="02114F03" w14:textId="77777777" w:rsidR="00F65714" w:rsidRPr="0062718D" w:rsidRDefault="00F65714" w:rsidP="0062718D">
            <w:pPr>
              <w:widowControl/>
              <w:autoSpaceDE/>
              <w:autoSpaceDN/>
              <w:rPr>
                <w:b/>
                <w:bCs/>
                <w:color w:val="000000"/>
                <w:sz w:val="16"/>
                <w:szCs w:val="16"/>
                <w:lang w:val="en-US"/>
              </w:rPr>
            </w:pPr>
          </w:p>
        </w:tc>
        <w:tc>
          <w:tcPr>
            <w:tcW w:w="1080" w:type="dxa"/>
            <w:vMerge/>
            <w:tcBorders>
              <w:top w:val="single" w:sz="4" w:space="0" w:color="auto"/>
              <w:left w:val="single" w:sz="4" w:space="0" w:color="auto"/>
              <w:bottom w:val="single" w:sz="4" w:space="0" w:color="000000"/>
              <w:right w:val="single" w:sz="4" w:space="0" w:color="auto"/>
            </w:tcBorders>
            <w:vAlign w:val="center"/>
            <w:hideMark/>
            <w:tcPrChange w:id="367" w:author="Phương_Thu mua" w:date="2025-12-04T11:10:00Z">
              <w:tcPr>
                <w:tcW w:w="1080" w:type="dxa"/>
                <w:vMerge/>
                <w:tcBorders>
                  <w:top w:val="single" w:sz="4" w:space="0" w:color="auto"/>
                  <w:left w:val="single" w:sz="4" w:space="0" w:color="auto"/>
                  <w:bottom w:val="single" w:sz="4" w:space="0" w:color="000000"/>
                  <w:right w:val="single" w:sz="4" w:space="0" w:color="auto"/>
                </w:tcBorders>
                <w:vAlign w:val="center"/>
                <w:hideMark/>
              </w:tcPr>
            </w:tcPrChange>
          </w:tcPr>
          <w:p w14:paraId="6D10D96A" w14:textId="77777777" w:rsidR="00F65714" w:rsidRPr="0062718D" w:rsidRDefault="00F65714" w:rsidP="0062718D">
            <w:pPr>
              <w:widowControl/>
              <w:autoSpaceDE/>
              <w:autoSpaceDN/>
              <w:rPr>
                <w:b/>
                <w:bCs/>
                <w:color w:val="000000"/>
                <w:sz w:val="16"/>
                <w:szCs w:val="16"/>
                <w:lang w:val="en-US"/>
              </w:rPr>
            </w:pPr>
          </w:p>
        </w:tc>
        <w:tc>
          <w:tcPr>
            <w:tcW w:w="1170" w:type="dxa"/>
            <w:vMerge/>
            <w:tcBorders>
              <w:top w:val="single" w:sz="4" w:space="0" w:color="auto"/>
              <w:left w:val="single" w:sz="4" w:space="0" w:color="auto"/>
              <w:bottom w:val="single" w:sz="4" w:space="0" w:color="000000"/>
              <w:right w:val="single" w:sz="4" w:space="0" w:color="auto"/>
            </w:tcBorders>
            <w:vAlign w:val="center"/>
            <w:hideMark/>
            <w:tcPrChange w:id="368" w:author="Phương_Thu mua" w:date="2025-12-04T11:10:00Z">
              <w:tcPr>
                <w:tcW w:w="1170" w:type="dxa"/>
                <w:vMerge/>
                <w:tcBorders>
                  <w:top w:val="single" w:sz="4" w:space="0" w:color="auto"/>
                  <w:left w:val="single" w:sz="4" w:space="0" w:color="auto"/>
                  <w:bottom w:val="single" w:sz="4" w:space="0" w:color="000000"/>
                  <w:right w:val="single" w:sz="4" w:space="0" w:color="auto"/>
                </w:tcBorders>
                <w:vAlign w:val="center"/>
                <w:hideMark/>
              </w:tcPr>
            </w:tcPrChange>
          </w:tcPr>
          <w:p w14:paraId="3A71A19C" w14:textId="77777777" w:rsidR="00F65714" w:rsidRPr="0062718D" w:rsidRDefault="00F65714" w:rsidP="0062718D">
            <w:pPr>
              <w:widowControl/>
              <w:autoSpaceDE/>
              <w:autoSpaceDN/>
              <w:rPr>
                <w:b/>
                <w:bCs/>
                <w:color w:val="000000"/>
                <w:sz w:val="16"/>
                <w:szCs w:val="16"/>
                <w:lang w:val="en-US"/>
              </w:rPr>
            </w:pPr>
          </w:p>
        </w:tc>
        <w:tc>
          <w:tcPr>
            <w:tcW w:w="900" w:type="dxa"/>
            <w:vMerge/>
            <w:tcBorders>
              <w:top w:val="single" w:sz="4" w:space="0" w:color="auto"/>
              <w:left w:val="single" w:sz="4" w:space="0" w:color="auto"/>
              <w:bottom w:val="single" w:sz="4" w:space="0" w:color="000000"/>
              <w:right w:val="single" w:sz="4" w:space="0" w:color="auto"/>
            </w:tcBorders>
            <w:vAlign w:val="center"/>
            <w:tcPrChange w:id="369" w:author="Phương_Thu mua" w:date="2025-12-04T11:10:00Z">
              <w:tcPr>
                <w:tcW w:w="900" w:type="dxa"/>
                <w:vMerge/>
                <w:tcBorders>
                  <w:top w:val="single" w:sz="4" w:space="0" w:color="auto"/>
                  <w:left w:val="single" w:sz="4" w:space="0" w:color="auto"/>
                  <w:bottom w:val="single" w:sz="4" w:space="0" w:color="000000"/>
                  <w:right w:val="single" w:sz="4" w:space="0" w:color="auto"/>
                </w:tcBorders>
                <w:vAlign w:val="center"/>
              </w:tcPr>
            </w:tcPrChange>
          </w:tcPr>
          <w:p w14:paraId="3451B005" w14:textId="77777777" w:rsidR="00F65714" w:rsidRPr="0062718D" w:rsidRDefault="00F65714" w:rsidP="0062718D">
            <w:pPr>
              <w:widowControl/>
              <w:autoSpaceDE/>
              <w:autoSpaceDN/>
              <w:rPr>
                <w:b/>
                <w:bCs/>
                <w:color w:val="000000"/>
                <w:sz w:val="16"/>
                <w:szCs w:val="16"/>
                <w:lang w:val="en-US"/>
              </w:rPr>
            </w:pPr>
          </w:p>
        </w:tc>
      </w:tr>
      <w:tr w:rsidR="00F65714" w:rsidRPr="0062718D" w14:paraId="5986C209" w14:textId="77777777" w:rsidTr="00905374">
        <w:tblPrEx>
          <w:tblW w:w="16200" w:type="dxa"/>
          <w:tblInd w:w="-1085" w:type="dxa"/>
          <w:tblLayout w:type="fixed"/>
          <w:tblPrExChange w:id="370" w:author="Phương_Thu mua" w:date="2025-12-04T11:10:00Z">
            <w:tblPrEx>
              <w:tblW w:w="16200" w:type="dxa"/>
              <w:tblInd w:w="-1085" w:type="dxa"/>
              <w:tblLayout w:type="fixed"/>
            </w:tblPrEx>
          </w:tblPrExChange>
        </w:tblPrEx>
        <w:trPr>
          <w:trHeight w:val="510"/>
          <w:trPrChange w:id="371" w:author="Phương_Thu mua" w:date="2025-12-04T11:10:00Z">
            <w:trPr>
              <w:gridBefore w:val="5"/>
              <w:trHeight w:val="510"/>
            </w:trPr>
          </w:trPrChange>
        </w:trPr>
        <w:tc>
          <w:tcPr>
            <w:tcW w:w="632" w:type="dxa"/>
            <w:tcBorders>
              <w:top w:val="nil"/>
              <w:left w:val="single" w:sz="4" w:space="0" w:color="auto"/>
              <w:bottom w:val="single" w:sz="4" w:space="0" w:color="auto"/>
              <w:right w:val="single" w:sz="4" w:space="0" w:color="auto"/>
            </w:tcBorders>
            <w:vAlign w:val="center"/>
            <w:hideMark/>
            <w:tcPrChange w:id="372" w:author="Phương_Thu mua" w:date="2025-12-04T11:10:00Z">
              <w:tcPr>
                <w:tcW w:w="632" w:type="dxa"/>
                <w:gridSpan w:val="2"/>
                <w:tcBorders>
                  <w:top w:val="nil"/>
                  <w:left w:val="single" w:sz="4" w:space="0" w:color="auto"/>
                  <w:bottom w:val="single" w:sz="4" w:space="0" w:color="auto"/>
                  <w:right w:val="single" w:sz="4" w:space="0" w:color="auto"/>
                </w:tcBorders>
                <w:vAlign w:val="center"/>
                <w:hideMark/>
              </w:tcPr>
            </w:tcPrChange>
          </w:tcPr>
          <w:p w14:paraId="24B4FCAA" w14:textId="77777777" w:rsidR="00F65714" w:rsidRPr="0062718D" w:rsidRDefault="00F65714" w:rsidP="0062718D">
            <w:pPr>
              <w:widowControl/>
              <w:autoSpaceDE/>
              <w:autoSpaceDN/>
              <w:jc w:val="center"/>
              <w:rPr>
                <w:b/>
                <w:bCs/>
                <w:color w:val="000000"/>
                <w:sz w:val="16"/>
                <w:szCs w:val="16"/>
                <w:lang w:val="en-US"/>
              </w:rPr>
            </w:pPr>
            <w:r w:rsidRPr="0062718D">
              <w:rPr>
                <w:b/>
                <w:bCs/>
                <w:color w:val="000000"/>
                <w:sz w:val="16"/>
                <w:szCs w:val="16"/>
                <w:lang w:val="en-US"/>
              </w:rPr>
              <w:t>2</w:t>
            </w:r>
          </w:p>
        </w:tc>
        <w:tc>
          <w:tcPr>
            <w:tcW w:w="988" w:type="dxa"/>
            <w:tcBorders>
              <w:top w:val="nil"/>
              <w:left w:val="nil"/>
              <w:bottom w:val="single" w:sz="4" w:space="0" w:color="auto"/>
              <w:right w:val="single" w:sz="4" w:space="0" w:color="auto"/>
            </w:tcBorders>
            <w:shd w:val="clear" w:color="000000" w:fill="FFFFFF"/>
            <w:vAlign w:val="center"/>
            <w:hideMark/>
            <w:tcPrChange w:id="373" w:author="Phương_Thu mua" w:date="2025-12-04T11:10:00Z">
              <w:tcPr>
                <w:tcW w:w="988" w:type="dxa"/>
                <w:tcBorders>
                  <w:top w:val="nil"/>
                  <w:left w:val="nil"/>
                  <w:bottom w:val="single" w:sz="4" w:space="0" w:color="auto"/>
                  <w:right w:val="single" w:sz="4" w:space="0" w:color="auto"/>
                </w:tcBorders>
                <w:shd w:val="clear" w:color="000000" w:fill="FFFFFF"/>
                <w:vAlign w:val="center"/>
                <w:hideMark/>
              </w:tcPr>
            </w:tcPrChange>
          </w:tcPr>
          <w:p w14:paraId="4E4DD4E2"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990" w:type="dxa"/>
            <w:tcBorders>
              <w:top w:val="nil"/>
              <w:left w:val="nil"/>
              <w:bottom w:val="single" w:sz="4" w:space="0" w:color="auto"/>
              <w:right w:val="single" w:sz="4" w:space="0" w:color="auto"/>
            </w:tcBorders>
            <w:shd w:val="clear" w:color="000000" w:fill="FFFFFF"/>
            <w:vAlign w:val="center"/>
            <w:hideMark/>
            <w:tcPrChange w:id="374" w:author="Phương_Thu mua" w:date="2025-12-04T11:10:00Z">
              <w:tcPr>
                <w:tcW w:w="990" w:type="dxa"/>
                <w:tcBorders>
                  <w:top w:val="nil"/>
                  <w:left w:val="nil"/>
                  <w:bottom w:val="single" w:sz="4" w:space="0" w:color="auto"/>
                  <w:right w:val="single" w:sz="4" w:space="0" w:color="auto"/>
                </w:tcBorders>
                <w:shd w:val="clear" w:color="000000" w:fill="FFFFFF"/>
                <w:vAlign w:val="center"/>
                <w:hideMark/>
              </w:tcPr>
            </w:tcPrChange>
          </w:tcPr>
          <w:p w14:paraId="1AECB4C0"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Accessories</w:t>
            </w:r>
          </w:p>
        </w:tc>
        <w:tc>
          <w:tcPr>
            <w:tcW w:w="1530" w:type="dxa"/>
            <w:tcBorders>
              <w:top w:val="nil"/>
              <w:left w:val="nil"/>
              <w:bottom w:val="single" w:sz="4" w:space="0" w:color="auto"/>
              <w:right w:val="single" w:sz="4" w:space="0" w:color="auto"/>
            </w:tcBorders>
            <w:shd w:val="clear" w:color="000000" w:fill="FFFFFF"/>
            <w:vAlign w:val="center"/>
            <w:hideMark/>
            <w:tcPrChange w:id="375" w:author="Phương_Thu mua" w:date="2025-12-04T11:10:00Z">
              <w:tcPr>
                <w:tcW w:w="1530" w:type="dxa"/>
                <w:gridSpan w:val="4"/>
                <w:tcBorders>
                  <w:top w:val="nil"/>
                  <w:left w:val="nil"/>
                  <w:bottom w:val="single" w:sz="4" w:space="0" w:color="auto"/>
                  <w:right w:val="single" w:sz="4" w:space="0" w:color="auto"/>
                </w:tcBorders>
                <w:shd w:val="clear" w:color="000000" w:fill="FFFFFF"/>
                <w:vAlign w:val="center"/>
                <w:hideMark/>
              </w:tcPr>
            </w:tcPrChange>
          </w:tcPr>
          <w:p w14:paraId="05DEEAA4"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MEM32G-DDR5</w:t>
            </w:r>
          </w:p>
        </w:tc>
        <w:tc>
          <w:tcPr>
            <w:tcW w:w="4860" w:type="dxa"/>
            <w:tcBorders>
              <w:top w:val="nil"/>
              <w:left w:val="nil"/>
              <w:bottom w:val="single" w:sz="4" w:space="0" w:color="auto"/>
              <w:right w:val="single" w:sz="4" w:space="0" w:color="auto"/>
            </w:tcBorders>
            <w:shd w:val="clear" w:color="000000" w:fill="FFFFFF"/>
            <w:hideMark/>
            <w:tcPrChange w:id="376" w:author="Phương_Thu mua" w:date="2025-12-04T11:10:00Z">
              <w:tcPr>
                <w:tcW w:w="4860" w:type="dxa"/>
                <w:gridSpan w:val="5"/>
                <w:tcBorders>
                  <w:top w:val="nil"/>
                  <w:left w:val="nil"/>
                  <w:bottom w:val="single" w:sz="4" w:space="0" w:color="auto"/>
                  <w:right w:val="single" w:sz="4" w:space="0" w:color="auto"/>
                </w:tcBorders>
                <w:shd w:val="clear" w:color="000000" w:fill="FFFFFF"/>
                <w:hideMark/>
              </w:tcPr>
            </w:tcPrChange>
          </w:tcPr>
          <w:p w14:paraId="53DC5498" w14:textId="77777777" w:rsidR="00F65714" w:rsidRPr="0062718D" w:rsidRDefault="00F65714" w:rsidP="0062718D">
            <w:pPr>
              <w:widowControl/>
              <w:autoSpaceDE/>
              <w:autoSpaceDN/>
              <w:rPr>
                <w:color w:val="000000"/>
                <w:sz w:val="16"/>
                <w:szCs w:val="16"/>
                <w:lang w:val="en-US"/>
              </w:rPr>
            </w:pPr>
            <w:r w:rsidRPr="0062718D">
              <w:rPr>
                <w:color w:val="000000"/>
                <w:sz w:val="16"/>
                <w:szCs w:val="16"/>
                <w:lang w:val="en-US"/>
              </w:rPr>
              <w:t>32GB DDR5 5600MHz. The total quantity of 32GB memory stripes must be 4, 8, 12, 16, 24 or 32 for aServer-X5-2205/2305P/2405/G2200.</w:t>
            </w:r>
          </w:p>
        </w:tc>
        <w:tc>
          <w:tcPr>
            <w:tcW w:w="630" w:type="dxa"/>
            <w:tcBorders>
              <w:top w:val="nil"/>
              <w:left w:val="nil"/>
              <w:bottom w:val="single" w:sz="4" w:space="0" w:color="auto"/>
              <w:right w:val="single" w:sz="4" w:space="0" w:color="auto"/>
            </w:tcBorders>
            <w:vAlign w:val="center"/>
            <w:hideMark/>
            <w:tcPrChange w:id="377" w:author="Phương_Thu mua" w:date="2025-12-04T11:10:00Z">
              <w:tcPr>
                <w:tcW w:w="630" w:type="dxa"/>
                <w:gridSpan w:val="2"/>
                <w:tcBorders>
                  <w:top w:val="nil"/>
                  <w:left w:val="nil"/>
                  <w:bottom w:val="single" w:sz="4" w:space="0" w:color="auto"/>
                  <w:right w:val="single" w:sz="4" w:space="0" w:color="auto"/>
                </w:tcBorders>
                <w:vAlign w:val="center"/>
                <w:hideMark/>
              </w:tcPr>
            </w:tcPrChange>
          </w:tcPr>
          <w:p w14:paraId="46A61BD7" w14:textId="77777777"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 </w:t>
            </w:r>
          </w:p>
        </w:tc>
        <w:tc>
          <w:tcPr>
            <w:tcW w:w="630" w:type="dxa"/>
            <w:tcBorders>
              <w:top w:val="single" w:sz="4" w:space="0" w:color="auto"/>
              <w:left w:val="nil"/>
              <w:bottom w:val="single" w:sz="4" w:space="0" w:color="auto"/>
              <w:right w:val="single" w:sz="4" w:space="0" w:color="auto"/>
            </w:tcBorders>
            <w:tcPrChange w:id="378" w:author="Phương_Thu mua" w:date="2025-12-04T11:10:00Z">
              <w:tcPr>
                <w:tcW w:w="630" w:type="dxa"/>
                <w:gridSpan w:val="2"/>
                <w:tcBorders>
                  <w:top w:val="single" w:sz="4" w:space="0" w:color="auto"/>
                  <w:left w:val="nil"/>
                  <w:bottom w:val="single" w:sz="4" w:space="0" w:color="auto"/>
                  <w:right w:val="single" w:sz="4" w:space="0" w:color="auto"/>
                </w:tcBorders>
              </w:tcPr>
            </w:tcPrChange>
          </w:tcPr>
          <w:p w14:paraId="01F1F0E8" w14:textId="77777777" w:rsidR="00F65714" w:rsidRPr="0062718D" w:rsidRDefault="00F65714" w:rsidP="0062718D">
            <w:pPr>
              <w:widowControl/>
              <w:autoSpaceDE/>
              <w:autoSpaceDN/>
              <w:jc w:val="center"/>
              <w:rPr>
                <w:color w:val="000000"/>
                <w:sz w:val="16"/>
                <w:szCs w:val="16"/>
                <w:lang w:val="en-US"/>
              </w:rPr>
            </w:pPr>
          </w:p>
        </w:tc>
        <w:tc>
          <w:tcPr>
            <w:tcW w:w="520" w:type="dxa"/>
            <w:tcBorders>
              <w:top w:val="nil"/>
              <w:left w:val="single" w:sz="4" w:space="0" w:color="auto"/>
              <w:bottom w:val="single" w:sz="4" w:space="0" w:color="auto"/>
              <w:right w:val="single" w:sz="4" w:space="0" w:color="auto"/>
            </w:tcBorders>
            <w:shd w:val="clear" w:color="000000" w:fill="FFFFFF"/>
            <w:vAlign w:val="center"/>
            <w:hideMark/>
            <w:tcPrChange w:id="379" w:author="Phương_Thu mua" w:date="2025-12-04T11:10:00Z">
              <w:tcPr>
                <w:tcW w:w="520" w:type="dxa"/>
                <w:tcBorders>
                  <w:top w:val="nil"/>
                  <w:left w:val="single" w:sz="4" w:space="0" w:color="auto"/>
                  <w:bottom w:val="single" w:sz="4" w:space="0" w:color="auto"/>
                  <w:right w:val="single" w:sz="4" w:space="0" w:color="auto"/>
                </w:tcBorders>
                <w:shd w:val="clear" w:color="000000" w:fill="FFFFFF"/>
                <w:vAlign w:val="center"/>
                <w:hideMark/>
              </w:tcPr>
            </w:tcPrChange>
          </w:tcPr>
          <w:p w14:paraId="6D86F207" w14:textId="37603C31" w:rsidR="00F65714" w:rsidRPr="0062718D" w:rsidRDefault="00F65714" w:rsidP="0062718D">
            <w:pPr>
              <w:widowControl/>
              <w:autoSpaceDE/>
              <w:autoSpaceDN/>
              <w:jc w:val="center"/>
              <w:rPr>
                <w:color w:val="000000"/>
                <w:sz w:val="16"/>
                <w:szCs w:val="16"/>
                <w:lang w:val="en-US"/>
              </w:rPr>
            </w:pPr>
            <w:r w:rsidRPr="0062718D">
              <w:rPr>
                <w:color w:val="000000"/>
                <w:sz w:val="16"/>
                <w:szCs w:val="16"/>
                <w:lang w:val="en-US"/>
              </w:rPr>
              <w:t>1</w:t>
            </w:r>
          </w:p>
        </w:tc>
        <w:tc>
          <w:tcPr>
            <w:tcW w:w="1100" w:type="dxa"/>
            <w:tcBorders>
              <w:top w:val="nil"/>
              <w:left w:val="nil"/>
              <w:bottom w:val="single" w:sz="4" w:space="0" w:color="auto"/>
              <w:right w:val="single" w:sz="4" w:space="0" w:color="auto"/>
            </w:tcBorders>
            <w:shd w:val="clear" w:color="000000" w:fill="FFFFFF"/>
            <w:noWrap/>
            <w:vAlign w:val="center"/>
            <w:hideMark/>
            <w:tcPrChange w:id="380" w:author="Phương_Thu mua" w:date="2025-12-04T11:10:00Z">
              <w:tcPr>
                <w:tcW w:w="1100" w:type="dxa"/>
                <w:tcBorders>
                  <w:top w:val="nil"/>
                  <w:left w:val="nil"/>
                  <w:bottom w:val="single" w:sz="4" w:space="0" w:color="auto"/>
                  <w:right w:val="single" w:sz="4" w:space="0" w:color="auto"/>
                </w:tcBorders>
                <w:shd w:val="clear" w:color="000000" w:fill="FFFFFF"/>
                <w:noWrap/>
                <w:vAlign w:val="center"/>
                <w:hideMark/>
              </w:tcPr>
            </w:tcPrChange>
          </w:tcPr>
          <w:p w14:paraId="6CFFD819"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Change w:id="381"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2E12241B"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FFFFFF"/>
            <w:noWrap/>
            <w:vAlign w:val="center"/>
            <w:hideMark/>
            <w:tcPrChange w:id="382" w:author="Phương_Thu mua" w:date="2025-12-04T11:10:00Z">
              <w:tcPr>
                <w:tcW w:w="1080" w:type="dxa"/>
                <w:tcBorders>
                  <w:top w:val="nil"/>
                  <w:left w:val="nil"/>
                  <w:bottom w:val="single" w:sz="4" w:space="0" w:color="auto"/>
                  <w:right w:val="single" w:sz="4" w:space="0" w:color="auto"/>
                </w:tcBorders>
                <w:shd w:val="clear" w:color="000000" w:fill="FFFFFF"/>
                <w:noWrap/>
                <w:vAlign w:val="center"/>
                <w:hideMark/>
              </w:tcPr>
            </w:tcPrChange>
          </w:tcPr>
          <w:p w14:paraId="08FFDE61"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FFFFFF"/>
            <w:noWrap/>
            <w:vAlign w:val="center"/>
            <w:hideMark/>
            <w:tcPrChange w:id="383" w:author="Phương_Thu mua" w:date="2025-12-04T11:10:00Z">
              <w:tcPr>
                <w:tcW w:w="1170" w:type="dxa"/>
                <w:tcBorders>
                  <w:top w:val="nil"/>
                  <w:left w:val="nil"/>
                  <w:bottom w:val="single" w:sz="4" w:space="0" w:color="auto"/>
                  <w:right w:val="single" w:sz="4" w:space="0" w:color="auto"/>
                </w:tcBorders>
                <w:shd w:val="clear" w:color="000000" w:fill="FFFFFF"/>
                <w:noWrap/>
                <w:vAlign w:val="center"/>
                <w:hideMark/>
              </w:tcPr>
            </w:tcPrChange>
          </w:tcPr>
          <w:p w14:paraId="5B02D60D"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FFFFFF"/>
            <w:noWrap/>
            <w:vAlign w:val="center"/>
            <w:tcPrChange w:id="384" w:author="Phương_Thu mua" w:date="2025-12-04T11:10:00Z">
              <w:tcPr>
                <w:tcW w:w="900" w:type="dxa"/>
                <w:tcBorders>
                  <w:top w:val="nil"/>
                  <w:left w:val="nil"/>
                  <w:bottom w:val="single" w:sz="4" w:space="0" w:color="auto"/>
                  <w:right w:val="single" w:sz="4" w:space="0" w:color="auto"/>
                </w:tcBorders>
                <w:shd w:val="clear" w:color="000000" w:fill="FFFFFF"/>
                <w:noWrap/>
                <w:vAlign w:val="center"/>
              </w:tcPr>
            </w:tcPrChange>
          </w:tcPr>
          <w:p w14:paraId="16DA8E03" w14:textId="7EC6D1E1" w:rsidR="00F65714" w:rsidRPr="0062718D" w:rsidRDefault="00F65714" w:rsidP="0062718D">
            <w:pPr>
              <w:widowControl/>
              <w:autoSpaceDE/>
              <w:autoSpaceDN/>
              <w:jc w:val="center"/>
              <w:rPr>
                <w:b/>
                <w:bCs/>
                <w:color w:val="000000"/>
                <w:sz w:val="16"/>
                <w:szCs w:val="16"/>
                <w:lang w:val="en-US"/>
              </w:rPr>
            </w:pPr>
            <w:del w:id="385" w:author="Phương_Thu mua" w:date="2025-12-04T11:10:00Z">
              <w:r w:rsidRPr="0062718D" w:rsidDel="00905374">
                <w:rPr>
                  <w:b/>
                  <w:bCs/>
                  <w:color w:val="000000"/>
                  <w:sz w:val="16"/>
                  <w:szCs w:val="16"/>
                  <w:lang w:val="en-US"/>
                </w:rPr>
                <w:delText>Đặt hàng 4 - 8 tuần</w:delText>
              </w:r>
            </w:del>
          </w:p>
        </w:tc>
      </w:tr>
      <w:tr w:rsidR="00F65714" w:rsidRPr="0062718D" w14:paraId="7F711924" w14:textId="77777777" w:rsidTr="00905374">
        <w:tblPrEx>
          <w:tblW w:w="16200" w:type="dxa"/>
          <w:tblInd w:w="-1085" w:type="dxa"/>
          <w:tblLayout w:type="fixed"/>
          <w:tblPrExChange w:id="386" w:author="Phương_Thu mua" w:date="2025-12-04T11:09:00Z">
            <w:tblPrEx>
              <w:tblW w:w="16200" w:type="dxa"/>
              <w:tblInd w:w="-1085" w:type="dxa"/>
              <w:tblLayout w:type="fixed"/>
            </w:tblPrEx>
          </w:tblPrExChange>
        </w:tblPrEx>
        <w:trPr>
          <w:trHeight w:val="623"/>
          <w:trPrChange w:id="387" w:author="Phương_Thu mua" w:date="2025-12-04T11:09:00Z">
            <w:trPr>
              <w:gridBefore w:val="5"/>
              <w:trHeight w:val="623"/>
            </w:trPr>
          </w:trPrChange>
        </w:trPr>
        <w:tc>
          <w:tcPr>
            <w:tcW w:w="630" w:type="dxa"/>
            <w:tcBorders>
              <w:top w:val="single" w:sz="4" w:space="0" w:color="auto"/>
              <w:left w:val="single" w:sz="4" w:space="0" w:color="auto"/>
              <w:bottom w:val="single" w:sz="4" w:space="0" w:color="auto"/>
              <w:right w:val="single" w:sz="4" w:space="0" w:color="auto"/>
            </w:tcBorders>
            <w:shd w:val="clear" w:color="000000" w:fill="B8CCE4"/>
            <w:tcPrChange w:id="388" w:author="Phương_Thu mua" w:date="2025-12-04T11:09:00Z">
              <w:tcPr>
                <w:tcW w:w="520" w:type="dxa"/>
                <w:tcBorders>
                  <w:top w:val="single" w:sz="4" w:space="0" w:color="auto"/>
                  <w:left w:val="single" w:sz="4" w:space="0" w:color="auto"/>
                  <w:bottom w:val="single" w:sz="4" w:space="0" w:color="auto"/>
                  <w:right w:val="single" w:sz="4" w:space="0" w:color="auto"/>
                </w:tcBorders>
                <w:shd w:val="clear" w:color="000000" w:fill="B8CCE4"/>
              </w:tcPr>
            </w:tcPrChange>
          </w:tcPr>
          <w:p w14:paraId="3BB0753B" w14:textId="77777777" w:rsidR="00F65714" w:rsidRPr="0062718D" w:rsidRDefault="00F65714" w:rsidP="0062718D">
            <w:pPr>
              <w:widowControl/>
              <w:autoSpaceDE/>
              <w:autoSpaceDN/>
              <w:jc w:val="right"/>
              <w:rPr>
                <w:b/>
                <w:bCs/>
                <w:color w:val="000000"/>
                <w:sz w:val="16"/>
                <w:szCs w:val="16"/>
                <w:lang w:val="en-US"/>
              </w:rPr>
            </w:pPr>
          </w:p>
        </w:tc>
        <w:tc>
          <w:tcPr>
            <w:tcW w:w="11250" w:type="dxa"/>
            <w:gridSpan w:val="8"/>
            <w:tcBorders>
              <w:top w:val="single" w:sz="4" w:space="0" w:color="auto"/>
              <w:left w:val="single" w:sz="4" w:space="0" w:color="auto"/>
              <w:bottom w:val="single" w:sz="4" w:space="0" w:color="auto"/>
              <w:right w:val="single" w:sz="4" w:space="0" w:color="auto"/>
            </w:tcBorders>
            <w:shd w:val="clear" w:color="000000" w:fill="B8CCE4"/>
            <w:noWrap/>
            <w:vAlign w:val="center"/>
            <w:hideMark/>
            <w:tcPrChange w:id="389" w:author="Phương_Thu mua" w:date="2025-12-04T11:09:00Z">
              <w:tcPr>
                <w:tcW w:w="11360" w:type="dxa"/>
                <w:gridSpan w:val="18"/>
                <w:tcBorders>
                  <w:top w:val="single" w:sz="4" w:space="0" w:color="auto"/>
                  <w:left w:val="single" w:sz="4" w:space="0" w:color="auto"/>
                  <w:bottom w:val="single" w:sz="4" w:space="0" w:color="auto"/>
                  <w:right w:val="single" w:sz="4" w:space="0" w:color="auto"/>
                </w:tcBorders>
                <w:shd w:val="clear" w:color="000000" w:fill="B8CCE4"/>
                <w:noWrap/>
                <w:vAlign w:val="center"/>
                <w:hideMark/>
              </w:tcPr>
            </w:tcPrChange>
          </w:tcPr>
          <w:p w14:paraId="21CEAEE9" w14:textId="39B3A43C"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B8CCE4"/>
            <w:noWrap/>
            <w:vAlign w:val="center"/>
            <w:hideMark/>
            <w:tcPrChange w:id="390" w:author="Phương_Thu mua" w:date="2025-12-04T11:09:00Z">
              <w:tcPr>
                <w:tcW w:w="1170" w:type="dxa"/>
                <w:tcBorders>
                  <w:top w:val="nil"/>
                  <w:left w:val="nil"/>
                  <w:bottom w:val="single" w:sz="4" w:space="0" w:color="auto"/>
                  <w:right w:val="single" w:sz="4" w:space="0" w:color="auto"/>
                </w:tcBorders>
                <w:shd w:val="clear" w:color="000000" w:fill="B8CCE4"/>
                <w:noWrap/>
                <w:vAlign w:val="center"/>
                <w:hideMark/>
              </w:tcPr>
            </w:tcPrChange>
          </w:tcPr>
          <w:p w14:paraId="1118D9BE" w14:textId="77777777" w:rsidR="00F65714" w:rsidRPr="0062718D" w:rsidRDefault="00F65714" w:rsidP="0062718D">
            <w:pPr>
              <w:widowControl/>
              <w:autoSpaceDE/>
              <w:autoSpaceDN/>
              <w:rPr>
                <w:b/>
                <w:bCs/>
                <w:color w:val="000000"/>
                <w:sz w:val="16"/>
                <w:szCs w:val="16"/>
                <w:lang w:val="en-US"/>
              </w:rPr>
            </w:pPr>
            <w:r w:rsidRPr="0062718D">
              <w:rPr>
                <w:b/>
                <w:bCs/>
                <w:color w:val="000000"/>
                <w:sz w:val="16"/>
                <w:szCs w:val="16"/>
                <w:lang w:val="en-US"/>
              </w:rPr>
              <w:t> </w:t>
            </w:r>
          </w:p>
        </w:tc>
        <w:tc>
          <w:tcPr>
            <w:tcW w:w="1080" w:type="dxa"/>
            <w:tcBorders>
              <w:top w:val="nil"/>
              <w:left w:val="nil"/>
              <w:bottom w:val="single" w:sz="4" w:space="0" w:color="auto"/>
              <w:right w:val="single" w:sz="4" w:space="0" w:color="auto"/>
            </w:tcBorders>
            <w:shd w:val="clear" w:color="000000" w:fill="B8CCE4"/>
            <w:noWrap/>
            <w:vAlign w:val="center"/>
            <w:hideMark/>
            <w:tcPrChange w:id="391" w:author="Phương_Thu mua" w:date="2025-12-04T11:09:00Z">
              <w:tcPr>
                <w:tcW w:w="1080" w:type="dxa"/>
                <w:tcBorders>
                  <w:top w:val="nil"/>
                  <w:left w:val="nil"/>
                  <w:bottom w:val="single" w:sz="4" w:space="0" w:color="auto"/>
                  <w:right w:val="single" w:sz="4" w:space="0" w:color="auto"/>
                </w:tcBorders>
                <w:shd w:val="clear" w:color="000000" w:fill="B8CCE4"/>
                <w:noWrap/>
                <w:vAlign w:val="center"/>
                <w:hideMark/>
              </w:tcPr>
            </w:tcPrChange>
          </w:tcPr>
          <w:p w14:paraId="0166113D" w14:textId="77777777" w:rsidR="00F65714" w:rsidRPr="0062718D" w:rsidRDefault="00F65714" w:rsidP="0062718D">
            <w:pPr>
              <w:widowControl/>
              <w:autoSpaceDE/>
              <w:autoSpaceDN/>
              <w:rPr>
                <w:b/>
                <w:bCs/>
                <w:color w:val="000000"/>
                <w:sz w:val="16"/>
                <w:szCs w:val="16"/>
                <w:lang w:val="en-US"/>
              </w:rPr>
            </w:pPr>
            <w:r w:rsidRPr="0062718D">
              <w:rPr>
                <w:b/>
                <w:bCs/>
                <w:color w:val="000000"/>
                <w:sz w:val="16"/>
                <w:szCs w:val="16"/>
                <w:lang w:val="en-US"/>
              </w:rPr>
              <w:t> </w:t>
            </w:r>
          </w:p>
        </w:tc>
        <w:tc>
          <w:tcPr>
            <w:tcW w:w="1170" w:type="dxa"/>
            <w:tcBorders>
              <w:top w:val="nil"/>
              <w:left w:val="nil"/>
              <w:bottom w:val="single" w:sz="4" w:space="0" w:color="auto"/>
              <w:right w:val="single" w:sz="4" w:space="0" w:color="auto"/>
            </w:tcBorders>
            <w:shd w:val="clear" w:color="000000" w:fill="B8CCE4"/>
            <w:noWrap/>
            <w:vAlign w:val="center"/>
            <w:hideMark/>
            <w:tcPrChange w:id="392" w:author="Phương_Thu mua" w:date="2025-12-04T11:09:00Z">
              <w:tcPr>
                <w:tcW w:w="1170" w:type="dxa"/>
                <w:tcBorders>
                  <w:top w:val="nil"/>
                  <w:left w:val="nil"/>
                  <w:bottom w:val="single" w:sz="4" w:space="0" w:color="auto"/>
                  <w:right w:val="single" w:sz="4" w:space="0" w:color="auto"/>
                </w:tcBorders>
                <w:shd w:val="clear" w:color="000000" w:fill="B8CCE4"/>
                <w:noWrap/>
                <w:vAlign w:val="center"/>
                <w:hideMark/>
              </w:tcPr>
            </w:tcPrChange>
          </w:tcPr>
          <w:p w14:paraId="43B00203" w14:textId="77777777" w:rsidR="00F65714" w:rsidRPr="0062718D" w:rsidRDefault="00F65714" w:rsidP="0062718D">
            <w:pPr>
              <w:widowControl/>
              <w:autoSpaceDE/>
              <w:autoSpaceDN/>
              <w:rPr>
                <w:b/>
                <w:bCs/>
                <w:color w:val="000000"/>
                <w:sz w:val="16"/>
                <w:szCs w:val="16"/>
                <w:lang w:val="en-US"/>
              </w:rPr>
            </w:pPr>
            <w:r w:rsidRPr="0062718D">
              <w:rPr>
                <w:b/>
                <w:bCs/>
                <w:color w:val="000000"/>
                <w:sz w:val="16"/>
                <w:szCs w:val="16"/>
                <w:lang w:val="en-US"/>
              </w:rPr>
              <w:t> </w:t>
            </w:r>
          </w:p>
        </w:tc>
        <w:tc>
          <w:tcPr>
            <w:tcW w:w="900" w:type="dxa"/>
            <w:tcBorders>
              <w:top w:val="nil"/>
              <w:left w:val="nil"/>
              <w:bottom w:val="single" w:sz="4" w:space="0" w:color="auto"/>
              <w:right w:val="single" w:sz="4" w:space="0" w:color="auto"/>
            </w:tcBorders>
            <w:shd w:val="clear" w:color="000000" w:fill="B8CCE4"/>
            <w:noWrap/>
            <w:vAlign w:val="center"/>
            <w:hideMark/>
            <w:tcPrChange w:id="393" w:author="Phương_Thu mua" w:date="2025-12-04T11:09:00Z">
              <w:tcPr>
                <w:tcW w:w="900" w:type="dxa"/>
                <w:tcBorders>
                  <w:top w:val="nil"/>
                  <w:left w:val="nil"/>
                  <w:bottom w:val="single" w:sz="4" w:space="0" w:color="auto"/>
                  <w:right w:val="single" w:sz="4" w:space="0" w:color="auto"/>
                </w:tcBorders>
                <w:shd w:val="clear" w:color="000000" w:fill="B8CCE4"/>
                <w:noWrap/>
                <w:vAlign w:val="center"/>
                <w:hideMark/>
              </w:tcPr>
            </w:tcPrChange>
          </w:tcPr>
          <w:p w14:paraId="524A176A" w14:textId="77777777" w:rsidR="00F65714" w:rsidRPr="0062718D" w:rsidRDefault="00F65714" w:rsidP="0062718D">
            <w:pPr>
              <w:widowControl/>
              <w:autoSpaceDE/>
              <w:autoSpaceDN/>
              <w:jc w:val="right"/>
              <w:rPr>
                <w:b/>
                <w:bCs/>
                <w:color w:val="000000"/>
                <w:sz w:val="16"/>
                <w:szCs w:val="16"/>
                <w:lang w:val="en-US"/>
              </w:rPr>
            </w:pPr>
            <w:r w:rsidRPr="0062718D">
              <w:rPr>
                <w:b/>
                <w:bCs/>
                <w:color w:val="000000"/>
                <w:sz w:val="16"/>
                <w:szCs w:val="16"/>
                <w:lang w:val="en-US"/>
              </w:rPr>
              <w:t> </w:t>
            </w:r>
          </w:p>
        </w:tc>
      </w:tr>
    </w:tbl>
    <w:p w14:paraId="3250FE55" w14:textId="4D7F027D" w:rsidR="00102A80" w:rsidRDefault="007C2211" w:rsidP="00DD7C55">
      <w:pPr>
        <w:pStyle w:val="u3"/>
        <w:spacing w:before="273" w:line="240" w:lineRule="auto"/>
        <w:ind w:left="0"/>
      </w:pPr>
      <w:r>
        <w:t>Bằng</w:t>
      </w:r>
      <w:r>
        <w:rPr>
          <w:spacing w:val="-4"/>
        </w:rPr>
        <w:t xml:space="preserve"> </w:t>
      </w:r>
      <w:r>
        <w:t>chữ:</w:t>
      </w:r>
      <w:r>
        <w:rPr>
          <w:spacing w:val="-3"/>
        </w:rPr>
        <w:t xml:space="preserve"> </w:t>
      </w:r>
      <w:r w:rsidR="00E95755" w:rsidRPr="009868FB">
        <w:rPr>
          <w:spacing w:val="-3"/>
          <w:rPrChange w:id="394" w:author="HIEN" w:date="2025-12-01T09:53:00Z">
            <w:rPr>
              <w:spacing w:val="-3"/>
              <w:lang w:val="en-GB"/>
            </w:rPr>
          </w:rPrChange>
        </w:rPr>
        <w:t>Ba tỷ bốn trăm mười triệu hai trăm lẻ tám</w:t>
      </w:r>
      <w:r w:rsidRPr="009868FB">
        <w:rPr>
          <w:spacing w:val="-3"/>
          <w:rPrChange w:id="395" w:author="HIEN" w:date="2025-12-01T09:53:00Z">
            <w:rPr>
              <w:spacing w:val="-3"/>
              <w:lang w:val="en-GB"/>
            </w:rPr>
          </w:rPrChange>
        </w:rPr>
        <w:t xml:space="preserve"> nghìn</w:t>
      </w:r>
      <w:r>
        <w:rPr>
          <w:spacing w:val="-3"/>
          <w:lang w:val="vi-VN"/>
        </w:rPr>
        <w:t xml:space="preserve"> đồng</w:t>
      </w:r>
      <w:r>
        <w:rPr>
          <w:spacing w:val="-2"/>
        </w:rPr>
        <w:t>./.</w:t>
      </w:r>
    </w:p>
    <w:p w14:paraId="6839C9C2" w14:textId="77777777" w:rsidR="00102A80" w:rsidRDefault="007C2211">
      <w:pPr>
        <w:pStyle w:val="ThnVnban"/>
        <w:spacing w:before="272"/>
        <w:ind w:left="23"/>
      </w:pPr>
      <w:r>
        <w:rPr>
          <w:b/>
        </w:rPr>
        <w:lastRenderedPageBreak/>
        <w:t xml:space="preserve">Lưu ý: </w:t>
      </w:r>
      <w:r>
        <w:t>Giá trên đã bao</w:t>
      </w:r>
      <w:r>
        <w:rPr>
          <w:spacing w:val="11"/>
        </w:rPr>
        <w:t xml:space="preserve"> </w:t>
      </w:r>
      <w:r>
        <w:t>gồm thuế Giá Trị Gia Tăng (GTGT) theo quy định của pháp luật. Trường hợp có sự điều chỉnh thuế suất thì</w:t>
      </w:r>
      <w:r>
        <w:rPr>
          <w:spacing w:val="11"/>
        </w:rPr>
        <w:t xml:space="preserve"> </w:t>
      </w:r>
      <w:r>
        <w:t xml:space="preserve">sẽ áp dụng mức thuế suất theo quy định của Bộ Tài Chính và hướng dẫn của Cơ quan thuế tại thời điểm xuất </w:t>
      </w:r>
      <w:proofErr w:type="spellStart"/>
      <w:r>
        <w:t>hoá</w:t>
      </w:r>
      <w:proofErr w:type="spellEnd"/>
      <w:r>
        <w:t xml:space="preserve"> đơn.</w:t>
      </w:r>
    </w:p>
    <w:p w14:paraId="0BFE113D" w14:textId="77777777" w:rsidR="00102A80" w:rsidRDefault="00102A80">
      <w:pPr>
        <w:pStyle w:val="ThnVnban"/>
      </w:pPr>
    </w:p>
    <w:p w14:paraId="2CE80B02" w14:textId="77777777" w:rsidR="00102A80" w:rsidRDefault="007C2211">
      <w:pPr>
        <w:pStyle w:val="oancuaDanhsach"/>
        <w:numPr>
          <w:ilvl w:val="0"/>
          <w:numId w:val="11"/>
        </w:numPr>
        <w:tabs>
          <w:tab w:val="left" w:pos="742"/>
        </w:tabs>
        <w:ind w:left="742" w:hanging="359"/>
        <w:rPr>
          <w:b/>
          <w:sz w:val="24"/>
        </w:rPr>
      </w:pPr>
      <w:r>
        <w:rPr>
          <w:sz w:val="24"/>
          <w:u w:val="single"/>
        </w:rPr>
        <w:t>Yêu</w:t>
      </w:r>
      <w:r>
        <w:rPr>
          <w:spacing w:val="-1"/>
          <w:sz w:val="24"/>
          <w:u w:val="single"/>
        </w:rPr>
        <w:t xml:space="preserve"> </w:t>
      </w:r>
      <w:r>
        <w:rPr>
          <w:sz w:val="24"/>
          <w:u w:val="single"/>
        </w:rPr>
        <w:t>cầu về</w:t>
      </w:r>
      <w:r>
        <w:rPr>
          <w:spacing w:val="-1"/>
          <w:sz w:val="24"/>
          <w:u w:val="single"/>
        </w:rPr>
        <w:t xml:space="preserve"> </w:t>
      </w:r>
      <w:r>
        <w:rPr>
          <w:sz w:val="24"/>
          <w:u w:val="single"/>
        </w:rPr>
        <w:t>chất</w:t>
      </w:r>
      <w:r>
        <w:rPr>
          <w:spacing w:val="-1"/>
          <w:sz w:val="24"/>
          <w:u w:val="single"/>
        </w:rPr>
        <w:t xml:space="preserve"> </w:t>
      </w:r>
      <w:r>
        <w:rPr>
          <w:sz w:val="24"/>
          <w:u w:val="single"/>
        </w:rPr>
        <w:t>lượng</w:t>
      </w:r>
      <w:r>
        <w:rPr>
          <w:spacing w:val="-3"/>
          <w:sz w:val="24"/>
          <w:u w:val="single"/>
        </w:rPr>
        <w:t xml:space="preserve"> </w:t>
      </w:r>
      <w:r>
        <w:rPr>
          <w:sz w:val="24"/>
          <w:u w:val="single"/>
        </w:rPr>
        <w:t>Hàng</w:t>
      </w:r>
      <w:r>
        <w:rPr>
          <w:spacing w:val="-1"/>
          <w:sz w:val="24"/>
          <w:u w:val="single"/>
        </w:rPr>
        <w:t xml:space="preserve"> </w:t>
      </w:r>
      <w:proofErr w:type="spellStart"/>
      <w:r>
        <w:rPr>
          <w:spacing w:val="-4"/>
          <w:sz w:val="24"/>
          <w:u w:val="single"/>
        </w:rPr>
        <w:t>Hoá</w:t>
      </w:r>
      <w:proofErr w:type="spellEnd"/>
      <w:r>
        <w:rPr>
          <w:b/>
          <w:spacing w:val="-4"/>
          <w:sz w:val="24"/>
          <w:u w:val="single"/>
        </w:rPr>
        <w:t>:</w:t>
      </w:r>
    </w:p>
    <w:p w14:paraId="5CFB07E4" w14:textId="77777777" w:rsidR="00102A80" w:rsidRDefault="007C2211">
      <w:pPr>
        <w:pStyle w:val="oancuaDanhsach"/>
        <w:numPr>
          <w:ilvl w:val="1"/>
          <w:numId w:val="11"/>
        </w:numPr>
        <w:tabs>
          <w:tab w:val="left" w:pos="1103"/>
        </w:tabs>
        <w:spacing w:before="88" w:line="276" w:lineRule="auto"/>
        <w:ind w:right="17"/>
        <w:rPr>
          <w:sz w:val="24"/>
        </w:rPr>
      </w:pPr>
      <w:r>
        <w:rPr>
          <w:sz w:val="24"/>
        </w:rPr>
        <w:t>Hàng Hóa đảm bảo đủ về số lượng, đúng chủng loại, đúng quy cách, chất liệu, đúng thông số kỹ thuật của nhà sản xuất, đảm bảo</w:t>
      </w:r>
      <w:r>
        <w:rPr>
          <w:spacing w:val="40"/>
          <w:sz w:val="24"/>
        </w:rPr>
        <w:t xml:space="preserve"> </w:t>
      </w:r>
      <w:r>
        <w:rPr>
          <w:sz w:val="24"/>
        </w:rPr>
        <w:t>Chất lượng và thỏa mãn các thỏa thuận trong Hợp đồng này.</w:t>
      </w:r>
    </w:p>
    <w:p w14:paraId="256AB090" w14:textId="77777777" w:rsidR="00102A80" w:rsidRDefault="007C2211">
      <w:pPr>
        <w:pStyle w:val="oancuaDanhsach"/>
        <w:numPr>
          <w:ilvl w:val="1"/>
          <w:numId w:val="11"/>
        </w:numPr>
        <w:tabs>
          <w:tab w:val="left" w:pos="1103"/>
        </w:tabs>
        <w:spacing w:before="119"/>
        <w:rPr>
          <w:sz w:val="24"/>
        </w:rPr>
      </w:pPr>
      <w:r>
        <w:rPr>
          <w:sz w:val="24"/>
        </w:rPr>
        <w:t>Hàng</w:t>
      </w:r>
      <w:r>
        <w:rPr>
          <w:spacing w:val="-3"/>
          <w:sz w:val="24"/>
        </w:rPr>
        <w:t xml:space="preserve"> </w:t>
      </w:r>
      <w:r>
        <w:rPr>
          <w:sz w:val="24"/>
        </w:rPr>
        <w:t>Hóa</w:t>
      </w:r>
      <w:r>
        <w:rPr>
          <w:spacing w:val="-2"/>
          <w:sz w:val="24"/>
        </w:rPr>
        <w:t xml:space="preserve"> </w:t>
      </w:r>
      <w:r>
        <w:rPr>
          <w:sz w:val="24"/>
        </w:rPr>
        <w:t>đảm bảo mới</w:t>
      </w:r>
      <w:r>
        <w:rPr>
          <w:spacing w:val="1"/>
          <w:sz w:val="24"/>
        </w:rPr>
        <w:t xml:space="preserve"> </w:t>
      </w:r>
      <w:r>
        <w:rPr>
          <w:spacing w:val="-2"/>
          <w:sz w:val="24"/>
        </w:rPr>
        <w:t>100%.</w:t>
      </w:r>
    </w:p>
    <w:p w14:paraId="09044C06" w14:textId="77777777" w:rsidR="00102A80" w:rsidRDefault="007C2211">
      <w:pPr>
        <w:pStyle w:val="oancuaDanhsach"/>
        <w:numPr>
          <w:ilvl w:val="1"/>
          <w:numId w:val="11"/>
        </w:numPr>
        <w:tabs>
          <w:tab w:val="left" w:pos="1103"/>
        </w:tabs>
        <w:spacing w:before="163" w:line="276" w:lineRule="auto"/>
        <w:ind w:right="27"/>
        <w:rPr>
          <w:sz w:val="24"/>
        </w:rPr>
      </w:pPr>
      <w:r>
        <w:rPr>
          <w:sz w:val="24"/>
        </w:rPr>
        <w:t>Hàng Hóa đảm bảo đầy</w:t>
      </w:r>
      <w:r>
        <w:rPr>
          <w:spacing w:val="-1"/>
          <w:sz w:val="24"/>
        </w:rPr>
        <w:t xml:space="preserve"> </w:t>
      </w:r>
      <w:r>
        <w:rPr>
          <w:sz w:val="24"/>
        </w:rPr>
        <w:t>đủ giấy</w:t>
      </w:r>
      <w:r>
        <w:rPr>
          <w:spacing w:val="-4"/>
          <w:sz w:val="24"/>
        </w:rPr>
        <w:t xml:space="preserve"> </w:t>
      </w:r>
      <w:r>
        <w:rPr>
          <w:sz w:val="24"/>
        </w:rPr>
        <w:t>phép, chứng chỉ, chứng từ, xuất xứ…, đáp ứng mọi tiêu chuẩn, quy</w:t>
      </w:r>
      <w:r>
        <w:rPr>
          <w:spacing w:val="-2"/>
          <w:sz w:val="24"/>
        </w:rPr>
        <w:t xml:space="preserve"> </w:t>
      </w:r>
      <w:r>
        <w:rPr>
          <w:sz w:val="24"/>
        </w:rPr>
        <w:t>chuẩn, quy</w:t>
      </w:r>
      <w:r>
        <w:rPr>
          <w:spacing w:val="-2"/>
          <w:sz w:val="24"/>
        </w:rPr>
        <w:t xml:space="preserve"> </w:t>
      </w:r>
      <w:r>
        <w:rPr>
          <w:sz w:val="24"/>
        </w:rPr>
        <w:t>định bắt buộc về chất lượng, về bảo vệ môi trường, về y</w:t>
      </w:r>
      <w:r>
        <w:rPr>
          <w:spacing w:val="-1"/>
          <w:sz w:val="24"/>
        </w:rPr>
        <w:t xml:space="preserve"> </w:t>
      </w:r>
      <w:r>
        <w:rPr>
          <w:sz w:val="24"/>
        </w:rPr>
        <w:t>tế và các quy</w:t>
      </w:r>
      <w:r>
        <w:rPr>
          <w:spacing w:val="-4"/>
          <w:sz w:val="24"/>
        </w:rPr>
        <w:t xml:space="preserve"> </w:t>
      </w:r>
      <w:r>
        <w:rPr>
          <w:sz w:val="24"/>
        </w:rPr>
        <w:t>định pháp luật có liên quan hiện hành của nhà nước (nếu có) và đảm bảo sức khỏe và an toàn cho người sử dụng.</w:t>
      </w:r>
    </w:p>
    <w:p w14:paraId="04E52F24" w14:textId="77777777" w:rsidR="00102A80" w:rsidRDefault="007C2211">
      <w:pPr>
        <w:pStyle w:val="oancuaDanhsach"/>
        <w:numPr>
          <w:ilvl w:val="1"/>
          <w:numId w:val="11"/>
        </w:numPr>
        <w:tabs>
          <w:tab w:val="left" w:pos="1103"/>
        </w:tabs>
        <w:spacing w:before="119"/>
        <w:rPr>
          <w:sz w:val="24"/>
        </w:rPr>
      </w:pPr>
      <w:r>
        <w:rPr>
          <w:sz w:val="24"/>
        </w:rPr>
        <w:t>Tất cả</w:t>
      </w:r>
      <w:r>
        <w:rPr>
          <w:spacing w:val="-2"/>
          <w:sz w:val="24"/>
        </w:rPr>
        <w:t xml:space="preserve"> </w:t>
      </w:r>
      <w:r>
        <w:rPr>
          <w:sz w:val="24"/>
        </w:rPr>
        <w:t>các</w:t>
      </w:r>
      <w:r>
        <w:rPr>
          <w:spacing w:val="-1"/>
          <w:sz w:val="24"/>
        </w:rPr>
        <w:t xml:space="preserve"> </w:t>
      </w:r>
      <w:r>
        <w:rPr>
          <w:sz w:val="24"/>
        </w:rPr>
        <w:t>thành phần, bộ</w:t>
      </w:r>
      <w:r>
        <w:rPr>
          <w:spacing w:val="2"/>
          <w:sz w:val="24"/>
        </w:rPr>
        <w:t xml:space="preserve"> </w:t>
      </w:r>
      <w:r>
        <w:rPr>
          <w:sz w:val="24"/>
        </w:rPr>
        <w:t>phận hoặc</w:t>
      </w:r>
      <w:r>
        <w:rPr>
          <w:spacing w:val="-1"/>
          <w:sz w:val="24"/>
        </w:rPr>
        <w:t xml:space="preserve"> </w:t>
      </w:r>
      <w:r>
        <w:rPr>
          <w:sz w:val="24"/>
        </w:rPr>
        <w:t>phụ tùng</w:t>
      </w:r>
      <w:r>
        <w:rPr>
          <w:spacing w:val="-2"/>
          <w:sz w:val="24"/>
        </w:rPr>
        <w:t xml:space="preserve"> </w:t>
      </w:r>
      <w:r>
        <w:rPr>
          <w:sz w:val="24"/>
        </w:rPr>
        <w:t>của</w:t>
      </w:r>
      <w:r>
        <w:rPr>
          <w:spacing w:val="3"/>
          <w:sz w:val="24"/>
        </w:rPr>
        <w:t xml:space="preserve"> </w:t>
      </w:r>
      <w:r>
        <w:rPr>
          <w:sz w:val="24"/>
        </w:rPr>
        <w:t>Hàng</w:t>
      </w:r>
      <w:r>
        <w:rPr>
          <w:spacing w:val="-3"/>
          <w:sz w:val="24"/>
        </w:rPr>
        <w:t xml:space="preserve"> </w:t>
      </w:r>
      <w:r>
        <w:rPr>
          <w:sz w:val="24"/>
        </w:rPr>
        <w:t>Hóa</w:t>
      </w:r>
      <w:r>
        <w:rPr>
          <w:spacing w:val="-2"/>
          <w:sz w:val="24"/>
        </w:rPr>
        <w:t xml:space="preserve"> </w:t>
      </w:r>
      <w:r>
        <w:rPr>
          <w:sz w:val="24"/>
        </w:rPr>
        <w:t>đảm bảo đầy</w:t>
      </w:r>
      <w:r>
        <w:rPr>
          <w:spacing w:val="-5"/>
          <w:sz w:val="24"/>
        </w:rPr>
        <w:t xml:space="preserve"> </w:t>
      </w:r>
      <w:r>
        <w:rPr>
          <w:sz w:val="24"/>
        </w:rPr>
        <w:t>đủ</w:t>
      </w:r>
      <w:r>
        <w:rPr>
          <w:spacing w:val="1"/>
          <w:sz w:val="24"/>
        </w:rPr>
        <w:t xml:space="preserve"> </w:t>
      </w:r>
      <w:r>
        <w:rPr>
          <w:sz w:val="24"/>
        </w:rPr>
        <w:t>và</w:t>
      </w:r>
      <w:r>
        <w:rPr>
          <w:spacing w:val="-1"/>
          <w:sz w:val="24"/>
        </w:rPr>
        <w:t xml:space="preserve"> </w:t>
      </w:r>
      <w:r>
        <w:rPr>
          <w:sz w:val="24"/>
        </w:rPr>
        <w:t>nguyên</w:t>
      </w:r>
      <w:r>
        <w:rPr>
          <w:spacing w:val="1"/>
          <w:sz w:val="24"/>
        </w:rPr>
        <w:t xml:space="preserve"> </w:t>
      </w:r>
      <w:r>
        <w:rPr>
          <w:spacing w:val="-4"/>
          <w:sz w:val="24"/>
        </w:rPr>
        <w:t>vẹn.</w:t>
      </w:r>
    </w:p>
    <w:p w14:paraId="674E2AF4" w14:textId="77777777" w:rsidR="00102A80" w:rsidRDefault="007C2211">
      <w:pPr>
        <w:pStyle w:val="oancuaDanhsach"/>
        <w:numPr>
          <w:ilvl w:val="1"/>
          <w:numId w:val="11"/>
        </w:numPr>
        <w:tabs>
          <w:tab w:val="left" w:pos="1102"/>
        </w:tabs>
        <w:spacing w:before="163"/>
        <w:ind w:left="1102" w:hanging="359"/>
        <w:rPr>
          <w:sz w:val="24"/>
        </w:rPr>
      </w:pPr>
      <w:r>
        <w:rPr>
          <w:sz w:val="24"/>
        </w:rPr>
        <w:t>Có</w:t>
      </w:r>
      <w:r>
        <w:rPr>
          <w:spacing w:val="-2"/>
          <w:sz w:val="24"/>
        </w:rPr>
        <w:t xml:space="preserve"> </w:t>
      </w:r>
      <w:r>
        <w:rPr>
          <w:sz w:val="24"/>
        </w:rPr>
        <w:t>tài liệu</w:t>
      </w:r>
      <w:r>
        <w:rPr>
          <w:spacing w:val="1"/>
          <w:sz w:val="24"/>
        </w:rPr>
        <w:t xml:space="preserve"> </w:t>
      </w:r>
      <w:r>
        <w:rPr>
          <w:sz w:val="24"/>
        </w:rPr>
        <w:t>hướng</w:t>
      </w:r>
      <w:r>
        <w:rPr>
          <w:spacing w:val="-3"/>
          <w:sz w:val="24"/>
        </w:rPr>
        <w:t xml:space="preserve"> </w:t>
      </w:r>
      <w:r>
        <w:rPr>
          <w:sz w:val="24"/>
        </w:rPr>
        <w:t>dẫn sử</w:t>
      </w:r>
      <w:r>
        <w:rPr>
          <w:spacing w:val="2"/>
          <w:sz w:val="24"/>
        </w:rPr>
        <w:t xml:space="preserve"> </w:t>
      </w:r>
      <w:r>
        <w:rPr>
          <w:sz w:val="24"/>
        </w:rPr>
        <w:t>dụng, thông</w:t>
      </w:r>
      <w:r>
        <w:rPr>
          <w:spacing w:val="-2"/>
          <w:sz w:val="24"/>
        </w:rPr>
        <w:t xml:space="preserve"> </w:t>
      </w:r>
      <w:r>
        <w:rPr>
          <w:sz w:val="24"/>
        </w:rPr>
        <w:t>số kỹ</w:t>
      </w:r>
      <w:r>
        <w:rPr>
          <w:spacing w:val="-5"/>
          <w:sz w:val="24"/>
        </w:rPr>
        <w:t xml:space="preserve"> </w:t>
      </w:r>
      <w:r>
        <w:rPr>
          <w:sz w:val="24"/>
        </w:rPr>
        <w:t>thuật,</w:t>
      </w:r>
      <w:r>
        <w:rPr>
          <w:spacing w:val="1"/>
          <w:sz w:val="24"/>
        </w:rPr>
        <w:t xml:space="preserve"> </w:t>
      </w:r>
      <w:r>
        <w:rPr>
          <w:sz w:val="24"/>
        </w:rPr>
        <w:t>tem/nhãn, giấy</w:t>
      </w:r>
      <w:r>
        <w:rPr>
          <w:spacing w:val="-5"/>
          <w:sz w:val="24"/>
        </w:rPr>
        <w:t xml:space="preserve"> </w:t>
      </w:r>
      <w:r>
        <w:rPr>
          <w:sz w:val="24"/>
        </w:rPr>
        <w:t>chứng</w:t>
      </w:r>
      <w:r>
        <w:rPr>
          <w:spacing w:val="-2"/>
          <w:sz w:val="24"/>
        </w:rPr>
        <w:t xml:space="preserve"> </w:t>
      </w:r>
      <w:r>
        <w:rPr>
          <w:sz w:val="24"/>
        </w:rPr>
        <w:t>nhận chất</w:t>
      </w:r>
      <w:r>
        <w:rPr>
          <w:spacing w:val="1"/>
          <w:sz w:val="24"/>
        </w:rPr>
        <w:t xml:space="preserve"> </w:t>
      </w:r>
      <w:r>
        <w:rPr>
          <w:spacing w:val="-2"/>
          <w:sz w:val="24"/>
        </w:rPr>
        <w:t>lượng.</w:t>
      </w:r>
    </w:p>
    <w:p w14:paraId="3CD2B94B" w14:textId="77777777" w:rsidR="00102A80" w:rsidRDefault="007C2211">
      <w:pPr>
        <w:pStyle w:val="oancuaDanhsach"/>
        <w:numPr>
          <w:ilvl w:val="1"/>
          <w:numId w:val="11"/>
        </w:numPr>
        <w:tabs>
          <w:tab w:val="left" w:pos="1101"/>
          <w:tab w:val="left" w:pos="1103"/>
        </w:tabs>
        <w:spacing w:before="161" w:line="276" w:lineRule="auto"/>
        <w:ind w:right="22"/>
        <w:rPr>
          <w:sz w:val="24"/>
        </w:rPr>
      </w:pPr>
      <w:r>
        <w:rPr>
          <w:sz w:val="24"/>
        </w:rPr>
        <w:t xml:space="preserve">Bên bán là chủ sở hữu hợp pháp của hàng hóa và không có tranh chấp về sở hữu trí tuệ hoặc tranh chấp bất kỳ với bên thứ ba nào </w:t>
      </w:r>
      <w:r>
        <w:rPr>
          <w:spacing w:val="-2"/>
          <w:sz w:val="24"/>
        </w:rPr>
        <w:t>khác.</w:t>
      </w:r>
    </w:p>
    <w:p w14:paraId="7B1B463D" w14:textId="77777777" w:rsidR="00102A80" w:rsidRDefault="007C2211">
      <w:pPr>
        <w:pStyle w:val="oancuaDanhsach"/>
        <w:numPr>
          <w:ilvl w:val="1"/>
          <w:numId w:val="11"/>
        </w:numPr>
        <w:tabs>
          <w:tab w:val="left" w:pos="1102"/>
        </w:tabs>
        <w:spacing w:before="119"/>
        <w:ind w:left="1102" w:hanging="359"/>
        <w:rPr>
          <w:sz w:val="24"/>
        </w:rPr>
      </w:pPr>
      <w:r>
        <w:rPr>
          <w:sz w:val="24"/>
        </w:rPr>
        <w:t>Hàng</w:t>
      </w:r>
      <w:r>
        <w:rPr>
          <w:spacing w:val="-5"/>
          <w:sz w:val="24"/>
        </w:rPr>
        <w:t xml:space="preserve"> </w:t>
      </w:r>
      <w:r>
        <w:rPr>
          <w:sz w:val="24"/>
        </w:rPr>
        <w:t>hóa</w:t>
      </w:r>
      <w:r>
        <w:rPr>
          <w:spacing w:val="-1"/>
          <w:sz w:val="24"/>
        </w:rPr>
        <w:t xml:space="preserve"> </w:t>
      </w:r>
      <w:r>
        <w:rPr>
          <w:sz w:val="24"/>
        </w:rPr>
        <w:t>lưu thông</w:t>
      </w:r>
      <w:r>
        <w:rPr>
          <w:spacing w:val="-3"/>
          <w:sz w:val="24"/>
        </w:rPr>
        <w:t xml:space="preserve"> </w:t>
      </w:r>
      <w:r>
        <w:rPr>
          <w:sz w:val="24"/>
        </w:rPr>
        <w:t>trên</w:t>
      </w:r>
      <w:r>
        <w:rPr>
          <w:spacing w:val="2"/>
          <w:sz w:val="24"/>
        </w:rPr>
        <w:t xml:space="preserve"> </w:t>
      </w:r>
      <w:r>
        <w:rPr>
          <w:sz w:val="24"/>
        </w:rPr>
        <w:t>thị trường</w:t>
      </w:r>
      <w:r>
        <w:rPr>
          <w:spacing w:val="-3"/>
          <w:sz w:val="24"/>
        </w:rPr>
        <w:t xml:space="preserve"> </w:t>
      </w:r>
      <w:r>
        <w:rPr>
          <w:sz w:val="24"/>
        </w:rPr>
        <w:t>một cách hợp pháp theo quy</w:t>
      </w:r>
      <w:r>
        <w:rPr>
          <w:spacing w:val="-5"/>
          <w:sz w:val="24"/>
        </w:rPr>
        <w:t xml:space="preserve"> </w:t>
      </w:r>
      <w:r>
        <w:rPr>
          <w:sz w:val="24"/>
        </w:rPr>
        <w:t>định hiện</w:t>
      </w:r>
      <w:r>
        <w:rPr>
          <w:spacing w:val="3"/>
          <w:sz w:val="24"/>
        </w:rPr>
        <w:t xml:space="preserve"> </w:t>
      </w:r>
      <w:r>
        <w:rPr>
          <w:spacing w:val="-2"/>
          <w:sz w:val="24"/>
        </w:rPr>
        <w:t>hành.</w:t>
      </w:r>
    </w:p>
    <w:p w14:paraId="606283C0" w14:textId="77777777" w:rsidR="00102A80" w:rsidRDefault="007C2211">
      <w:pPr>
        <w:pStyle w:val="oancuaDanhsach"/>
        <w:numPr>
          <w:ilvl w:val="1"/>
          <w:numId w:val="11"/>
        </w:numPr>
        <w:tabs>
          <w:tab w:val="left" w:pos="1103"/>
        </w:tabs>
        <w:spacing w:before="163"/>
        <w:rPr>
          <w:sz w:val="24"/>
        </w:rPr>
      </w:pPr>
      <w:r>
        <w:rPr>
          <w:sz w:val="24"/>
        </w:rPr>
        <w:t>Xuất</w:t>
      </w:r>
      <w:r>
        <w:rPr>
          <w:spacing w:val="-3"/>
          <w:sz w:val="24"/>
        </w:rPr>
        <w:t xml:space="preserve"> </w:t>
      </w:r>
      <w:r>
        <w:rPr>
          <w:sz w:val="24"/>
        </w:rPr>
        <w:t>xứ:</w:t>
      </w:r>
      <w:r>
        <w:rPr>
          <w:spacing w:val="-1"/>
          <w:sz w:val="24"/>
        </w:rPr>
        <w:t xml:space="preserve"> </w:t>
      </w:r>
      <w:r w:rsidR="002947BD" w:rsidRPr="009868FB">
        <w:rPr>
          <w:sz w:val="24"/>
          <w:rPrChange w:id="396" w:author="HIEN" w:date="2025-12-01T09:53:00Z">
            <w:rPr>
              <w:sz w:val="24"/>
              <w:lang w:val="en-GB"/>
            </w:rPr>
          </w:rPrChange>
        </w:rPr>
        <w:t>chi tiết theo khoản 1 Điều 1</w:t>
      </w:r>
      <w:r>
        <w:rPr>
          <w:sz w:val="24"/>
        </w:rPr>
        <w:t>.</w:t>
      </w:r>
      <w:r>
        <w:rPr>
          <w:spacing w:val="1"/>
          <w:sz w:val="24"/>
        </w:rPr>
        <w:t xml:space="preserve"> </w:t>
      </w:r>
      <w:r>
        <w:rPr>
          <w:sz w:val="24"/>
        </w:rPr>
        <w:t>Bên Bán đảm</w:t>
      </w:r>
      <w:r>
        <w:rPr>
          <w:spacing w:val="-1"/>
          <w:sz w:val="24"/>
        </w:rPr>
        <w:t xml:space="preserve"> </w:t>
      </w:r>
      <w:r>
        <w:rPr>
          <w:sz w:val="24"/>
        </w:rPr>
        <w:t>bảo nguồn</w:t>
      </w:r>
      <w:r>
        <w:rPr>
          <w:spacing w:val="1"/>
          <w:sz w:val="24"/>
        </w:rPr>
        <w:t xml:space="preserve"> </w:t>
      </w:r>
      <w:r>
        <w:rPr>
          <w:sz w:val="24"/>
        </w:rPr>
        <w:t>gốc</w:t>
      </w:r>
      <w:r>
        <w:rPr>
          <w:spacing w:val="-2"/>
          <w:sz w:val="24"/>
        </w:rPr>
        <w:t xml:space="preserve"> </w:t>
      </w:r>
      <w:r>
        <w:rPr>
          <w:sz w:val="24"/>
        </w:rPr>
        <w:t>hợp pháp</w:t>
      </w:r>
      <w:r>
        <w:rPr>
          <w:spacing w:val="-1"/>
          <w:sz w:val="24"/>
        </w:rPr>
        <w:t xml:space="preserve"> </w:t>
      </w:r>
      <w:r>
        <w:rPr>
          <w:sz w:val="24"/>
        </w:rPr>
        <w:t>và</w:t>
      </w:r>
      <w:r>
        <w:rPr>
          <w:spacing w:val="-1"/>
          <w:sz w:val="24"/>
        </w:rPr>
        <w:t xml:space="preserve"> </w:t>
      </w:r>
      <w:r>
        <w:rPr>
          <w:sz w:val="24"/>
        </w:rPr>
        <w:t>không</w:t>
      </w:r>
      <w:r>
        <w:rPr>
          <w:spacing w:val="-4"/>
          <w:sz w:val="24"/>
        </w:rPr>
        <w:t xml:space="preserve"> </w:t>
      </w:r>
      <w:r>
        <w:rPr>
          <w:sz w:val="24"/>
        </w:rPr>
        <w:t>bị</w:t>
      </w:r>
      <w:r>
        <w:rPr>
          <w:spacing w:val="2"/>
          <w:sz w:val="24"/>
        </w:rPr>
        <w:t xml:space="preserve"> </w:t>
      </w:r>
      <w:r>
        <w:rPr>
          <w:sz w:val="24"/>
        </w:rPr>
        <w:t>tranh</w:t>
      </w:r>
      <w:r>
        <w:rPr>
          <w:spacing w:val="-1"/>
          <w:sz w:val="24"/>
        </w:rPr>
        <w:t xml:space="preserve"> </w:t>
      </w:r>
      <w:r>
        <w:rPr>
          <w:sz w:val="24"/>
        </w:rPr>
        <w:t>chấp</w:t>
      </w:r>
      <w:r>
        <w:rPr>
          <w:spacing w:val="-1"/>
          <w:sz w:val="24"/>
        </w:rPr>
        <w:t xml:space="preserve"> </w:t>
      </w:r>
      <w:r>
        <w:rPr>
          <w:sz w:val="24"/>
        </w:rPr>
        <w:t>trước, trong</w:t>
      </w:r>
      <w:r>
        <w:rPr>
          <w:spacing w:val="-4"/>
          <w:sz w:val="24"/>
        </w:rPr>
        <w:t xml:space="preserve"> </w:t>
      </w:r>
      <w:r>
        <w:rPr>
          <w:sz w:val="24"/>
        </w:rPr>
        <w:t>và</w:t>
      </w:r>
      <w:r>
        <w:rPr>
          <w:spacing w:val="-1"/>
          <w:sz w:val="24"/>
        </w:rPr>
        <w:t xml:space="preserve"> </w:t>
      </w:r>
      <w:r>
        <w:rPr>
          <w:sz w:val="24"/>
        </w:rPr>
        <w:t>sau</w:t>
      </w:r>
      <w:r>
        <w:rPr>
          <w:spacing w:val="-1"/>
          <w:sz w:val="24"/>
        </w:rPr>
        <w:t xml:space="preserve"> </w:t>
      </w:r>
      <w:r>
        <w:rPr>
          <w:sz w:val="24"/>
        </w:rPr>
        <w:t>khi</w:t>
      </w:r>
      <w:r>
        <w:rPr>
          <w:spacing w:val="-1"/>
          <w:sz w:val="24"/>
        </w:rPr>
        <w:t xml:space="preserve"> </w:t>
      </w:r>
      <w:r>
        <w:rPr>
          <w:sz w:val="24"/>
        </w:rPr>
        <w:t>bán cho</w:t>
      </w:r>
      <w:r>
        <w:rPr>
          <w:spacing w:val="1"/>
          <w:sz w:val="24"/>
        </w:rPr>
        <w:t xml:space="preserve"> </w:t>
      </w:r>
      <w:r>
        <w:rPr>
          <w:sz w:val="24"/>
        </w:rPr>
        <w:t xml:space="preserve">Bên </w:t>
      </w:r>
      <w:r>
        <w:rPr>
          <w:spacing w:val="-4"/>
          <w:sz w:val="24"/>
        </w:rPr>
        <w:t>Mua.</w:t>
      </w:r>
    </w:p>
    <w:p w14:paraId="3E6544AD" w14:textId="77777777" w:rsidR="00102A80" w:rsidRDefault="00102A80">
      <w:pPr>
        <w:pStyle w:val="u2"/>
        <w:ind w:left="23"/>
      </w:pPr>
    </w:p>
    <w:p w14:paraId="4E087837" w14:textId="77777777" w:rsidR="00102A80" w:rsidRDefault="007C2211">
      <w:pPr>
        <w:pStyle w:val="u2"/>
        <w:ind w:left="23"/>
      </w:pPr>
      <w:r>
        <w:t>ĐIỀU</w:t>
      </w:r>
      <w:r>
        <w:rPr>
          <w:spacing w:val="-3"/>
        </w:rPr>
        <w:t xml:space="preserve"> </w:t>
      </w:r>
      <w:r>
        <w:t>2.</w:t>
      </w:r>
      <w:r>
        <w:rPr>
          <w:spacing w:val="-1"/>
        </w:rPr>
        <w:t xml:space="preserve"> </w:t>
      </w:r>
      <w:r>
        <w:t>THỜI</w:t>
      </w:r>
      <w:r>
        <w:rPr>
          <w:spacing w:val="-3"/>
        </w:rPr>
        <w:t xml:space="preserve"> </w:t>
      </w:r>
      <w:r>
        <w:t>GIAN</w:t>
      </w:r>
      <w:r>
        <w:rPr>
          <w:spacing w:val="-2"/>
        </w:rPr>
        <w:t xml:space="preserve"> </w:t>
      </w:r>
      <w:r>
        <w:t>VÀ</w:t>
      </w:r>
      <w:r>
        <w:rPr>
          <w:spacing w:val="-2"/>
        </w:rPr>
        <w:t xml:space="preserve"> </w:t>
      </w:r>
      <w:r>
        <w:t>ĐỊA</w:t>
      </w:r>
      <w:r>
        <w:rPr>
          <w:spacing w:val="-3"/>
        </w:rPr>
        <w:t xml:space="preserve"> </w:t>
      </w:r>
      <w:r>
        <w:t>ĐIỂM GIAO</w:t>
      </w:r>
      <w:r>
        <w:rPr>
          <w:spacing w:val="-1"/>
        </w:rPr>
        <w:t xml:space="preserve"> </w:t>
      </w:r>
      <w:r>
        <w:rPr>
          <w:spacing w:val="-4"/>
        </w:rPr>
        <w:t>HÀNG</w:t>
      </w:r>
    </w:p>
    <w:p w14:paraId="35F8A7E1" w14:textId="27A933D8" w:rsidR="00102A80" w:rsidRDefault="007C2211">
      <w:pPr>
        <w:pStyle w:val="oancuaDanhsach"/>
        <w:numPr>
          <w:ilvl w:val="1"/>
          <w:numId w:val="6"/>
        </w:numPr>
        <w:tabs>
          <w:tab w:val="left" w:pos="743"/>
        </w:tabs>
        <w:spacing w:before="273" w:line="360" w:lineRule="auto"/>
        <w:ind w:right="23"/>
        <w:rPr>
          <w:sz w:val="24"/>
        </w:rPr>
      </w:pPr>
      <w:r>
        <w:rPr>
          <w:sz w:val="24"/>
        </w:rPr>
        <w:t xml:space="preserve">Thời gian giao hàng: Trong vòng </w:t>
      </w:r>
      <w:r w:rsidR="00E95755" w:rsidRPr="009868FB">
        <w:rPr>
          <w:sz w:val="24"/>
          <w:rPrChange w:id="397" w:author="HIEN" w:date="2025-12-01T09:53:00Z">
            <w:rPr>
              <w:sz w:val="24"/>
              <w:lang w:val="en-GB"/>
            </w:rPr>
          </w:rPrChange>
        </w:rPr>
        <w:t>28-70</w:t>
      </w:r>
      <w:r>
        <w:rPr>
          <w:sz w:val="24"/>
        </w:rPr>
        <w:t xml:space="preserve"> ngày</w:t>
      </w:r>
      <w:ins w:id="398" w:author="HIEN" w:date="2025-12-01T10:02:00Z">
        <w:r w:rsidR="00173AE5" w:rsidRPr="00173AE5">
          <w:rPr>
            <w:sz w:val="24"/>
            <w:rPrChange w:id="399" w:author="HIEN" w:date="2025-12-01T10:02:00Z">
              <w:rPr>
                <w:sz w:val="24"/>
                <w:lang w:val="en-US"/>
              </w:rPr>
            </w:rPrChange>
          </w:rPr>
          <w:t xml:space="preserve"> (Trừ ngày nghỉ, ngày lễ)</w:t>
        </w:r>
      </w:ins>
      <w:r>
        <w:rPr>
          <w:spacing w:val="-1"/>
          <w:sz w:val="24"/>
        </w:rPr>
        <w:t xml:space="preserve"> </w:t>
      </w:r>
      <w:r>
        <w:rPr>
          <w:sz w:val="24"/>
        </w:rPr>
        <w:t xml:space="preserve">kể từ ngày Bên Bán nhận được </w:t>
      </w:r>
      <w:r w:rsidR="00E95755" w:rsidRPr="009868FB">
        <w:rPr>
          <w:sz w:val="24"/>
          <w:rPrChange w:id="400" w:author="HIEN" w:date="2025-12-01T09:53:00Z">
            <w:rPr>
              <w:sz w:val="24"/>
              <w:lang w:val="en-GB"/>
            </w:rPr>
          </w:rPrChange>
        </w:rPr>
        <w:t xml:space="preserve">thanh toán </w:t>
      </w:r>
      <w:proofErr w:type="spellStart"/>
      <w:r w:rsidR="00E95755" w:rsidRPr="009868FB">
        <w:rPr>
          <w:sz w:val="24"/>
          <w:rPrChange w:id="401" w:author="HIEN" w:date="2025-12-01T09:53:00Z">
            <w:rPr>
              <w:sz w:val="24"/>
              <w:lang w:val="en-GB"/>
            </w:rPr>
          </w:rPrChange>
        </w:rPr>
        <w:t>đợt</w:t>
      </w:r>
      <w:proofErr w:type="spellEnd"/>
      <w:r w:rsidR="00E95755" w:rsidRPr="009868FB">
        <w:rPr>
          <w:sz w:val="24"/>
          <w:rPrChange w:id="402" w:author="HIEN" w:date="2025-12-01T09:53:00Z">
            <w:rPr>
              <w:sz w:val="24"/>
              <w:lang w:val="en-GB"/>
            </w:rPr>
          </w:rPrChange>
        </w:rPr>
        <w:t xml:space="preserve"> một</w:t>
      </w:r>
      <w:r>
        <w:rPr>
          <w:sz w:val="24"/>
        </w:rPr>
        <w:t xml:space="preserve"> của Bên Mua. Bên Bán cam kết giao đầy</w:t>
      </w:r>
      <w:r>
        <w:rPr>
          <w:spacing w:val="-2"/>
          <w:sz w:val="24"/>
        </w:rPr>
        <w:t xml:space="preserve"> </w:t>
      </w:r>
      <w:r>
        <w:rPr>
          <w:sz w:val="24"/>
        </w:rPr>
        <w:t>đủ Hàng Hóa với số lượng, chất lượng và theo quy</w:t>
      </w:r>
      <w:r>
        <w:rPr>
          <w:spacing w:val="-2"/>
          <w:sz w:val="24"/>
        </w:rPr>
        <w:t xml:space="preserve"> </w:t>
      </w:r>
      <w:r>
        <w:rPr>
          <w:sz w:val="24"/>
        </w:rPr>
        <w:t>cách đóng gói như đã nêu chi tiết tại Điều 1 Phụ lục này cho Bên Mua.</w:t>
      </w:r>
    </w:p>
    <w:p w14:paraId="1B06C81E" w14:textId="6D508A52" w:rsidR="00E95755" w:rsidRDefault="00E95755">
      <w:pPr>
        <w:pStyle w:val="oancuaDanhsach"/>
        <w:numPr>
          <w:ilvl w:val="1"/>
          <w:numId w:val="6"/>
        </w:numPr>
        <w:tabs>
          <w:tab w:val="left" w:pos="743"/>
        </w:tabs>
        <w:spacing w:before="273" w:line="360" w:lineRule="auto"/>
        <w:ind w:right="23"/>
        <w:rPr>
          <w:sz w:val="24"/>
        </w:rPr>
      </w:pPr>
      <w:r w:rsidRPr="009868FB">
        <w:rPr>
          <w:sz w:val="24"/>
          <w:rPrChange w:id="403" w:author="HIEN" w:date="2025-12-01T09:53:00Z">
            <w:rPr>
              <w:sz w:val="24"/>
              <w:lang w:val="en-GB"/>
            </w:rPr>
          </w:rPrChange>
        </w:rPr>
        <w:t>Thời gian triển khai lắp đặt</w:t>
      </w:r>
      <w:ins w:id="404" w:author="HIEN" w:date="2025-12-01T10:16:00Z">
        <w:r w:rsidR="00A12495" w:rsidRPr="00A12495">
          <w:rPr>
            <w:sz w:val="24"/>
            <w:rPrChange w:id="405" w:author="HIEN" w:date="2025-12-01T10:16:00Z">
              <w:rPr>
                <w:sz w:val="24"/>
                <w:lang w:val="en-US"/>
              </w:rPr>
            </w:rPrChange>
          </w:rPr>
          <w:t xml:space="preserve"> và nghi</w:t>
        </w:r>
        <w:r w:rsidR="00A12495" w:rsidRPr="00A12495">
          <w:rPr>
            <w:sz w:val="24"/>
            <w:rPrChange w:id="406" w:author="HIEN" w:date="2025-12-01T10:17:00Z">
              <w:rPr>
                <w:sz w:val="24"/>
                <w:lang w:val="en-US"/>
              </w:rPr>
            </w:rPrChange>
          </w:rPr>
          <w:t>ệm thu</w:t>
        </w:r>
      </w:ins>
      <w:r w:rsidRPr="009868FB">
        <w:rPr>
          <w:sz w:val="24"/>
          <w:rPrChange w:id="407" w:author="HIEN" w:date="2025-12-01T09:53:00Z">
            <w:rPr>
              <w:sz w:val="24"/>
              <w:lang w:val="en-GB"/>
            </w:rPr>
          </w:rPrChange>
        </w:rPr>
        <w:t>: Trong vòng 05-07 ngày, kể từ ngày có đầy đủ các thiết bị.</w:t>
      </w:r>
    </w:p>
    <w:p w14:paraId="1F4D2AAC" w14:textId="77777777" w:rsidR="00102A80" w:rsidRDefault="007C2211">
      <w:pPr>
        <w:pStyle w:val="oancuaDanhsach"/>
        <w:numPr>
          <w:ilvl w:val="1"/>
          <w:numId w:val="6"/>
        </w:numPr>
        <w:tabs>
          <w:tab w:val="left" w:pos="743"/>
        </w:tabs>
        <w:spacing w:line="272" w:lineRule="exact"/>
        <w:ind w:hanging="720"/>
        <w:rPr>
          <w:sz w:val="24"/>
        </w:rPr>
      </w:pPr>
      <w:r>
        <w:rPr>
          <w:sz w:val="24"/>
        </w:rPr>
        <w:t>Bên</w:t>
      </w:r>
      <w:r>
        <w:rPr>
          <w:spacing w:val="1"/>
          <w:sz w:val="24"/>
        </w:rPr>
        <w:t xml:space="preserve"> </w:t>
      </w:r>
      <w:r>
        <w:rPr>
          <w:sz w:val="24"/>
        </w:rPr>
        <w:t>Bán thông</w:t>
      </w:r>
      <w:r>
        <w:rPr>
          <w:spacing w:val="-3"/>
          <w:sz w:val="24"/>
        </w:rPr>
        <w:t xml:space="preserve"> </w:t>
      </w:r>
      <w:r>
        <w:rPr>
          <w:sz w:val="24"/>
        </w:rPr>
        <w:t>báo</w:t>
      </w:r>
      <w:r>
        <w:rPr>
          <w:spacing w:val="-1"/>
          <w:sz w:val="24"/>
        </w:rPr>
        <w:t xml:space="preserve"> </w:t>
      </w:r>
      <w:r>
        <w:rPr>
          <w:sz w:val="24"/>
        </w:rPr>
        <w:t>trước</w:t>
      </w:r>
      <w:r>
        <w:rPr>
          <w:spacing w:val="1"/>
          <w:sz w:val="24"/>
        </w:rPr>
        <w:t xml:space="preserve"> </w:t>
      </w:r>
      <w:r>
        <w:rPr>
          <w:sz w:val="24"/>
        </w:rPr>
        <w:t>cho</w:t>
      </w:r>
      <w:r>
        <w:rPr>
          <w:spacing w:val="-1"/>
          <w:sz w:val="24"/>
        </w:rPr>
        <w:t xml:space="preserve"> </w:t>
      </w:r>
      <w:r>
        <w:rPr>
          <w:sz w:val="24"/>
        </w:rPr>
        <w:t>Bên Mua 01</w:t>
      </w:r>
      <w:r>
        <w:rPr>
          <w:spacing w:val="-1"/>
          <w:sz w:val="24"/>
        </w:rPr>
        <w:t xml:space="preserve"> </w:t>
      </w:r>
      <w:r>
        <w:rPr>
          <w:sz w:val="24"/>
        </w:rPr>
        <w:t>(một) ngày</w:t>
      </w:r>
      <w:r>
        <w:rPr>
          <w:spacing w:val="-5"/>
          <w:sz w:val="24"/>
        </w:rPr>
        <w:t xml:space="preserve"> </w:t>
      </w:r>
      <w:r>
        <w:rPr>
          <w:sz w:val="24"/>
        </w:rPr>
        <w:t>trước</w:t>
      </w:r>
      <w:r>
        <w:rPr>
          <w:spacing w:val="-2"/>
          <w:sz w:val="24"/>
        </w:rPr>
        <w:t xml:space="preserve"> </w:t>
      </w:r>
      <w:r>
        <w:rPr>
          <w:sz w:val="24"/>
        </w:rPr>
        <w:t>khi</w:t>
      </w:r>
      <w:r>
        <w:rPr>
          <w:spacing w:val="1"/>
          <w:sz w:val="24"/>
        </w:rPr>
        <w:t xml:space="preserve"> </w:t>
      </w:r>
      <w:r>
        <w:rPr>
          <w:sz w:val="24"/>
        </w:rPr>
        <w:t>giao hàng</w:t>
      </w:r>
      <w:r>
        <w:rPr>
          <w:spacing w:val="-1"/>
          <w:sz w:val="24"/>
        </w:rPr>
        <w:t xml:space="preserve"> </w:t>
      </w:r>
      <w:r>
        <w:rPr>
          <w:sz w:val="24"/>
        </w:rPr>
        <w:t>để</w:t>
      </w:r>
      <w:r>
        <w:rPr>
          <w:spacing w:val="-2"/>
          <w:sz w:val="24"/>
        </w:rPr>
        <w:t xml:space="preserve"> </w:t>
      </w:r>
      <w:r>
        <w:rPr>
          <w:sz w:val="24"/>
        </w:rPr>
        <w:t>Bên Mua</w:t>
      </w:r>
      <w:r>
        <w:rPr>
          <w:spacing w:val="-1"/>
          <w:sz w:val="24"/>
        </w:rPr>
        <w:t xml:space="preserve"> </w:t>
      </w:r>
      <w:r>
        <w:rPr>
          <w:sz w:val="24"/>
        </w:rPr>
        <w:t>sắp</w:t>
      </w:r>
      <w:r>
        <w:rPr>
          <w:spacing w:val="-1"/>
          <w:sz w:val="24"/>
        </w:rPr>
        <w:t xml:space="preserve"> </w:t>
      </w:r>
      <w:r>
        <w:rPr>
          <w:sz w:val="24"/>
        </w:rPr>
        <w:t xml:space="preserve">xếp nhận </w:t>
      </w:r>
      <w:r>
        <w:rPr>
          <w:spacing w:val="-2"/>
          <w:sz w:val="24"/>
        </w:rPr>
        <w:t>hàng.</w:t>
      </w:r>
    </w:p>
    <w:p w14:paraId="6E6ACA58" w14:textId="77777777" w:rsidR="00102A80" w:rsidRDefault="00102A80">
      <w:pPr>
        <w:pStyle w:val="ThnVnban"/>
        <w:spacing w:before="3"/>
      </w:pPr>
    </w:p>
    <w:p w14:paraId="11E18536" w14:textId="77777777" w:rsidR="00102A80" w:rsidRDefault="007C2211">
      <w:pPr>
        <w:pStyle w:val="oancuaDanhsach"/>
        <w:numPr>
          <w:ilvl w:val="1"/>
          <w:numId w:val="6"/>
        </w:numPr>
        <w:tabs>
          <w:tab w:val="left" w:pos="743"/>
        </w:tabs>
        <w:ind w:hanging="720"/>
        <w:rPr>
          <w:sz w:val="24"/>
        </w:rPr>
      </w:pPr>
      <w:r>
        <w:rPr>
          <w:sz w:val="24"/>
        </w:rPr>
        <w:t>Địa</w:t>
      </w:r>
      <w:r>
        <w:rPr>
          <w:spacing w:val="-2"/>
          <w:sz w:val="24"/>
        </w:rPr>
        <w:t xml:space="preserve"> </w:t>
      </w:r>
      <w:r>
        <w:rPr>
          <w:sz w:val="24"/>
        </w:rPr>
        <w:t>điểm</w:t>
      </w:r>
      <w:r>
        <w:rPr>
          <w:spacing w:val="-1"/>
          <w:sz w:val="24"/>
        </w:rPr>
        <w:t xml:space="preserve"> </w:t>
      </w:r>
      <w:r>
        <w:rPr>
          <w:sz w:val="24"/>
        </w:rPr>
        <w:t>giao</w:t>
      </w:r>
      <w:r>
        <w:rPr>
          <w:spacing w:val="-1"/>
          <w:sz w:val="24"/>
        </w:rPr>
        <w:t xml:space="preserve"> </w:t>
      </w:r>
      <w:r>
        <w:rPr>
          <w:sz w:val="24"/>
        </w:rPr>
        <w:t>hàng: Bên</w:t>
      </w:r>
      <w:r>
        <w:rPr>
          <w:spacing w:val="1"/>
          <w:sz w:val="24"/>
        </w:rPr>
        <w:t xml:space="preserve"> </w:t>
      </w:r>
      <w:r>
        <w:rPr>
          <w:sz w:val="24"/>
        </w:rPr>
        <w:t>Bán sẽ giao</w:t>
      </w:r>
      <w:r>
        <w:rPr>
          <w:spacing w:val="-1"/>
          <w:sz w:val="24"/>
        </w:rPr>
        <w:t xml:space="preserve"> </w:t>
      </w:r>
      <w:r>
        <w:rPr>
          <w:sz w:val="24"/>
        </w:rPr>
        <w:t>hàng</w:t>
      </w:r>
      <w:r>
        <w:rPr>
          <w:spacing w:val="-3"/>
          <w:sz w:val="24"/>
        </w:rPr>
        <w:t xml:space="preserve"> </w:t>
      </w:r>
      <w:r>
        <w:rPr>
          <w:sz w:val="24"/>
        </w:rPr>
        <w:t>cho</w:t>
      </w:r>
      <w:r>
        <w:rPr>
          <w:spacing w:val="2"/>
          <w:sz w:val="24"/>
        </w:rPr>
        <w:t xml:space="preserve"> </w:t>
      </w:r>
      <w:r>
        <w:rPr>
          <w:sz w:val="24"/>
        </w:rPr>
        <w:t>Bên</w:t>
      </w:r>
      <w:r>
        <w:rPr>
          <w:spacing w:val="-1"/>
          <w:sz w:val="24"/>
        </w:rPr>
        <w:t xml:space="preserve"> </w:t>
      </w:r>
      <w:r>
        <w:rPr>
          <w:sz w:val="24"/>
        </w:rPr>
        <w:t>Mua</w:t>
      </w:r>
      <w:r>
        <w:rPr>
          <w:spacing w:val="-1"/>
          <w:sz w:val="24"/>
        </w:rPr>
        <w:t xml:space="preserve"> </w:t>
      </w:r>
      <w:r>
        <w:rPr>
          <w:sz w:val="24"/>
        </w:rPr>
        <w:t>tại</w:t>
      </w:r>
      <w:r>
        <w:rPr>
          <w:spacing w:val="-1"/>
          <w:sz w:val="24"/>
        </w:rPr>
        <w:t xml:space="preserve"> </w:t>
      </w:r>
      <w:r>
        <w:rPr>
          <w:sz w:val="24"/>
        </w:rPr>
        <w:t>địa</w:t>
      </w:r>
      <w:r>
        <w:rPr>
          <w:spacing w:val="-1"/>
          <w:sz w:val="24"/>
        </w:rPr>
        <w:t xml:space="preserve"> </w:t>
      </w:r>
      <w:r>
        <w:rPr>
          <w:sz w:val="24"/>
        </w:rPr>
        <w:t>điểm</w:t>
      </w:r>
      <w:r>
        <w:rPr>
          <w:spacing w:val="-1"/>
          <w:sz w:val="24"/>
        </w:rPr>
        <w:t xml:space="preserve"> </w:t>
      </w:r>
      <w:r>
        <w:rPr>
          <w:sz w:val="24"/>
        </w:rPr>
        <w:t xml:space="preserve">như </w:t>
      </w:r>
      <w:r>
        <w:rPr>
          <w:spacing w:val="-4"/>
          <w:sz w:val="24"/>
        </w:rPr>
        <w:t>sau:</w:t>
      </w:r>
    </w:p>
    <w:p w14:paraId="13C02A2F" w14:textId="7BC48011" w:rsidR="00102A80" w:rsidRDefault="007C2211">
      <w:pPr>
        <w:pStyle w:val="oancuaDanhsach"/>
        <w:numPr>
          <w:ilvl w:val="2"/>
          <w:numId w:val="6"/>
        </w:numPr>
        <w:tabs>
          <w:tab w:val="left" w:pos="1103"/>
        </w:tabs>
        <w:spacing w:before="41"/>
        <w:jc w:val="left"/>
        <w:rPr>
          <w:sz w:val="24"/>
        </w:rPr>
      </w:pPr>
      <w:r>
        <w:rPr>
          <w:sz w:val="24"/>
        </w:rPr>
        <w:t>Địa</w:t>
      </w:r>
      <w:r>
        <w:rPr>
          <w:spacing w:val="-2"/>
          <w:sz w:val="24"/>
        </w:rPr>
        <w:t xml:space="preserve"> </w:t>
      </w:r>
      <w:r>
        <w:rPr>
          <w:sz w:val="24"/>
        </w:rPr>
        <w:t>chỉ:</w:t>
      </w:r>
      <w:r>
        <w:rPr>
          <w:spacing w:val="-1"/>
          <w:sz w:val="24"/>
        </w:rPr>
        <w:t xml:space="preserve"> </w:t>
      </w:r>
      <w:r w:rsidR="00E95755" w:rsidRPr="00E95755">
        <w:rPr>
          <w:color w:val="000000" w:themeColor="text1"/>
          <w:spacing w:val="3"/>
          <w:sz w:val="24"/>
          <w:szCs w:val="24"/>
          <w:shd w:val="clear" w:color="auto" w:fill="FFFFFF"/>
        </w:rPr>
        <w:t>Lô đất 3D-8, đường số 12, Khu Công nghiệp Long Hậu 3, Xã Cần Giuộc, Tinh Tây Ninh, Việt Nam</w:t>
      </w:r>
      <w:r w:rsidR="00E95755" w:rsidRPr="00E95755" w:rsidDel="00B55C8B">
        <w:rPr>
          <w:rFonts w:eastAsiaTheme="minorEastAsia"/>
          <w:color w:val="000000" w:themeColor="text1"/>
          <w:sz w:val="24"/>
          <w:szCs w:val="24"/>
        </w:rPr>
        <w:t xml:space="preserve"> </w:t>
      </w:r>
      <w:r w:rsidR="00E95755" w:rsidRPr="00E95755">
        <w:rPr>
          <w:rFonts w:eastAsia="Microsoft YaHei"/>
          <w:noProof/>
          <w:sz w:val="24"/>
          <w:szCs w:val="24"/>
          <w:shd w:val="clear" w:color="auto" w:fill="FFFFFF"/>
        </w:rPr>
        <w:t xml:space="preserve">(Thuộc địa điểm kinh </w:t>
      </w:r>
      <w:r w:rsidR="00E95755" w:rsidRPr="00E95755">
        <w:rPr>
          <w:rFonts w:eastAsia="Microsoft YaHei"/>
          <w:noProof/>
          <w:sz w:val="24"/>
          <w:szCs w:val="24"/>
          <w:shd w:val="clear" w:color="auto" w:fill="FFFFFF"/>
        </w:rPr>
        <w:lastRenderedPageBreak/>
        <w:t>doanh của Bên A)</w:t>
      </w:r>
      <w:r w:rsidRPr="009868FB">
        <w:rPr>
          <w:sz w:val="24"/>
          <w:rPrChange w:id="408" w:author="HIEN" w:date="2025-12-01T09:53:00Z">
            <w:rPr>
              <w:sz w:val="24"/>
              <w:lang w:val="en-GB"/>
            </w:rPr>
          </w:rPrChange>
        </w:rPr>
        <w:t>.</w:t>
      </w:r>
    </w:p>
    <w:p w14:paraId="4E1EFE14" w14:textId="66B1FDFA" w:rsidR="00102A80" w:rsidRDefault="007C2211">
      <w:pPr>
        <w:pStyle w:val="oancuaDanhsach"/>
        <w:numPr>
          <w:ilvl w:val="2"/>
          <w:numId w:val="6"/>
        </w:numPr>
        <w:tabs>
          <w:tab w:val="left" w:pos="1103"/>
        </w:tabs>
        <w:spacing w:line="275" w:lineRule="exact"/>
        <w:jc w:val="left"/>
        <w:rPr>
          <w:sz w:val="24"/>
        </w:rPr>
      </w:pPr>
      <w:r>
        <w:rPr>
          <w:sz w:val="24"/>
        </w:rPr>
        <w:t>Người</w:t>
      </w:r>
      <w:r>
        <w:rPr>
          <w:spacing w:val="-3"/>
          <w:sz w:val="24"/>
        </w:rPr>
        <w:t xml:space="preserve"> </w:t>
      </w:r>
      <w:r>
        <w:rPr>
          <w:sz w:val="24"/>
        </w:rPr>
        <w:t>nhận:</w:t>
      </w:r>
      <w:r>
        <w:rPr>
          <w:spacing w:val="-1"/>
          <w:sz w:val="24"/>
        </w:rPr>
        <w:t xml:space="preserve"> </w:t>
      </w:r>
      <w:r w:rsidRPr="009868FB">
        <w:rPr>
          <w:sz w:val="24"/>
          <w:rPrChange w:id="409" w:author="HIEN" w:date="2025-12-01T09:53:00Z">
            <w:rPr>
              <w:sz w:val="24"/>
              <w:lang w:val="en-GB"/>
            </w:rPr>
          </w:rPrChange>
        </w:rPr>
        <w:t xml:space="preserve">Ông </w:t>
      </w:r>
      <w:r w:rsidR="00E95755" w:rsidRPr="009868FB">
        <w:rPr>
          <w:sz w:val="24"/>
          <w:rPrChange w:id="410" w:author="HIEN" w:date="2025-12-01T09:53:00Z">
            <w:rPr>
              <w:sz w:val="24"/>
              <w:lang w:val="en-GB"/>
            </w:rPr>
          </w:rPrChange>
        </w:rPr>
        <w:t>Phan Đăng Quý</w:t>
      </w:r>
    </w:p>
    <w:p w14:paraId="1606172A" w14:textId="0E93BFD6" w:rsidR="00102A80" w:rsidRPr="009868FB" w:rsidRDefault="007C2211">
      <w:pPr>
        <w:pStyle w:val="ThnVnban"/>
        <w:tabs>
          <w:tab w:val="left" w:pos="1103"/>
        </w:tabs>
        <w:spacing w:line="275" w:lineRule="exact"/>
        <w:ind w:left="743"/>
        <w:rPr>
          <w:spacing w:val="-2"/>
          <w:rPrChange w:id="411" w:author="HIEN" w:date="2025-12-01T09:53:00Z">
            <w:rPr>
              <w:spacing w:val="-2"/>
              <w:lang w:val="en-GB"/>
            </w:rPr>
          </w:rPrChange>
        </w:rPr>
      </w:pPr>
      <w:r>
        <w:tab/>
        <w:t>Số</w:t>
      </w:r>
      <w:r>
        <w:rPr>
          <w:spacing w:val="-1"/>
        </w:rPr>
        <w:t xml:space="preserve"> </w:t>
      </w:r>
      <w:r>
        <w:t>điện thoại:</w:t>
      </w:r>
      <w:r>
        <w:rPr>
          <w:spacing w:val="1"/>
        </w:rPr>
        <w:t xml:space="preserve"> </w:t>
      </w:r>
      <w:r w:rsidR="00704AE2" w:rsidRPr="009868FB">
        <w:rPr>
          <w:noProof/>
          <w:rPrChange w:id="412" w:author="HIEN" w:date="2025-12-01T09:53:00Z">
            <w:rPr>
              <w:noProof/>
              <w:lang w:val="en-GB"/>
            </w:rPr>
          </w:rPrChange>
        </w:rPr>
        <w:t>0763.093.979</w:t>
      </w:r>
    </w:p>
    <w:p w14:paraId="02B36E31" w14:textId="77777777" w:rsidR="00102A80" w:rsidRPr="009868FB" w:rsidRDefault="00102A80">
      <w:pPr>
        <w:pStyle w:val="ThnVnban"/>
        <w:tabs>
          <w:tab w:val="left" w:pos="1103"/>
        </w:tabs>
        <w:spacing w:line="275" w:lineRule="exact"/>
        <w:ind w:left="743"/>
        <w:rPr>
          <w:spacing w:val="-2"/>
          <w:rPrChange w:id="413" w:author="HIEN" w:date="2025-12-01T09:53:00Z">
            <w:rPr>
              <w:spacing w:val="-2"/>
              <w:lang w:val="en-GB"/>
            </w:rPr>
          </w:rPrChange>
        </w:rPr>
      </w:pPr>
    </w:p>
    <w:p w14:paraId="38970FAA" w14:textId="77777777" w:rsidR="00102A80" w:rsidRDefault="007C2211">
      <w:pPr>
        <w:pStyle w:val="ThnVnban"/>
        <w:tabs>
          <w:tab w:val="left" w:pos="1103"/>
        </w:tabs>
        <w:spacing w:line="275" w:lineRule="exact"/>
        <w:ind w:left="743"/>
      </w:pPr>
      <w:r>
        <w:t xml:space="preserve">Bên có yêu cầu thay đổi thời gian và địa điểm giao hàng phải thông báo bằng văn bản hoặc </w:t>
      </w:r>
      <w:proofErr w:type="spellStart"/>
      <w:r>
        <w:t>email</w:t>
      </w:r>
      <w:proofErr w:type="spellEnd"/>
      <w:r>
        <w:t xml:space="preserve"> cho Bên còn lại ít nhất 02 (hai) ngày làm việc trước thời điểm giao hàng. Thời gian và/hoặc địa điểm giao hàng chỉ được thay đổi sau khi Bên được yêu cầu đồng ý bằng văn bản hoặc </w:t>
      </w:r>
      <w:proofErr w:type="spellStart"/>
      <w:r>
        <w:t>email</w:t>
      </w:r>
      <w:proofErr w:type="spellEnd"/>
      <w:r>
        <w:t>.</w:t>
      </w:r>
    </w:p>
    <w:p w14:paraId="1640B9A4" w14:textId="77777777" w:rsidR="00102A80" w:rsidRDefault="00102A80">
      <w:pPr>
        <w:pStyle w:val="u2"/>
        <w:spacing w:before="5"/>
        <w:ind w:left="23"/>
      </w:pPr>
    </w:p>
    <w:p w14:paraId="4C1E7AA1" w14:textId="77777777" w:rsidR="00102A80" w:rsidRDefault="007C2211">
      <w:pPr>
        <w:pStyle w:val="u2"/>
        <w:spacing w:before="5"/>
        <w:ind w:left="23"/>
      </w:pPr>
      <w:r>
        <w:t>ĐIỀU</w:t>
      </w:r>
      <w:r>
        <w:rPr>
          <w:spacing w:val="-3"/>
        </w:rPr>
        <w:t xml:space="preserve"> </w:t>
      </w:r>
      <w:r>
        <w:t>3.</w:t>
      </w:r>
      <w:r>
        <w:rPr>
          <w:spacing w:val="-1"/>
        </w:rPr>
        <w:t xml:space="preserve"> </w:t>
      </w:r>
      <w:r>
        <w:t>ĐIỀU</w:t>
      </w:r>
      <w:r>
        <w:rPr>
          <w:spacing w:val="-3"/>
        </w:rPr>
        <w:t xml:space="preserve"> </w:t>
      </w:r>
      <w:r>
        <w:t>KHOẢN</w:t>
      </w:r>
      <w:r>
        <w:rPr>
          <w:spacing w:val="-1"/>
        </w:rPr>
        <w:t xml:space="preserve"> </w:t>
      </w:r>
      <w:r>
        <w:t>THANH</w:t>
      </w:r>
      <w:r>
        <w:rPr>
          <w:spacing w:val="-1"/>
        </w:rPr>
        <w:t xml:space="preserve"> </w:t>
      </w:r>
      <w:r>
        <w:rPr>
          <w:spacing w:val="-4"/>
        </w:rPr>
        <w:t>TOÁN</w:t>
      </w:r>
    </w:p>
    <w:p w14:paraId="48535937" w14:textId="0914125E" w:rsidR="00102A80" w:rsidRDefault="007C2211">
      <w:pPr>
        <w:pStyle w:val="oancuaDanhsach"/>
        <w:numPr>
          <w:ilvl w:val="1"/>
          <w:numId w:val="12"/>
        </w:numPr>
        <w:tabs>
          <w:tab w:val="left" w:pos="743"/>
        </w:tabs>
        <w:spacing w:before="271"/>
        <w:ind w:right="22"/>
        <w:rPr>
          <w:sz w:val="24"/>
        </w:rPr>
      </w:pPr>
      <w:r>
        <w:rPr>
          <w:sz w:val="24"/>
        </w:rPr>
        <w:t xml:space="preserve">Tổng giá trị Hợp Đồng tạm tính là </w:t>
      </w:r>
      <w:r w:rsidR="00704AE2" w:rsidRPr="009868FB">
        <w:rPr>
          <w:b/>
          <w:spacing w:val="-2"/>
          <w:sz w:val="24"/>
          <w:rPrChange w:id="414" w:author="HIEN" w:date="2025-12-01T09:53:00Z">
            <w:rPr>
              <w:b/>
              <w:spacing w:val="-2"/>
              <w:sz w:val="24"/>
              <w:lang w:val="en-GB"/>
            </w:rPr>
          </w:rPrChange>
        </w:rPr>
        <w:t>3.410.208</w:t>
      </w:r>
      <w:r w:rsidRPr="009868FB">
        <w:rPr>
          <w:b/>
          <w:spacing w:val="-2"/>
          <w:sz w:val="24"/>
          <w:rPrChange w:id="415" w:author="HIEN" w:date="2025-12-01T09:53:00Z">
            <w:rPr>
              <w:b/>
              <w:spacing w:val="-2"/>
              <w:sz w:val="24"/>
              <w:lang w:val="en-GB"/>
            </w:rPr>
          </w:rPrChange>
        </w:rPr>
        <w:t>.000</w:t>
      </w:r>
      <w:r>
        <w:rPr>
          <w:b/>
          <w:sz w:val="24"/>
        </w:rPr>
        <w:t xml:space="preserve"> </w:t>
      </w:r>
      <w:r>
        <w:rPr>
          <w:sz w:val="24"/>
        </w:rPr>
        <w:t xml:space="preserve">VND (đã bao gồm Thuế GTGT) (Bằng chữ: </w:t>
      </w:r>
      <w:r w:rsidR="00704AE2" w:rsidRPr="009868FB">
        <w:rPr>
          <w:b/>
          <w:bCs/>
          <w:spacing w:val="-3"/>
          <w:rPrChange w:id="416" w:author="HIEN" w:date="2025-12-01T09:53:00Z">
            <w:rPr>
              <w:b/>
              <w:bCs/>
              <w:spacing w:val="-3"/>
              <w:lang w:val="en-GB"/>
            </w:rPr>
          </w:rPrChange>
        </w:rPr>
        <w:t>Ba tỷ bốn trăm mười triệu hai trăm lẻ tám</w:t>
      </w:r>
      <w:r>
        <w:rPr>
          <w:b/>
          <w:bCs/>
          <w:spacing w:val="-3"/>
        </w:rPr>
        <w:t xml:space="preserve"> nghìn đồng</w:t>
      </w:r>
      <w:r>
        <w:rPr>
          <w:b/>
          <w:bCs/>
          <w:sz w:val="24"/>
        </w:rPr>
        <w:t>.</w:t>
      </w:r>
      <w:r>
        <w:rPr>
          <w:sz w:val="24"/>
        </w:rPr>
        <w:t xml:space="preserve">/.) được Bên Mua thanh toán cho Bên Bán </w:t>
      </w:r>
      <w:r w:rsidR="00060EA5" w:rsidRPr="009868FB">
        <w:rPr>
          <w:sz w:val="24"/>
          <w:rPrChange w:id="417" w:author="HIEN" w:date="2025-12-01T09:53:00Z">
            <w:rPr>
              <w:sz w:val="24"/>
              <w:lang w:val="en-GB"/>
            </w:rPr>
          </w:rPrChange>
        </w:rPr>
        <w:t xml:space="preserve">thành 2 </w:t>
      </w:r>
      <w:proofErr w:type="spellStart"/>
      <w:r w:rsidR="00060EA5" w:rsidRPr="009868FB">
        <w:rPr>
          <w:sz w:val="24"/>
          <w:rPrChange w:id="418" w:author="HIEN" w:date="2025-12-01T09:53:00Z">
            <w:rPr>
              <w:sz w:val="24"/>
              <w:lang w:val="en-GB"/>
            </w:rPr>
          </w:rPrChange>
        </w:rPr>
        <w:t>đợt</w:t>
      </w:r>
      <w:proofErr w:type="spellEnd"/>
      <w:r w:rsidR="00060EA5" w:rsidRPr="009868FB">
        <w:rPr>
          <w:sz w:val="24"/>
          <w:rPrChange w:id="419" w:author="HIEN" w:date="2025-12-01T09:53:00Z">
            <w:rPr>
              <w:sz w:val="24"/>
              <w:lang w:val="en-GB"/>
            </w:rPr>
          </w:rPrChange>
        </w:rPr>
        <w:t xml:space="preserve"> </w:t>
      </w:r>
      <w:r>
        <w:rPr>
          <w:sz w:val="24"/>
        </w:rPr>
        <w:t>như sau:</w:t>
      </w:r>
    </w:p>
    <w:p w14:paraId="77704F55" w14:textId="2F3B1D74" w:rsidR="0062718D" w:rsidRDefault="00060EA5">
      <w:pPr>
        <w:pStyle w:val="ThnVnban"/>
        <w:ind w:left="743" w:right="18"/>
        <w:jc w:val="both"/>
        <w:rPr>
          <w:lang w:val="en-GB"/>
        </w:rPr>
      </w:pPr>
      <w:proofErr w:type="spellStart"/>
      <w:r>
        <w:rPr>
          <w:b/>
          <w:u w:val="single"/>
        </w:rPr>
        <w:t>Đợt</w:t>
      </w:r>
      <w:proofErr w:type="spellEnd"/>
      <w:r>
        <w:rPr>
          <w:b/>
          <w:u w:val="single"/>
        </w:rPr>
        <w:t xml:space="preserve"> 1</w:t>
      </w:r>
      <w:r>
        <w:t xml:space="preserve">: Đặt cọc 40% tổng giá trị hợp đồng với số tiền là </w:t>
      </w:r>
      <w:r w:rsidR="00704AE2" w:rsidRPr="009868FB">
        <w:rPr>
          <w:b/>
          <w:rPrChange w:id="420" w:author="HIEN" w:date="2025-12-01T09:53:00Z">
            <w:rPr>
              <w:b/>
              <w:lang w:val="en-GB"/>
            </w:rPr>
          </w:rPrChange>
        </w:rPr>
        <w:t>1.364.083.200</w:t>
      </w:r>
      <w:r>
        <w:rPr>
          <w:b/>
        </w:rPr>
        <w:t xml:space="preserve">VND </w:t>
      </w:r>
      <w:r>
        <w:t>(</w:t>
      </w:r>
      <w:r w:rsidR="00704AE2" w:rsidRPr="009868FB">
        <w:rPr>
          <w:b/>
          <w:bCs/>
          <w:rPrChange w:id="421" w:author="HIEN" w:date="2025-12-01T09:53:00Z">
            <w:rPr>
              <w:b/>
              <w:bCs/>
              <w:lang w:val="en-GB"/>
            </w:rPr>
          </w:rPrChange>
        </w:rPr>
        <w:t>Một tỷ ba trăm sáu mươi bốn triệu không trăm tám mươi ba nghìn hai trăm</w:t>
      </w:r>
      <w:r>
        <w:rPr>
          <w:b/>
          <w:lang w:val="vi-VN"/>
        </w:rPr>
        <w:t xml:space="preserve"> đồng</w:t>
      </w:r>
      <w:r w:rsidRPr="00254BC7">
        <w:rPr>
          <w:b/>
        </w:rPr>
        <w:t xml:space="preserve">.) </w:t>
      </w:r>
      <w:del w:id="422" w:author="Phương_Thu mua" w:date="2025-12-02T09:49:00Z">
        <w:r w:rsidRPr="00254BC7" w:rsidDel="00254BC7">
          <w:delText>kể từ khi hai bên hoàn thành ký kết</w:delText>
        </w:r>
        <w:r w:rsidRPr="00254BC7" w:rsidDel="00254BC7">
          <w:rPr>
            <w:spacing w:val="20"/>
          </w:rPr>
          <w:delText xml:space="preserve"> </w:delText>
        </w:r>
        <w:r w:rsidRPr="00254BC7" w:rsidDel="00254BC7">
          <w:delText xml:space="preserve">hợp đồng </w:delText>
        </w:r>
      </w:del>
      <w:r w:rsidRPr="00254BC7">
        <w:rPr>
          <w:rPrChange w:id="423" w:author="Phương_Thu mua" w:date="2025-12-02T09:49:00Z">
            <w:rPr>
              <w:lang w:val="en-GB"/>
            </w:rPr>
          </w:rPrChange>
        </w:rPr>
        <w:t>t</w:t>
      </w:r>
      <w:r w:rsidRPr="009868FB">
        <w:rPr>
          <w:rPrChange w:id="424" w:author="HIEN" w:date="2025-12-01T09:53:00Z">
            <w:rPr>
              <w:lang w:val="en-GB"/>
            </w:rPr>
          </w:rPrChange>
        </w:rPr>
        <w:t xml:space="preserve">rong vòng </w:t>
      </w:r>
      <w:del w:id="425" w:author="Phương_Thu mua" w:date="2025-12-08T09:11:00Z">
        <w:r w:rsidRPr="009868FB" w:rsidDel="00966AEE">
          <w:rPr>
            <w:rPrChange w:id="426" w:author="HIEN" w:date="2025-12-01T09:53:00Z">
              <w:rPr>
                <w:lang w:val="en-GB"/>
              </w:rPr>
            </w:rPrChange>
          </w:rPr>
          <w:delText xml:space="preserve">05 </w:delText>
        </w:r>
      </w:del>
      <w:ins w:id="427" w:author="Phương_Thu mua" w:date="2025-12-08T09:11:00Z">
        <w:r w:rsidR="00966AEE">
          <w:rPr>
            <w:lang w:val="en-GB"/>
          </w:rPr>
          <w:t>10</w:t>
        </w:r>
        <w:r w:rsidR="00966AEE" w:rsidRPr="009868FB">
          <w:rPr>
            <w:rPrChange w:id="428" w:author="HIEN" w:date="2025-12-01T09:53:00Z">
              <w:rPr>
                <w:lang w:val="en-GB"/>
              </w:rPr>
            </w:rPrChange>
          </w:rPr>
          <w:t xml:space="preserve"> </w:t>
        </w:r>
      </w:ins>
      <w:r w:rsidRPr="009868FB">
        <w:rPr>
          <w:rPrChange w:id="429" w:author="HIEN" w:date="2025-12-01T09:53:00Z">
            <w:rPr>
              <w:lang w:val="en-GB"/>
            </w:rPr>
          </w:rPrChange>
        </w:rPr>
        <w:t>ngày làm việc</w:t>
      </w:r>
      <w:r w:rsidR="0062718D" w:rsidRPr="009868FB">
        <w:rPr>
          <w:rPrChange w:id="430" w:author="HIEN" w:date="2025-12-01T09:53:00Z">
            <w:rPr>
              <w:lang w:val="en-GB"/>
            </w:rPr>
          </w:rPrChange>
        </w:rPr>
        <w:t xml:space="preserve"> kể từ ngày hai bên hoàn thành ký kết hợp đồng. </w:t>
      </w:r>
      <w:proofErr w:type="spellStart"/>
      <w:r w:rsidR="0062718D">
        <w:rPr>
          <w:lang w:val="en-GB"/>
        </w:rPr>
        <w:t>Hồ</w:t>
      </w:r>
      <w:proofErr w:type="spellEnd"/>
      <w:r w:rsidR="0062718D">
        <w:rPr>
          <w:lang w:val="en-GB"/>
        </w:rPr>
        <w:t xml:space="preserve"> </w:t>
      </w:r>
      <w:proofErr w:type="spellStart"/>
      <w:r w:rsidR="0062718D">
        <w:rPr>
          <w:lang w:val="en-GB"/>
        </w:rPr>
        <w:t>sơ</w:t>
      </w:r>
      <w:proofErr w:type="spellEnd"/>
      <w:r w:rsidR="0062718D">
        <w:rPr>
          <w:lang w:val="en-GB"/>
        </w:rPr>
        <w:t xml:space="preserve"> </w:t>
      </w:r>
      <w:proofErr w:type="spellStart"/>
      <w:r w:rsidR="0062718D">
        <w:rPr>
          <w:lang w:val="en-GB"/>
        </w:rPr>
        <w:t>thanh</w:t>
      </w:r>
      <w:proofErr w:type="spellEnd"/>
      <w:r w:rsidR="0062718D">
        <w:rPr>
          <w:lang w:val="en-GB"/>
        </w:rPr>
        <w:t xml:space="preserve"> toán </w:t>
      </w:r>
      <w:proofErr w:type="spellStart"/>
      <w:r w:rsidR="0062718D">
        <w:rPr>
          <w:lang w:val="en-GB"/>
        </w:rPr>
        <w:t>gồm</w:t>
      </w:r>
      <w:proofErr w:type="spellEnd"/>
      <w:r w:rsidR="0062718D">
        <w:rPr>
          <w:lang w:val="en-GB"/>
        </w:rPr>
        <w:t>:</w:t>
      </w:r>
    </w:p>
    <w:p w14:paraId="11D219DC" w14:textId="77777777" w:rsidR="0062718D" w:rsidRDefault="0062718D" w:rsidP="0062718D">
      <w:pPr>
        <w:pStyle w:val="ThnVnban"/>
        <w:numPr>
          <w:ilvl w:val="2"/>
          <w:numId w:val="6"/>
        </w:numPr>
        <w:ind w:right="18"/>
        <w:jc w:val="both"/>
        <w:rPr>
          <w:lang w:val="en-GB"/>
        </w:rPr>
      </w:pPr>
      <w:proofErr w:type="spellStart"/>
      <w:r w:rsidRPr="0062718D">
        <w:rPr>
          <w:lang w:val="en-GB"/>
        </w:rPr>
        <w:t>Hợp</w:t>
      </w:r>
      <w:proofErr w:type="spellEnd"/>
      <w:r w:rsidRPr="0062718D">
        <w:rPr>
          <w:lang w:val="en-GB"/>
        </w:rPr>
        <w:t xml:space="preserve"> </w:t>
      </w:r>
      <w:proofErr w:type="spellStart"/>
      <w:r w:rsidRPr="0062718D">
        <w:rPr>
          <w:lang w:val="en-GB"/>
        </w:rPr>
        <w:t>đồng</w:t>
      </w:r>
      <w:proofErr w:type="spellEnd"/>
      <w:r w:rsidRPr="0062718D">
        <w:rPr>
          <w:lang w:val="en-GB"/>
        </w:rPr>
        <w:t xml:space="preserve"> hai </w:t>
      </w:r>
      <w:proofErr w:type="spellStart"/>
      <w:r w:rsidRPr="0062718D">
        <w:rPr>
          <w:lang w:val="en-GB"/>
        </w:rPr>
        <w:t>bên</w:t>
      </w:r>
      <w:proofErr w:type="spellEnd"/>
      <w:r w:rsidRPr="0062718D">
        <w:rPr>
          <w:lang w:val="en-GB"/>
        </w:rPr>
        <w:t xml:space="preserve"> </w:t>
      </w:r>
      <w:proofErr w:type="spellStart"/>
      <w:r w:rsidRPr="0062718D">
        <w:rPr>
          <w:lang w:val="en-GB"/>
        </w:rPr>
        <w:t>đã</w:t>
      </w:r>
      <w:proofErr w:type="spellEnd"/>
      <w:r w:rsidR="00060EA5">
        <w:rPr>
          <w:lang w:val="en-GB"/>
        </w:rPr>
        <w:t xml:space="preserve"> </w:t>
      </w:r>
      <w:proofErr w:type="spellStart"/>
      <w:r>
        <w:rPr>
          <w:lang w:val="en-GB"/>
        </w:rPr>
        <w:t>ký</w:t>
      </w:r>
      <w:proofErr w:type="spellEnd"/>
      <w:r>
        <w:rPr>
          <w:lang w:val="en-GB"/>
        </w:rPr>
        <w:t xml:space="preserve"> </w:t>
      </w:r>
      <w:proofErr w:type="spellStart"/>
      <w:r>
        <w:rPr>
          <w:lang w:val="en-GB"/>
        </w:rPr>
        <w:t>tên</w:t>
      </w:r>
      <w:proofErr w:type="spellEnd"/>
      <w:r>
        <w:rPr>
          <w:lang w:val="en-GB"/>
        </w:rPr>
        <w:t xml:space="preserve">, </w:t>
      </w:r>
      <w:proofErr w:type="spellStart"/>
      <w:r>
        <w:rPr>
          <w:lang w:val="en-GB"/>
        </w:rPr>
        <w:t>đóng</w:t>
      </w:r>
      <w:proofErr w:type="spellEnd"/>
      <w:r>
        <w:rPr>
          <w:lang w:val="en-GB"/>
        </w:rPr>
        <w:t xml:space="preserve"> </w:t>
      </w:r>
      <w:proofErr w:type="spellStart"/>
      <w:r>
        <w:rPr>
          <w:lang w:val="en-GB"/>
        </w:rPr>
        <w:t>dấu</w:t>
      </w:r>
      <w:proofErr w:type="spellEnd"/>
      <w:r>
        <w:rPr>
          <w:lang w:val="en-GB"/>
        </w:rPr>
        <w:t xml:space="preserve"> </w:t>
      </w:r>
      <w:proofErr w:type="spellStart"/>
      <w:r>
        <w:rPr>
          <w:lang w:val="en-GB"/>
        </w:rPr>
        <w:t>đầy</w:t>
      </w:r>
      <w:proofErr w:type="spellEnd"/>
      <w:r>
        <w:rPr>
          <w:lang w:val="en-GB"/>
        </w:rPr>
        <w:t xml:space="preserve"> </w:t>
      </w:r>
      <w:proofErr w:type="spellStart"/>
      <w:r>
        <w:rPr>
          <w:lang w:val="en-GB"/>
        </w:rPr>
        <w:t>đủ</w:t>
      </w:r>
      <w:proofErr w:type="spellEnd"/>
      <w:r>
        <w:rPr>
          <w:lang w:val="en-GB"/>
        </w:rPr>
        <w:t>;</w:t>
      </w:r>
    </w:p>
    <w:p w14:paraId="56E5664B" w14:textId="39BC0B1A" w:rsidR="0062718D" w:rsidRDefault="0062718D" w:rsidP="0062718D">
      <w:pPr>
        <w:pStyle w:val="ThnVnban"/>
        <w:numPr>
          <w:ilvl w:val="2"/>
          <w:numId w:val="6"/>
        </w:numPr>
        <w:ind w:right="18"/>
        <w:jc w:val="both"/>
        <w:rPr>
          <w:lang w:val="en-GB"/>
        </w:rPr>
      </w:pPr>
      <w:r>
        <w:rPr>
          <w:lang w:val="en-GB"/>
        </w:rPr>
        <w:t xml:space="preserve">Báo </w:t>
      </w:r>
      <w:proofErr w:type="spellStart"/>
      <w:r>
        <w:rPr>
          <w:lang w:val="en-GB"/>
        </w:rPr>
        <w:t>giá</w:t>
      </w:r>
      <w:proofErr w:type="spellEnd"/>
      <w:r>
        <w:rPr>
          <w:lang w:val="en-GB"/>
        </w:rPr>
        <w:t xml:space="preserve"> </w:t>
      </w:r>
      <w:proofErr w:type="spellStart"/>
      <w:r>
        <w:rPr>
          <w:lang w:val="en-GB"/>
        </w:rPr>
        <w:t>gốc</w:t>
      </w:r>
      <w:proofErr w:type="spellEnd"/>
      <w:r>
        <w:rPr>
          <w:lang w:val="en-GB"/>
        </w:rPr>
        <w:t xml:space="preserve"> </w:t>
      </w:r>
      <w:proofErr w:type="spellStart"/>
      <w:r>
        <w:rPr>
          <w:lang w:val="en-GB"/>
        </w:rPr>
        <w:t>có</w:t>
      </w:r>
      <w:proofErr w:type="spellEnd"/>
      <w:r>
        <w:rPr>
          <w:lang w:val="en-GB"/>
        </w:rPr>
        <w:t xml:space="preserve"> </w:t>
      </w:r>
      <w:proofErr w:type="spellStart"/>
      <w:r>
        <w:rPr>
          <w:lang w:val="en-GB"/>
        </w:rPr>
        <w:t>mộc</w:t>
      </w:r>
      <w:proofErr w:type="spellEnd"/>
      <w:r>
        <w:rPr>
          <w:lang w:val="en-GB"/>
        </w:rPr>
        <w:t>;</w:t>
      </w:r>
    </w:p>
    <w:p w14:paraId="62821444" w14:textId="77777777" w:rsidR="0062718D" w:rsidRPr="0062718D" w:rsidRDefault="0062718D" w:rsidP="0062718D">
      <w:pPr>
        <w:pStyle w:val="ThnVnban"/>
        <w:numPr>
          <w:ilvl w:val="2"/>
          <w:numId w:val="6"/>
        </w:numPr>
        <w:ind w:right="18"/>
        <w:jc w:val="both"/>
        <w:rPr>
          <w:lang w:val="en-GB"/>
        </w:rPr>
      </w:pPr>
      <w:r>
        <w:rPr>
          <w:lang w:val="en-GB"/>
        </w:rPr>
        <w:t>G</w:t>
      </w:r>
      <w:proofErr w:type="spellStart"/>
      <w:r w:rsidR="00060EA5">
        <w:t>iấy</w:t>
      </w:r>
      <w:proofErr w:type="spellEnd"/>
      <w:r w:rsidR="00060EA5">
        <w:t xml:space="preserve"> đề nghị</w:t>
      </w:r>
      <w:r w:rsidR="00060EA5">
        <w:rPr>
          <w:spacing w:val="20"/>
        </w:rPr>
        <w:t xml:space="preserve"> </w:t>
      </w:r>
      <w:r w:rsidR="00060EA5">
        <w:t>thanh toán</w:t>
      </w:r>
      <w:r w:rsidR="00704AE2">
        <w:rPr>
          <w:lang w:val="en-GB"/>
        </w:rPr>
        <w:t xml:space="preserve"> </w:t>
      </w:r>
      <w:proofErr w:type="spellStart"/>
      <w:r>
        <w:rPr>
          <w:lang w:val="en-GB"/>
        </w:rPr>
        <w:t>lần</w:t>
      </w:r>
      <w:proofErr w:type="spellEnd"/>
      <w:r>
        <w:rPr>
          <w:lang w:val="en-GB"/>
        </w:rPr>
        <w:t xml:space="preserve"> 1</w:t>
      </w:r>
      <w:r w:rsidR="00060EA5">
        <w:t>.</w:t>
      </w:r>
    </w:p>
    <w:p w14:paraId="40926DF2" w14:textId="33505909" w:rsidR="00060EA5" w:rsidRDefault="00060EA5" w:rsidP="0062718D">
      <w:pPr>
        <w:pStyle w:val="ThnVnban"/>
        <w:ind w:left="743" w:right="18"/>
        <w:jc w:val="both"/>
        <w:rPr>
          <w:lang w:val="en-GB"/>
        </w:rPr>
      </w:pPr>
      <w:r>
        <w:t>Số tiền đặt cọc này sẽ tự động chuyển thành tiền thanh toán ngay tại thời điểm Hai bên ký biên bản nghiệm thu bàn giao đầy đủ Hàng hóa đạt chất lượng theo</w:t>
      </w:r>
      <w:r>
        <w:rPr>
          <w:spacing w:val="40"/>
        </w:rPr>
        <w:t xml:space="preserve"> </w:t>
      </w:r>
      <w:r>
        <w:t>đúng quy định của Hợp đồng</w:t>
      </w:r>
      <w:r w:rsidR="00704AE2">
        <w:rPr>
          <w:lang w:val="en-GB"/>
        </w:rPr>
        <w:t>.</w:t>
      </w:r>
    </w:p>
    <w:p w14:paraId="2C746A10" w14:textId="77777777" w:rsidR="0062718D" w:rsidRPr="00704AE2" w:rsidRDefault="0062718D" w:rsidP="0062718D">
      <w:pPr>
        <w:pStyle w:val="ThnVnban"/>
        <w:ind w:left="743" w:right="18"/>
        <w:jc w:val="both"/>
        <w:rPr>
          <w:lang w:val="en-GB"/>
        </w:rPr>
      </w:pPr>
    </w:p>
    <w:p w14:paraId="4C90A405" w14:textId="6517F489" w:rsidR="00102A80" w:rsidRDefault="00060EA5">
      <w:pPr>
        <w:pStyle w:val="ThnVnban"/>
        <w:ind w:left="743" w:right="18"/>
        <w:jc w:val="both"/>
      </w:pPr>
      <w:proofErr w:type="spellStart"/>
      <w:r w:rsidRPr="00060EA5">
        <w:rPr>
          <w:b/>
          <w:u w:val="single"/>
        </w:rPr>
        <w:t>Đợt</w:t>
      </w:r>
      <w:proofErr w:type="spellEnd"/>
      <w:r w:rsidRPr="00060EA5">
        <w:rPr>
          <w:b/>
          <w:u w:val="single"/>
        </w:rPr>
        <w:t xml:space="preserve"> 2</w:t>
      </w:r>
      <w:r w:rsidRPr="00060EA5">
        <w:rPr>
          <w:b/>
          <w:lang w:val="en-GB"/>
        </w:rPr>
        <w:t>:</w:t>
      </w:r>
      <w:r w:rsidR="00704AE2">
        <w:rPr>
          <w:b/>
          <w:lang w:val="en-GB"/>
        </w:rPr>
        <w:t xml:space="preserve"> </w:t>
      </w:r>
      <w:r w:rsidR="007C2211">
        <w:t>Bên</w:t>
      </w:r>
      <w:r w:rsidR="007C2211">
        <w:rPr>
          <w:spacing w:val="-1"/>
        </w:rPr>
        <w:t xml:space="preserve"> </w:t>
      </w:r>
      <w:r w:rsidR="007C2211">
        <w:t>Mua thanh</w:t>
      </w:r>
      <w:r w:rsidR="007C2211">
        <w:rPr>
          <w:spacing w:val="-1"/>
        </w:rPr>
        <w:t xml:space="preserve"> </w:t>
      </w:r>
      <w:r w:rsidR="007C2211">
        <w:t>toán</w:t>
      </w:r>
      <w:r w:rsidR="007C2211">
        <w:rPr>
          <w:spacing w:val="-1"/>
        </w:rPr>
        <w:t xml:space="preserve"> </w:t>
      </w:r>
      <w:r>
        <w:rPr>
          <w:lang w:val="en-GB"/>
        </w:rPr>
        <w:t>6</w:t>
      </w:r>
      <w:r w:rsidR="007C2211">
        <w:t>0% giá</w:t>
      </w:r>
      <w:r w:rsidR="007C2211">
        <w:rPr>
          <w:spacing w:val="-1"/>
        </w:rPr>
        <w:t xml:space="preserve"> </w:t>
      </w:r>
      <w:r w:rsidR="007C2211">
        <w:t xml:space="preserve">trị </w:t>
      </w:r>
      <w:proofErr w:type="spellStart"/>
      <w:r>
        <w:rPr>
          <w:lang w:val="en-GB"/>
        </w:rPr>
        <w:t>còn</w:t>
      </w:r>
      <w:proofErr w:type="spellEnd"/>
      <w:r>
        <w:rPr>
          <w:lang w:val="en-GB"/>
        </w:rPr>
        <w:t xml:space="preserve"> </w:t>
      </w:r>
      <w:proofErr w:type="spellStart"/>
      <w:r>
        <w:rPr>
          <w:lang w:val="en-GB"/>
        </w:rPr>
        <w:t>lại</w:t>
      </w:r>
      <w:proofErr w:type="spellEnd"/>
      <w:r>
        <w:rPr>
          <w:lang w:val="en-GB"/>
        </w:rPr>
        <w:t xml:space="preserve"> </w:t>
      </w:r>
      <w:r w:rsidR="007C2211">
        <w:t>của</w:t>
      </w:r>
      <w:r w:rsidR="007C2211">
        <w:rPr>
          <w:spacing w:val="40"/>
        </w:rPr>
        <w:t xml:space="preserve"> </w:t>
      </w:r>
      <w:r w:rsidR="007C2211">
        <w:t>hợp đồng</w:t>
      </w:r>
      <w:r w:rsidR="007C2211">
        <w:rPr>
          <w:spacing w:val="-4"/>
        </w:rPr>
        <w:t xml:space="preserve"> </w:t>
      </w:r>
      <w:r w:rsidR="007C2211">
        <w:t>tương</w:t>
      </w:r>
      <w:r w:rsidR="007C2211">
        <w:rPr>
          <w:spacing w:val="-4"/>
        </w:rPr>
        <w:t xml:space="preserve"> </w:t>
      </w:r>
      <w:r w:rsidR="007C2211">
        <w:t>đương số</w:t>
      </w:r>
      <w:r w:rsidR="007C2211">
        <w:rPr>
          <w:spacing w:val="-1"/>
        </w:rPr>
        <w:t xml:space="preserve"> </w:t>
      </w:r>
      <w:r w:rsidR="007C2211">
        <w:t>tiền</w:t>
      </w:r>
      <w:r w:rsidR="007C2211">
        <w:rPr>
          <w:spacing w:val="-2"/>
        </w:rPr>
        <w:t xml:space="preserve"> </w:t>
      </w:r>
      <w:r w:rsidR="00704AE2">
        <w:rPr>
          <w:b/>
          <w:lang w:val="en-GB"/>
        </w:rPr>
        <w:t>2.046.124.800</w:t>
      </w:r>
      <w:r w:rsidR="007C2211">
        <w:rPr>
          <w:b/>
        </w:rPr>
        <w:t xml:space="preserve"> VND </w:t>
      </w:r>
      <w:r w:rsidR="007C2211">
        <w:t>(Bằng</w:t>
      </w:r>
      <w:r w:rsidR="007C2211">
        <w:rPr>
          <w:spacing w:val="-2"/>
        </w:rPr>
        <w:t xml:space="preserve"> </w:t>
      </w:r>
      <w:r w:rsidR="007C2211">
        <w:t>chữ:</w:t>
      </w:r>
      <w:r w:rsidR="007C2211">
        <w:rPr>
          <w:spacing w:val="-1"/>
        </w:rPr>
        <w:t xml:space="preserve"> </w:t>
      </w:r>
      <w:r w:rsidR="00704AE2">
        <w:rPr>
          <w:b/>
          <w:i/>
          <w:spacing w:val="-3"/>
          <w:lang w:val="en-GB"/>
        </w:rPr>
        <w:t xml:space="preserve">Hai </w:t>
      </w:r>
      <w:proofErr w:type="spellStart"/>
      <w:r w:rsidR="00704AE2">
        <w:rPr>
          <w:b/>
          <w:i/>
          <w:spacing w:val="-3"/>
          <w:lang w:val="en-GB"/>
        </w:rPr>
        <w:t>tỷ</w:t>
      </w:r>
      <w:proofErr w:type="spellEnd"/>
      <w:r w:rsidR="00704AE2">
        <w:rPr>
          <w:b/>
          <w:i/>
          <w:spacing w:val="-3"/>
          <w:lang w:val="en-GB"/>
        </w:rPr>
        <w:t xml:space="preserve"> </w:t>
      </w:r>
      <w:proofErr w:type="spellStart"/>
      <w:r w:rsidR="00704AE2">
        <w:rPr>
          <w:b/>
          <w:i/>
          <w:spacing w:val="-3"/>
          <w:lang w:val="en-GB"/>
        </w:rPr>
        <w:t>không</w:t>
      </w:r>
      <w:proofErr w:type="spellEnd"/>
      <w:r w:rsidR="00704AE2">
        <w:rPr>
          <w:b/>
          <w:i/>
          <w:spacing w:val="-3"/>
          <w:lang w:val="en-GB"/>
        </w:rPr>
        <w:t xml:space="preserve"> </w:t>
      </w:r>
      <w:proofErr w:type="spellStart"/>
      <w:r w:rsidR="00704AE2">
        <w:rPr>
          <w:b/>
          <w:i/>
          <w:spacing w:val="-3"/>
          <w:lang w:val="en-GB"/>
        </w:rPr>
        <w:t>trăm</w:t>
      </w:r>
      <w:proofErr w:type="spellEnd"/>
      <w:r w:rsidR="00704AE2">
        <w:rPr>
          <w:b/>
          <w:i/>
          <w:spacing w:val="-3"/>
          <w:lang w:val="en-GB"/>
        </w:rPr>
        <w:t xml:space="preserve"> </w:t>
      </w:r>
      <w:proofErr w:type="spellStart"/>
      <w:r w:rsidR="00704AE2">
        <w:rPr>
          <w:b/>
          <w:i/>
          <w:spacing w:val="-3"/>
          <w:lang w:val="en-GB"/>
        </w:rPr>
        <w:t>bốn</w:t>
      </w:r>
      <w:proofErr w:type="spellEnd"/>
      <w:r w:rsidR="00704AE2">
        <w:rPr>
          <w:b/>
          <w:i/>
          <w:spacing w:val="-3"/>
          <w:lang w:val="en-GB"/>
        </w:rPr>
        <w:t xml:space="preserve"> </w:t>
      </w:r>
      <w:proofErr w:type="spellStart"/>
      <w:r w:rsidR="00704AE2">
        <w:rPr>
          <w:b/>
          <w:i/>
          <w:spacing w:val="-3"/>
          <w:lang w:val="en-GB"/>
        </w:rPr>
        <w:t>mươi</w:t>
      </w:r>
      <w:proofErr w:type="spellEnd"/>
      <w:r w:rsidR="00704AE2">
        <w:rPr>
          <w:b/>
          <w:i/>
          <w:spacing w:val="-3"/>
          <w:lang w:val="en-GB"/>
        </w:rPr>
        <w:t xml:space="preserve"> </w:t>
      </w:r>
      <w:proofErr w:type="spellStart"/>
      <w:r w:rsidR="00704AE2">
        <w:rPr>
          <w:b/>
          <w:i/>
          <w:spacing w:val="-3"/>
          <w:lang w:val="en-GB"/>
        </w:rPr>
        <w:t>sáu</w:t>
      </w:r>
      <w:proofErr w:type="spellEnd"/>
      <w:r w:rsidR="00704AE2">
        <w:rPr>
          <w:b/>
          <w:i/>
          <w:spacing w:val="-3"/>
          <w:lang w:val="en-GB"/>
        </w:rPr>
        <w:t xml:space="preserve"> </w:t>
      </w:r>
      <w:proofErr w:type="spellStart"/>
      <w:r w:rsidR="00704AE2">
        <w:rPr>
          <w:b/>
          <w:i/>
          <w:spacing w:val="-3"/>
          <w:lang w:val="en-GB"/>
        </w:rPr>
        <w:t>triệu</w:t>
      </w:r>
      <w:proofErr w:type="spellEnd"/>
      <w:r w:rsidR="00704AE2">
        <w:rPr>
          <w:b/>
          <w:i/>
          <w:spacing w:val="-3"/>
          <w:lang w:val="en-GB"/>
        </w:rPr>
        <w:t xml:space="preserve"> </w:t>
      </w:r>
      <w:proofErr w:type="spellStart"/>
      <w:r w:rsidR="00704AE2">
        <w:rPr>
          <w:b/>
          <w:i/>
          <w:spacing w:val="-3"/>
          <w:lang w:val="en-GB"/>
        </w:rPr>
        <w:t>một</w:t>
      </w:r>
      <w:proofErr w:type="spellEnd"/>
      <w:r w:rsidR="00704AE2">
        <w:rPr>
          <w:b/>
          <w:i/>
          <w:spacing w:val="-3"/>
          <w:lang w:val="en-GB"/>
        </w:rPr>
        <w:t xml:space="preserve"> </w:t>
      </w:r>
      <w:proofErr w:type="spellStart"/>
      <w:r w:rsidR="00704AE2">
        <w:rPr>
          <w:b/>
          <w:i/>
          <w:spacing w:val="-3"/>
          <w:lang w:val="en-GB"/>
        </w:rPr>
        <w:t>trăm</w:t>
      </w:r>
      <w:proofErr w:type="spellEnd"/>
      <w:r w:rsidR="00704AE2">
        <w:rPr>
          <w:b/>
          <w:i/>
          <w:spacing w:val="-3"/>
          <w:lang w:val="en-GB"/>
        </w:rPr>
        <w:t xml:space="preserve"> hai </w:t>
      </w:r>
      <w:proofErr w:type="spellStart"/>
      <w:r w:rsidR="00704AE2">
        <w:rPr>
          <w:b/>
          <w:i/>
          <w:spacing w:val="-3"/>
          <w:lang w:val="en-GB"/>
        </w:rPr>
        <w:t>mươi</w:t>
      </w:r>
      <w:proofErr w:type="spellEnd"/>
      <w:r w:rsidR="00704AE2">
        <w:rPr>
          <w:b/>
          <w:i/>
          <w:spacing w:val="-3"/>
          <w:lang w:val="en-GB"/>
        </w:rPr>
        <w:t xml:space="preserve"> </w:t>
      </w:r>
      <w:proofErr w:type="spellStart"/>
      <w:r w:rsidR="00704AE2">
        <w:rPr>
          <w:b/>
          <w:i/>
          <w:spacing w:val="-3"/>
          <w:lang w:val="en-GB"/>
        </w:rPr>
        <w:t>bốn</w:t>
      </w:r>
      <w:proofErr w:type="spellEnd"/>
      <w:r w:rsidR="00704AE2">
        <w:rPr>
          <w:b/>
          <w:i/>
          <w:spacing w:val="-3"/>
          <w:lang w:val="en-GB"/>
        </w:rPr>
        <w:t xml:space="preserve"> </w:t>
      </w:r>
      <w:proofErr w:type="spellStart"/>
      <w:r w:rsidR="00704AE2">
        <w:rPr>
          <w:b/>
          <w:i/>
          <w:spacing w:val="-3"/>
          <w:lang w:val="en-GB"/>
        </w:rPr>
        <w:t>nghìn</w:t>
      </w:r>
      <w:proofErr w:type="spellEnd"/>
      <w:r w:rsidR="00704AE2">
        <w:rPr>
          <w:b/>
          <w:i/>
          <w:spacing w:val="-3"/>
          <w:lang w:val="en-GB"/>
        </w:rPr>
        <w:t xml:space="preserve"> </w:t>
      </w:r>
      <w:proofErr w:type="spellStart"/>
      <w:r w:rsidR="00704AE2">
        <w:rPr>
          <w:b/>
          <w:i/>
          <w:spacing w:val="-3"/>
          <w:lang w:val="en-GB"/>
        </w:rPr>
        <w:t>tám</w:t>
      </w:r>
      <w:proofErr w:type="spellEnd"/>
      <w:r w:rsidR="00704AE2">
        <w:rPr>
          <w:b/>
          <w:i/>
          <w:spacing w:val="-3"/>
          <w:lang w:val="en-GB"/>
        </w:rPr>
        <w:t xml:space="preserve"> </w:t>
      </w:r>
      <w:proofErr w:type="spellStart"/>
      <w:r w:rsidR="00704AE2">
        <w:rPr>
          <w:b/>
          <w:i/>
          <w:spacing w:val="-3"/>
          <w:lang w:val="en-GB"/>
        </w:rPr>
        <w:t>trăm</w:t>
      </w:r>
      <w:proofErr w:type="spellEnd"/>
      <w:r>
        <w:rPr>
          <w:b/>
          <w:i/>
          <w:spacing w:val="-3"/>
          <w:lang w:val="en-GB"/>
        </w:rPr>
        <w:t xml:space="preserve"> </w:t>
      </w:r>
      <w:r w:rsidR="002947BD" w:rsidRPr="002947BD">
        <w:rPr>
          <w:b/>
          <w:i/>
          <w:spacing w:val="-3"/>
          <w:lang w:val="vi-VN"/>
        </w:rPr>
        <w:t>đồng</w:t>
      </w:r>
      <w:r w:rsidR="007C2211">
        <w:t xml:space="preserve">./.) trong thời hạn </w:t>
      </w:r>
      <w:r w:rsidR="00704AE2" w:rsidRPr="009868FB">
        <w:rPr>
          <w:rPrChange w:id="431" w:author="HIEN" w:date="2025-12-01T09:53:00Z">
            <w:rPr>
              <w:lang w:val="en-GB"/>
            </w:rPr>
          </w:rPrChange>
        </w:rPr>
        <w:t>30</w:t>
      </w:r>
      <w:r w:rsidR="007C2211">
        <w:t xml:space="preserve"> ngày làm việc (không bao gồm chủ nhật và các ngày nghỉ theo quy định pháp luật) kể từ ngày Bên Mua nhận được toàn bộ Hàng Hóa theo đúng quy định tại Điều 1 của Phụ Lục này và các tài liệu sau đây (trường hợp có thay đổi tiền thuế do thay đổi thuế suất thuế GTGT, thì giá trị Hợp đồng được xác định theo giá trị trên Hóa đơn GTGT hợp pháp của Bên Bán xuất tại thời điểm nghiệm thu, bàn giao Hàng hóa):</w:t>
      </w:r>
    </w:p>
    <w:p w14:paraId="63F13C1D" w14:textId="77777777" w:rsidR="00102A80" w:rsidRDefault="00102A80">
      <w:pPr>
        <w:pStyle w:val="ThnVnban"/>
        <w:spacing w:before="1"/>
      </w:pPr>
    </w:p>
    <w:p w14:paraId="389C1EBE" w14:textId="77777777" w:rsidR="00102A80" w:rsidRDefault="007C2211">
      <w:pPr>
        <w:pStyle w:val="oancuaDanhsach"/>
        <w:numPr>
          <w:ilvl w:val="2"/>
          <w:numId w:val="12"/>
        </w:numPr>
        <w:tabs>
          <w:tab w:val="left" w:pos="2183"/>
        </w:tabs>
        <w:rPr>
          <w:sz w:val="24"/>
        </w:rPr>
      </w:pPr>
      <w:r>
        <w:rPr>
          <w:sz w:val="24"/>
        </w:rPr>
        <w:t>Hóa</w:t>
      </w:r>
      <w:r>
        <w:rPr>
          <w:spacing w:val="-5"/>
          <w:sz w:val="24"/>
        </w:rPr>
        <w:t xml:space="preserve"> </w:t>
      </w:r>
      <w:r>
        <w:rPr>
          <w:sz w:val="24"/>
        </w:rPr>
        <w:t>đơn</w:t>
      </w:r>
      <w:r>
        <w:rPr>
          <w:spacing w:val="-1"/>
          <w:sz w:val="24"/>
        </w:rPr>
        <w:t xml:space="preserve"> </w:t>
      </w:r>
      <w:r>
        <w:rPr>
          <w:sz w:val="24"/>
        </w:rPr>
        <w:t>GTGT</w:t>
      </w:r>
      <w:r>
        <w:rPr>
          <w:spacing w:val="-1"/>
          <w:sz w:val="24"/>
        </w:rPr>
        <w:t xml:space="preserve"> </w:t>
      </w:r>
      <w:r>
        <w:rPr>
          <w:sz w:val="24"/>
        </w:rPr>
        <w:t>hợp</w:t>
      </w:r>
      <w:r>
        <w:rPr>
          <w:spacing w:val="-1"/>
          <w:sz w:val="24"/>
        </w:rPr>
        <w:t xml:space="preserve"> </w:t>
      </w:r>
      <w:r>
        <w:rPr>
          <w:sz w:val="24"/>
        </w:rPr>
        <w:t>pháp do</w:t>
      </w:r>
      <w:r>
        <w:rPr>
          <w:spacing w:val="-1"/>
          <w:sz w:val="24"/>
        </w:rPr>
        <w:t xml:space="preserve"> </w:t>
      </w:r>
      <w:r>
        <w:rPr>
          <w:sz w:val="24"/>
        </w:rPr>
        <w:t>Bên</w:t>
      </w:r>
      <w:r>
        <w:rPr>
          <w:spacing w:val="2"/>
          <w:sz w:val="24"/>
        </w:rPr>
        <w:t xml:space="preserve"> </w:t>
      </w:r>
      <w:r>
        <w:rPr>
          <w:sz w:val="24"/>
        </w:rPr>
        <w:t>Bán</w:t>
      </w:r>
      <w:r>
        <w:rPr>
          <w:spacing w:val="1"/>
          <w:sz w:val="24"/>
        </w:rPr>
        <w:t xml:space="preserve"> </w:t>
      </w:r>
      <w:r>
        <w:rPr>
          <w:sz w:val="24"/>
        </w:rPr>
        <w:t>cung</w:t>
      </w:r>
      <w:r>
        <w:rPr>
          <w:spacing w:val="-3"/>
          <w:sz w:val="24"/>
        </w:rPr>
        <w:t xml:space="preserve"> </w:t>
      </w:r>
      <w:r>
        <w:rPr>
          <w:spacing w:val="-4"/>
          <w:sz w:val="24"/>
        </w:rPr>
        <w:t>cấp;</w:t>
      </w:r>
    </w:p>
    <w:p w14:paraId="585442AD" w14:textId="2A9FB210" w:rsidR="00102A80" w:rsidRDefault="007C2211">
      <w:pPr>
        <w:pStyle w:val="oancuaDanhsach"/>
        <w:numPr>
          <w:ilvl w:val="2"/>
          <w:numId w:val="12"/>
        </w:numPr>
        <w:tabs>
          <w:tab w:val="left" w:pos="2183"/>
        </w:tabs>
        <w:rPr>
          <w:sz w:val="24"/>
        </w:rPr>
      </w:pPr>
      <w:r>
        <w:rPr>
          <w:sz w:val="24"/>
        </w:rPr>
        <w:t>Biên</w:t>
      </w:r>
      <w:r>
        <w:rPr>
          <w:spacing w:val="-1"/>
          <w:sz w:val="24"/>
        </w:rPr>
        <w:t xml:space="preserve"> </w:t>
      </w:r>
      <w:r>
        <w:rPr>
          <w:sz w:val="24"/>
        </w:rPr>
        <w:t>bản</w:t>
      </w:r>
      <w:r>
        <w:rPr>
          <w:spacing w:val="2"/>
          <w:sz w:val="24"/>
        </w:rPr>
        <w:t xml:space="preserve"> </w:t>
      </w:r>
      <w:r>
        <w:rPr>
          <w:sz w:val="24"/>
        </w:rPr>
        <w:t>giao</w:t>
      </w:r>
      <w:r>
        <w:rPr>
          <w:spacing w:val="-1"/>
          <w:sz w:val="24"/>
        </w:rPr>
        <w:t xml:space="preserve"> </w:t>
      </w:r>
      <w:r>
        <w:rPr>
          <w:sz w:val="24"/>
        </w:rPr>
        <w:t>nhận hàng</w:t>
      </w:r>
      <w:r>
        <w:rPr>
          <w:spacing w:val="-2"/>
          <w:sz w:val="24"/>
        </w:rPr>
        <w:t xml:space="preserve"> </w:t>
      </w:r>
      <w:r>
        <w:rPr>
          <w:sz w:val="24"/>
        </w:rPr>
        <w:t>hóa</w:t>
      </w:r>
      <w:del w:id="432" w:author="Việt Nguyễn" w:date="2025-12-26T18:18:00Z" w16du:dateUtc="2025-12-26T11:18:00Z">
        <w:r w:rsidDel="00E42D03">
          <w:rPr>
            <w:spacing w:val="-1"/>
            <w:sz w:val="24"/>
          </w:rPr>
          <w:delText xml:space="preserve"> </w:delText>
        </w:r>
      </w:del>
      <w:ins w:id="433" w:author="Việt Nguyễn" w:date="2025-12-26T18:17:00Z" w16du:dateUtc="2025-12-26T11:17:00Z">
        <w:r w:rsidR="00E42D03" w:rsidRPr="00E42D03">
          <w:rPr>
            <w:spacing w:val="-1"/>
            <w:sz w:val="24"/>
          </w:rPr>
          <w:t xml:space="preserve"> kiêm nghiệm thu</w:t>
        </w:r>
      </w:ins>
      <w:ins w:id="434" w:author="Việt Nguyễn" w:date="2025-12-26T18:18:00Z" w16du:dateUtc="2025-12-26T11:18:00Z">
        <w:r w:rsidR="00E42D03">
          <w:rPr>
            <w:spacing w:val="-1"/>
            <w:sz w:val="24"/>
            <w:lang w:val="en-US"/>
          </w:rPr>
          <w:t xml:space="preserve"> </w:t>
        </w:r>
      </w:ins>
      <w:r>
        <w:rPr>
          <w:sz w:val="24"/>
        </w:rPr>
        <w:t>có</w:t>
      </w:r>
      <w:r>
        <w:rPr>
          <w:spacing w:val="-1"/>
          <w:sz w:val="24"/>
        </w:rPr>
        <w:t xml:space="preserve"> </w:t>
      </w:r>
      <w:r>
        <w:rPr>
          <w:sz w:val="24"/>
        </w:rPr>
        <w:t>chữ ký</w:t>
      </w:r>
      <w:r>
        <w:rPr>
          <w:spacing w:val="-4"/>
          <w:sz w:val="24"/>
        </w:rPr>
        <w:t xml:space="preserve"> </w:t>
      </w:r>
      <w:r>
        <w:rPr>
          <w:sz w:val="24"/>
        </w:rPr>
        <w:t>của</w:t>
      </w:r>
      <w:r>
        <w:rPr>
          <w:spacing w:val="-1"/>
          <w:sz w:val="24"/>
        </w:rPr>
        <w:t xml:space="preserve"> </w:t>
      </w:r>
      <w:r>
        <w:rPr>
          <w:sz w:val="24"/>
        </w:rPr>
        <w:t>những</w:t>
      </w:r>
      <w:r>
        <w:rPr>
          <w:spacing w:val="-1"/>
          <w:sz w:val="24"/>
        </w:rPr>
        <w:t xml:space="preserve"> </w:t>
      </w:r>
      <w:r>
        <w:rPr>
          <w:sz w:val="24"/>
        </w:rPr>
        <w:t>người có</w:t>
      </w:r>
      <w:r>
        <w:rPr>
          <w:spacing w:val="-1"/>
          <w:sz w:val="24"/>
        </w:rPr>
        <w:t xml:space="preserve"> </w:t>
      </w:r>
      <w:r>
        <w:rPr>
          <w:sz w:val="24"/>
        </w:rPr>
        <w:t>thẩm quyền</w:t>
      </w:r>
      <w:r>
        <w:rPr>
          <w:spacing w:val="-1"/>
          <w:sz w:val="24"/>
        </w:rPr>
        <w:t xml:space="preserve"> </w:t>
      </w:r>
      <w:r>
        <w:rPr>
          <w:sz w:val="24"/>
        </w:rPr>
        <w:t>của</w:t>
      </w:r>
      <w:r>
        <w:rPr>
          <w:spacing w:val="-1"/>
          <w:sz w:val="24"/>
        </w:rPr>
        <w:t xml:space="preserve"> </w:t>
      </w:r>
      <w:r>
        <w:rPr>
          <w:sz w:val="24"/>
        </w:rPr>
        <w:t>Các</w:t>
      </w:r>
      <w:r>
        <w:rPr>
          <w:spacing w:val="1"/>
          <w:sz w:val="24"/>
        </w:rPr>
        <w:t xml:space="preserve"> </w:t>
      </w:r>
      <w:r>
        <w:rPr>
          <w:spacing w:val="-4"/>
          <w:sz w:val="24"/>
        </w:rPr>
        <w:t>Bên;</w:t>
      </w:r>
    </w:p>
    <w:p w14:paraId="338ED704" w14:textId="77777777" w:rsidR="00102A80" w:rsidRPr="00704AE2" w:rsidRDefault="007C2211">
      <w:pPr>
        <w:pStyle w:val="oancuaDanhsach"/>
        <w:numPr>
          <w:ilvl w:val="2"/>
          <w:numId w:val="12"/>
        </w:numPr>
        <w:tabs>
          <w:tab w:val="left" w:pos="2183"/>
        </w:tabs>
        <w:rPr>
          <w:sz w:val="24"/>
        </w:rPr>
      </w:pPr>
      <w:r>
        <w:rPr>
          <w:sz w:val="24"/>
        </w:rPr>
        <w:t>Biên</w:t>
      </w:r>
      <w:r>
        <w:rPr>
          <w:spacing w:val="-1"/>
          <w:sz w:val="24"/>
        </w:rPr>
        <w:t xml:space="preserve"> </w:t>
      </w:r>
      <w:r>
        <w:rPr>
          <w:sz w:val="24"/>
        </w:rPr>
        <w:t>bản nghiệm</w:t>
      </w:r>
      <w:r>
        <w:rPr>
          <w:spacing w:val="-1"/>
          <w:sz w:val="24"/>
        </w:rPr>
        <w:t xml:space="preserve"> </w:t>
      </w:r>
      <w:r>
        <w:rPr>
          <w:sz w:val="24"/>
        </w:rPr>
        <w:t>thu có chữ</w:t>
      </w:r>
      <w:r>
        <w:rPr>
          <w:spacing w:val="-1"/>
          <w:sz w:val="24"/>
        </w:rPr>
        <w:t xml:space="preserve"> </w:t>
      </w:r>
      <w:r>
        <w:rPr>
          <w:sz w:val="24"/>
        </w:rPr>
        <w:t>ký</w:t>
      </w:r>
      <w:r>
        <w:rPr>
          <w:spacing w:val="-5"/>
          <w:sz w:val="24"/>
        </w:rPr>
        <w:t xml:space="preserve"> </w:t>
      </w:r>
      <w:r>
        <w:rPr>
          <w:sz w:val="24"/>
        </w:rPr>
        <w:t>của</w:t>
      </w:r>
      <w:r>
        <w:rPr>
          <w:spacing w:val="-1"/>
          <w:sz w:val="24"/>
        </w:rPr>
        <w:t xml:space="preserve"> </w:t>
      </w:r>
      <w:r>
        <w:rPr>
          <w:sz w:val="24"/>
        </w:rPr>
        <w:t>người</w:t>
      </w:r>
      <w:r>
        <w:rPr>
          <w:spacing w:val="-1"/>
          <w:sz w:val="24"/>
        </w:rPr>
        <w:t xml:space="preserve"> </w:t>
      </w:r>
      <w:r>
        <w:rPr>
          <w:sz w:val="24"/>
        </w:rPr>
        <w:t>có thẩm</w:t>
      </w:r>
      <w:r>
        <w:rPr>
          <w:spacing w:val="-1"/>
          <w:sz w:val="24"/>
        </w:rPr>
        <w:t xml:space="preserve"> </w:t>
      </w:r>
      <w:r>
        <w:rPr>
          <w:sz w:val="24"/>
        </w:rPr>
        <w:t>quyền</w:t>
      </w:r>
      <w:r>
        <w:rPr>
          <w:spacing w:val="2"/>
          <w:sz w:val="24"/>
        </w:rPr>
        <w:t xml:space="preserve"> </w:t>
      </w:r>
      <w:r>
        <w:rPr>
          <w:sz w:val="24"/>
        </w:rPr>
        <w:t>của</w:t>
      </w:r>
      <w:r>
        <w:rPr>
          <w:spacing w:val="-2"/>
          <w:sz w:val="24"/>
        </w:rPr>
        <w:t xml:space="preserve"> </w:t>
      </w:r>
      <w:r>
        <w:rPr>
          <w:sz w:val="24"/>
        </w:rPr>
        <w:t>Các</w:t>
      </w:r>
      <w:r>
        <w:rPr>
          <w:spacing w:val="1"/>
          <w:sz w:val="24"/>
        </w:rPr>
        <w:t xml:space="preserve"> </w:t>
      </w:r>
      <w:r>
        <w:rPr>
          <w:spacing w:val="-4"/>
          <w:sz w:val="24"/>
        </w:rPr>
        <w:t>Bên;</w:t>
      </w:r>
    </w:p>
    <w:p w14:paraId="56CE0A36" w14:textId="3844406E" w:rsidR="00704AE2" w:rsidDel="003E5E97" w:rsidRDefault="00704AE2">
      <w:pPr>
        <w:pStyle w:val="oancuaDanhsach"/>
        <w:numPr>
          <w:ilvl w:val="2"/>
          <w:numId w:val="12"/>
        </w:numPr>
        <w:tabs>
          <w:tab w:val="left" w:pos="2183"/>
        </w:tabs>
        <w:rPr>
          <w:del w:id="435" w:author="Phương_Thu mua" w:date="2025-12-08T09:29:00Z"/>
          <w:sz w:val="24"/>
        </w:rPr>
      </w:pPr>
      <w:del w:id="436" w:author="Phương_Thu mua" w:date="2025-12-08T09:29:00Z">
        <w:r w:rsidRPr="009868FB" w:rsidDel="003E5E97">
          <w:rPr>
            <w:noProof/>
            <w:sz w:val="24"/>
            <w:szCs w:val="24"/>
            <w:rPrChange w:id="437" w:author="HIEN" w:date="2025-12-01T09:53:00Z">
              <w:rPr>
                <w:noProof/>
                <w:sz w:val="24"/>
                <w:szCs w:val="24"/>
                <w:lang w:val="en-GB"/>
              </w:rPr>
            </w:rPrChange>
          </w:rPr>
          <w:delText>Biên bản quyết toán khối lượng thực tế tại công trình;</w:delText>
        </w:r>
        <w:r w:rsidRPr="009868FB" w:rsidDel="003E5E97">
          <w:rPr>
            <w:spacing w:val="-4"/>
            <w:sz w:val="24"/>
            <w:rPrChange w:id="438" w:author="HIEN" w:date="2025-12-01T09:53:00Z">
              <w:rPr>
                <w:spacing w:val="-4"/>
                <w:sz w:val="24"/>
                <w:lang w:val="en-GB"/>
              </w:rPr>
            </w:rPrChange>
          </w:rPr>
          <w:delText xml:space="preserve"> </w:delText>
        </w:r>
      </w:del>
    </w:p>
    <w:p w14:paraId="09DB8B13" w14:textId="0EBA7989" w:rsidR="00102A80" w:rsidRDefault="00704AE2">
      <w:pPr>
        <w:pStyle w:val="oancuaDanhsach"/>
        <w:numPr>
          <w:ilvl w:val="2"/>
          <w:numId w:val="12"/>
        </w:numPr>
        <w:tabs>
          <w:tab w:val="left" w:pos="2183"/>
        </w:tabs>
        <w:rPr>
          <w:sz w:val="24"/>
        </w:rPr>
      </w:pPr>
      <w:r w:rsidRPr="009868FB">
        <w:rPr>
          <w:sz w:val="24"/>
          <w:rPrChange w:id="439" w:author="HIEN" w:date="2025-12-01T09:50:00Z">
            <w:rPr>
              <w:sz w:val="24"/>
              <w:lang w:val="en-GB"/>
            </w:rPr>
          </w:rPrChange>
        </w:rPr>
        <w:t>Chứng thư bảo lãnh bảo hành thiết bị</w:t>
      </w:r>
      <w:r w:rsidRPr="009868FB">
        <w:rPr>
          <w:noProof/>
          <w:sz w:val="24"/>
          <w:szCs w:val="24"/>
          <w:rPrChange w:id="440" w:author="HIEN" w:date="2025-12-01T09:50:00Z">
            <w:rPr>
              <w:noProof/>
              <w:sz w:val="24"/>
              <w:szCs w:val="24"/>
              <w:lang w:val="en-GB"/>
            </w:rPr>
          </w:rPrChange>
        </w:rPr>
        <w:t xml:space="preserve"> </w:t>
      </w:r>
      <w:ins w:id="441" w:author="Phương_Thu mua" w:date="2025-12-08T08:22:00Z">
        <w:r w:rsidR="005A6964">
          <w:rPr>
            <w:sz w:val="24"/>
            <w:lang w:val="en-GB"/>
          </w:rPr>
          <w:t xml:space="preserve">5% </w:t>
        </w:r>
        <w:proofErr w:type="spellStart"/>
        <w:r w:rsidR="005A6964">
          <w:rPr>
            <w:sz w:val="24"/>
            <w:lang w:val="en-GB"/>
          </w:rPr>
          <w:t>giá</w:t>
        </w:r>
        <w:proofErr w:type="spellEnd"/>
        <w:r w:rsidR="005A6964">
          <w:rPr>
            <w:sz w:val="24"/>
            <w:lang w:val="en-GB"/>
          </w:rPr>
          <w:t xml:space="preserve"> </w:t>
        </w:r>
        <w:proofErr w:type="spellStart"/>
        <w:r w:rsidR="005A6964">
          <w:rPr>
            <w:sz w:val="24"/>
            <w:lang w:val="en-GB"/>
          </w:rPr>
          <w:t>trị</w:t>
        </w:r>
        <w:proofErr w:type="spellEnd"/>
        <w:r w:rsidR="005A6964">
          <w:rPr>
            <w:sz w:val="24"/>
            <w:lang w:val="en-GB"/>
          </w:rPr>
          <w:t xml:space="preserve"> </w:t>
        </w:r>
        <w:proofErr w:type="spellStart"/>
        <w:r w:rsidR="005A6964">
          <w:rPr>
            <w:sz w:val="24"/>
            <w:lang w:val="en-GB"/>
          </w:rPr>
          <w:t>hợp</w:t>
        </w:r>
        <w:proofErr w:type="spellEnd"/>
        <w:r w:rsidR="005A6964">
          <w:rPr>
            <w:sz w:val="24"/>
            <w:lang w:val="en-GB"/>
          </w:rPr>
          <w:t xml:space="preserve"> </w:t>
        </w:r>
        <w:proofErr w:type="spellStart"/>
        <w:r w:rsidR="005A6964">
          <w:rPr>
            <w:sz w:val="24"/>
            <w:lang w:val="en-GB"/>
          </w:rPr>
          <w:t>đồng</w:t>
        </w:r>
        <w:proofErr w:type="spellEnd"/>
        <w:r w:rsidR="005A6964">
          <w:rPr>
            <w:sz w:val="24"/>
            <w:lang w:val="en-GB"/>
          </w:rPr>
          <w:t xml:space="preserve"> </w:t>
        </w:r>
      </w:ins>
      <w:r w:rsidRPr="009868FB">
        <w:rPr>
          <w:noProof/>
          <w:sz w:val="24"/>
          <w:szCs w:val="24"/>
          <w:rPrChange w:id="442" w:author="HIEN" w:date="2025-12-01T09:50:00Z">
            <w:rPr>
              <w:noProof/>
              <w:sz w:val="24"/>
              <w:szCs w:val="24"/>
              <w:lang w:val="en-GB"/>
            </w:rPr>
          </w:rPrChange>
        </w:rPr>
        <w:t xml:space="preserve">với hiệu lực 36 tháng kể từ ngày ký biên bản nghiệm </w:t>
      </w:r>
      <w:commentRangeStart w:id="443"/>
      <w:r w:rsidRPr="009868FB">
        <w:rPr>
          <w:noProof/>
          <w:sz w:val="24"/>
          <w:szCs w:val="24"/>
          <w:rPrChange w:id="444" w:author="HIEN" w:date="2025-12-01T09:50:00Z">
            <w:rPr>
              <w:noProof/>
              <w:sz w:val="24"/>
              <w:szCs w:val="24"/>
              <w:lang w:val="en-GB"/>
            </w:rPr>
          </w:rPrChange>
        </w:rPr>
        <w:t>thu</w:t>
      </w:r>
      <w:commentRangeEnd w:id="443"/>
      <w:r w:rsidR="00E96DAF">
        <w:rPr>
          <w:rStyle w:val="ThamchiuChuthich"/>
        </w:rPr>
        <w:commentReference w:id="443"/>
      </w:r>
      <w:del w:id="445" w:author="Phương_Thu mua" w:date="2025-12-08T08:23:00Z">
        <w:r w:rsidRPr="009868FB" w:rsidDel="005A6964">
          <w:rPr>
            <w:sz w:val="24"/>
            <w:rPrChange w:id="446" w:author="HIEN" w:date="2025-12-01T09:50:00Z">
              <w:rPr>
                <w:sz w:val="24"/>
                <w:lang w:val="en-GB"/>
              </w:rPr>
            </w:rPrChange>
          </w:rPr>
          <w:delText xml:space="preserve"> </w:delText>
        </w:r>
      </w:del>
      <w:r w:rsidR="007C2211">
        <w:rPr>
          <w:spacing w:val="-4"/>
          <w:sz w:val="24"/>
        </w:rPr>
        <w:t>;</w:t>
      </w:r>
      <w:ins w:id="447" w:author="Phương_Thu mua" w:date="2025-12-08T08:23:00Z">
        <w:r w:rsidR="005A6964">
          <w:rPr>
            <w:spacing w:val="-4"/>
            <w:sz w:val="24"/>
            <w:lang w:val="en-GB"/>
          </w:rPr>
          <w:t xml:space="preserve"> </w:t>
        </w:r>
        <w:r w:rsidR="005A6964" w:rsidRPr="00751D81">
          <w:rPr>
            <w:noProof/>
            <w:sz w:val="24"/>
            <w:szCs w:val="24"/>
            <w:lang w:val="en-GB"/>
          </w:rPr>
          <w:t>Chứng thư bảo lãnh được phát hành bởi một ngân hàng thương mại được thành lập và hoạt động hợp pháp trên lãnh thổ Việt Nam</w:t>
        </w:r>
        <w:r w:rsidR="005A6964">
          <w:rPr>
            <w:noProof/>
            <w:sz w:val="24"/>
            <w:szCs w:val="24"/>
            <w:lang w:val="en-GB"/>
          </w:rPr>
          <w:t>.</w:t>
        </w:r>
        <w:r w:rsidR="005A6964" w:rsidRPr="005A6964">
          <w:rPr>
            <w:noProof/>
            <w:sz w:val="24"/>
            <w:szCs w:val="24"/>
            <w:lang w:val="en-GB"/>
          </w:rPr>
          <w:t xml:space="preserve"> </w:t>
        </w:r>
        <w:r w:rsidR="005A6964" w:rsidRPr="00751D81">
          <w:rPr>
            <w:noProof/>
            <w:sz w:val="24"/>
            <w:szCs w:val="24"/>
            <w:lang w:val="en-GB"/>
          </w:rPr>
          <w:t xml:space="preserve">Khi Bên B không tuân thủ các quy định bảo hành tại Điều </w:t>
        </w:r>
        <w:r w:rsidR="005A6964">
          <w:rPr>
            <w:noProof/>
            <w:sz w:val="24"/>
            <w:szCs w:val="24"/>
            <w:lang w:val="en-GB"/>
          </w:rPr>
          <w:t>3 Phụ lục 3 của</w:t>
        </w:r>
        <w:r w:rsidR="005A6964" w:rsidRPr="00751D81">
          <w:rPr>
            <w:noProof/>
            <w:sz w:val="24"/>
            <w:szCs w:val="24"/>
            <w:lang w:val="en-GB"/>
          </w:rPr>
          <w:t xml:space="preserve"> Hợp đồng, Bên A được sử dụng chứng thư bảo lãnh bảo hành để thuê bên thứ ba thực hiện việc sửa chữa hoặc khắc phục sau khi thông báo trước cho Bên B mà không cần sự đồng ý từ Bên B.</w:t>
        </w:r>
      </w:ins>
    </w:p>
    <w:p w14:paraId="46730A7B" w14:textId="7E10CE2C" w:rsidR="00102A80" w:rsidRDefault="007C2211">
      <w:pPr>
        <w:pStyle w:val="oancuaDanhsach"/>
        <w:numPr>
          <w:ilvl w:val="2"/>
          <w:numId w:val="12"/>
        </w:numPr>
        <w:tabs>
          <w:tab w:val="left" w:pos="2183"/>
        </w:tabs>
        <w:rPr>
          <w:sz w:val="24"/>
        </w:rPr>
      </w:pPr>
      <w:r>
        <w:rPr>
          <w:sz w:val="24"/>
        </w:rPr>
        <w:t>Đề</w:t>
      </w:r>
      <w:r>
        <w:rPr>
          <w:spacing w:val="-2"/>
          <w:sz w:val="24"/>
        </w:rPr>
        <w:t xml:space="preserve"> </w:t>
      </w:r>
      <w:r>
        <w:rPr>
          <w:sz w:val="24"/>
        </w:rPr>
        <w:t>nghị</w:t>
      </w:r>
      <w:r>
        <w:rPr>
          <w:spacing w:val="-1"/>
          <w:sz w:val="24"/>
        </w:rPr>
        <w:t xml:space="preserve"> </w:t>
      </w:r>
      <w:r>
        <w:rPr>
          <w:sz w:val="24"/>
        </w:rPr>
        <w:t>thanh</w:t>
      </w:r>
      <w:r>
        <w:rPr>
          <w:spacing w:val="-1"/>
          <w:sz w:val="24"/>
        </w:rPr>
        <w:t xml:space="preserve"> </w:t>
      </w:r>
      <w:r>
        <w:rPr>
          <w:spacing w:val="-4"/>
          <w:sz w:val="24"/>
        </w:rPr>
        <w:t>toán</w:t>
      </w:r>
      <w:r w:rsidR="0062718D">
        <w:rPr>
          <w:spacing w:val="-4"/>
          <w:sz w:val="24"/>
          <w:lang w:val="en-GB"/>
        </w:rPr>
        <w:t>.</w:t>
      </w:r>
    </w:p>
    <w:p w14:paraId="4665DB76" w14:textId="77777777" w:rsidR="00102A80" w:rsidRDefault="00102A80">
      <w:pPr>
        <w:pStyle w:val="ThnVnban"/>
      </w:pPr>
    </w:p>
    <w:p w14:paraId="4CA12258" w14:textId="77777777" w:rsidR="00102A80" w:rsidRDefault="00102A80">
      <w:pPr>
        <w:pStyle w:val="ThnVnban"/>
      </w:pPr>
    </w:p>
    <w:p w14:paraId="5CAF7A0F" w14:textId="77777777" w:rsidR="00102A80" w:rsidRDefault="007C2211">
      <w:pPr>
        <w:pStyle w:val="oancuaDanhsach"/>
        <w:numPr>
          <w:ilvl w:val="1"/>
          <w:numId w:val="12"/>
        </w:numPr>
        <w:tabs>
          <w:tab w:val="left" w:pos="743"/>
        </w:tabs>
        <w:ind w:hanging="720"/>
        <w:rPr>
          <w:sz w:val="24"/>
        </w:rPr>
      </w:pPr>
      <w:r>
        <w:rPr>
          <w:sz w:val="24"/>
        </w:rPr>
        <w:t>Đồng</w:t>
      </w:r>
      <w:r>
        <w:rPr>
          <w:spacing w:val="-3"/>
          <w:sz w:val="24"/>
        </w:rPr>
        <w:t xml:space="preserve"> </w:t>
      </w:r>
      <w:r>
        <w:rPr>
          <w:sz w:val="24"/>
        </w:rPr>
        <w:t>tiền thanh toán: Hai</w:t>
      </w:r>
      <w:r>
        <w:rPr>
          <w:spacing w:val="1"/>
          <w:sz w:val="24"/>
        </w:rPr>
        <w:t xml:space="preserve"> </w:t>
      </w:r>
      <w:r>
        <w:rPr>
          <w:sz w:val="24"/>
        </w:rPr>
        <w:t>Bên thống</w:t>
      </w:r>
      <w:r>
        <w:rPr>
          <w:spacing w:val="-3"/>
          <w:sz w:val="24"/>
        </w:rPr>
        <w:t xml:space="preserve"> </w:t>
      </w:r>
      <w:r>
        <w:rPr>
          <w:sz w:val="24"/>
        </w:rPr>
        <w:t>nhất đồng</w:t>
      </w:r>
      <w:r>
        <w:rPr>
          <w:spacing w:val="-3"/>
          <w:sz w:val="24"/>
        </w:rPr>
        <w:t xml:space="preserve"> </w:t>
      </w:r>
      <w:r>
        <w:rPr>
          <w:sz w:val="24"/>
        </w:rPr>
        <w:t>tiền</w:t>
      </w:r>
      <w:r>
        <w:rPr>
          <w:spacing w:val="1"/>
          <w:sz w:val="24"/>
        </w:rPr>
        <w:t xml:space="preserve"> </w:t>
      </w:r>
      <w:r>
        <w:rPr>
          <w:sz w:val="24"/>
        </w:rPr>
        <w:t>thanh toán là</w:t>
      </w:r>
      <w:r>
        <w:rPr>
          <w:spacing w:val="2"/>
          <w:sz w:val="24"/>
        </w:rPr>
        <w:t xml:space="preserve"> </w:t>
      </w:r>
      <w:r>
        <w:rPr>
          <w:sz w:val="24"/>
        </w:rPr>
        <w:t>Đồng</w:t>
      </w:r>
      <w:r>
        <w:rPr>
          <w:spacing w:val="-3"/>
          <w:sz w:val="24"/>
        </w:rPr>
        <w:t xml:space="preserve"> </w:t>
      </w:r>
      <w:r>
        <w:rPr>
          <w:sz w:val="24"/>
        </w:rPr>
        <w:t>Việt</w:t>
      </w:r>
      <w:r>
        <w:rPr>
          <w:spacing w:val="1"/>
          <w:sz w:val="24"/>
        </w:rPr>
        <w:t xml:space="preserve"> </w:t>
      </w:r>
      <w:r>
        <w:rPr>
          <w:spacing w:val="-4"/>
          <w:sz w:val="24"/>
        </w:rPr>
        <w:t>Nam.</w:t>
      </w:r>
    </w:p>
    <w:p w14:paraId="52EA8776" w14:textId="77777777" w:rsidR="00102A80" w:rsidRDefault="00102A80">
      <w:pPr>
        <w:pStyle w:val="ThnVnban"/>
      </w:pPr>
    </w:p>
    <w:p w14:paraId="0A5B96EF" w14:textId="77777777" w:rsidR="00102A80" w:rsidRDefault="007C2211">
      <w:pPr>
        <w:pStyle w:val="oancuaDanhsach"/>
        <w:numPr>
          <w:ilvl w:val="1"/>
          <w:numId w:val="12"/>
        </w:numPr>
        <w:tabs>
          <w:tab w:val="left" w:pos="743"/>
        </w:tabs>
        <w:ind w:hanging="720"/>
        <w:rPr>
          <w:sz w:val="24"/>
        </w:rPr>
      </w:pPr>
      <w:r>
        <w:rPr>
          <w:sz w:val="24"/>
        </w:rPr>
        <w:t>Hình</w:t>
      </w:r>
      <w:r>
        <w:rPr>
          <w:spacing w:val="-1"/>
          <w:sz w:val="24"/>
        </w:rPr>
        <w:t xml:space="preserve"> </w:t>
      </w:r>
      <w:r>
        <w:rPr>
          <w:sz w:val="24"/>
        </w:rPr>
        <w:t>thức</w:t>
      </w:r>
      <w:r>
        <w:rPr>
          <w:spacing w:val="-1"/>
          <w:sz w:val="24"/>
        </w:rPr>
        <w:t xml:space="preserve"> </w:t>
      </w:r>
      <w:r>
        <w:rPr>
          <w:sz w:val="24"/>
        </w:rPr>
        <w:t>thanh toán: Chuyển</w:t>
      </w:r>
      <w:r>
        <w:rPr>
          <w:spacing w:val="-1"/>
          <w:sz w:val="24"/>
        </w:rPr>
        <w:t xml:space="preserve"> </w:t>
      </w:r>
      <w:r>
        <w:rPr>
          <w:sz w:val="24"/>
        </w:rPr>
        <w:t>khoản vào tài khoản</w:t>
      </w:r>
      <w:r>
        <w:rPr>
          <w:spacing w:val="-1"/>
          <w:sz w:val="24"/>
        </w:rPr>
        <w:t xml:space="preserve"> </w:t>
      </w:r>
      <w:r>
        <w:rPr>
          <w:sz w:val="24"/>
        </w:rPr>
        <w:t>của</w:t>
      </w:r>
      <w:r>
        <w:rPr>
          <w:spacing w:val="-1"/>
          <w:sz w:val="24"/>
        </w:rPr>
        <w:t xml:space="preserve"> </w:t>
      </w:r>
      <w:r>
        <w:rPr>
          <w:sz w:val="24"/>
        </w:rPr>
        <w:t>Bên</w:t>
      </w:r>
      <w:r>
        <w:rPr>
          <w:spacing w:val="2"/>
          <w:sz w:val="24"/>
        </w:rPr>
        <w:t xml:space="preserve"> </w:t>
      </w:r>
      <w:r>
        <w:rPr>
          <w:sz w:val="24"/>
        </w:rPr>
        <w:t>Bán theo</w:t>
      </w:r>
      <w:r>
        <w:rPr>
          <w:spacing w:val="-1"/>
          <w:sz w:val="24"/>
        </w:rPr>
        <w:t xml:space="preserve"> </w:t>
      </w:r>
      <w:r>
        <w:rPr>
          <w:sz w:val="24"/>
        </w:rPr>
        <w:t>thông</w:t>
      </w:r>
      <w:r>
        <w:rPr>
          <w:spacing w:val="-3"/>
          <w:sz w:val="24"/>
        </w:rPr>
        <w:t xml:space="preserve"> </w:t>
      </w:r>
      <w:r>
        <w:rPr>
          <w:sz w:val="24"/>
        </w:rPr>
        <w:t xml:space="preserve">tin như </w:t>
      </w:r>
      <w:r>
        <w:rPr>
          <w:spacing w:val="-4"/>
          <w:sz w:val="24"/>
        </w:rPr>
        <w:t>sau:</w:t>
      </w:r>
    </w:p>
    <w:p w14:paraId="76B9F2DD" w14:textId="77777777" w:rsidR="00102A80" w:rsidRDefault="00102A80">
      <w:pPr>
        <w:pStyle w:val="ThnVnban"/>
        <w:spacing w:before="5"/>
      </w:pPr>
    </w:p>
    <w:p w14:paraId="56A6F049" w14:textId="37C2D2A1" w:rsidR="00102A80" w:rsidRDefault="007C2211">
      <w:pPr>
        <w:spacing w:before="1"/>
        <w:ind w:left="743"/>
        <w:jc w:val="both"/>
        <w:rPr>
          <w:b/>
          <w:sz w:val="24"/>
        </w:rPr>
      </w:pPr>
      <w:r>
        <w:rPr>
          <w:b/>
          <w:sz w:val="24"/>
        </w:rPr>
        <w:t>Tên tài</w:t>
      </w:r>
      <w:r>
        <w:rPr>
          <w:b/>
          <w:spacing w:val="-1"/>
          <w:sz w:val="24"/>
        </w:rPr>
        <w:t xml:space="preserve"> </w:t>
      </w:r>
      <w:commentRangeStart w:id="448"/>
      <w:r>
        <w:rPr>
          <w:b/>
          <w:sz w:val="24"/>
        </w:rPr>
        <w:t>khoản</w:t>
      </w:r>
      <w:commentRangeEnd w:id="448"/>
      <w:r w:rsidR="0062718D">
        <w:rPr>
          <w:rStyle w:val="ThamchiuChuthich"/>
        </w:rPr>
        <w:commentReference w:id="448"/>
      </w:r>
      <w:r>
        <w:rPr>
          <w:b/>
          <w:sz w:val="24"/>
        </w:rPr>
        <w:t>:</w:t>
      </w:r>
      <w:r>
        <w:rPr>
          <w:b/>
          <w:spacing w:val="-1"/>
          <w:sz w:val="24"/>
        </w:rPr>
        <w:t xml:space="preserve"> </w:t>
      </w:r>
      <w:r w:rsidR="0062718D" w:rsidRPr="0062718D">
        <w:rPr>
          <w:b/>
          <w:sz w:val="24"/>
        </w:rPr>
        <w:t>CÔNG TY TNHH VIỄN THÔNG SÁNG TẠO THUẬN PHONG</w:t>
      </w:r>
    </w:p>
    <w:p w14:paraId="5D5CFEDA" w14:textId="20FD4BA6" w:rsidR="00102A80" w:rsidRPr="00173AE5" w:rsidRDefault="007C2211">
      <w:pPr>
        <w:ind w:left="743"/>
        <w:jc w:val="both"/>
        <w:rPr>
          <w:b/>
          <w:sz w:val="24"/>
        </w:rPr>
      </w:pPr>
      <w:r>
        <w:rPr>
          <w:b/>
          <w:sz w:val="24"/>
        </w:rPr>
        <w:t>Số</w:t>
      </w:r>
      <w:r>
        <w:rPr>
          <w:b/>
          <w:spacing w:val="-1"/>
          <w:sz w:val="24"/>
        </w:rPr>
        <w:t xml:space="preserve"> </w:t>
      </w:r>
      <w:r>
        <w:rPr>
          <w:b/>
          <w:sz w:val="24"/>
        </w:rPr>
        <w:t>tài</w:t>
      </w:r>
      <w:r>
        <w:rPr>
          <w:b/>
          <w:spacing w:val="-1"/>
          <w:sz w:val="24"/>
        </w:rPr>
        <w:t xml:space="preserve"> </w:t>
      </w:r>
      <w:r>
        <w:rPr>
          <w:b/>
          <w:sz w:val="24"/>
        </w:rPr>
        <w:t xml:space="preserve">khoản: </w:t>
      </w:r>
      <w:ins w:id="449" w:author="HIEN" w:date="2025-12-01T10:06:00Z">
        <w:r w:rsidR="00173AE5" w:rsidRPr="00173AE5">
          <w:rPr>
            <w:b/>
            <w:sz w:val="24"/>
            <w:rPrChange w:id="450" w:author="HIEN" w:date="2025-12-01T10:06:00Z">
              <w:rPr>
                <w:b/>
                <w:sz w:val="24"/>
                <w:lang w:val="en-US"/>
              </w:rPr>
            </w:rPrChange>
          </w:rPr>
          <w:t>17058209</w:t>
        </w:r>
      </w:ins>
    </w:p>
    <w:p w14:paraId="53A9E555" w14:textId="17C7A2BA" w:rsidR="00102A80" w:rsidRPr="00173AE5" w:rsidRDefault="007C2211">
      <w:pPr>
        <w:ind w:left="743"/>
        <w:jc w:val="both"/>
        <w:rPr>
          <w:b/>
          <w:spacing w:val="-2"/>
          <w:sz w:val="24"/>
        </w:rPr>
      </w:pPr>
      <w:r>
        <w:rPr>
          <w:b/>
          <w:sz w:val="24"/>
        </w:rPr>
        <w:t>Tại:</w:t>
      </w:r>
      <w:r>
        <w:rPr>
          <w:b/>
          <w:spacing w:val="-4"/>
          <w:sz w:val="24"/>
        </w:rPr>
        <w:t xml:space="preserve"> </w:t>
      </w:r>
      <w:ins w:id="451" w:author="HIEN" w:date="2025-12-01T10:06:00Z">
        <w:r w:rsidR="00173AE5" w:rsidRPr="00173AE5">
          <w:rPr>
            <w:b/>
            <w:spacing w:val="-4"/>
            <w:sz w:val="24"/>
            <w:rPrChange w:id="452" w:author="HIEN" w:date="2025-12-01T10:06:00Z">
              <w:rPr>
                <w:b/>
                <w:spacing w:val="-4"/>
                <w:sz w:val="24"/>
                <w:lang w:val="en-US"/>
              </w:rPr>
            </w:rPrChange>
          </w:rPr>
          <w:t xml:space="preserve">Ngân hàng ACB-CN </w:t>
        </w:r>
        <w:proofErr w:type="spellStart"/>
        <w:r w:rsidR="00173AE5" w:rsidRPr="00173AE5">
          <w:rPr>
            <w:b/>
            <w:spacing w:val="-4"/>
            <w:sz w:val="24"/>
            <w:rPrChange w:id="453" w:author="HIEN" w:date="2025-12-01T10:06:00Z">
              <w:rPr>
                <w:b/>
                <w:spacing w:val="-4"/>
                <w:sz w:val="24"/>
                <w:lang w:val="en-US"/>
              </w:rPr>
            </w:rPrChange>
          </w:rPr>
          <w:t>Tp.HCM</w:t>
        </w:r>
      </w:ins>
      <w:proofErr w:type="spellEnd"/>
    </w:p>
    <w:p w14:paraId="37CFDC8C" w14:textId="77777777" w:rsidR="00102A80" w:rsidRDefault="00102A80">
      <w:pPr>
        <w:ind w:left="743"/>
        <w:jc w:val="both"/>
        <w:rPr>
          <w:b/>
          <w:sz w:val="24"/>
        </w:rPr>
      </w:pPr>
    </w:p>
    <w:p w14:paraId="3C4CCB90" w14:textId="77777777" w:rsidR="00102A80" w:rsidRDefault="007C2211">
      <w:pPr>
        <w:pStyle w:val="oancuaDanhsach"/>
        <w:numPr>
          <w:ilvl w:val="1"/>
          <w:numId w:val="12"/>
        </w:numPr>
        <w:tabs>
          <w:tab w:val="left" w:pos="743"/>
        </w:tabs>
        <w:spacing w:before="86"/>
        <w:ind w:right="25"/>
        <w:rPr>
          <w:sz w:val="24"/>
        </w:rPr>
      </w:pPr>
      <w:r>
        <w:rPr>
          <w:sz w:val="24"/>
        </w:rPr>
        <w:t>Trường hợp Bên Mua chậm thanh toán cho Bên Bán thì phải chịu lãi suất 0,05%/ngày trên số tiền chậm thanh toán kể từ ngày đến hạn thanh toán cho đến ngày thanh toán thực tế nhưng tối đa không vượt quá 8% số tiền chậm thanh toán. Ngoài ra, Bên Bán có quyền yêu cầu Bên Mua bồi thường thiệt hại phát sinh từ việc chậm thanh toán.</w:t>
      </w:r>
    </w:p>
    <w:p w14:paraId="692A31F2" w14:textId="77777777" w:rsidR="00102A80" w:rsidRDefault="00102A80">
      <w:pPr>
        <w:pStyle w:val="oancuaDanhsach"/>
        <w:rPr>
          <w:sz w:val="24"/>
        </w:rPr>
        <w:sectPr w:rsidR="00102A80">
          <w:footerReference w:type="default" r:id="rId13"/>
          <w:pgSz w:w="16840" w:h="11910" w:orient="landscape"/>
          <w:pgMar w:top="1340" w:right="1417" w:bottom="800" w:left="1417" w:header="0" w:footer="619" w:gutter="0"/>
          <w:cols w:space="720"/>
        </w:sectPr>
      </w:pPr>
    </w:p>
    <w:p w14:paraId="12CAFA91" w14:textId="77777777" w:rsidR="00102A80" w:rsidRDefault="007C2211">
      <w:pPr>
        <w:pStyle w:val="u1"/>
        <w:ind w:left="294"/>
        <w:rPr>
          <w:u w:val="none"/>
        </w:rPr>
      </w:pPr>
      <w:r>
        <w:lastRenderedPageBreak/>
        <w:t>PHỤ</w:t>
      </w:r>
      <w:r>
        <w:rPr>
          <w:spacing w:val="-5"/>
        </w:rPr>
        <w:t xml:space="preserve"> </w:t>
      </w:r>
      <w:r>
        <w:t>LỤC</w:t>
      </w:r>
      <w:r>
        <w:rPr>
          <w:spacing w:val="-5"/>
        </w:rPr>
        <w:t xml:space="preserve"> 2</w:t>
      </w:r>
      <w:r>
        <w:rPr>
          <w:spacing w:val="-5"/>
          <w:u w:val="none"/>
        </w:rPr>
        <w:t>:</w:t>
      </w:r>
    </w:p>
    <w:p w14:paraId="0FFB4480" w14:textId="77777777" w:rsidR="00102A80" w:rsidRDefault="007C2211">
      <w:pPr>
        <w:spacing w:line="273" w:lineRule="exact"/>
        <w:ind w:left="292"/>
        <w:jc w:val="center"/>
        <w:rPr>
          <w:b/>
          <w:sz w:val="24"/>
        </w:rPr>
      </w:pPr>
      <w:r>
        <w:rPr>
          <w:b/>
          <w:sz w:val="24"/>
        </w:rPr>
        <w:t>Đầu</w:t>
      </w:r>
      <w:r>
        <w:rPr>
          <w:b/>
          <w:spacing w:val="-5"/>
          <w:sz w:val="24"/>
        </w:rPr>
        <w:t xml:space="preserve"> </w:t>
      </w:r>
      <w:r>
        <w:rPr>
          <w:b/>
          <w:sz w:val="24"/>
        </w:rPr>
        <w:t>mối</w:t>
      </w:r>
      <w:r>
        <w:rPr>
          <w:b/>
          <w:spacing w:val="-1"/>
          <w:sz w:val="24"/>
        </w:rPr>
        <w:t xml:space="preserve"> </w:t>
      </w:r>
      <w:r>
        <w:rPr>
          <w:b/>
          <w:sz w:val="24"/>
        </w:rPr>
        <w:t>làm</w:t>
      </w:r>
      <w:r>
        <w:rPr>
          <w:b/>
          <w:spacing w:val="-4"/>
          <w:sz w:val="24"/>
        </w:rPr>
        <w:t xml:space="preserve"> việc</w:t>
      </w:r>
    </w:p>
    <w:p w14:paraId="357FA257" w14:textId="71FFD2FE" w:rsidR="00102A80" w:rsidRDefault="007C2211">
      <w:pPr>
        <w:ind w:left="2390" w:right="648" w:hanging="1763"/>
        <w:rPr>
          <w:i/>
          <w:sz w:val="24"/>
        </w:rPr>
      </w:pPr>
      <w:r>
        <w:rPr>
          <w:i/>
          <w:sz w:val="24"/>
        </w:rPr>
        <w:t>(Đính</w:t>
      </w:r>
      <w:r>
        <w:rPr>
          <w:i/>
          <w:spacing w:val="-3"/>
          <w:sz w:val="24"/>
        </w:rPr>
        <w:t xml:space="preserve"> </w:t>
      </w:r>
      <w:r>
        <w:rPr>
          <w:i/>
          <w:sz w:val="24"/>
        </w:rPr>
        <w:t>kèm</w:t>
      </w:r>
      <w:r>
        <w:rPr>
          <w:i/>
          <w:spacing w:val="-3"/>
          <w:sz w:val="24"/>
        </w:rPr>
        <w:t xml:space="preserve"> </w:t>
      </w:r>
      <w:r>
        <w:rPr>
          <w:i/>
          <w:sz w:val="24"/>
        </w:rPr>
        <w:t>Hợp</w:t>
      </w:r>
      <w:r>
        <w:rPr>
          <w:i/>
          <w:spacing w:val="-3"/>
          <w:sz w:val="24"/>
        </w:rPr>
        <w:t xml:space="preserve"> </w:t>
      </w:r>
      <w:r>
        <w:rPr>
          <w:i/>
          <w:sz w:val="24"/>
        </w:rPr>
        <w:t>Đồng</w:t>
      </w:r>
      <w:r>
        <w:rPr>
          <w:i/>
          <w:spacing w:val="-3"/>
          <w:sz w:val="24"/>
        </w:rPr>
        <w:t xml:space="preserve"> </w:t>
      </w:r>
      <w:r>
        <w:rPr>
          <w:i/>
          <w:sz w:val="24"/>
        </w:rPr>
        <w:t>Mua</w:t>
      </w:r>
      <w:r>
        <w:rPr>
          <w:i/>
          <w:spacing w:val="-4"/>
          <w:sz w:val="24"/>
        </w:rPr>
        <w:t xml:space="preserve"> </w:t>
      </w:r>
      <w:r>
        <w:rPr>
          <w:i/>
          <w:sz w:val="24"/>
        </w:rPr>
        <w:t>Bán</w:t>
      </w:r>
      <w:r>
        <w:rPr>
          <w:i/>
          <w:spacing w:val="-3"/>
          <w:sz w:val="24"/>
        </w:rPr>
        <w:t xml:space="preserve"> </w:t>
      </w:r>
      <w:r>
        <w:rPr>
          <w:i/>
          <w:sz w:val="24"/>
        </w:rPr>
        <w:t>Hàng</w:t>
      </w:r>
      <w:r>
        <w:rPr>
          <w:i/>
          <w:spacing w:val="-3"/>
          <w:sz w:val="24"/>
        </w:rPr>
        <w:t xml:space="preserve"> </w:t>
      </w:r>
      <w:r>
        <w:rPr>
          <w:i/>
          <w:sz w:val="24"/>
        </w:rPr>
        <w:t>Hóa</w:t>
      </w:r>
      <w:r>
        <w:rPr>
          <w:i/>
          <w:spacing w:val="-4"/>
          <w:sz w:val="24"/>
        </w:rPr>
        <w:t xml:space="preserve"> </w:t>
      </w:r>
      <w:r>
        <w:rPr>
          <w:i/>
          <w:sz w:val="24"/>
        </w:rPr>
        <w:t>số</w:t>
      </w:r>
      <w:r>
        <w:rPr>
          <w:i/>
          <w:spacing w:val="-3"/>
          <w:sz w:val="24"/>
        </w:rPr>
        <w:t xml:space="preserve"> </w:t>
      </w:r>
      <w:r w:rsidR="0062718D" w:rsidRPr="009868FB">
        <w:rPr>
          <w:i/>
          <w:sz w:val="24"/>
          <w:rPrChange w:id="454" w:author="HIEN" w:date="2025-12-01T09:53:00Z">
            <w:rPr>
              <w:i/>
              <w:sz w:val="24"/>
              <w:lang w:val="en-GB"/>
            </w:rPr>
          </w:rPrChange>
        </w:rPr>
        <w:t>2811</w:t>
      </w:r>
      <w:r>
        <w:rPr>
          <w:i/>
          <w:sz w:val="24"/>
        </w:rPr>
        <w:t>2025/HĐMB/JTHCM</w:t>
      </w:r>
      <w:r>
        <w:rPr>
          <w:i/>
          <w:spacing w:val="-3"/>
          <w:sz w:val="24"/>
        </w:rPr>
        <w:t xml:space="preserve"> </w:t>
      </w:r>
      <w:r>
        <w:rPr>
          <w:i/>
          <w:sz w:val="24"/>
        </w:rPr>
        <w:t>-</w:t>
      </w:r>
      <w:r>
        <w:rPr>
          <w:i/>
          <w:spacing w:val="-3"/>
          <w:sz w:val="24"/>
        </w:rPr>
        <w:t xml:space="preserve"> </w:t>
      </w:r>
      <w:r w:rsidR="0062718D" w:rsidRPr="009868FB">
        <w:rPr>
          <w:i/>
          <w:sz w:val="24"/>
          <w:rPrChange w:id="455" w:author="HIEN" w:date="2025-12-01T09:53:00Z">
            <w:rPr>
              <w:i/>
              <w:sz w:val="24"/>
              <w:lang w:val="en-GB"/>
            </w:rPr>
          </w:rPrChange>
        </w:rPr>
        <w:t>INNOTEL</w:t>
      </w:r>
      <w:r>
        <w:rPr>
          <w:i/>
          <w:sz w:val="24"/>
        </w:rPr>
        <w:t xml:space="preserve"> ngày </w:t>
      </w:r>
      <w:r w:rsidR="0062718D" w:rsidRPr="009868FB">
        <w:rPr>
          <w:i/>
          <w:sz w:val="24"/>
          <w:rPrChange w:id="456" w:author="HIEN" w:date="2025-12-01T09:53:00Z">
            <w:rPr>
              <w:i/>
              <w:sz w:val="24"/>
              <w:lang w:val="en-GB"/>
            </w:rPr>
          </w:rPrChange>
        </w:rPr>
        <w:t>28</w:t>
      </w:r>
      <w:r>
        <w:rPr>
          <w:i/>
          <w:sz w:val="24"/>
        </w:rPr>
        <w:t xml:space="preserve"> tháng </w:t>
      </w:r>
      <w:r w:rsidR="002947BD" w:rsidRPr="009868FB">
        <w:rPr>
          <w:i/>
          <w:sz w:val="24"/>
          <w:rPrChange w:id="457" w:author="HIEN" w:date="2025-12-01T09:53:00Z">
            <w:rPr>
              <w:i/>
              <w:sz w:val="24"/>
              <w:lang w:val="en-GB"/>
            </w:rPr>
          </w:rPrChange>
        </w:rPr>
        <w:t>1</w:t>
      </w:r>
      <w:r w:rsidR="0062718D" w:rsidRPr="009868FB">
        <w:rPr>
          <w:i/>
          <w:sz w:val="24"/>
          <w:rPrChange w:id="458" w:author="HIEN" w:date="2025-12-01T09:53:00Z">
            <w:rPr>
              <w:i/>
              <w:sz w:val="24"/>
              <w:lang w:val="en-GB"/>
            </w:rPr>
          </w:rPrChange>
        </w:rPr>
        <w:t>1</w:t>
      </w:r>
      <w:r>
        <w:rPr>
          <w:i/>
          <w:sz w:val="24"/>
        </w:rPr>
        <w:t xml:space="preserve"> năm 2025 (“</w:t>
      </w:r>
      <w:r>
        <w:rPr>
          <w:b/>
          <w:i/>
          <w:sz w:val="24"/>
        </w:rPr>
        <w:t>Hợp Đồng</w:t>
      </w:r>
      <w:r>
        <w:rPr>
          <w:i/>
          <w:sz w:val="24"/>
        </w:rPr>
        <w:t>”))</w:t>
      </w:r>
    </w:p>
    <w:p w14:paraId="7C83B426" w14:textId="77777777" w:rsidR="00102A80" w:rsidRDefault="007C2211">
      <w:pPr>
        <w:pStyle w:val="oancuaDanhsach"/>
        <w:numPr>
          <w:ilvl w:val="0"/>
          <w:numId w:val="13"/>
        </w:numPr>
        <w:tabs>
          <w:tab w:val="left" w:pos="743"/>
        </w:tabs>
        <w:spacing w:before="274"/>
        <w:ind w:right="453"/>
        <w:rPr>
          <w:sz w:val="24"/>
        </w:rPr>
      </w:pPr>
      <w:r>
        <w:rPr>
          <w:sz w:val="24"/>
        </w:rPr>
        <w:t>Các Bên thống nhất đầu mối liên lạc, trao đổi thông</w:t>
      </w:r>
      <w:r>
        <w:rPr>
          <w:spacing w:val="-2"/>
          <w:sz w:val="24"/>
        </w:rPr>
        <w:t xml:space="preserve"> </w:t>
      </w:r>
      <w:r>
        <w:rPr>
          <w:sz w:val="24"/>
        </w:rPr>
        <w:t>tin và</w:t>
      </w:r>
      <w:r>
        <w:rPr>
          <w:spacing w:val="-1"/>
          <w:sz w:val="24"/>
        </w:rPr>
        <w:t xml:space="preserve"> </w:t>
      </w:r>
      <w:r>
        <w:rPr>
          <w:sz w:val="24"/>
        </w:rPr>
        <w:t>đại diện cho mỗi Bên trong quá trình thực hiện Hợp Đồng như sau:</w:t>
      </w:r>
    </w:p>
    <w:p w14:paraId="63A3201F" w14:textId="77777777" w:rsidR="00102A80" w:rsidRDefault="00102A80">
      <w:pPr>
        <w:pStyle w:val="ThnVnban"/>
        <w:spacing w:before="61"/>
        <w:rPr>
          <w:sz w:val="20"/>
        </w:rPr>
      </w:pPr>
    </w:p>
    <w:tbl>
      <w:tblPr>
        <w:tblW w:w="0" w:type="auto"/>
        <w:tblInd w:w="268" w:type="dxa"/>
        <w:tblLayout w:type="fixed"/>
        <w:tblCellMar>
          <w:left w:w="0" w:type="dxa"/>
          <w:right w:w="0" w:type="dxa"/>
        </w:tblCellMar>
        <w:tblLook w:val="04A0" w:firstRow="1" w:lastRow="0" w:firstColumn="1" w:lastColumn="0" w:noHBand="0" w:noVBand="1"/>
      </w:tblPr>
      <w:tblGrid>
        <w:gridCol w:w="2398"/>
        <w:gridCol w:w="398"/>
        <w:gridCol w:w="6323"/>
      </w:tblGrid>
      <w:tr w:rsidR="00102A80" w14:paraId="0CFE478E" w14:textId="77777777">
        <w:trPr>
          <w:trHeight w:val="268"/>
        </w:trPr>
        <w:tc>
          <w:tcPr>
            <w:tcW w:w="2398" w:type="dxa"/>
          </w:tcPr>
          <w:p w14:paraId="04142B18" w14:textId="77777777" w:rsidR="00102A80" w:rsidRDefault="007C2211">
            <w:pPr>
              <w:pStyle w:val="TableParagraph"/>
              <w:spacing w:line="248" w:lineRule="exact"/>
              <w:ind w:left="50"/>
              <w:rPr>
                <w:b/>
                <w:sz w:val="24"/>
              </w:rPr>
            </w:pPr>
            <w:r>
              <w:rPr>
                <w:b/>
                <w:sz w:val="24"/>
              </w:rPr>
              <w:t>Bên</w:t>
            </w:r>
            <w:r>
              <w:rPr>
                <w:b/>
                <w:spacing w:val="-1"/>
                <w:sz w:val="24"/>
              </w:rPr>
              <w:t xml:space="preserve"> </w:t>
            </w:r>
            <w:commentRangeStart w:id="459"/>
            <w:r>
              <w:rPr>
                <w:b/>
                <w:spacing w:val="-5"/>
                <w:sz w:val="24"/>
              </w:rPr>
              <w:t>Bán</w:t>
            </w:r>
            <w:commentRangeEnd w:id="459"/>
            <w:r w:rsidR="0062718D">
              <w:rPr>
                <w:rStyle w:val="ThamchiuChuthich"/>
              </w:rPr>
              <w:commentReference w:id="459"/>
            </w:r>
          </w:p>
        </w:tc>
        <w:tc>
          <w:tcPr>
            <w:tcW w:w="398" w:type="dxa"/>
          </w:tcPr>
          <w:p w14:paraId="14C5E56E" w14:textId="77777777" w:rsidR="00102A80" w:rsidRDefault="00102A80">
            <w:pPr>
              <w:pStyle w:val="TableParagraph"/>
              <w:rPr>
                <w:sz w:val="18"/>
              </w:rPr>
            </w:pPr>
          </w:p>
        </w:tc>
        <w:tc>
          <w:tcPr>
            <w:tcW w:w="6323" w:type="dxa"/>
          </w:tcPr>
          <w:p w14:paraId="06FF58CC" w14:textId="27F10B8F" w:rsidR="00102A80" w:rsidRPr="00E96DAF" w:rsidRDefault="00076BAF">
            <w:pPr>
              <w:pStyle w:val="TableParagraph"/>
              <w:rPr>
                <w:sz w:val="18"/>
              </w:rPr>
            </w:pPr>
            <w:ins w:id="460" w:author="HIEN" w:date="2025-12-03T10:30:00Z">
              <w:r w:rsidRPr="00C73674">
                <w:rPr>
                  <w:b/>
                  <w:sz w:val="24"/>
                </w:rPr>
                <w:t>CÔNG TY TNHH VIỄN THÔNG SÁNG TẠO THUẬN PHONG</w:t>
              </w:r>
            </w:ins>
          </w:p>
        </w:tc>
      </w:tr>
      <w:tr w:rsidR="00102A80" w14:paraId="05FBD43D" w14:textId="77777777">
        <w:trPr>
          <w:trHeight w:val="273"/>
        </w:trPr>
        <w:tc>
          <w:tcPr>
            <w:tcW w:w="2398" w:type="dxa"/>
          </w:tcPr>
          <w:p w14:paraId="120BC3F8" w14:textId="77777777" w:rsidR="00102A80" w:rsidRDefault="007C2211">
            <w:pPr>
              <w:pStyle w:val="TableParagraph"/>
              <w:spacing w:line="254" w:lineRule="exact"/>
              <w:ind w:left="769"/>
              <w:rPr>
                <w:sz w:val="24"/>
              </w:rPr>
            </w:pPr>
            <w:r>
              <w:rPr>
                <w:sz w:val="24"/>
              </w:rPr>
              <w:t>Họ và</w:t>
            </w:r>
            <w:r>
              <w:rPr>
                <w:spacing w:val="-2"/>
                <w:sz w:val="24"/>
              </w:rPr>
              <w:t xml:space="preserve"> </w:t>
            </w:r>
            <w:r>
              <w:rPr>
                <w:spacing w:val="-5"/>
                <w:sz w:val="24"/>
              </w:rPr>
              <w:t>tên</w:t>
            </w:r>
          </w:p>
        </w:tc>
        <w:tc>
          <w:tcPr>
            <w:tcW w:w="398" w:type="dxa"/>
          </w:tcPr>
          <w:p w14:paraId="6869A91A" w14:textId="77777777" w:rsidR="00102A80" w:rsidRDefault="007C2211">
            <w:pPr>
              <w:pStyle w:val="TableParagraph"/>
              <w:spacing w:line="254" w:lineRule="exact"/>
              <w:ind w:right="106"/>
              <w:jc w:val="right"/>
              <w:rPr>
                <w:sz w:val="24"/>
              </w:rPr>
            </w:pPr>
            <w:r>
              <w:rPr>
                <w:spacing w:val="-10"/>
                <w:sz w:val="24"/>
              </w:rPr>
              <w:t>:</w:t>
            </w:r>
          </w:p>
        </w:tc>
        <w:tc>
          <w:tcPr>
            <w:tcW w:w="6323" w:type="dxa"/>
          </w:tcPr>
          <w:p w14:paraId="38894A80" w14:textId="3C8A1B8D" w:rsidR="00102A80" w:rsidRPr="007E2AD5" w:rsidRDefault="007E2AD5">
            <w:pPr>
              <w:pStyle w:val="TableParagraph"/>
              <w:spacing w:line="254" w:lineRule="exact"/>
              <w:ind w:left="108"/>
              <w:rPr>
                <w:sz w:val="24"/>
                <w:lang w:val="en-US"/>
                <w:rPrChange w:id="461" w:author="Việt Nguyễn" w:date="2025-12-01T15:45:00Z">
                  <w:rPr>
                    <w:sz w:val="24"/>
                  </w:rPr>
                </w:rPrChange>
              </w:rPr>
            </w:pPr>
            <w:ins w:id="462" w:author="Việt Nguyễn" w:date="2025-12-01T15:45:00Z">
              <w:r>
                <w:rPr>
                  <w:sz w:val="24"/>
                  <w:lang w:val="en-US"/>
                </w:rPr>
                <w:t>Võ Nguyễn Thanh Xuân</w:t>
              </w:r>
            </w:ins>
          </w:p>
        </w:tc>
      </w:tr>
      <w:tr w:rsidR="00102A80" w14:paraId="594F72F2" w14:textId="77777777">
        <w:trPr>
          <w:trHeight w:val="275"/>
        </w:trPr>
        <w:tc>
          <w:tcPr>
            <w:tcW w:w="2398" w:type="dxa"/>
          </w:tcPr>
          <w:p w14:paraId="2909E36E" w14:textId="77777777" w:rsidR="00102A80" w:rsidRDefault="007C2211">
            <w:pPr>
              <w:pStyle w:val="TableParagraph"/>
              <w:spacing w:line="256" w:lineRule="exact"/>
              <w:ind w:left="769"/>
              <w:rPr>
                <w:sz w:val="24"/>
              </w:rPr>
            </w:pPr>
            <w:r>
              <w:rPr>
                <w:sz w:val="24"/>
              </w:rPr>
              <w:t>Bộ</w:t>
            </w:r>
            <w:r>
              <w:rPr>
                <w:spacing w:val="-2"/>
                <w:sz w:val="24"/>
              </w:rPr>
              <w:t xml:space="preserve"> </w:t>
            </w:r>
            <w:r>
              <w:rPr>
                <w:spacing w:val="-4"/>
                <w:sz w:val="24"/>
              </w:rPr>
              <w:t>phận</w:t>
            </w:r>
          </w:p>
        </w:tc>
        <w:tc>
          <w:tcPr>
            <w:tcW w:w="398" w:type="dxa"/>
          </w:tcPr>
          <w:p w14:paraId="7B66C06F" w14:textId="77777777" w:rsidR="00102A80" w:rsidRDefault="007C2211">
            <w:pPr>
              <w:pStyle w:val="TableParagraph"/>
              <w:spacing w:line="256" w:lineRule="exact"/>
              <w:ind w:right="106"/>
              <w:jc w:val="right"/>
              <w:rPr>
                <w:sz w:val="24"/>
              </w:rPr>
            </w:pPr>
            <w:r>
              <w:rPr>
                <w:spacing w:val="-10"/>
                <w:sz w:val="24"/>
              </w:rPr>
              <w:t>:</w:t>
            </w:r>
          </w:p>
        </w:tc>
        <w:tc>
          <w:tcPr>
            <w:tcW w:w="6323" w:type="dxa"/>
          </w:tcPr>
          <w:p w14:paraId="2FF15B7C" w14:textId="51375E33" w:rsidR="00102A80" w:rsidRPr="007E2AD5" w:rsidRDefault="007E2AD5">
            <w:pPr>
              <w:pStyle w:val="TableParagraph"/>
              <w:spacing w:line="256" w:lineRule="exact"/>
              <w:ind w:left="108"/>
              <w:rPr>
                <w:sz w:val="24"/>
                <w:lang w:val="en-US"/>
                <w:rPrChange w:id="463" w:author="Việt Nguyễn" w:date="2025-12-01T15:45:00Z">
                  <w:rPr>
                    <w:sz w:val="24"/>
                  </w:rPr>
                </w:rPrChange>
              </w:rPr>
            </w:pPr>
            <w:ins w:id="464" w:author="Việt Nguyễn" w:date="2025-12-01T15:45:00Z">
              <w:r>
                <w:rPr>
                  <w:sz w:val="24"/>
                  <w:lang w:val="en-US"/>
                </w:rPr>
                <w:t>Kinh doanh</w:t>
              </w:r>
            </w:ins>
          </w:p>
        </w:tc>
      </w:tr>
      <w:tr w:rsidR="00102A80" w14:paraId="555E0BD1" w14:textId="77777777">
        <w:trPr>
          <w:trHeight w:val="552"/>
        </w:trPr>
        <w:tc>
          <w:tcPr>
            <w:tcW w:w="2398" w:type="dxa"/>
          </w:tcPr>
          <w:p w14:paraId="57F99204" w14:textId="77777777" w:rsidR="00102A80" w:rsidRDefault="007C2211">
            <w:pPr>
              <w:pStyle w:val="TableParagraph"/>
              <w:spacing w:line="271" w:lineRule="exact"/>
              <w:ind w:left="769"/>
              <w:rPr>
                <w:sz w:val="24"/>
              </w:rPr>
            </w:pPr>
            <w:r>
              <w:rPr>
                <w:sz w:val="24"/>
              </w:rPr>
              <w:t>Địa</w:t>
            </w:r>
            <w:r>
              <w:rPr>
                <w:spacing w:val="-2"/>
                <w:sz w:val="24"/>
              </w:rPr>
              <w:t xml:space="preserve"> </w:t>
            </w:r>
            <w:r>
              <w:rPr>
                <w:sz w:val="24"/>
              </w:rPr>
              <w:t xml:space="preserve">chỉ liên </w:t>
            </w:r>
            <w:r>
              <w:rPr>
                <w:spacing w:val="-5"/>
                <w:sz w:val="24"/>
              </w:rPr>
              <w:t>hệ</w:t>
            </w:r>
          </w:p>
        </w:tc>
        <w:tc>
          <w:tcPr>
            <w:tcW w:w="398" w:type="dxa"/>
          </w:tcPr>
          <w:p w14:paraId="1C639712" w14:textId="77777777" w:rsidR="00102A80" w:rsidRDefault="007C2211">
            <w:pPr>
              <w:pStyle w:val="TableParagraph"/>
              <w:spacing w:line="271" w:lineRule="exact"/>
              <w:ind w:right="106"/>
              <w:jc w:val="right"/>
              <w:rPr>
                <w:sz w:val="24"/>
              </w:rPr>
            </w:pPr>
            <w:r>
              <w:rPr>
                <w:spacing w:val="-10"/>
                <w:sz w:val="24"/>
              </w:rPr>
              <w:t>:</w:t>
            </w:r>
          </w:p>
        </w:tc>
        <w:tc>
          <w:tcPr>
            <w:tcW w:w="6323" w:type="dxa"/>
          </w:tcPr>
          <w:p w14:paraId="34059626" w14:textId="2CCD0A15" w:rsidR="00102A80" w:rsidRPr="00A459B0" w:rsidRDefault="007E2AD5">
            <w:pPr>
              <w:pStyle w:val="TableParagraph"/>
              <w:spacing w:line="261" w:lineRule="exact"/>
              <w:ind w:left="108"/>
              <w:rPr>
                <w:sz w:val="24"/>
              </w:rPr>
            </w:pPr>
            <w:ins w:id="465" w:author="Việt Nguyễn" w:date="2025-12-01T15:45:00Z">
              <w:r w:rsidRPr="00A459B0">
                <w:rPr>
                  <w:sz w:val="24"/>
                  <w:rPrChange w:id="466" w:author="Gem - Legal J&amp;T" w:date="2025-12-02T14:32:00Z">
                    <w:rPr>
                      <w:sz w:val="24"/>
                      <w:lang w:val="en-US"/>
                    </w:rPr>
                  </w:rPrChange>
                </w:rPr>
                <w:t>55/31 Trần Đình Xu, Phường Cầu Ông Lãnh, Thành phố H</w:t>
              </w:r>
            </w:ins>
            <w:ins w:id="467" w:author="Việt Nguyễn" w:date="2025-12-01T15:46:00Z">
              <w:r w:rsidRPr="00A459B0">
                <w:rPr>
                  <w:sz w:val="24"/>
                  <w:rPrChange w:id="468" w:author="Gem - Legal J&amp;T" w:date="2025-12-02T14:32:00Z">
                    <w:rPr>
                      <w:sz w:val="24"/>
                      <w:lang w:val="en-US"/>
                    </w:rPr>
                  </w:rPrChange>
                </w:rPr>
                <w:t xml:space="preserve">ồ </w:t>
              </w:r>
            </w:ins>
            <w:ins w:id="469" w:author="Việt Nguyễn" w:date="2025-12-01T15:45:00Z">
              <w:r w:rsidRPr="00A459B0">
                <w:rPr>
                  <w:sz w:val="24"/>
                  <w:rPrChange w:id="470" w:author="Gem - Legal J&amp;T" w:date="2025-12-02T14:32:00Z">
                    <w:rPr>
                      <w:sz w:val="24"/>
                      <w:lang w:val="en-US"/>
                    </w:rPr>
                  </w:rPrChange>
                </w:rPr>
                <w:t>C</w:t>
              </w:r>
            </w:ins>
            <w:ins w:id="471" w:author="Việt Nguyễn" w:date="2025-12-01T15:46:00Z">
              <w:r w:rsidRPr="00A459B0">
                <w:rPr>
                  <w:sz w:val="24"/>
                  <w:rPrChange w:id="472" w:author="Gem - Legal J&amp;T" w:date="2025-12-02T14:32:00Z">
                    <w:rPr>
                      <w:sz w:val="24"/>
                      <w:lang w:val="en-US"/>
                    </w:rPr>
                  </w:rPrChange>
                </w:rPr>
                <w:t xml:space="preserve">hí </w:t>
              </w:r>
            </w:ins>
            <w:ins w:id="473" w:author="Việt Nguyễn" w:date="2025-12-01T15:45:00Z">
              <w:r w:rsidRPr="00A459B0">
                <w:rPr>
                  <w:sz w:val="24"/>
                  <w:rPrChange w:id="474" w:author="Gem - Legal J&amp;T" w:date="2025-12-02T14:32:00Z">
                    <w:rPr>
                      <w:sz w:val="24"/>
                      <w:lang w:val="en-US"/>
                    </w:rPr>
                  </w:rPrChange>
                </w:rPr>
                <w:t>M</w:t>
              </w:r>
            </w:ins>
            <w:ins w:id="475" w:author="Việt Nguyễn" w:date="2025-12-01T15:46:00Z">
              <w:r w:rsidRPr="00A459B0">
                <w:rPr>
                  <w:sz w:val="24"/>
                  <w:rPrChange w:id="476" w:author="Gem - Legal J&amp;T" w:date="2025-12-02T14:32:00Z">
                    <w:rPr>
                      <w:sz w:val="24"/>
                      <w:lang w:val="en-US"/>
                    </w:rPr>
                  </w:rPrChange>
                </w:rPr>
                <w:t>inh</w:t>
              </w:r>
            </w:ins>
          </w:p>
        </w:tc>
      </w:tr>
      <w:tr w:rsidR="00102A80" w14:paraId="6753F71B" w14:textId="77777777">
        <w:trPr>
          <w:trHeight w:val="275"/>
        </w:trPr>
        <w:tc>
          <w:tcPr>
            <w:tcW w:w="2398" w:type="dxa"/>
          </w:tcPr>
          <w:p w14:paraId="13F82CDE" w14:textId="77777777" w:rsidR="00102A80" w:rsidRDefault="007C2211">
            <w:pPr>
              <w:pStyle w:val="TableParagraph"/>
              <w:spacing w:line="256" w:lineRule="exact"/>
              <w:ind w:left="769"/>
              <w:rPr>
                <w:sz w:val="24"/>
              </w:rPr>
            </w:pPr>
            <w:r>
              <w:rPr>
                <w:sz w:val="24"/>
              </w:rPr>
              <w:t xml:space="preserve">Số điện </w:t>
            </w:r>
            <w:r>
              <w:rPr>
                <w:spacing w:val="-2"/>
                <w:sz w:val="24"/>
              </w:rPr>
              <w:t>thoại</w:t>
            </w:r>
          </w:p>
        </w:tc>
        <w:tc>
          <w:tcPr>
            <w:tcW w:w="398" w:type="dxa"/>
          </w:tcPr>
          <w:p w14:paraId="32DDEF41" w14:textId="77777777" w:rsidR="00102A80" w:rsidRDefault="007C2211">
            <w:pPr>
              <w:pStyle w:val="TableParagraph"/>
              <w:spacing w:line="256" w:lineRule="exact"/>
              <w:ind w:right="106"/>
              <w:jc w:val="right"/>
              <w:rPr>
                <w:sz w:val="24"/>
              </w:rPr>
            </w:pPr>
            <w:r>
              <w:rPr>
                <w:spacing w:val="-10"/>
                <w:sz w:val="24"/>
              </w:rPr>
              <w:t>:</w:t>
            </w:r>
          </w:p>
        </w:tc>
        <w:tc>
          <w:tcPr>
            <w:tcW w:w="6323" w:type="dxa"/>
          </w:tcPr>
          <w:p w14:paraId="073069B5" w14:textId="5663BA75" w:rsidR="00102A80" w:rsidRPr="007E2AD5" w:rsidRDefault="007E2AD5">
            <w:pPr>
              <w:pStyle w:val="TableParagraph"/>
              <w:spacing w:line="256" w:lineRule="exact"/>
              <w:ind w:left="108"/>
              <w:rPr>
                <w:sz w:val="24"/>
                <w:lang w:val="en-US"/>
                <w:rPrChange w:id="477" w:author="Việt Nguyễn" w:date="2025-12-01T15:46:00Z">
                  <w:rPr>
                    <w:sz w:val="24"/>
                  </w:rPr>
                </w:rPrChange>
              </w:rPr>
            </w:pPr>
            <w:ins w:id="478" w:author="Việt Nguyễn" w:date="2025-12-01T15:46:00Z">
              <w:r>
                <w:rPr>
                  <w:sz w:val="24"/>
                  <w:lang w:val="en-US"/>
                </w:rPr>
                <w:t>0902.869.014</w:t>
              </w:r>
            </w:ins>
          </w:p>
        </w:tc>
      </w:tr>
      <w:tr w:rsidR="00102A80" w14:paraId="0E351556" w14:textId="77777777">
        <w:trPr>
          <w:trHeight w:val="270"/>
        </w:trPr>
        <w:tc>
          <w:tcPr>
            <w:tcW w:w="2398" w:type="dxa"/>
          </w:tcPr>
          <w:p w14:paraId="1B3BA30C" w14:textId="77777777" w:rsidR="00102A80" w:rsidRDefault="007C2211">
            <w:pPr>
              <w:pStyle w:val="TableParagraph"/>
              <w:spacing w:line="251" w:lineRule="exact"/>
              <w:ind w:left="769"/>
              <w:rPr>
                <w:sz w:val="24"/>
              </w:rPr>
            </w:pPr>
            <w:proofErr w:type="spellStart"/>
            <w:r>
              <w:rPr>
                <w:spacing w:val="-4"/>
                <w:sz w:val="24"/>
              </w:rPr>
              <w:t>Email</w:t>
            </w:r>
            <w:proofErr w:type="spellEnd"/>
          </w:p>
        </w:tc>
        <w:tc>
          <w:tcPr>
            <w:tcW w:w="398" w:type="dxa"/>
          </w:tcPr>
          <w:p w14:paraId="59EACDD6" w14:textId="77777777" w:rsidR="00102A80" w:rsidRDefault="007C2211">
            <w:pPr>
              <w:pStyle w:val="TableParagraph"/>
              <w:spacing w:line="251" w:lineRule="exact"/>
              <w:ind w:right="106"/>
              <w:jc w:val="right"/>
              <w:rPr>
                <w:sz w:val="24"/>
              </w:rPr>
            </w:pPr>
            <w:r>
              <w:rPr>
                <w:spacing w:val="-10"/>
                <w:sz w:val="24"/>
              </w:rPr>
              <w:t>:</w:t>
            </w:r>
          </w:p>
        </w:tc>
        <w:tc>
          <w:tcPr>
            <w:tcW w:w="6323" w:type="dxa"/>
          </w:tcPr>
          <w:p w14:paraId="1FE779B7" w14:textId="24FC8C2F" w:rsidR="00102A80" w:rsidRDefault="007E2AD5">
            <w:pPr>
              <w:pStyle w:val="TableParagraph"/>
              <w:spacing w:line="251" w:lineRule="exact"/>
              <w:ind w:left="108"/>
              <w:rPr>
                <w:sz w:val="24"/>
              </w:rPr>
            </w:pPr>
            <w:ins w:id="479" w:author="Việt Nguyễn" w:date="2025-12-01T15:54:00Z">
              <w:r w:rsidRPr="007E2AD5">
                <w:rPr>
                  <w:sz w:val="24"/>
                </w:rPr>
                <w:t>xuan@innotel.com.vn</w:t>
              </w:r>
            </w:ins>
          </w:p>
        </w:tc>
      </w:tr>
    </w:tbl>
    <w:p w14:paraId="25802C08" w14:textId="77777777" w:rsidR="00102A80" w:rsidRDefault="00102A80">
      <w:pPr>
        <w:pStyle w:val="ThnVnban"/>
        <w:spacing w:before="65"/>
        <w:rPr>
          <w:sz w:val="20"/>
        </w:rPr>
      </w:pPr>
    </w:p>
    <w:tbl>
      <w:tblPr>
        <w:tblW w:w="0" w:type="auto"/>
        <w:tblInd w:w="268" w:type="dxa"/>
        <w:tblLayout w:type="fixed"/>
        <w:tblCellMar>
          <w:left w:w="0" w:type="dxa"/>
          <w:right w:w="0" w:type="dxa"/>
        </w:tblCellMar>
        <w:tblLook w:val="04A0" w:firstRow="1" w:lastRow="0" w:firstColumn="1" w:lastColumn="0" w:noHBand="0" w:noVBand="1"/>
      </w:tblPr>
      <w:tblGrid>
        <w:gridCol w:w="2373"/>
        <w:gridCol w:w="373"/>
        <w:gridCol w:w="6096"/>
      </w:tblGrid>
      <w:tr w:rsidR="00102A80" w14:paraId="5D69965A" w14:textId="77777777">
        <w:trPr>
          <w:trHeight w:val="268"/>
        </w:trPr>
        <w:tc>
          <w:tcPr>
            <w:tcW w:w="2373" w:type="dxa"/>
          </w:tcPr>
          <w:p w14:paraId="4125F3B1" w14:textId="77777777" w:rsidR="00102A80" w:rsidRDefault="007C2211">
            <w:pPr>
              <w:pStyle w:val="TableParagraph"/>
              <w:spacing w:line="248" w:lineRule="exact"/>
              <w:ind w:left="50"/>
              <w:rPr>
                <w:b/>
                <w:sz w:val="24"/>
              </w:rPr>
            </w:pPr>
            <w:r>
              <w:rPr>
                <w:b/>
                <w:sz w:val="24"/>
              </w:rPr>
              <w:t>Bên</w:t>
            </w:r>
            <w:r>
              <w:rPr>
                <w:b/>
                <w:spacing w:val="-1"/>
                <w:sz w:val="24"/>
              </w:rPr>
              <w:t xml:space="preserve"> </w:t>
            </w:r>
            <w:r>
              <w:rPr>
                <w:b/>
                <w:spacing w:val="-5"/>
                <w:sz w:val="24"/>
              </w:rPr>
              <w:t>Mua</w:t>
            </w:r>
          </w:p>
        </w:tc>
        <w:tc>
          <w:tcPr>
            <w:tcW w:w="373" w:type="dxa"/>
          </w:tcPr>
          <w:p w14:paraId="68029D66" w14:textId="77777777" w:rsidR="00102A80" w:rsidRDefault="00102A80">
            <w:pPr>
              <w:pStyle w:val="TableParagraph"/>
              <w:rPr>
                <w:sz w:val="18"/>
              </w:rPr>
            </w:pPr>
          </w:p>
        </w:tc>
        <w:tc>
          <w:tcPr>
            <w:tcW w:w="6096" w:type="dxa"/>
          </w:tcPr>
          <w:p w14:paraId="475D3290" w14:textId="35C0F98B" w:rsidR="00102A80" w:rsidRDefault="00076BAF">
            <w:pPr>
              <w:pStyle w:val="TableParagraph"/>
              <w:rPr>
                <w:sz w:val="18"/>
              </w:rPr>
            </w:pPr>
            <w:ins w:id="480" w:author="HIEN" w:date="2025-12-03T10:29:00Z">
              <w:r>
                <w:rPr>
                  <w:b/>
                  <w:sz w:val="24"/>
                </w:rPr>
                <w:t>CÔNG</w:t>
              </w:r>
              <w:r>
                <w:rPr>
                  <w:b/>
                  <w:spacing w:val="-3"/>
                  <w:sz w:val="24"/>
                </w:rPr>
                <w:t xml:space="preserve"> </w:t>
              </w:r>
              <w:r>
                <w:rPr>
                  <w:b/>
                  <w:sz w:val="24"/>
                </w:rPr>
                <w:t>TY</w:t>
              </w:r>
              <w:r>
                <w:rPr>
                  <w:b/>
                  <w:spacing w:val="-1"/>
                  <w:sz w:val="24"/>
                </w:rPr>
                <w:t xml:space="preserve"> </w:t>
              </w:r>
              <w:r>
                <w:rPr>
                  <w:b/>
                  <w:sz w:val="24"/>
                </w:rPr>
                <w:t>TNHH MỘT THÀNH</w:t>
              </w:r>
              <w:r>
                <w:rPr>
                  <w:b/>
                  <w:spacing w:val="-1"/>
                  <w:sz w:val="24"/>
                </w:rPr>
                <w:t xml:space="preserve"> </w:t>
              </w:r>
              <w:r>
                <w:rPr>
                  <w:b/>
                  <w:sz w:val="24"/>
                </w:rPr>
                <w:t>VIÊN</w:t>
              </w:r>
              <w:r>
                <w:rPr>
                  <w:b/>
                  <w:spacing w:val="-1"/>
                  <w:sz w:val="24"/>
                </w:rPr>
                <w:t xml:space="preserve"> </w:t>
              </w:r>
              <w:r>
                <w:rPr>
                  <w:b/>
                  <w:sz w:val="24"/>
                </w:rPr>
                <w:t>CHUYỂN</w:t>
              </w:r>
              <w:r>
                <w:rPr>
                  <w:b/>
                  <w:spacing w:val="-1"/>
                  <w:sz w:val="24"/>
                </w:rPr>
                <w:t xml:space="preserve"> </w:t>
              </w:r>
              <w:r>
                <w:rPr>
                  <w:b/>
                  <w:sz w:val="24"/>
                </w:rPr>
                <w:t>PHÁT NHANH THUẬN PHONG – CHI NHÁNH THÀNH PHỐ HỒ CHÍ MINH</w:t>
              </w:r>
            </w:ins>
          </w:p>
        </w:tc>
      </w:tr>
      <w:tr w:rsidR="00102A80" w14:paraId="010D06B0" w14:textId="77777777">
        <w:trPr>
          <w:trHeight w:val="273"/>
        </w:trPr>
        <w:tc>
          <w:tcPr>
            <w:tcW w:w="2373" w:type="dxa"/>
          </w:tcPr>
          <w:p w14:paraId="36B9E4F2" w14:textId="77777777" w:rsidR="00102A80" w:rsidRDefault="007C2211">
            <w:pPr>
              <w:pStyle w:val="TableParagraph"/>
              <w:spacing w:line="254" w:lineRule="exact"/>
              <w:ind w:left="769"/>
              <w:rPr>
                <w:sz w:val="24"/>
              </w:rPr>
            </w:pPr>
            <w:r>
              <w:rPr>
                <w:sz w:val="24"/>
              </w:rPr>
              <w:t>Họ và</w:t>
            </w:r>
            <w:r>
              <w:rPr>
                <w:spacing w:val="-2"/>
                <w:sz w:val="24"/>
              </w:rPr>
              <w:t xml:space="preserve"> </w:t>
            </w:r>
            <w:r>
              <w:rPr>
                <w:spacing w:val="-5"/>
                <w:sz w:val="24"/>
              </w:rPr>
              <w:t>tên</w:t>
            </w:r>
          </w:p>
        </w:tc>
        <w:tc>
          <w:tcPr>
            <w:tcW w:w="373" w:type="dxa"/>
          </w:tcPr>
          <w:p w14:paraId="1490E11F" w14:textId="77777777" w:rsidR="00102A80" w:rsidRDefault="007C2211">
            <w:pPr>
              <w:pStyle w:val="TableParagraph"/>
              <w:spacing w:line="254" w:lineRule="exact"/>
              <w:ind w:left="88"/>
              <w:jc w:val="center"/>
              <w:rPr>
                <w:sz w:val="24"/>
              </w:rPr>
            </w:pPr>
            <w:r>
              <w:rPr>
                <w:spacing w:val="-10"/>
                <w:sz w:val="24"/>
              </w:rPr>
              <w:t>:</w:t>
            </w:r>
          </w:p>
        </w:tc>
        <w:tc>
          <w:tcPr>
            <w:tcW w:w="6096" w:type="dxa"/>
          </w:tcPr>
          <w:p w14:paraId="15192780" w14:textId="77777777" w:rsidR="00102A80" w:rsidRDefault="007C2211">
            <w:pPr>
              <w:pStyle w:val="TableParagraph"/>
              <w:spacing w:line="254" w:lineRule="exact"/>
              <w:ind w:left="107"/>
              <w:rPr>
                <w:sz w:val="24"/>
              </w:rPr>
            </w:pPr>
            <w:r>
              <w:rPr>
                <w:sz w:val="24"/>
              </w:rPr>
              <w:t>Nguyễn</w:t>
            </w:r>
            <w:r>
              <w:rPr>
                <w:spacing w:val="-1"/>
                <w:sz w:val="24"/>
              </w:rPr>
              <w:t xml:space="preserve"> </w:t>
            </w:r>
            <w:r>
              <w:rPr>
                <w:sz w:val="24"/>
              </w:rPr>
              <w:t>Thị</w:t>
            </w:r>
            <w:r>
              <w:rPr>
                <w:spacing w:val="-1"/>
                <w:sz w:val="24"/>
              </w:rPr>
              <w:t xml:space="preserve"> </w:t>
            </w:r>
            <w:r>
              <w:rPr>
                <w:sz w:val="24"/>
              </w:rPr>
              <w:t>Mai</w:t>
            </w:r>
            <w:r>
              <w:rPr>
                <w:spacing w:val="-1"/>
                <w:sz w:val="24"/>
              </w:rPr>
              <w:t xml:space="preserve"> </w:t>
            </w:r>
            <w:r>
              <w:rPr>
                <w:spacing w:val="-2"/>
                <w:sz w:val="24"/>
              </w:rPr>
              <w:t>Phương</w:t>
            </w:r>
          </w:p>
        </w:tc>
      </w:tr>
      <w:tr w:rsidR="00102A80" w14:paraId="1D6B5DC3" w14:textId="77777777">
        <w:trPr>
          <w:trHeight w:val="275"/>
        </w:trPr>
        <w:tc>
          <w:tcPr>
            <w:tcW w:w="2373" w:type="dxa"/>
          </w:tcPr>
          <w:p w14:paraId="6BC62F5A" w14:textId="77777777" w:rsidR="00102A80" w:rsidRDefault="007C2211">
            <w:pPr>
              <w:pStyle w:val="TableParagraph"/>
              <w:spacing w:line="256" w:lineRule="exact"/>
              <w:ind w:left="769"/>
              <w:rPr>
                <w:sz w:val="24"/>
              </w:rPr>
            </w:pPr>
            <w:r>
              <w:rPr>
                <w:sz w:val="24"/>
              </w:rPr>
              <w:t>Bộ</w:t>
            </w:r>
            <w:r>
              <w:rPr>
                <w:spacing w:val="-2"/>
                <w:sz w:val="24"/>
              </w:rPr>
              <w:t xml:space="preserve"> </w:t>
            </w:r>
            <w:r>
              <w:rPr>
                <w:spacing w:val="-4"/>
                <w:sz w:val="24"/>
              </w:rPr>
              <w:t>phận</w:t>
            </w:r>
          </w:p>
        </w:tc>
        <w:tc>
          <w:tcPr>
            <w:tcW w:w="373" w:type="dxa"/>
          </w:tcPr>
          <w:p w14:paraId="2D13905A" w14:textId="77777777" w:rsidR="00102A80" w:rsidRDefault="007C2211">
            <w:pPr>
              <w:pStyle w:val="TableParagraph"/>
              <w:spacing w:line="256" w:lineRule="exact"/>
              <w:ind w:left="88"/>
              <w:jc w:val="center"/>
              <w:rPr>
                <w:sz w:val="24"/>
              </w:rPr>
            </w:pPr>
            <w:r>
              <w:rPr>
                <w:spacing w:val="-10"/>
                <w:sz w:val="24"/>
              </w:rPr>
              <w:t>:</w:t>
            </w:r>
          </w:p>
        </w:tc>
        <w:tc>
          <w:tcPr>
            <w:tcW w:w="6096" w:type="dxa"/>
          </w:tcPr>
          <w:p w14:paraId="62958710" w14:textId="77777777" w:rsidR="00102A80" w:rsidRDefault="007C2211">
            <w:pPr>
              <w:pStyle w:val="TableParagraph"/>
              <w:spacing w:line="256" w:lineRule="exact"/>
              <w:ind w:left="107"/>
              <w:rPr>
                <w:sz w:val="24"/>
              </w:rPr>
            </w:pPr>
            <w:r>
              <w:rPr>
                <w:sz w:val="24"/>
              </w:rPr>
              <w:t xml:space="preserve">Thu </w:t>
            </w:r>
            <w:r>
              <w:rPr>
                <w:spacing w:val="-5"/>
                <w:sz w:val="24"/>
              </w:rPr>
              <w:t>mua</w:t>
            </w:r>
          </w:p>
        </w:tc>
      </w:tr>
      <w:tr w:rsidR="00102A80" w14:paraId="26E43AA0" w14:textId="77777777">
        <w:trPr>
          <w:trHeight w:val="552"/>
        </w:trPr>
        <w:tc>
          <w:tcPr>
            <w:tcW w:w="2373" w:type="dxa"/>
          </w:tcPr>
          <w:p w14:paraId="3AF8B95D" w14:textId="77777777" w:rsidR="00102A80" w:rsidRDefault="007C2211">
            <w:pPr>
              <w:pStyle w:val="TableParagraph"/>
              <w:spacing w:line="271" w:lineRule="exact"/>
              <w:ind w:left="769"/>
              <w:rPr>
                <w:sz w:val="24"/>
              </w:rPr>
            </w:pPr>
            <w:r>
              <w:rPr>
                <w:sz w:val="24"/>
              </w:rPr>
              <w:t>Địa</w:t>
            </w:r>
            <w:r>
              <w:rPr>
                <w:spacing w:val="-2"/>
                <w:sz w:val="24"/>
              </w:rPr>
              <w:t xml:space="preserve"> </w:t>
            </w:r>
            <w:r>
              <w:rPr>
                <w:sz w:val="24"/>
              </w:rPr>
              <w:t xml:space="preserve">chỉ liên </w:t>
            </w:r>
            <w:r>
              <w:rPr>
                <w:spacing w:val="-5"/>
                <w:sz w:val="24"/>
              </w:rPr>
              <w:t>hệ</w:t>
            </w:r>
          </w:p>
        </w:tc>
        <w:tc>
          <w:tcPr>
            <w:tcW w:w="373" w:type="dxa"/>
          </w:tcPr>
          <w:p w14:paraId="72EBEF1C" w14:textId="77777777" w:rsidR="00102A80" w:rsidRDefault="007C2211">
            <w:pPr>
              <w:pStyle w:val="TableParagraph"/>
              <w:spacing w:line="271" w:lineRule="exact"/>
              <w:ind w:left="88"/>
              <w:jc w:val="center"/>
              <w:rPr>
                <w:sz w:val="24"/>
              </w:rPr>
            </w:pPr>
            <w:r>
              <w:rPr>
                <w:spacing w:val="-10"/>
                <w:sz w:val="24"/>
              </w:rPr>
              <w:t>:</w:t>
            </w:r>
          </w:p>
        </w:tc>
        <w:tc>
          <w:tcPr>
            <w:tcW w:w="6096" w:type="dxa"/>
          </w:tcPr>
          <w:p w14:paraId="60410C91" w14:textId="77777777" w:rsidR="00102A80" w:rsidRDefault="007C2211">
            <w:pPr>
              <w:pStyle w:val="TableParagraph"/>
              <w:spacing w:line="271" w:lineRule="exact"/>
              <w:ind w:left="107"/>
              <w:rPr>
                <w:sz w:val="24"/>
              </w:rPr>
            </w:pPr>
            <w:r>
              <w:rPr>
                <w:sz w:val="24"/>
              </w:rPr>
              <w:t>84</w:t>
            </w:r>
            <w:r>
              <w:rPr>
                <w:spacing w:val="18"/>
                <w:sz w:val="24"/>
              </w:rPr>
              <w:t xml:space="preserve"> </w:t>
            </w:r>
            <w:r>
              <w:rPr>
                <w:sz w:val="24"/>
              </w:rPr>
              <w:t>–</w:t>
            </w:r>
            <w:r>
              <w:rPr>
                <w:spacing w:val="21"/>
                <w:sz w:val="24"/>
              </w:rPr>
              <w:t xml:space="preserve"> </w:t>
            </w:r>
            <w:r>
              <w:rPr>
                <w:sz w:val="24"/>
              </w:rPr>
              <w:t>86</w:t>
            </w:r>
            <w:r>
              <w:rPr>
                <w:spacing w:val="20"/>
                <w:sz w:val="24"/>
              </w:rPr>
              <w:t xml:space="preserve"> </w:t>
            </w:r>
            <w:r>
              <w:rPr>
                <w:sz w:val="24"/>
              </w:rPr>
              <w:t>Đường</w:t>
            </w:r>
            <w:r>
              <w:rPr>
                <w:spacing w:val="19"/>
                <w:sz w:val="24"/>
              </w:rPr>
              <w:t xml:space="preserve"> </w:t>
            </w:r>
            <w:r>
              <w:rPr>
                <w:sz w:val="24"/>
              </w:rPr>
              <w:t>số</w:t>
            </w:r>
            <w:r>
              <w:rPr>
                <w:spacing w:val="20"/>
                <w:sz w:val="24"/>
              </w:rPr>
              <w:t xml:space="preserve"> </w:t>
            </w:r>
            <w:r>
              <w:rPr>
                <w:sz w:val="24"/>
              </w:rPr>
              <w:t>D1,</w:t>
            </w:r>
            <w:r>
              <w:rPr>
                <w:spacing w:val="23"/>
                <w:sz w:val="24"/>
              </w:rPr>
              <w:t xml:space="preserve"> </w:t>
            </w:r>
            <w:r>
              <w:rPr>
                <w:sz w:val="24"/>
              </w:rPr>
              <w:t>Khu</w:t>
            </w:r>
            <w:r>
              <w:rPr>
                <w:spacing w:val="20"/>
                <w:sz w:val="24"/>
              </w:rPr>
              <w:t xml:space="preserve"> </w:t>
            </w:r>
            <w:r>
              <w:rPr>
                <w:sz w:val="24"/>
              </w:rPr>
              <w:t>Đô</w:t>
            </w:r>
            <w:r>
              <w:rPr>
                <w:spacing w:val="19"/>
                <w:sz w:val="24"/>
              </w:rPr>
              <w:t xml:space="preserve"> </w:t>
            </w:r>
            <w:r>
              <w:rPr>
                <w:sz w:val="24"/>
              </w:rPr>
              <w:t>Thị</w:t>
            </w:r>
            <w:r>
              <w:rPr>
                <w:spacing w:val="23"/>
                <w:sz w:val="24"/>
              </w:rPr>
              <w:t xml:space="preserve"> </w:t>
            </w:r>
            <w:r>
              <w:rPr>
                <w:sz w:val="24"/>
              </w:rPr>
              <w:t>Mới</w:t>
            </w:r>
            <w:r>
              <w:rPr>
                <w:spacing w:val="21"/>
                <w:sz w:val="24"/>
              </w:rPr>
              <w:t xml:space="preserve"> </w:t>
            </w:r>
            <w:r>
              <w:rPr>
                <w:sz w:val="24"/>
              </w:rPr>
              <w:t>Him</w:t>
            </w:r>
            <w:r>
              <w:rPr>
                <w:spacing w:val="21"/>
                <w:sz w:val="24"/>
              </w:rPr>
              <w:t xml:space="preserve"> </w:t>
            </w:r>
            <w:r>
              <w:rPr>
                <w:sz w:val="24"/>
              </w:rPr>
              <w:t>Lam,</w:t>
            </w:r>
            <w:r>
              <w:rPr>
                <w:spacing w:val="21"/>
                <w:sz w:val="24"/>
              </w:rPr>
              <w:t xml:space="preserve"> </w:t>
            </w:r>
            <w:r>
              <w:rPr>
                <w:spacing w:val="-2"/>
                <w:sz w:val="24"/>
              </w:rPr>
              <w:t>Phường</w:t>
            </w:r>
          </w:p>
          <w:p w14:paraId="3A8BF935" w14:textId="77777777" w:rsidR="00102A80" w:rsidRDefault="007C2211">
            <w:pPr>
              <w:pStyle w:val="TableParagraph"/>
              <w:spacing w:line="261" w:lineRule="exact"/>
              <w:ind w:left="107"/>
              <w:rPr>
                <w:sz w:val="24"/>
              </w:rPr>
            </w:pPr>
            <w:r>
              <w:rPr>
                <w:sz w:val="24"/>
              </w:rPr>
              <w:t>Tân</w:t>
            </w:r>
            <w:r>
              <w:rPr>
                <w:spacing w:val="-1"/>
                <w:sz w:val="24"/>
              </w:rPr>
              <w:t xml:space="preserve"> </w:t>
            </w:r>
            <w:r>
              <w:rPr>
                <w:sz w:val="24"/>
              </w:rPr>
              <w:t>Hưng, Quận</w:t>
            </w:r>
            <w:r>
              <w:rPr>
                <w:spacing w:val="-1"/>
                <w:sz w:val="24"/>
              </w:rPr>
              <w:t xml:space="preserve"> </w:t>
            </w:r>
            <w:r>
              <w:rPr>
                <w:sz w:val="24"/>
              </w:rPr>
              <w:t>7, Thành</w:t>
            </w:r>
            <w:r>
              <w:rPr>
                <w:spacing w:val="-1"/>
                <w:sz w:val="24"/>
              </w:rPr>
              <w:t xml:space="preserve"> </w:t>
            </w:r>
            <w:r>
              <w:rPr>
                <w:sz w:val="24"/>
              </w:rPr>
              <w:t>phố Hồ</w:t>
            </w:r>
            <w:r>
              <w:rPr>
                <w:spacing w:val="-1"/>
                <w:sz w:val="24"/>
              </w:rPr>
              <w:t xml:space="preserve"> </w:t>
            </w:r>
            <w:r>
              <w:rPr>
                <w:sz w:val="24"/>
              </w:rPr>
              <w:t xml:space="preserve">Chí </w:t>
            </w:r>
            <w:r>
              <w:rPr>
                <w:spacing w:val="-4"/>
                <w:sz w:val="24"/>
              </w:rPr>
              <w:t>Minh</w:t>
            </w:r>
          </w:p>
        </w:tc>
      </w:tr>
      <w:tr w:rsidR="00102A80" w14:paraId="2198E05B" w14:textId="77777777">
        <w:trPr>
          <w:trHeight w:val="275"/>
        </w:trPr>
        <w:tc>
          <w:tcPr>
            <w:tcW w:w="2373" w:type="dxa"/>
          </w:tcPr>
          <w:p w14:paraId="1CA9D3D5" w14:textId="77777777" w:rsidR="00102A80" w:rsidRDefault="007C2211">
            <w:pPr>
              <w:pStyle w:val="TableParagraph"/>
              <w:spacing w:line="256" w:lineRule="exact"/>
              <w:ind w:left="769"/>
              <w:rPr>
                <w:sz w:val="24"/>
              </w:rPr>
            </w:pPr>
            <w:r>
              <w:rPr>
                <w:sz w:val="24"/>
              </w:rPr>
              <w:t xml:space="preserve">Số điện </w:t>
            </w:r>
            <w:r>
              <w:rPr>
                <w:spacing w:val="-2"/>
                <w:sz w:val="24"/>
              </w:rPr>
              <w:t>thoại</w:t>
            </w:r>
          </w:p>
        </w:tc>
        <w:tc>
          <w:tcPr>
            <w:tcW w:w="373" w:type="dxa"/>
          </w:tcPr>
          <w:p w14:paraId="3A3065B3" w14:textId="77777777" w:rsidR="00102A80" w:rsidRDefault="007C2211">
            <w:pPr>
              <w:pStyle w:val="TableParagraph"/>
              <w:spacing w:line="256" w:lineRule="exact"/>
              <w:ind w:left="88"/>
              <w:jc w:val="center"/>
              <w:rPr>
                <w:sz w:val="24"/>
              </w:rPr>
            </w:pPr>
            <w:r>
              <w:rPr>
                <w:spacing w:val="-10"/>
                <w:sz w:val="24"/>
              </w:rPr>
              <w:t>:</w:t>
            </w:r>
          </w:p>
        </w:tc>
        <w:tc>
          <w:tcPr>
            <w:tcW w:w="6096" w:type="dxa"/>
          </w:tcPr>
          <w:p w14:paraId="6DBA5D44" w14:textId="77777777" w:rsidR="00102A80" w:rsidRDefault="007C2211">
            <w:pPr>
              <w:pStyle w:val="TableParagraph"/>
              <w:spacing w:line="256" w:lineRule="exact"/>
              <w:ind w:left="107"/>
              <w:rPr>
                <w:sz w:val="24"/>
              </w:rPr>
            </w:pPr>
            <w:r>
              <w:rPr>
                <w:spacing w:val="-2"/>
                <w:sz w:val="24"/>
              </w:rPr>
              <w:t>0909.787.758</w:t>
            </w:r>
          </w:p>
        </w:tc>
      </w:tr>
      <w:tr w:rsidR="00102A80" w14:paraId="3E1E7826" w14:textId="77777777">
        <w:trPr>
          <w:trHeight w:val="270"/>
        </w:trPr>
        <w:tc>
          <w:tcPr>
            <w:tcW w:w="2373" w:type="dxa"/>
          </w:tcPr>
          <w:p w14:paraId="00E3D735" w14:textId="77777777" w:rsidR="00102A80" w:rsidRDefault="007C2211">
            <w:pPr>
              <w:pStyle w:val="TableParagraph"/>
              <w:spacing w:line="251" w:lineRule="exact"/>
              <w:ind w:left="769"/>
              <w:rPr>
                <w:sz w:val="24"/>
              </w:rPr>
            </w:pPr>
            <w:proofErr w:type="spellStart"/>
            <w:r>
              <w:rPr>
                <w:spacing w:val="-4"/>
                <w:sz w:val="24"/>
              </w:rPr>
              <w:t>Email</w:t>
            </w:r>
            <w:proofErr w:type="spellEnd"/>
          </w:p>
        </w:tc>
        <w:tc>
          <w:tcPr>
            <w:tcW w:w="373" w:type="dxa"/>
          </w:tcPr>
          <w:p w14:paraId="3FC3BF0E" w14:textId="77777777" w:rsidR="00102A80" w:rsidRDefault="007C2211">
            <w:pPr>
              <w:pStyle w:val="TableParagraph"/>
              <w:spacing w:line="251" w:lineRule="exact"/>
              <w:ind w:left="88"/>
              <w:jc w:val="center"/>
              <w:rPr>
                <w:sz w:val="24"/>
              </w:rPr>
            </w:pPr>
            <w:r>
              <w:rPr>
                <w:spacing w:val="-10"/>
                <w:sz w:val="24"/>
              </w:rPr>
              <w:t>:</w:t>
            </w:r>
          </w:p>
        </w:tc>
        <w:tc>
          <w:tcPr>
            <w:tcW w:w="6096" w:type="dxa"/>
          </w:tcPr>
          <w:p w14:paraId="53855BC5" w14:textId="77777777" w:rsidR="00102A80" w:rsidRDefault="007C2211">
            <w:pPr>
              <w:pStyle w:val="TableParagraph"/>
              <w:spacing w:line="251" w:lineRule="exact"/>
              <w:ind w:left="107"/>
              <w:rPr>
                <w:sz w:val="24"/>
              </w:rPr>
            </w:pPr>
            <w:hyperlink r:id="rId14">
              <w:r>
                <w:rPr>
                  <w:spacing w:val="-2"/>
                  <w:sz w:val="24"/>
                </w:rPr>
                <w:t>purchase@hcm.jtexpress.vn</w:t>
              </w:r>
            </w:hyperlink>
          </w:p>
        </w:tc>
      </w:tr>
    </w:tbl>
    <w:p w14:paraId="31F40CA4" w14:textId="77777777" w:rsidR="00102A80" w:rsidRDefault="00102A80">
      <w:pPr>
        <w:pStyle w:val="ThnVnban"/>
      </w:pPr>
    </w:p>
    <w:p w14:paraId="7A95CA50" w14:textId="77777777" w:rsidR="00102A80" w:rsidRDefault="00102A80">
      <w:pPr>
        <w:pStyle w:val="ThnVnban"/>
        <w:spacing w:before="4"/>
      </w:pPr>
    </w:p>
    <w:p w14:paraId="5F7F5DFD" w14:textId="77777777" w:rsidR="00102A80" w:rsidRDefault="007C2211">
      <w:pPr>
        <w:pStyle w:val="oancuaDanhsach"/>
        <w:numPr>
          <w:ilvl w:val="0"/>
          <w:numId w:val="13"/>
        </w:numPr>
        <w:tabs>
          <w:tab w:val="left" w:pos="743"/>
        </w:tabs>
        <w:ind w:right="443"/>
        <w:rPr>
          <w:sz w:val="24"/>
        </w:rPr>
      </w:pPr>
      <w:r>
        <w:rPr>
          <w:sz w:val="24"/>
        </w:rPr>
        <w:t>Trừ trường hợp các điều khoản cụ thể của Hợp đồng có quy</w:t>
      </w:r>
      <w:r>
        <w:rPr>
          <w:spacing w:val="-2"/>
          <w:sz w:val="24"/>
        </w:rPr>
        <w:t xml:space="preserve"> </w:t>
      </w:r>
      <w:r>
        <w:rPr>
          <w:sz w:val="24"/>
        </w:rPr>
        <w:t xml:space="preserve">định khác, các thông báo hoặc yêu cầu chính thức của các Bên phải thể hiện dưới hình thức (i) </w:t>
      </w:r>
      <w:proofErr w:type="spellStart"/>
      <w:r>
        <w:rPr>
          <w:sz w:val="24"/>
        </w:rPr>
        <w:t>Email</w:t>
      </w:r>
      <w:proofErr w:type="spellEnd"/>
      <w:r>
        <w:rPr>
          <w:sz w:val="24"/>
        </w:rPr>
        <w:t xml:space="preserve"> hoặc (</w:t>
      </w:r>
      <w:proofErr w:type="spellStart"/>
      <w:r>
        <w:rPr>
          <w:sz w:val="24"/>
        </w:rPr>
        <w:t>ii</w:t>
      </w:r>
      <w:proofErr w:type="spellEnd"/>
      <w:r>
        <w:rPr>
          <w:sz w:val="24"/>
        </w:rPr>
        <w:t>) Văn bản gửi cho Đầu mối làm việc nêu tại Mục 1 Phụ lục này, và được mặc nhiên coi là Bên kia đã nhận khi:</w:t>
      </w:r>
    </w:p>
    <w:p w14:paraId="3445A7B9" w14:textId="77777777" w:rsidR="00102A80" w:rsidRDefault="007C2211">
      <w:pPr>
        <w:pStyle w:val="oancuaDanhsach"/>
        <w:numPr>
          <w:ilvl w:val="1"/>
          <w:numId w:val="13"/>
        </w:numPr>
        <w:tabs>
          <w:tab w:val="left" w:pos="1462"/>
        </w:tabs>
        <w:spacing w:before="123"/>
        <w:ind w:left="1462" w:hanging="719"/>
        <w:rPr>
          <w:sz w:val="24"/>
        </w:rPr>
      </w:pPr>
      <w:r>
        <w:rPr>
          <w:sz w:val="24"/>
        </w:rPr>
        <w:t>Đối</w:t>
      </w:r>
      <w:r>
        <w:rPr>
          <w:spacing w:val="-3"/>
          <w:sz w:val="24"/>
        </w:rPr>
        <w:t xml:space="preserve"> </w:t>
      </w:r>
      <w:r>
        <w:rPr>
          <w:sz w:val="24"/>
        </w:rPr>
        <w:t>với</w:t>
      </w:r>
      <w:r>
        <w:rPr>
          <w:spacing w:val="-1"/>
          <w:sz w:val="24"/>
        </w:rPr>
        <w:t xml:space="preserve"> </w:t>
      </w:r>
      <w:proofErr w:type="spellStart"/>
      <w:r>
        <w:rPr>
          <w:sz w:val="24"/>
        </w:rPr>
        <w:t>Email</w:t>
      </w:r>
      <w:proofErr w:type="spellEnd"/>
      <w:r>
        <w:rPr>
          <w:sz w:val="24"/>
        </w:rPr>
        <w:t>:</w:t>
      </w:r>
      <w:r>
        <w:rPr>
          <w:spacing w:val="-1"/>
          <w:sz w:val="24"/>
        </w:rPr>
        <w:t xml:space="preserve"> </w:t>
      </w:r>
      <w:proofErr w:type="spellStart"/>
      <w:r>
        <w:rPr>
          <w:sz w:val="24"/>
        </w:rPr>
        <w:t>Email</w:t>
      </w:r>
      <w:proofErr w:type="spellEnd"/>
      <w:r>
        <w:rPr>
          <w:sz w:val="24"/>
        </w:rPr>
        <w:t xml:space="preserve"> được</w:t>
      </w:r>
      <w:r>
        <w:rPr>
          <w:spacing w:val="-2"/>
          <w:sz w:val="24"/>
        </w:rPr>
        <w:t xml:space="preserve"> </w:t>
      </w:r>
      <w:r>
        <w:rPr>
          <w:sz w:val="24"/>
        </w:rPr>
        <w:t>gửi</w:t>
      </w:r>
      <w:r>
        <w:rPr>
          <w:spacing w:val="-1"/>
          <w:sz w:val="24"/>
        </w:rPr>
        <w:t xml:space="preserve"> </w:t>
      </w:r>
      <w:r>
        <w:rPr>
          <w:sz w:val="24"/>
        </w:rPr>
        <w:t>đi thành</w:t>
      </w:r>
      <w:r>
        <w:rPr>
          <w:spacing w:val="1"/>
          <w:sz w:val="24"/>
        </w:rPr>
        <w:t xml:space="preserve"> </w:t>
      </w:r>
      <w:r>
        <w:rPr>
          <w:sz w:val="24"/>
        </w:rPr>
        <w:t>công</w:t>
      </w:r>
      <w:r>
        <w:rPr>
          <w:spacing w:val="-4"/>
          <w:sz w:val="24"/>
        </w:rPr>
        <w:t xml:space="preserve"> </w:t>
      </w:r>
      <w:r>
        <w:rPr>
          <w:sz w:val="24"/>
        </w:rPr>
        <w:t>(ngày</w:t>
      </w:r>
      <w:r>
        <w:rPr>
          <w:spacing w:val="-5"/>
          <w:sz w:val="24"/>
        </w:rPr>
        <w:t xml:space="preserve"> </w:t>
      </w:r>
      <w:proofErr w:type="spellStart"/>
      <w:r>
        <w:rPr>
          <w:sz w:val="24"/>
        </w:rPr>
        <w:t>Email</w:t>
      </w:r>
      <w:proofErr w:type="spellEnd"/>
      <w:r>
        <w:rPr>
          <w:spacing w:val="-1"/>
          <w:sz w:val="24"/>
        </w:rPr>
        <w:t xml:space="preserve"> </w:t>
      </w:r>
      <w:r>
        <w:rPr>
          <w:sz w:val="24"/>
        </w:rPr>
        <w:t xml:space="preserve">gửi </w:t>
      </w:r>
      <w:r>
        <w:rPr>
          <w:spacing w:val="-4"/>
          <w:sz w:val="24"/>
        </w:rPr>
        <w:t>đi);</w:t>
      </w:r>
    </w:p>
    <w:p w14:paraId="6F4044DD" w14:textId="77777777" w:rsidR="00102A80" w:rsidRDefault="007C2211">
      <w:pPr>
        <w:pStyle w:val="oancuaDanhsach"/>
        <w:numPr>
          <w:ilvl w:val="1"/>
          <w:numId w:val="13"/>
        </w:numPr>
        <w:tabs>
          <w:tab w:val="left" w:pos="1463"/>
        </w:tabs>
        <w:spacing w:before="160" w:line="276" w:lineRule="auto"/>
        <w:ind w:right="445"/>
        <w:rPr>
          <w:sz w:val="24"/>
        </w:rPr>
      </w:pPr>
      <w:r>
        <w:rPr>
          <w:sz w:val="24"/>
        </w:rPr>
        <w:t>Văn bản: Nhân viên/người lao động của (các) Bên nhận được bưu phẩm/ bưu kiện chứa văn bản.</w:t>
      </w:r>
    </w:p>
    <w:p w14:paraId="0F9EB844" w14:textId="77777777" w:rsidR="00102A80" w:rsidRDefault="007C2211">
      <w:pPr>
        <w:pStyle w:val="oancuaDanhsach"/>
        <w:numPr>
          <w:ilvl w:val="0"/>
          <w:numId w:val="13"/>
        </w:numPr>
        <w:tabs>
          <w:tab w:val="left" w:pos="741"/>
          <w:tab w:val="left" w:pos="834"/>
        </w:tabs>
        <w:spacing w:before="122" w:line="276" w:lineRule="auto"/>
        <w:ind w:left="834" w:right="447" w:hanging="452"/>
        <w:rPr>
          <w:sz w:val="24"/>
        </w:rPr>
      </w:pPr>
      <w:r>
        <w:rPr>
          <w:sz w:val="24"/>
        </w:rPr>
        <w:t xml:space="preserve">Trường hợp thay đổi Đầu mối làm việc nêu trên, bên thay đổi phải thông báo bằng </w:t>
      </w:r>
      <w:proofErr w:type="spellStart"/>
      <w:r>
        <w:rPr>
          <w:sz w:val="24"/>
        </w:rPr>
        <w:t>email</w:t>
      </w:r>
      <w:proofErr w:type="spellEnd"/>
      <w:r>
        <w:rPr>
          <w:sz w:val="24"/>
        </w:rPr>
        <w:t>/văn bản cho bên còn lại ít nhất 02 ngày kể từ ngày dự định thay đổi.</w:t>
      </w:r>
    </w:p>
    <w:p w14:paraId="570FC46B" w14:textId="77777777" w:rsidR="00102A80" w:rsidRDefault="00102A80">
      <w:pPr>
        <w:pStyle w:val="oancuaDanhsach"/>
        <w:spacing w:line="276" w:lineRule="auto"/>
        <w:rPr>
          <w:sz w:val="24"/>
        </w:rPr>
        <w:sectPr w:rsidR="00102A80">
          <w:footerReference w:type="default" r:id="rId15"/>
          <w:pgSz w:w="11910" w:h="16840"/>
          <w:pgMar w:top="1360" w:right="992" w:bottom="800" w:left="1417" w:header="0" w:footer="618" w:gutter="0"/>
          <w:cols w:space="720"/>
        </w:sectPr>
      </w:pPr>
    </w:p>
    <w:p w14:paraId="12EF3429" w14:textId="77777777" w:rsidR="00102A80" w:rsidRDefault="007C2211">
      <w:pPr>
        <w:pStyle w:val="u1"/>
        <w:ind w:left="439" w:right="863"/>
        <w:rPr>
          <w:u w:val="none"/>
        </w:rPr>
      </w:pPr>
      <w:r>
        <w:lastRenderedPageBreak/>
        <w:t>PHỤ</w:t>
      </w:r>
      <w:r>
        <w:rPr>
          <w:spacing w:val="-5"/>
        </w:rPr>
        <w:t xml:space="preserve"> </w:t>
      </w:r>
      <w:r>
        <w:t>LỤC</w:t>
      </w:r>
      <w:r>
        <w:rPr>
          <w:spacing w:val="-4"/>
        </w:rPr>
        <w:t xml:space="preserve"> </w:t>
      </w:r>
      <w:r>
        <w:rPr>
          <w:spacing w:val="-5"/>
        </w:rPr>
        <w:t>3:</w:t>
      </w:r>
    </w:p>
    <w:p w14:paraId="7DB0C2F6" w14:textId="77777777" w:rsidR="00102A80" w:rsidRDefault="002947BD">
      <w:pPr>
        <w:spacing w:line="273" w:lineRule="exact"/>
        <w:ind w:left="443" w:right="862"/>
        <w:jc w:val="center"/>
        <w:rPr>
          <w:b/>
          <w:sz w:val="24"/>
        </w:rPr>
      </w:pPr>
      <w:r w:rsidRPr="009868FB">
        <w:rPr>
          <w:b/>
          <w:sz w:val="24"/>
          <w:rPrChange w:id="481" w:author="HIEN" w:date="2025-12-01T09:53:00Z">
            <w:rPr>
              <w:b/>
              <w:sz w:val="24"/>
              <w:lang w:val="en-GB"/>
            </w:rPr>
          </w:rPrChange>
        </w:rPr>
        <w:t xml:space="preserve">Bảo hành, </w:t>
      </w:r>
      <w:r w:rsidR="007C2211">
        <w:rPr>
          <w:b/>
          <w:sz w:val="24"/>
        </w:rPr>
        <w:t>Đổi</w:t>
      </w:r>
      <w:r w:rsidR="007C2211">
        <w:rPr>
          <w:b/>
          <w:spacing w:val="-1"/>
          <w:sz w:val="24"/>
        </w:rPr>
        <w:t xml:space="preserve"> </w:t>
      </w:r>
      <w:r w:rsidR="007C2211">
        <w:rPr>
          <w:b/>
          <w:sz w:val="24"/>
        </w:rPr>
        <w:t xml:space="preserve">Trả Hàng </w:t>
      </w:r>
      <w:r w:rsidR="007C2211">
        <w:rPr>
          <w:b/>
          <w:spacing w:val="-5"/>
          <w:sz w:val="24"/>
        </w:rPr>
        <w:t>Hóa</w:t>
      </w:r>
    </w:p>
    <w:p w14:paraId="01344ECF" w14:textId="5441CB3B" w:rsidR="00102A80" w:rsidRDefault="007C2211">
      <w:pPr>
        <w:ind w:left="439" w:right="862"/>
        <w:jc w:val="center"/>
        <w:rPr>
          <w:i/>
          <w:sz w:val="24"/>
        </w:rPr>
      </w:pPr>
      <w:r>
        <w:rPr>
          <w:i/>
          <w:sz w:val="24"/>
        </w:rPr>
        <w:t>(Đính</w:t>
      </w:r>
      <w:r>
        <w:rPr>
          <w:i/>
          <w:spacing w:val="-4"/>
          <w:sz w:val="24"/>
        </w:rPr>
        <w:t xml:space="preserve"> </w:t>
      </w:r>
      <w:r>
        <w:rPr>
          <w:i/>
          <w:sz w:val="24"/>
        </w:rPr>
        <w:t>kèm</w:t>
      </w:r>
      <w:r>
        <w:rPr>
          <w:i/>
          <w:spacing w:val="-3"/>
          <w:sz w:val="24"/>
        </w:rPr>
        <w:t xml:space="preserve"> </w:t>
      </w:r>
      <w:r>
        <w:rPr>
          <w:i/>
          <w:sz w:val="24"/>
        </w:rPr>
        <w:t>Hợp</w:t>
      </w:r>
      <w:r>
        <w:rPr>
          <w:i/>
          <w:spacing w:val="-4"/>
          <w:sz w:val="24"/>
        </w:rPr>
        <w:t xml:space="preserve"> </w:t>
      </w:r>
      <w:r>
        <w:rPr>
          <w:i/>
          <w:sz w:val="24"/>
        </w:rPr>
        <w:t>Đồng</w:t>
      </w:r>
      <w:r>
        <w:rPr>
          <w:i/>
          <w:spacing w:val="-4"/>
          <w:sz w:val="24"/>
        </w:rPr>
        <w:t xml:space="preserve"> </w:t>
      </w:r>
      <w:r>
        <w:rPr>
          <w:i/>
          <w:sz w:val="24"/>
        </w:rPr>
        <w:t>Mua</w:t>
      </w:r>
      <w:r>
        <w:rPr>
          <w:i/>
          <w:spacing w:val="-4"/>
          <w:sz w:val="24"/>
        </w:rPr>
        <w:t xml:space="preserve"> </w:t>
      </w:r>
      <w:r>
        <w:rPr>
          <w:i/>
          <w:sz w:val="24"/>
        </w:rPr>
        <w:t>Bán</w:t>
      </w:r>
      <w:r>
        <w:rPr>
          <w:i/>
          <w:spacing w:val="-4"/>
          <w:sz w:val="24"/>
        </w:rPr>
        <w:t xml:space="preserve"> </w:t>
      </w:r>
      <w:r>
        <w:rPr>
          <w:i/>
          <w:sz w:val="24"/>
        </w:rPr>
        <w:t>Hàng</w:t>
      </w:r>
      <w:r>
        <w:rPr>
          <w:i/>
          <w:spacing w:val="-4"/>
          <w:sz w:val="24"/>
        </w:rPr>
        <w:t xml:space="preserve"> </w:t>
      </w:r>
      <w:r>
        <w:rPr>
          <w:i/>
          <w:sz w:val="24"/>
        </w:rPr>
        <w:t>Hóa</w:t>
      </w:r>
      <w:r>
        <w:rPr>
          <w:i/>
          <w:spacing w:val="-4"/>
          <w:sz w:val="24"/>
        </w:rPr>
        <w:t xml:space="preserve"> </w:t>
      </w:r>
      <w:r>
        <w:rPr>
          <w:i/>
          <w:sz w:val="24"/>
        </w:rPr>
        <w:t>số</w:t>
      </w:r>
      <w:r>
        <w:rPr>
          <w:i/>
          <w:spacing w:val="-4"/>
          <w:sz w:val="24"/>
        </w:rPr>
        <w:t xml:space="preserve"> </w:t>
      </w:r>
      <w:r w:rsidR="0062718D" w:rsidRPr="009868FB">
        <w:rPr>
          <w:i/>
          <w:sz w:val="24"/>
          <w:rPrChange w:id="482" w:author="HIEN" w:date="2025-12-01T09:53:00Z">
            <w:rPr>
              <w:i/>
              <w:sz w:val="24"/>
              <w:lang w:val="en-GB"/>
            </w:rPr>
          </w:rPrChange>
        </w:rPr>
        <w:t>2811</w:t>
      </w:r>
      <w:r>
        <w:rPr>
          <w:i/>
          <w:sz w:val="24"/>
        </w:rPr>
        <w:t>2025/HĐMB/JTHCM</w:t>
      </w:r>
      <w:r>
        <w:rPr>
          <w:i/>
          <w:spacing w:val="-4"/>
          <w:sz w:val="24"/>
        </w:rPr>
        <w:t xml:space="preserve"> </w:t>
      </w:r>
      <w:r>
        <w:rPr>
          <w:i/>
          <w:sz w:val="24"/>
        </w:rPr>
        <w:t>-</w:t>
      </w:r>
      <w:r>
        <w:rPr>
          <w:i/>
          <w:spacing w:val="-3"/>
          <w:sz w:val="24"/>
        </w:rPr>
        <w:t xml:space="preserve"> </w:t>
      </w:r>
      <w:r w:rsidR="0062718D" w:rsidRPr="009868FB">
        <w:rPr>
          <w:i/>
          <w:sz w:val="24"/>
          <w:rPrChange w:id="483" w:author="HIEN" w:date="2025-12-01T09:53:00Z">
            <w:rPr>
              <w:i/>
              <w:sz w:val="24"/>
              <w:lang w:val="en-GB"/>
            </w:rPr>
          </w:rPrChange>
        </w:rPr>
        <w:t>INNOTEL</w:t>
      </w:r>
      <w:r>
        <w:rPr>
          <w:i/>
          <w:sz w:val="24"/>
        </w:rPr>
        <w:t xml:space="preserve"> ngày </w:t>
      </w:r>
      <w:r w:rsidR="0062718D" w:rsidRPr="009868FB">
        <w:rPr>
          <w:i/>
          <w:sz w:val="24"/>
          <w:rPrChange w:id="484" w:author="HIEN" w:date="2025-12-01T09:53:00Z">
            <w:rPr>
              <w:i/>
              <w:sz w:val="24"/>
              <w:lang w:val="en-GB"/>
            </w:rPr>
          </w:rPrChange>
        </w:rPr>
        <w:t>28</w:t>
      </w:r>
      <w:r>
        <w:rPr>
          <w:i/>
          <w:sz w:val="24"/>
        </w:rPr>
        <w:t xml:space="preserve"> tháng </w:t>
      </w:r>
      <w:r w:rsidR="002947BD" w:rsidRPr="009868FB">
        <w:rPr>
          <w:i/>
          <w:sz w:val="24"/>
          <w:rPrChange w:id="485" w:author="HIEN" w:date="2025-12-01T09:53:00Z">
            <w:rPr>
              <w:i/>
              <w:sz w:val="24"/>
              <w:lang w:val="en-GB"/>
            </w:rPr>
          </w:rPrChange>
        </w:rPr>
        <w:t>1</w:t>
      </w:r>
      <w:r w:rsidR="0062718D" w:rsidRPr="009868FB">
        <w:rPr>
          <w:i/>
          <w:sz w:val="24"/>
          <w:rPrChange w:id="486" w:author="HIEN" w:date="2025-12-01T09:53:00Z">
            <w:rPr>
              <w:i/>
              <w:sz w:val="24"/>
              <w:lang w:val="en-GB"/>
            </w:rPr>
          </w:rPrChange>
        </w:rPr>
        <w:t>1</w:t>
      </w:r>
      <w:r>
        <w:rPr>
          <w:i/>
          <w:sz w:val="24"/>
        </w:rPr>
        <w:t xml:space="preserve"> năm 2025 (“</w:t>
      </w:r>
      <w:r>
        <w:rPr>
          <w:b/>
          <w:i/>
          <w:sz w:val="24"/>
        </w:rPr>
        <w:t>Hợp Đồng</w:t>
      </w:r>
      <w:r>
        <w:rPr>
          <w:i/>
          <w:sz w:val="24"/>
        </w:rPr>
        <w:t>”)</w:t>
      </w:r>
    </w:p>
    <w:p w14:paraId="4EBFFCFE" w14:textId="77777777" w:rsidR="00102A80" w:rsidRDefault="00102A80">
      <w:pPr>
        <w:pStyle w:val="ThnVnban"/>
        <w:spacing w:before="3"/>
        <w:rPr>
          <w:i/>
        </w:rPr>
      </w:pPr>
    </w:p>
    <w:p w14:paraId="3659730B" w14:textId="77777777" w:rsidR="00102A80" w:rsidRDefault="007C2211">
      <w:pPr>
        <w:pStyle w:val="u2"/>
        <w:ind w:left="23"/>
      </w:pPr>
      <w:r>
        <w:t>ĐIỀU</w:t>
      </w:r>
      <w:r>
        <w:rPr>
          <w:spacing w:val="-5"/>
        </w:rPr>
        <w:t xml:space="preserve"> </w:t>
      </w:r>
      <w:r>
        <w:t>1.</w:t>
      </w:r>
      <w:r>
        <w:rPr>
          <w:spacing w:val="-2"/>
        </w:rPr>
        <w:t xml:space="preserve"> </w:t>
      </w:r>
      <w:r w:rsidRPr="009868FB">
        <w:rPr>
          <w:spacing w:val="-2"/>
          <w:rPrChange w:id="487" w:author="HIEN" w:date="2025-12-01T09:53:00Z">
            <w:rPr>
              <w:spacing w:val="-2"/>
              <w:lang w:val="en-GB"/>
            </w:rPr>
          </w:rPrChange>
        </w:rPr>
        <w:t xml:space="preserve">BẢO HÀNH, </w:t>
      </w:r>
      <w:r>
        <w:t>ĐỔI</w:t>
      </w:r>
      <w:r>
        <w:rPr>
          <w:spacing w:val="-2"/>
        </w:rPr>
        <w:t xml:space="preserve"> </w:t>
      </w:r>
      <w:r>
        <w:t>TRẢ</w:t>
      </w:r>
      <w:r>
        <w:rPr>
          <w:spacing w:val="-2"/>
        </w:rPr>
        <w:t xml:space="preserve"> </w:t>
      </w:r>
      <w:r>
        <w:t>HÀNG</w:t>
      </w:r>
      <w:r>
        <w:rPr>
          <w:spacing w:val="-4"/>
        </w:rPr>
        <w:t xml:space="preserve"> </w:t>
      </w:r>
      <w:r>
        <w:rPr>
          <w:spacing w:val="-5"/>
        </w:rPr>
        <w:t>HÓA</w:t>
      </w:r>
    </w:p>
    <w:p w14:paraId="209F38FA" w14:textId="747C66D8" w:rsidR="00102A80" w:rsidRDefault="007C2211">
      <w:pPr>
        <w:pStyle w:val="oancuaDanhsach"/>
        <w:numPr>
          <w:ilvl w:val="0"/>
          <w:numId w:val="14"/>
        </w:numPr>
        <w:tabs>
          <w:tab w:val="left" w:pos="743"/>
        </w:tabs>
        <w:spacing w:before="271"/>
        <w:ind w:right="443"/>
        <w:rPr>
          <w:sz w:val="24"/>
        </w:rPr>
      </w:pPr>
      <w:r>
        <w:rPr>
          <w:sz w:val="24"/>
        </w:rPr>
        <w:t xml:space="preserve">Đối tượng </w:t>
      </w:r>
      <w:r w:rsidR="002947BD" w:rsidRPr="009868FB">
        <w:rPr>
          <w:sz w:val="24"/>
          <w:rPrChange w:id="488" w:author="HIEN" w:date="2025-12-01T09:53:00Z">
            <w:rPr>
              <w:sz w:val="24"/>
              <w:lang w:val="en-GB"/>
            </w:rPr>
          </w:rPrChange>
        </w:rPr>
        <w:t xml:space="preserve">bảo hành, </w:t>
      </w:r>
      <w:r>
        <w:rPr>
          <w:sz w:val="24"/>
        </w:rPr>
        <w:t xml:space="preserve">đổi trả: Tất cả Hàng Hóa được liệt kê trong Hợp Đồng sẽ được </w:t>
      </w:r>
      <w:r w:rsidR="0062718D" w:rsidRPr="009868FB">
        <w:rPr>
          <w:sz w:val="24"/>
          <w:rPrChange w:id="489" w:author="HIEN" w:date="2025-12-01T09:53:00Z">
            <w:rPr>
              <w:sz w:val="24"/>
              <w:lang w:val="en-GB"/>
            </w:rPr>
          </w:rPrChange>
        </w:rPr>
        <w:t xml:space="preserve">bảo hành, </w:t>
      </w:r>
      <w:r>
        <w:rPr>
          <w:sz w:val="24"/>
        </w:rPr>
        <w:t>đổi trả theo quy định được nêu tại khoản 3 Điều này.</w:t>
      </w:r>
    </w:p>
    <w:p w14:paraId="17598958" w14:textId="57F27F5F" w:rsidR="00102A80" w:rsidRPr="0078285A" w:rsidRDefault="007C2211">
      <w:pPr>
        <w:pStyle w:val="oancuaDanhsach"/>
        <w:numPr>
          <w:ilvl w:val="0"/>
          <w:numId w:val="14"/>
        </w:numPr>
        <w:tabs>
          <w:tab w:val="left" w:pos="742"/>
        </w:tabs>
        <w:ind w:left="742" w:hanging="719"/>
        <w:rPr>
          <w:sz w:val="24"/>
        </w:rPr>
      </w:pPr>
      <w:r>
        <w:rPr>
          <w:sz w:val="24"/>
        </w:rPr>
        <w:t>Địa</w:t>
      </w:r>
      <w:r>
        <w:rPr>
          <w:spacing w:val="-2"/>
          <w:sz w:val="24"/>
        </w:rPr>
        <w:t xml:space="preserve"> </w:t>
      </w:r>
      <w:r>
        <w:rPr>
          <w:sz w:val="24"/>
        </w:rPr>
        <w:t>điểm</w:t>
      </w:r>
      <w:r>
        <w:rPr>
          <w:spacing w:val="-2"/>
          <w:sz w:val="24"/>
        </w:rPr>
        <w:t xml:space="preserve"> </w:t>
      </w:r>
      <w:r w:rsidR="002947BD" w:rsidRPr="009868FB">
        <w:rPr>
          <w:spacing w:val="-2"/>
          <w:sz w:val="24"/>
          <w:rPrChange w:id="490" w:author="HIEN" w:date="2025-12-01T09:53:00Z">
            <w:rPr>
              <w:spacing w:val="-2"/>
              <w:sz w:val="24"/>
              <w:lang w:val="en-GB"/>
            </w:rPr>
          </w:rPrChange>
        </w:rPr>
        <w:t xml:space="preserve">bảo hành, </w:t>
      </w:r>
      <w:r>
        <w:rPr>
          <w:sz w:val="24"/>
        </w:rPr>
        <w:t>đổi trả: tại</w:t>
      </w:r>
      <w:r>
        <w:rPr>
          <w:spacing w:val="-1"/>
          <w:sz w:val="24"/>
        </w:rPr>
        <w:t xml:space="preserve"> </w:t>
      </w:r>
      <w:r>
        <w:rPr>
          <w:sz w:val="24"/>
        </w:rPr>
        <w:t>địa chỉ</w:t>
      </w:r>
      <w:r>
        <w:rPr>
          <w:spacing w:val="-1"/>
          <w:sz w:val="24"/>
        </w:rPr>
        <w:t xml:space="preserve"> </w:t>
      </w:r>
      <w:del w:id="491" w:author="Gem - Legal J&amp;T" w:date="2025-12-02T14:45:00Z">
        <w:r w:rsidRPr="00C004B9" w:rsidDel="00463168">
          <w:rPr>
            <w:strike/>
            <w:sz w:val="24"/>
            <w:rPrChange w:id="492" w:author="Việt Nguyễn" w:date="2025-12-01T17:37:00Z">
              <w:rPr>
                <w:sz w:val="24"/>
              </w:rPr>
            </w:rPrChange>
          </w:rPr>
          <w:delText xml:space="preserve">Bên </w:delText>
        </w:r>
        <w:r w:rsidRPr="00C004B9" w:rsidDel="00463168">
          <w:rPr>
            <w:strike/>
            <w:spacing w:val="-4"/>
            <w:sz w:val="24"/>
            <w:rPrChange w:id="493" w:author="Việt Nguyễn" w:date="2025-12-01T17:37:00Z">
              <w:rPr>
                <w:spacing w:val="-4"/>
                <w:sz w:val="24"/>
              </w:rPr>
            </w:rPrChange>
          </w:rPr>
          <w:delText>Mua</w:delText>
        </w:r>
      </w:del>
      <w:ins w:id="494" w:author="Việt Nguyễn" w:date="2025-12-01T17:24:00Z">
        <w:del w:id="495" w:author="Gem - Legal J&amp;T" w:date="2025-12-02T14:45:00Z">
          <w:r w:rsidR="00A5092B" w:rsidRPr="00A459B0" w:rsidDel="00463168">
            <w:rPr>
              <w:spacing w:val="-4"/>
              <w:sz w:val="24"/>
              <w:rPrChange w:id="496" w:author="Gem - Legal J&amp;T" w:date="2025-12-02T14:32:00Z">
                <w:rPr>
                  <w:spacing w:val="-4"/>
                  <w:sz w:val="24"/>
                  <w:lang w:val="en-US"/>
                </w:rPr>
              </w:rPrChange>
            </w:rPr>
            <w:delText xml:space="preserve"> </w:delText>
          </w:r>
        </w:del>
      </w:ins>
      <w:ins w:id="497" w:author="Việt Nguyễn" w:date="2025-12-01T17:37:00Z">
        <w:r w:rsidR="00C004B9" w:rsidRPr="00A459B0">
          <w:rPr>
            <w:spacing w:val="-4"/>
            <w:sz w:val="24"/>
            <w:rPrChange w:id="498" w:author="Gem - Legal J&amp;T" w:date="2025-12-02T14:32:00Z">
              <w:rPr>
                <w:spacing w:val="-4"/>
                <w:sz w:val="24"/>
                <w:lang w:val="en-US"/>
              </w:rPr>
            </w:rPrChange>
          </w:rPr>
          <w:t>B</w:t>
        </w:r>
      </w:ins>
      <w:ins w:id="499" w:author="Việt Nguyễn" w:date="2025-12-01T17:25:00Z">
        <w:r w:rsidR="00A5092B" w:rsidRPr="00A459B0">
          <w:rPr>
            <w:spacing w:val="-4"/>
            <w:sz w:val="24"/>
            <w:rPrChange w:id="500" w:author="Gem - Legal J&amp;T" w:date="2025-12-02T14:32:00Z">
              <w:rPr>
                <w:spacing w:val="-4"/>
                <w:sz w:val="24"/>
                <w:lang w:val="en-US"/>
              </w:rPr>
            </w:rPrChange>
          </w:rPr>
          <w:t>ên Bán</w:t>
        </w:r>
      </w:ins>
      <w:del w:id="501" w:author="Việt Nguyễn" w:date="2025-12-01T17:37:00Z">
        <w:r w:rsidDel="00C004B9">
          <w:rPr>
            <w:spacing w:val="-4"/>
            <w:sz w:val="24"/>
          </w:rPr>
          <w:delText>.</w:delText>
        </w:r>
      </w:del>
    </w:p>
    <w:p w14:paraId="60F6A31F" w14:textId="63827297" w:rsidR="0078285A" w:rsidRPr="00BE6171" w:rsidRDefault="0078285A">
      <w:pPr>
        <w:pStyle w:val="oancuaDanhsach"/>
        <w:numPr>
          <w:ilvl w:val="0"/>
          <w:numId w:val="14"/>
        </w:numPr>
        <w:tabs>
          <w:tab w:val="left" w:pos="742"/>
        </w:tabs>
        <w:ind w:left="742" w:hanging="719"/>
        <w:rPr>
          <w:ins w:id="502" w:author="Việt Nguyễn" w:date="2025-12-01T17:49:00Z"/>
          <w:sz w:val="24"/>
          <w:rPrChange w:id="503" w:author="Việt Nguyễn" w:date="2025-12-01T17:49:00Z">
            <w:rPr>
              <w:ins w:id="504" w:author="Việt Nguyễn" w:date="2025-12-01T17:49:00Z"/>
              <w:spacing w:val="-4"/>
              <w:sz w:val="24"/>
              <w:lang w:val="en-US"/>
            </w:rPr>
          </w:rPrChange>
        </w:rPr>
      </w:pPr>
      <w:r w:rsidRPr="009868FB">
        <w:rPr>
          <w:spacing w:val="-4"/>
          <w:sz w:val="24"/>
          <w:rPrChange w:id="505" w:author="HIEN" w:date="2025-12-01T09:53:00Z">
            <w:rPr>
              <w:spacing w:val="-4"/>
              <w:sz w:val="24"/>
              <w:lang w:val="en-GB"/>
            </w:rPr>
          </w:rPrChange>
        </w:rPr>
        <w:t>Thời hạn bảo hành</w:t>
      </w:r>
      <w:r w:rsidR="0062718D" w:rsidRPr="009868FB">
        <w:rPr>
          <w:spacing w:val="-4"/>
          <w:sz w:val="24"/>
          <w:rPrChange w:id="506" w:author="HIEN" w:date="2025-12-01T09:53:00Z">
            <w:rPr>
              <w:spacing w:val="-4"/>
              <w:sz w:val="24"/>
              <w:lang w:val="en-GB"/>
            </w:rPr>
          </w:rPrChange>
        </w:rPr>
        <w:t xml:space="preserve"> thiết bị, công trình</w:t>
      </w:r>
      <w:r w:rsidRPr="009868FB">
        <w:rPr>
          <w:spacing w:val="-4"/>
          <w:sz w:val="24"/>
          <w:rPrChange w:id="507" w:author="HIEN" w:date="2025-12-01T09:53:00Z">
            <w:rPr>
              <w:spacing w:val="-4"/>
              <w:sz w:val="24"/>
              <w:lang w:val="en-GB"/>
            </w:rPr>
          </w:rPrChange>
        </w:rPr>
        <w:t>: theo quy định tại khoản 1, Điều 1 của Phụ lục 1.</w:t>
      </w:r>
    </w:p>
    <w:p w14:paraId="62599202" w14:textId="2CF5B38C" w:rsidR="00BE6171" w:rsidRPr="00BE6171" w:rsidDel="00384789" w:rsidRDefault="00BE6171" w:rsidP="00BE6171">
      <w:pPr>
        <w:pStyle w:val="oancuaDanhsach"/>
        <w:numPr>
          <w:ilvl w:val="0"/>
          <w:numId w:val="14"/>
        </w:numPr>
        <w:tabs>
          <w:tab w:val="left" w:pos="742"/>
        </w:tabs>
        <w:rPr>
          <w:ins w:id="508" w:author="Việt Nguyễn" w:date="2025-12-01T17:55:00Z"/>
          <w:del w:id="509" w:author="Phương_Thu mua" w:date="2025-12-04T13:32:00Z"/>
          <w:sz w:val="24"/>
          <w:rPrChange w:id="510" w:author="Việt Nguyễn" w:date="2025-12-01T17:55:00Z">
            <w:rPr>
              <w:ins w:id="511" w:author="Việt Nguyễn" w:date="2025-12-01T17:55:00Z"/>
              <w:del w:id="512" w:author="Phương_Thu mua" w:date="2025-12-04T13:32:00Z"/>
              <w:sz w:val="24"/>
              <w:lang w:val="en-US"/>
            </w:rPr>
          </w:rPrChange>
        </w:rPr>
      </w:pPr>
      <w:ins w:id="513" w:author="Việt Nguyễn" w:date="2025-12-01T17:49:00Z">
        <w:r w:rsidRPr="00BE6171">
          <w:rPr>
            <w:sz w:val="24"/>
          </w:rPr>
          <w:t>Phương thức bảo hành</w:t>
        </w:r>
      </w:ins>
      <w:ins w:id="514" w:author="Phương_Thu mua" w:date="2025-12-04T12:00:00Z">
        <w:r w:rsidR="004D4640">
          <w:rPr>
            <w:sz w:val="24"/>
            <w:lang w:val="en-GB"/>
          </w:rPr>
          <w:t xml:space="preserve"> </w:t>
        </w:r>
        <w:proofErr w:type="spellStart"/>
        <w:r w:rsidR="004D4640">
          <w:rPr>
            <w:sz w:val="24"/>
            <w:lang w:val="en-GB"/>
          </w:rPr>
          <w:t>thiết</w:t>
        </w:r>
        <w:proofErr w:type="spellEnd"/>
        <w:r w:rsidR="004D4640">
          <w:rPr>
            <w:sz w:val="24"/>
            <w:lang w:val="en-GB"/>
          </w:rPr>
          <w:t xml:space="preserve"> </w:t>
        </w:r>
        <w:proofErr w:type="spellStart"/>
        <w:r w:rsidR="004D4640">
          <w:rPr>
            <w:sz w:val="24"/>
            <w:lang w:val="en-GB"/>
          </w:rPr>
          <w:t>bị</w:t>
        </w:r>
      </w:ins>
      <w:proofErr w:type="spellEnd"/>
      <w:ins w:id="515" w:author="Việt Nguyễn" w:date="2025-12-01T17:49:00Z">
        <w:r w:rsidRPr="00BE6171">
          <w:rPr>
            <w:sz w:val="24"/>
          </w:rPr>
          <w:t xml:space="preserve">: </w:t>
        </w:r>
      </w:ins>
      <w:ins w:id="516" w:author="Việt Nguyễn" w:date="2025-12-01T17:56:00Z">
        <w:r w:rsidRPr="00BE6171">
          <w:rPr>
            <w:sz w:val="24"/>
          </w:rPr>
          <w:t>Áp dụng theo chính sách bảo hành của Hãng</w:t>
        </w:r>
      </w:ins>
      <w:ins w:id="517" w:author="Phương_Thu mua" w:date="2025-12-04T13:32:00Z">
        <w:r w:rsidR="00384789">
          <w:rPr>
            <w:sz w:val="24"/>
            <w:lang w:val="en-GB"/>
          </w:rPr>
          <w:t>.</w:t>
        </w:r>
      </w:ins>
    </w:p>
    <w:p w14:paraId="33EA55DC" w14:textId="0D6AEAD1" w:rsidR="00BE6171" w:rsidRPr="00384789" w:rsidDel="00384789" w:rsidRDefault="00BE6171">
      <w:pPr>
        <w:pStyle w:val="oancuaDanhsach"/>
        <w:numPr>
          <w:ilvl w:val="0"/>
          <w:numId w:val="14"/>
        </w:numPr>
        <w:tabs>
          <w:tab w:val="left" w:pos="742"/>
        </w:tabs>
        <w:rPr>
          <w:ins w:id="518" w:author="Việt Nguyễn" w:date="2025-12-01T17:55:00Z"/>
          <w:del w:id="519" w:author="Phương_Thu mua" w:date="2025-12-04T13:32:00Z"/>
          <w:strike/>
          <w:sz w:val="24"/>
          <w:rPrChange w:id="520" w:author="Phương_Thu mua" w:date="2025-12-04T13:32:00Z">
            <w:rPr>
              <w:ins w:id="521" w:author="Việt Nguyễn" w:date="2025-12-01T17:55:00Z"/>
              <w:del w:id="522" w:author="Phương_Thu mua" w:date="2025-12-04T13:32:00Z"/>
              <w:sz w:val="24"/>
              <w:lang w:val="en-US"/>
            </w:rPr>
          </w:rPrChange>
        </w:rPr>
      </w:pPr>
      <w:ins w:id="523" w:author="Việt Nguyễn" w:date="2025-12-01T17:56:00Z">
        <w:del w:id="524" w:author="Phương_Thu mua" w:date="2025-12-04T13:32:00Z">
          <w:r w:rsidRPr="00384789" w:rsidDel="00384789">
            <w:rPr>
              <w:sz w:val="24"/>
              <w:lang w:val="pt-PT"/>
              <w:rPrChange w:id="525" w:author="Phương_Thu mua" w:date="2025-12-04T13:32:00Z">
                <w:rPr>
                  <w:sz w:val="24"/>
                  <w:lang w:val="en-US"/>
                </w:rPr>
              </w:rPrChange>
            </w:rPr>
            <w:delText>–</w:delText>
          </w:r>
        </w:del>
      </w:ins>
      <w:ins w:id="526" w:author="Việt Nguyễn" w:date="2025-12-01T17:55:00Z">
        <w:del w:id="527" w:author="Phương_Thu mua" w:date="2025-12-04T13:32:00Z">
          <w:r w:rsidRPr="00384789" w:rsidDel="00384789">
            <w:rPr>
              <w:sz w:val="24"/>
              <w:lang w:val="pt-PT"/>
              <w:rPrChange w:id="528" w:author="Phương_Thu mua" w:date="2025-12-04T13:32:00Z">
                <w:rPr>
                  <w:sz w:val="24"/>
                  <w:lang w:val="en-US"/>
                </w:rPr>
              </w:rPrChange>
            </w:rPr>
            <w:delText xml:space="preserve"> </w:delText>
          </w:r>
        </w:del>
      </w:ins>
      <w:ins w:id="529" w:author="Việt Nguyễn" w:date="2025-12-01T17:49:00Z">
        <w:del w:id="530" w:author="Phương_Thu mua" w:date="2025-12-04T13:32:00Z">
          <w:r w:rsidRPr="00384789" w:rsidDel="00384789">
            <w:rPr>
              <w:strike/>
              <w:sz w:val="24"/>
              <w:rPrChange w:id="531" w:author="Phương_Thu mua" w:date="2025-12-04T13:32:00Z">
                <w:rPr>
                  <w:sz w:val="24"/>
                </w:rPr>
              </w:rPrChange>
            </w:rPr>
            <w:delText>Sangfor</w:delText>
          </w:r>
        </w:del>
      </w:ins>
      <w:ins w:id="532" w:author="Việt Nguyễn" w:date="2025-12-01T17:56:00Z">
        <w:del w:id="533" w:author="Phương_Thu mua" w:date="2025-12-04T13:32:00Z">
          <w:r w:rsidRPr="00384789" w:rsidDel="00384789">
            <w:rPr>
              <w:strike/>
              <w:sz w:val="24"/>
              <w:lang w:val="pt-PT"/>
              <w:rPrChange w:id="534" w:author="Phương_Thu mua" w:date="2025-12-04T13:32:00Z">
                <w:rPr>
                  <w:sz w:val="24"/>
                  <w:lang w:val="en-US"/>
                </w:rPr>
              </w:rPrChange>
            </w:rPr>
            <w:delText xml:space="preserve">: </w:delText>
          </w:r>
        </w:del>
      </w:ins>
      <w:commentRangeStart w:id="535"/>
      <w:commentRangeStart w:id="536"/>
      <w:ins w:id="537" w:author="Việt Nguyễn" w:date="2025-12-01T17:55:00Z">
        <w:del w:id="538" w:author="Phương_Thu mua" w:date="2025-12-04T13:32:00Z">
          <w:r w:rsidRPr="00384789" w:rsidDel="00384789">
            <w:rPr>
              <w:strike/>
              <w:sz w:val="24"/>
              <w:rPrChange w:id="539" w:author="Phương_Thu mua" w:date="2025-12-04T13:32:00Z">
                <w:rPr>
                  <w:sz w:val="24"/>
                </w:rPr>
              </w:rPrChange>
            </w:rPr>
            <w:fldChar w:fldCharType="begin"/>
          </w:r>
          <w:r w:rsidRPr="00384789" w:rsidDel="00384789">
            <w:rPr>
              <w:strike/>
              <w:sz w:val="24"/>
              <w:rPrChange w:id="540" w:author="Phương_Thu mua" w:date="2025-12-04T13:32:00Z">
                <w:rPr>
                  <w:sz w:val="24"/>
                </w:rPr>
              </w:rPrChange>
            </w:rPr>
            <w:delInstrText>HYPERLINK "</w:delInstrText>
          </w:r>
        </w:del>
      </w:ins>
      <w:ins w:id="541" w:author="Việt Nguyễn" w:date="2025-12-01T17:49:00Z">
        <w:del w:id="542" w:author="Phương_Thu mua" w:date="2025-12-04T13:32:00Z">
          <w:r w:rsidRPr="00384789" w:rsidDel="00384789">
            <w:rPr>
              <w:strike/>
              <w:sz w:val="24"/>
              <w:rPrChange w:id="543" w:author="Phương_Thu mua" w:date="2025-12-04T13:32:00Z">
                <w:rPr>
                  <w:sz w:val="24"/>
                </w:rPr>
              </w:rPrChange>
            </w:rPr>
            <w:delInstrText>https://www.sangfor.com/support/service-policy/warranty-polic</w:delInstrText>
          </w:r>
        </w:del>
      </w:ins>
      <w:ins w:id="544" w:author="Việt Nguyễn" w:date="2025-12-01T17:55:00Z">
        <w:del w:id="545" w:author="Phương_Thu mua" w:date="2025-12-04T13:32:00Z">
          <w:r w:rsidRPr="00384789" w:rsidDel="00384789">
            <w:rPr>
              <w:strike/>
              <w:sz w:val="24"/>
              <w:rPrChange w:id="546" w:author="Phương_Thu mua" w:date="2025-12-04T13:32:00Z">
                <w:rPr>
                  <w:sz w:val="24"/>
                </w:rPr>
              </w:rPrChange>
            </w:rPr>
            <w:delInstrText>"</w:delInstrText>
          </w:r>
          <w:r w:rsidRPr="002D023D" w:rsidDel="00384789">
            <w:rPr>
              <w:strike/>
              <w:sz w:val="24"/>
            </w:rPr>
          </w:r>
          <w:r w:rsidRPr="00384789" w:rsidDel="00384789">
            <w:rPr>
              <w:strike/>
              <w:sz w:val="24"/>
              <w:rPrChange w:id="547" w:author="Phương_Thu mua" w:date="2025-12-04T13:32:00Z">
                <w:rPr>
                  <w:sz w:val="24"/>
                </w:rPr>
              </w:rPrChange>
            </w:rPr>
            <w:fldChar w:fldCharType="separate"/>
          </w:r>
        </w:del>
      </w:ins>
      <w:ins w:id="548" w:author="Việt Nguyễn" w:date="2025-12-01T17:49:00Z">
        <w:del w:id="549" w:author="Phương_Thu mua" w:date="2025-12-04T13:32:00Z">
          <w:r w:rsidRPr="00384789" w:rsidDel="00384789">
            <w:rPr>
              <w:rStyle w:val="Siuktni"/>
              <w:strike/>
              <w:sz w:val="24"/>
              <w:rPrChange w:id="550" w:author="Phương_Thu mua" w:date="2025-12-04T13:32:00Z">
                <w:rPr>
                  <w:rStyle w:val="Siuktni"/>
                  <w:sz w:val="24"/>
                </w:rPr>
              </w:rPrChange>
            </w:rPr>
            <w:delText>https://www.sangfor.com/support/service-policy/warranty-polic</w:delText>
          </w:r>
        </w:del>
      </w:ins>
      <w:ins w:id="551" w:author="Việt Nguyễn" w:date="2025-12-01T17:55:00Z">
        <w:del w:id="552" w:author="Phương_Thu mua" w:date="2025-12-04T13:32:00Z">
          <w:r w:rsidRPr="00384789" w:rsidDel="00384789">
            <w:rPr>
              <w:strike/>
              <w:sz w:val="24"/>
              <w:rPrChange w:id="553" w:author="Phương_Thu mua" w:date="2025-12-04T13:32:00Z">
                <w:rPr>
                  <w:sz w:val="24"/>
                </w:rPr>
              </w:rPrChange>
            </w:rPr>
            <w:fldChar w:fldCharType="end"/>
          </w:r>
        </w:del>
      </w:ins>
      <w:ins w:id="554" w:author="Việt Nguyễn" w:date="2025-12-01T17:49:00Z">
        <w:del w:id="555" w:author="Phương_Thu mua" w:date="2025-12-04T13:32:00Z">
          <w:r w:rsidRPr="00384789" w:rsidDel="00384789">
            <w:rPr>
              <w:strike/>
              <w:sz w:val="24"/>
              <w:rPrChange w:id="556" w:author="Phương_Thu mua" w:date="2025-12-04T13:32:00Z">
                <w:rPr>
                  <w:sz w:val="24"/>
                </w:rPr>
              </w:rPrChange>
            </w:rPr>
            <w:delText>y</w:delText>
          </w:r>
        </w:del>
      </w:ins>
      <w:commentRangeEnd w:id="535"/>
      <w:del w:id="557" w:author="Phương_Thu mua" w:date="2025-12-04T13:32:00Z">
        <w:r w:rsidR="003D4530" w:rsidRPr="00076BAF" w:rsidDel="00384789">
          <w:rPr>
            <w:rStyle w:val="ThamchiuChuthich"/>
            <w:strike/>
            <w:rPrChange w:id="558" w:author="HIEN" w:date="2025-12-03T10:38:00Z">
              <w:rPr>
                <w:rStyle w:val="ThamchiuChuthich"/>
              </w:rPr>
            </w:rPrChange>
          </w:rPr>
          <w:commentReference w:id="535"/>
        </w:r>
        <w:commentRangeEnd w:id="536"/>
        <w:r w:rsidR="00076BAF" w:rsidRPr="00076BAF" w:rsidDel="00384789">
          <w:rPr>
            <w:rStyle w:val="ThamchiuChuthich"/>
            <w:strike/>
            <w:rPrChange w:id="559" w:author="HIEN" w:date="2025-12-03T10:38:00Z">
              <w:rPr>
                <w:rStyle w:val="ThamchiuChuthich"/>
              </w:rPr>
            </w:rPrChange>
          </w:rPr>
          <w:commentReference w:id="536"/>
        </w:r>
      </w:del>
    </w:p>
    <w:p w14:paraId="0BD02466" w14:textId="19197289" w:rsidR="00BE6171" w:rsidRPr="00076BAF" w:rsidRDefault="00BE6171">
      <w:pPr>
        <w:pStyle w:val="oancuaDanhsach"/>
        <w:numPr>
          <w:ilvl w:val="0"/>
          <w:numId w:val="14"/>
        </w:numPr>
        <w:tabs>
          <w:tab w:val="left" w:pos="742"/>
        </w:tabs>
        <w:rPr>
          <w:rPrChange w:id="560" w:author="HIEN" w:date="2025-12-03T10:38:00Z">
            <w:rPr>
              <w:sz w:val="24"/>
            </w:rPr>
          </w:rPrChange>
        </w:rPr>
      </w:pPr>
      <w:ins w:id="561" w:author="Việt Nguyễn" w:date="2025-12-01T17:56:00Z">
        <w:del w:id="562" w:author="Phương_Thu mua" w:date="2025-12-04T13:32:00Z">
          <w:r w:rsidRPr="00076BAF" w:rsidDel="00384789">
            <w:rPr>
              <w:lang w:val="pt-PT"/>
              <w:rPrChange w:id="563" w:author="HIEN" w:date="2025-12-03T10:38:00Z">
                <w:rPr>
                  <w:sz w:val="24"/>
                  <w:lang w:val="en-US"/>
                </w:rPr>
              </w:rPrChange>
            </w:rPr>
            <w:delText>–</w:delText>
          </w:r>
        </w:del>
      </w:ins>
      <w:ins w:id="564" w:author="Việt Nguyễn" w:date="2025-12-01T17:55:00Z">
        <w:del w:id="565" w:author="Phương_Thu mua" w:date="2025-12-04T13:32:00Z">
          <w:r w:rsidRPr="00076BAF" w:rsidDel="00384789">
            <w:rPr>
              <w:lang w:val="pt-PT"/>
              <w:rPrChange w:id="566" w:author="HIEN" w:date="2025-12-03T10:38:00Z">
                <w:rPr>
                  <w:sz w:val="24"/>
                  <w:lang w:val="en-US"/>
                </w:rPr>
              </w:rPrChange>
            </w:rPr>
            <w:delText xml:space="preserve"> </w:delText>
          </w:r>
        </w:del>
      </w:ins>
      <w:ins w:id="567" w:author="Việt Nguyễn" w:date="2025-12-01T17:56:00Z">
        <w:del w:id="568" w:author="Phương_Thu mua" w:date="2025-12-04T13:32:00Z">
          <w:r w:rsidRPr="00076BAF" w:rsidDel="00384789">
            <w:rPr>
              <w:lang w:val="pt-PT"/>
              <w:rPrChange w:id="569" w:author="HIEN" w:date="2025-12-03T10:38:00Z">
                <w:rPr>
                  <w:sz w:val="24"/>
                  <w:lang w:val="en-US"/>
                </w:rPr>
              </w:rPrChange>
            </w:rPr>
            <w:delText xml:space="preserve">H3C: </w:delText>
          </w:r>
          <w:commentRangeStart w:id="570"/>
          <w:r w:rsidRPr="00076BAF" w:rsidDel="00384789">
            <w:rPr>
              <w:rPrChange w:id="571" w:author="HIEN" w:date="2025-12-03T10:38:00Z">
                <w:rPr>
                  <w:sz w:val="24"/>
                </w:rPr>
              </w:rPrChange>
            </w:rPr>
            <w:delText>https://www.h3c.com/en/d_202004/1281579_294551_0.htm</w:delText>
          </w:r>
        </w:del>
      </w:ins>
      <w:commentRangeEnd w:id="570"/>
      <w:del w:id="572" w:author="Phương_Thu mua" w:date="2025-12-04T13:32:00Z">
        <w:r w:rsidR="00C92FC5" w:rsidRPr="00076BAF" w:rsidDel="00384789">
          <w:rPr>
            <w:rStyle w:val="ThamchiuChuthich"/>
            <w:strike/>
            <w:rPrChange w:id="573" w:author="HIEN" w:date="2025-12-03T10:38:00Z">
              <w:rPr>
                <w:rStyle w:val="ThamchiuChuthich"/>
              </w:rPr>
            </w:rPrChange>
          </w:rPr>
          <w:commentReference w:id="570"/>
        </w:r>
      </w:del>
    </w:p>
    <w:p w14:paraId="70DCD844" w14:textId="77777777" w:rsidR="00102A80" w:rsidRDefault="007C2211">
      <w:pPr>
        <w:pStyle w:val="oancuaDanhsach"/>
        <w:numPr>
          <w:ilvl w:val="0"/>
          <w:numId w:val="14"/>
        </w:numPr>
        <w:tabs>
          <w:tab w:val="left" w:pos="743"/>
        </w:tabs>
        <w:ind w:right="447"/>
        <w:rPr>
          <w:sz w:val="24"/>
        </w:rPr>
      </w:pPr>
      <w:r>
        <w:rPr>
          <w:sz w:val="24"/>
        </w:rPr>
        <w:t>Lỗi đổi trả: Bên Bán có nghĩa vụ đổi trả tất cả các hư hỏng, khiếm khuyết, khuyết tật của Hàng Hóa (do lỗi nhà sản xuất) kể từ ngày bàn giao, nghiệm thu Hàng Hóa.</w:t>
      </w:r>
    </w:p>
    <w:p w14:paraId="63619A25" w14:textId="3FD196AE" w:rsidR="00102A80" w:rsidRDefault="007C2211">
      <w:pPr>
        <w:pStyle w:val="oancuaDanhsach"/>
        <w:numPr>
          <w:ilvl w:val="0"/>
          <w:numId w:val="14"/>
        </w:numPr>
        <w:tabs>
          <w:tab w:val="left" w:pos="743"/>
        </w:tabs>
        <w:spacing w:before="1"/>
        <w:ind w:right="441"/>
        <w:rPr>
          <w:ins w:id="574" w:author="Phương_Thu mua" w:date="2025-12-04T13:36:00Z"/>
          <w:sz w:val="24"/>
        </w:rPr>
      </w:pPr>
      <w:r>
        <w:rPr>
          <w:sz w:val="24"/>
        </w:rPr>
        <w:t>Chi</w:t>
      </w:r>
      <w:r>
        <w:rPr>
          <w:spacing w:val="-1"/>
          <w:sz w:val="24"/>
        </w:rPr>
        <w:t xml:space="preserve"> </w:t>
      </w:r>
      <w:r>
        <w:rPr>
          <w:sz w:val="24"/>
        </w:rPr>
        <w:t>phí</w:t>
      </w:r>
      <w:r>
        <w:rPr>
          <w:spacing w:val="-3"/>
          <w:sz w:val="24"/>
        </w:rPr>
        <w:t xml:space="preserve"> </w:t>
      </w:r>
      <w:r>
        <w:rPr>
          <w:sz w:val="24"/>
        </w:rPr>
        <w:t>liên</w:t>
      </w:r>
      <w:r>
        <w:rPr>
          <w:spacing w:val="-1"/>
          <w:sz w:val="24"/>
        </w:rPr>
        <w:t xml:space="preserve"> </w:t>
      </w:r>
      <w:r>
        <w:rPr>
          <w:sz w:val="24"/>
        </w:rPr>
        <w:t>quan</w:t>
      </w:r>
      <w:r>
        <w:rPr>
          <w:spacing w:val="-1"/>
          <w:sz w:val="24"/>
        </w:rPr>
        <w:t xml:space="preserve"> </w:t>
      </w:r>
      <w:r>
        <w:rPr>
          <w:sz w:val="24"/>
        </w:rPr>
        <w:t>đến</w:t>
      </w:r>
      <w:r>
        <w:rPr>
          <w:spacing w:val="-1"/>
          <w:sz w:val="24"/>
        </w:rPr>
        <w:t xml:space="preserve"> </w:t>
      </w:r>
      <w:r>
        <w:rPr>
          <w:sz w:val="24"/>
        </w:rPr>
        <w:t>hoạt</w:t>
      </w:r>
      <w:r>
        <w:rPr>
          <w:spacing w:val="-1"/>
          <w:sz w:val="24"/>
        </w:rPr>
        <w:t xml:space="preserve"> </w:t>
      </w:r>
      <w:commentRangeStart w:id="575"/>
      <w:commentRangeStart w:id="576"/>
      <w:r>
        <w:rPr>
          <w:sz w:val="24"/>
        </w:rPr>
        <w:t>động</w:t>
      </w:r>
      <w:r>
        <w:rPr>
          <w:spacing w:val="-1"/>
          <w:sz w:val="24"/>
        </w:rPr>
        <w:t xml:space="preserve"> </w:t>
      </w:r>
      <w:r>
        <w:rPr>
          <w:sz w:val="24"/>
        </w:rPr>
        <w:t>đổi</w:t>
      </w:r>
      <w:r>
        <w:rPr>
          <w:spacing w:val="-1"/>
          <w:sz w:val="24"/>
        </w:rPr>
        <w:t xml:space="preserve"> </w:t>
      </w:r>
      <w:r>
        <w:rPr>
          <w:sz w:val="24"/>
        </w:rPr>
        <w:t>trả</w:t>
      </w:r>
      <w:commentRangeEnd w:id="575"/>
      <w:r w:rsidR="00254BC7">
        <w:rPr>
          <w:rStyle w:val="ThamchiuChuthich"/>
        </w:rPr>
        <w:commentReference w:id="575"/>
      </w:r>
      <w:commentRangeEnd w:id="576"/>
      <w:ins w:id="577" w:author="Phương_Thu mua" w:date="2025-12-04T11:21:00Z">
        <w:r w:rsidR="00905374" w:rsidRPr="00905374">
          <w:rPr>
            <w:sz w:val="24"/>
            <w:highlight w:val="yellow"/>
            <w:lang w:val="en-GB"/>
            <w:rPrChange w:id="578" w:author="Phương_Thu mua" w:date="2025-12-04T11:22:00Z">
              <w:rPr>
                <w:sz w:val="24"/>
                <w:lang w:val="en-GB"/>
              </w:rPr>
            </w:rPrChange>
          </w:rPr>
          <w:t xml:space="preserve">, </w:t>
        </w:r>
        <w:proofErr w:type="spellStart"/>
        <w:r w:rsidR="00905374" w:rsidRPr="00905374">
          <w:rPr>
            <w:sz w:val="24"/>
            <w:highlight w:val="yellow"/>
            <w:lang w:val="en-GB"/>
            <w:rPrChange w:id="579" w:author="Phương_Thu mua" w:date="2025-12-04T11:22:00Z">
              <w:rPr>
                <w:sz w:val="24"/>
                <w:lang w:val="en-GB"/>
              </w:rPr>
            </w:rPrChange>
          </w:rPr>
          <w:t>bảo</w:t>
        </w:r>
        <w:proofErr w:type="spellEnd"/>
        <w:r w:rsidR="00905374" w:rsidRPr="00905374">
          <w:rPr>
            <w:sz w:val="24"/>
            <w:highlight w:val="yellow"/>
            <w:lang w:val="en-GB"/>
            <w:rPrChange w:id="580" w:author="Phương_Thu mua" w:date="2025-12-04T11:22:00Z">
              <w:rPr>
                <w:sz w:val="24"/>
                <w:lang w:val="en-GB"/>
              </w:rPr>
            </w:rPrChange>
          </w:rPr>
          <w:t xml:space="preserve"> </w:t>
        </w:r>
        <w:proofErr w:type="spellStart"/>
        <w:r w:rsidR="00905374" w:rsidRPr="00905374">
          <w:rPr>
            <w:sz w:val="24"/>
            <w:highlight w:val="yellow"/>
            <w:lang w:val="en-GB"/>
            <w:rPrChange w:id="581" w:author="Phương_Thu mua" w:date="2025-12-04T11:22:00Z">
              <w:rPr>
                <w:sz w:val="24"/>
                <w:lang w:val="en-GB"/>
              </w:rPr>
            </w:rPrChange>
          </w:rPr>
          <w:t>hành</w:t>
        </w:r>
      </w:ins>
      <w:proofErr w:type="spellEnd"/>
      <w:r w:rsidR="00386032" w:rsidRPr="00905374">
        <w:rPr>
          <w:rStyle w:val="ThamchiuChuthich"/>
          <w:highlight w:val="yellow"/>
          <w:rPrChange w:id="582" w:author="Phương_Thu mua" w:date="2025-12-04T11:22:00Z">
            <w:rPr>
              <w:rStyle w:val="ThamchiuChuthich"/>
            </w:rPr>
          </w:rPrChange>
        </w:rPr>
        <w:commentReference w:id="576"/>
      </w:r>
      <w:ins w:id="583" w:author="Phương_Thu mua" w:date="2025-12-04T13:54:00Z">
        <w:r w:rsidR="006805F2">
          <w:rPr>
            <w:sz w:val="24"/>
            <w:highlight w:val="yellow"/>
            <w:lang w:val="en-GB"/>
          </w:rPr>
          <w:t xml:space="preserve"> </w:t>
        </w:r>
        <w:proofErr w:type="spellStart"/>
        <w:r w:rsidR="006805F2">
          <w:rPr>
            <w:sz w:val="24"/>
            <w:highlight w:val="yellow"/>
            <w:lang w:val="en-GB"/>
          </w:rPr>
          <w:t>đối</w:t>
        </w:r>
        <w:proofErr w:type="spellEnd"/>
        <w:r w:rsidR="006805F2">
          <w:rPr>
            <w:sz w:val="24"/>
            <w:highlight w:val="yellow"/>
            <w:lang w:val="en-GB"/>
          </w:rPr>
          <w:t xml:space="preserve"> </w:t>
        </w:r>
        <w:proofErr w:type="spellStart"/>
        <w:r w:rsidR="006805F2">
          <w:rPr>
            <w:sz w:val="24"/>
            <w:highlight w:val="yellow"/>
            <w:lang w:val="en-GB"/>
          </w:rPr>
          <w:t>với</w:t>
        </w:r>
        <w:proofErr w:type="spellEnd"/>
        <w:r w:rsidR="006805F2">
          <w:rPr>
            <w:sz w:val="24"/>
            <w:highlight w:val="yellow"/>
            <w:lang w:val="en-GB"/>
          </w:rPr>
          <w:t xml:space="preserve"> </w:t>
        </w:r>
        <w:proofErr w:type="spellStart"/>
        <w:r w:rsidR="006805F2">
          <w:rPr>
            <w:sz w:val="24"/>
            <w:highlight w:val="yellow"/>
            <w:lang w:val="en-GB"/>
          </w:rPr>
          <w:t>thiết</w:t>
        </w:r>
        <w:proofErr w:type="spellEnd"/>
        <w:r w:rsidR="006805F2">
          <w:rPr>
            <w:sz w:val="24"/>
            <w:highlight w:val="yellow"/>
            <w:lang w:val="en-GB"/>
          </w:rPr>
          <w:t xml:space="preserve"> </w:t>
        </w:r>
        <w:proofErr w:type="spellStart"/>
        <w:r w:rsidR="006805F2">
          <w:rPr>
            <w:sz w:val="24"/>
            <w:highlight w:val="yellow"/>
            <w:lang w:val="en-GB"/>
          </w:rPr>
          <w:t>bị</w:t>
        </w:r>
        <w:proofErr w:type="spellEnd"/>
        <w:r w:rsidR="006805F2">
          <w:rPr>
            <w:sz w:val="24"/>
            <w:highlight w:val="yellow"/>
            <w:lang w:val="en-GB"/>
          </w:rPr>
          <w:t xml:space="preserve">, </w:t>
        </w:r>
        <w:proofErr w:type="spellStart"/>
        <w:r w:rsidR="006805F2">
          <w:rPr>
            <w:sz w:val="24"/>
            <w:highlight w:val="yellow"/>
            <w:lang w:val="en-GB"/>
          </w:rPr>
          <w:t>linh</w:t>
        </w:r>
        <w:proofErr w:type="spellEnd"/>
        <w:r w:rsidR="006805F2">
          <w:rPr>
            <w:sz w:val="24"/>
            <w:highlight w:val="yellow"/>
            <w:lang w:val="en-GB"/>
          </w:rPr>
          <w:t xml:space="preserve"> </w:t>
        </w:r>
        <w:proofErr w:type="spellStart"/>
        <w:r w:rsidR="006805F2">
          <w:rPr>
            <w:sz w:val="24"/>
            <w:highlight w:val="yellow"/>
            <w:lang w:val="en-GB"/>
          </w:rPr>
          <w:t>kiện</w:t>
        </w:r>
        <w:proofErr w:type="spellEnd"/>
        <w:r w:rsidR="006805F2">
          <w:rPr>
            <w:sz w:val="24"/>
            <w:highlight w:val="yellow"/>
            <w:lang w:val="en-GB"/>
          </w:rPr>
          <w:t xml:space="preserve"> </w:t>
        </w:r>
        <w:proofErr w:type="spellStart"/>
        <w:r w:rsidR="006805F2">
          <w:rPr>
            <w:sz w:val="24"/>
            <w:highlight w:val="yellow"/>
            <w:lang w:val="en-GB"/>
          </w:rPr>
          <w:t>nhỏ</w:t>
        </w:r>
      </w:ins>
      <w:proofErr w:type="spellEnd"/>
      <w:r w:rsidRPr="00905374">
        <w:rPr>
          <w:sz w:val="24"/>
          <w:highlight w:val="yellow"/>
          <w:rPrChange w:id="584" w:author="Phương_Thu mua" w:date="2025-12-04T11:22:00Z">
            <w:rPr>
              <w:sz w:val="24"/>
            </w:rPr>
          </w:rPrChange>
        </w:rPr>
        <w:t>:</w:t>
      </w:r>
      <w:r w:rsidRPr="00905374">
        <w:rPr>
          <w:spacing w:val="-1"/>
          <w:sz w:val="24"/>
          <w:highlight w:val="yellow"/>
          <w:rPrChange w:id="585" w:author="Phương_Thu mua" w:date="2025-12-04T11:22:00Z">
            <w:rPr>
              <w:spacing w:val="-1"/>
              <w:sz w:val="24"/>
            </w:rPr>
          </w:rPrChange>
        </w:rPr>
        <w:t xml:space="preserve"> </w:t>
      </w:r>
      <w:ins w:id="586" w:author="Việt Nguyễn" w:date="2025-12-01T17:43:00Z">
        <w:r w:rsidR="00C004B9" w:rsidRPr="006805F2">
          <w:rPr>
            <w:spacing w:val="-1"/>
            <w:sz w:val="24"/>
            <w:highlight w:val="yellow"/>
            <w:rPrChange w:id="587" w:author="Phương_Thu mua" w:date="2025-12-04T13:56:00Z">
              <w:rPr>
                <w:spacing w:val="-1"/>
                <w:sz w:val="24"/>
                <w:lang w:val="en-US"/>
              </w:rPr>
            </w:rPrChange>
          </w:rPr>
          <w:t>Mỗi Bên chịu trách nhiệm đối với phần chi phí phát sinh tương ứng trong quá trình</w:t>
        </w:r>
      </w:ins>
      <w:ins w:id="588" w:author="Việt Nguyễn" w:date="2025-12-01T17:38:00Z">
        <w:r w:rsidR="00C004B9" w:rsidRPr="00A459B0">
          <w:rPr>
            <w:spacing w:val="-1"/>
            <w:sz w:val="24"/>
            <w:rPrChange w:id="589" w:author="Gem - Legal J&amp;T" w:date="2025-12-02T14:32:00Z">
              <w:rPr>
                <w:spacing w:val="-1"/>
                <w:sz w:val="24"/>
                <w:lang w:val="en-US"/>
              </w:rPr>
            </w:rPrChange>
          </w:rPr>
          <w:t xml:space="preserve"> </w:t>
        </w:r>
      </w:ins>
      <w:del w:id="590" w:author="Phương_Thu mua" w:date="2025-12-04T13:59:00Z">
        <w:r w:rsidRPr="006805F2" w:rsidDel="006805F2">
          <w:rPr>
            <w:strike/>
            <w:sz w:val="24"/>
            <w:rPrChange w:id="591" w:author="Phương_Thu mua" w:date="2025-12-04T13:56:00Z">
              <w:rPr>
                <w:sz w:val="24"/>
              </w:rPr>
            </w:rPrChange>
          </w:rPr>
          <w:delText>Bên</w:delText>
        </w:r>
        <w:r w:rsidRPr="006805F2" w:rsidDel="006805F2">
          <w:rPr>
            <w:strike/>
            <w:spacing w:val="-1"/>
            <w:sz w:val="24"/>
            <w:rPrChange w:id="592" w:author="Phương_Thu mua" w:date="2025-12-04T13:56:00Z">
              <w:rPr>
                <w:spacing w:val="-1"/>
                <w:sz w:val="24"/>
              </w:rPr>
            </w:rPrChange>
          </w:rPr>
          <w:delText xml:space="preserve"> </w:delText>
        </w:r>
        <w:r w:rsidRPr="006805F2" w:rsidDel="006805F2">
          <w:rPr>
            <w:strike/>
            <w:sz w:val="24"/>
            <w:rPrChange w:id="593" w:author="Phương_Thu mua" w:date="2025-12-04T13:56:00Z">
              <w:rPr>
                <w:sz w:val="24"/>
              </w:rPr>
            </w:rPrChange>
          </w:rPr>
          <w:delText>Bán</w:delText>
        </w:r>
        <w:r w:rsidRPr="006805F2" w:rsidDel="006805F2">
          <w:rPr>
            <w:strike/>
            <w:spacing w:val="-1"/>
            <w:sz w:val="24"/>
            <w:rPrChange w:id="594" w:author="Phương_Thu mua" w:date="2025-12-04T13:56:00Z">
              <w:rPr>
                <w:spacing w:val="-1"/>
                <w:sz w:val="24"/>
              </w:rPr>
            </w:rPrChange>
          </w:rPr>
          <w:delText xml:space="preserve"> </w:delText>
        </w:r>
        <w:r w:rsidRPr="006805F2" w:rsidDel="006805F2">
          <w:rPr>
            <w:strike/>
            <w:sz w:val="24"/>
            <w:rPrChange w:id="595" w:author="Phương_Thu mua" w:date="2025-12-04T13:56:00Z">
              <w:rPr>
                <w:sz w:val="24"/>
              </w:rPr>
            </w:rPrChange>
          </w:rPr>
          <w:delText>chịu</w:delText>
        </w:r>
        <w:r w:rsidRPr="006805F2" w:rsidDel="006805F2">
          <w:rPr>
            <w:strike/>
            <w:spacing w:val="-1"/>
            <w:sz w:val="24"/>
            <w:rPrChange w:id="596" w:author="Phương_Thu mua" w:date="2025-12-04T13:56:00Z">
              <w:rPr>
                <w:spacing w:val="-1"/>
                <w:sz w:val="24"/>
              </w:rPr>
            </w:rPrChange>
          </w:rPr>
          <w:delText xml:space="preserve"> </w:delText>
        </w:r>
        <w:r w:rsidRPr="006805F2" w:rsidDel="006805F2">
          <w:rPr>
            <w:strike/>
            <w:sz w:val="24"/>
            <w:rPrChange w:id="597" w:author="Phương_Thu mua" w:date="2025-12-04T13:56:00Z">
              <w:rPr>
                <w:sz w:val="24"/>
              </w:rPr>
            </w:rPrChange>
          </w:rPr>
          <w:delText>mọi</w:delText>
        </w:r>
        <w:r w:rsidRPr="00905374" w:rsidDel="006805F2">
          <w:rPr>
            <w:spacing w:val="-1"/>
            <w:sz w:val="24"/>
          </w:rPr>
          <w:delText xml:space="preserve"> </w:delText>
        </w:r>
      </w:del>
      <w:r w:rsidRPr="00905374">
        <w:rPr>
          <w:sz w:val="24"/>
        </w:rPr>
        <w:t>chi</w:t>
      </w:r>
      <w:r w:rsidRPr="00905374">
        <w:rPr>
          <w:spacing w:val="-1"/>
          <w:sz w:val="24"/>
        </w:rPr>
        <w:t xml:space="preserve"> </w:t>
      </w:r>
      <w:r w:rsidRPr="00905374">
        <w:rPr>
          <w:sz w:val="24"/>
        </w:rPr>
        <w:t>phí</w:t>
      </w:r>
      <w:r w:rsidRPr="00905374">
        <w:rPr>
          <w:spacing w:val="-1"/>
          <w:sz w:val="24"/>
        </w:rPr>
        <w:t xml:space="preserve"> </w:t>
      </w:r>
      <w:r w:rsidRPr="00905374">
        <w:rPr>
          <w:sz w:val="24"/>
        </w:rPr>
        <w:t>liên</w:t>
      </w:r>
      <w:r w:rsidRPr="00C004B9">
        <w:rPr>
          <w:spacing w:val="-1"/>
          <w:sz w:val="24"/>
        </w:rPr>
        <w:t xml:space="preserve"> </w:t>
      </w:r>
      <w:r w:rsidRPr="00C004B9">
        <w:rPr>
          <w:sz w:val="24"/>
        </w:rPr>
        <w:t>quan đến việc</w:t>
      </w:r>
      <w:r>
        <w:rPr>
          <w:sz w:val="24"/>
        </w:rPr>
        <w:t xml:space="preserve"> đổi trả</w:t>
      </w:r>
      <w:ins w:id="598" w:author="Phương_Thu mua" w:date="2025-12-04T11:22:00Z">
        <w:r w:rsidR="00905374">
          <w:rPr>
            <w:sz w:val="24"/>
            <w:lang w:val="en-GB"/>
          </w:rPr>
          <w:t xml:space="preserve">, </w:t>
        </w:r>
        <w:proofErr w:type="spellStart"/>
        <w:r w:rsidR="00905374">
          <w:rPr>
            <w:sz w:val="24"/>
            <w:lang w:val="en-GB"/>
          </w:rPr>
          <w:t>bảo</w:t>
        </w:r>
        <w:proofErr w:type="spellEnd"/>
        <w:r w:rsidR="00905374">
          <w:rPr>
            <w:sz w:val="24"/>
            <w:lang w:val="en-GB"/>
          </w:rPr>
          <w:t xml:space="preserve"> </w:t>
        </w:r>
        <w:proofErr w:type="spellStart"/>
        <w:r w:rsidR="00905374">
          <w:rPr>
            <w:sz w:val="24"/>
            <w:lang w:val="en-GB"/>
          </w:rPr>
          <w:t>hành</w:t>
        </w:r>
      </w:ins>
      <w:proofErr w:type="spellEnd"/>
      <w:r>
        <w:rPr>
          <w:sz w:val="24"/>
        </w:rPr>
        <w:t xml:space="preserve"> bao gồm: </w:t>
      </w:r>
      <w:ins w:id="599" w:author="Việt Nguyễn" w:date="2025-12-01T17:39:00Z">
        <w:r w:rsidR="00C004B9" w:rsidRPr="006805F2">
          <w:rPr>
            <w:sz w:val="24"/>
            <w:highlight w:val="yellow"/>
            <w:rPrChange w:id="600" w:author="Phương_Thu mua" w:date="2025-12-04T13:57:00Z">
              <w:rPr>
                <w:sz w:val="24"/>
                <w:lang w:val="en-US"/>
              </w:rPr>
            </w:rPrChange>
          </w:rPr>
          <w:t>Bên Mua chịu</w:t>
        </w:r>
        <w:r w:rsidR="00C004B9" w:rsidRPr="00905374">
          <w:rPr>
            <w:sz w:val="24"/>
            <w:highlight w:val="yellow"/>
            <w:rPrChange w:id="601" w:author="Phương_Thu mua" w:date="2025-12-04T11:22:00Z">
              <w:rPr>
                <w:sz w:val="24"/>
                <w:lang w:val="en-US"/>
              </w:rPr>
            </w:rPrChange>
          </w:rPr>
          <w:t xml:space="preserve"> </w:t>
        </w:r>
      </w:ins>
      <w:ins w:id="602" w:author="Phương_Thu mua" w:date="2025-12-04T13:57:00Z">
        <w:r w:rsidR="006805F2">
          <w:rPr>
            <w:sz w:val="24"/>
            <w:highlight w:val="yellow"/>
            <w:lang w:val="en-GB"/>
          </w:rPr>
          <w:t>c</w:t>
        </w:r>
      </w:ins>
      <w:ins w:id="603" w:author="Việt Nguyễn" w:date="2025-12-01T17:39:00Z">
        <w:del w:id="604" w:author="Phương_Thu mua" w:date="2025-12-04T11:23:00Z">
          <w:r w:rsidR="00C004B9" w:rsidRPr="00905374" w:rsidDel="00905374">
            <w:rPr>
              <w:sz w:val="24"/>
              <w:highlight w:val="yellow"/>
              <w:rPrChange w:id="605" w:author="Phương_Thu mua" w:date="2025-12-04T11:23:00Z">
                <w:rPr>
                  <w:sz w:val="24"/>
                  <w:lang w:val="en-US"/>
                </w:rPr>
              </w:rPrChange>
            </w:rPr>
            <w:delText>c</w:delText>
          </w:r>
        </w:del>
      </w:ins>
      <w:del w:id="606" w:author="Gem - Legal J&amp;T" w:date="2025-12-02T14:45:00Z">
        <w:r w:rsidRPr="00493F76" w:rsidDel="00463168">
          <w:rPr>
            <w:sz w:val="24"/>
          </w:rPr>
          <w:delText>C</w:delText>
        </w:r>
      </w:del>
      <w:r w:rsidRPr="00493F76">
        <w:rPr>
          <w:sz w:val="24"/>
        </w:rPr>
        <w:t>hi</w:t>
      </w:r>
      <w:r>
        <w:rPr>
          <w:sz w:val="24"/>
        </w:rPr>
        <w:t xml:space="preserve"> phí vận chuyển từ địa chỉ của Bên Mua (địa chỉ Bên Bán đã giao hàng cho Bên Mua) đến nơi đổi trả,</w:t>
      </w:r>
      <w:ins w:id="607" w:author="Việt Nguyễn" w:date="2025-12-01T17:41:00Z">
        <w:r w:rsidR="00C004B9" w:rsidRPr="00A459B0">
          <w:rPr>
            <w:sz w:val="24"/>
            <w:rPrChange w:id="608" w:author="Gem - Legal J&amp;T" w:date="2025-12-02T14:32:00Z">
              <w:rPr>
                <w:sz w:val="24"/>
                <w:lang w:val="en-US"/>
              </w:rPr>
            </w:rPrChange>
          </w:rPr>
          <w:t xml:space="preserve"> </w:t>
        </w:r>
        <w:r w:rsidR="00C004B9" w:rsidRPr="009F00F7">
          <w:rPr>
            <w:sz w:val="24"/>
            <w:highlight w:val="yellow"/>
            <w:rPrChange w:id="609" w:author="Phương_Thu mua" w:date="2025-12-04T11:39:00Z">
              <w:rPr>
                <w:sz w:val="24"/>
                <w:lang w:val="en-US"/>
              </w:rPr>
            </w:rPrChange>
          </w:rPr>
          <w:t>Bên Bá</w:t>
        </w:r>
      </w:ins>
      <w:ins w:id="610" w:author="Việt Nguyễn" w:date="2025-12-01T17:43:00Z">
        <w:r w:rsidR="00C004B9" w:rsidRPr="009F00F7">
          <w:rPr>
            <w:sz w:val="24"/>
            <w:highlight w:val="yellow"/>
            <w:rPrChange w:id="611" w:author="Phương_Thu mua" w:date="2025-12-04T11:39:00Z">
              <w:rPr>
                <w:sz w:val="24"/>
                <w:lang w:val="en-US"/>
              </w:rPr>
            </w:rPrChange>
          </w:rPr>
          <w:t>n</w:t>
        </w:r>
      </w:ins>
      <w:ins w:id="612" w:author="Việt Nguyễn" w:date="2025-12-01T17:41:00Z">
        <w:r w:rsidR="00C004B9" w:rsidRPr="00A459B0">
          <w:rPr>
            <w:sz w:val="24"/>
            <w:rPrChange w:id="613" w:author="Gem - Legal J&amp;T" w:date="2025-12-02T14:32:00Z">
              <w:rPr>
                <w:sz w:val="24"/>
                <w:lang w:val="en-US"/>
              </w:rPr>
            </w:rPrChange>
          </w:rPr>
          <w:t xml:space="preserve"> chịu phí</w:t>
        </w:r>
      </w:ins>
      <w:r>
        <w:rPr>
          <w:sz w:val="24"/>
        </w:rPr>
        <w:t xml:space="preserve"> giao lại Hàng hóa đến địa chỉ của Bên Mua (địa chỉ đã giao hàng cho Bên Mua theo thỏa thuận của hợp đồng) và các chi phí cần thiết khác phục vụ cho hoạt động đổi trả.</w:t>
      </w:r>
      <w:ins w:id="614" w:author="Việt Nguyễn" w:date="2025-12-01T17:49:00Z">
        <w:r w:rsidR="00BE6171" w:rsidRPr="00A459B0">
          <w:rPr>
            <w:sz w:val="24"/>
            <w:rPrChange w:id="615" w:author="Gem - Legal J&amp;T" w:date="2025-12-02T14:32:00Z">
              <w:rPr>
                <w:sz w:val="24"/>
                <w:lang w:val="en-US"/>
              </w:rPr>
            </w:rPrChange>
          </w:rPr>
          <w:t xml:space="preserve"> </w:t>
        </w:r>
      </w:ins>
    </w:p>
    <w:p w14:paraId="2A408297" w14:textId="34F5CE7A" w:rsidR="00384789" w:rsidRPr="00384789" w:rsidRDefault="00384789">
      <w:pPr>
        <w:pStyle w:val="oancuaDanhsach"/>
        <w:tabs>
          <w:tab w:val="left" w:pos="743"/>
        </w:tabs>
        <w:spacing w:before="1"/>
        <w:ind w:left="743" w:right="441" w:firstLine="0"/>
        <w:rPr>
          <w:sz w:val="24"/>
          <w:lang w:val="en-GB"/>
          <w:rPrChange w:id="616" w:author="Phương_Thu mua" w:date="2025-12-04T13:36:00Z">
            <w:rPr>
              <w:sz w:val="24"/>
            </w:rPr>
          </w:rPrChange>
        </w:rPr>
        <w:pPrChange w:id="617" w:author="Phương_Thu mua" w:date="2025-12-04T13:43:00Z">
          <w:pPr>
            <w:pStyle w:val="oancuaDanhsach"/>
            <w:numPr>
              <w:numId w:val="14"/>
            </w:numPr>
            <w:tabs>
              <w:tab w:val="left" w:pos="743"/>
            </w:tabs>
            <w:spacing w:before="1"/>
            <w:ind w:left="743" w:right="441"/>
          </w:pPr>
        </w:pPrChange>
      </w:pPr>
      <w:ins w:id="618" w:author="Phương_Thu mua" w:date="2025-12-04T13:36:00Z">
        <w:r>
          <w:rPr>
            <w:sz w:val="24"/>
          </w:rPr>
          <w:t>Chi</w:t>
        </w:r>
        <w:r>
          <w:rPr>
            <w:spacing w:val="-1"/>
            <w:sz w:val="24"/>
          </w:rPr>
          <w:t xml:space="preserve"> </w:t>
        </w:r>
        <w:r>
          <w:rPr>
            <w:sz w:val="24"/>
          </w:rPr>
          <w:t>phí</w:t>
        </w:r>
        <w:r>
          <w:rPr>
            <w:spacing w:val="-3"/>
            <w:sz w:val="24"/>
          </w:rPr>
          <w:t xml:space="preserve"> </w:t>
        </w:r>
        <w:r>
          <w:rPr>
            <w:sz w:val="24"/>
          </w:rPr>
          <w:t>liên</w:t>
        </w:r>
        <w:r>
          <w:rPr>
            <w:spacing w:val="-1"/>
            <w:sz w:val="24"/>
          </w:rPr>
          <w:t xml:space="preserve"> </w:t>
        </w:r>
        <w:r>
          <w:rPr>
            <w:sz w:val="24"/>
          </w:rPr>
          <w:t>quan</w:t>
        </w:r>
        <w:r>
          <w:rPr>
            <w:spacing w:val="-1"/>
            <w:sz w:val="24"/>
          </w:rPr>
          <w:t xml:space="preserve"> </w:t>
        </w:r>
        <w:r>
          <w:rPr>
            <w:sz w:val="24"/>
          </w:rPr>
          <w:t>đến</w:t>
        </w:r>
        <w:r>
          <w:rPr>
            <w:spacing w:val="-1"/>
            <w:sz w:val="24"/>
          </w:rPr>
          <w:t xml:space="preserve"> </w:t>
        </w:r>
        <w:r>
          <w:rPr>
            <w:sz w:val="24"/>
          </w:rPr>
          <w:t>hoạt</w:t>
        </w:r>
        <w:r>
          <w:rPr>
            <w:spacing w:val="-1"/>
            <w:sz w:val="24"/>
          </w:rPr>
          <w:t xml:space="preserve"> </w:t>
        </w:r>
        <w:r>
          <w:rPr>
            <w:sz w:val="24"/>
          </w:rPr>
          <w:t>động</w:t>
        </w:r>
        <w:r>
          <w:rPr>
            <w:spacing w:val="-1"/>
            <w:sz w:val="24"/>
          </w:rPr>
          <w:t xml:space="preserve"> </w:t>
        </w:r>
        <w:r>
          <w:rPr>
            <w:sz w:val="24"/>
          </w:rPr>
          <w:t>đổi</w:t>
        </w:r>
        <w:r>
          <w:rPr>
            <w:spacing w:val="-1"/>
            <w:sz w:val="24"/>
          </w:rPr>
          <w:t xml:space="preserve"> </w:t>
        </w:r>
        <w:r>
          <w:rPr>
            <w:sz w:val="24"/>
          </w:rPr>
          <w:t>trả</w:t>
        </w:r>
        <w:r w:rsidRPr="00134BFB">
          <w:rPr>
            <w:sz w:val="24"/>
            <w:highlight w:val="yellow"/>
            <w:lang w:val="en-GB"/>
          </w:rPr>
          <w:t xml:space="preserve">, </w:t>
        </w:r>
        <w:proofErr w:type="spellStart"/>
        <w:r w:rsidRPr="00134BFB">
          <w:rPr>
            <w:sz w:val="24"/>
            <w:highlight w:val="yellow"/>
            <w:lang w:val="en-GB"/>
          </w:rPr>
          <w:t>bảo</w:t>
        </w:r>
        <w:proofErr w:type="spellEnd"/>
        <w:r w:rsidRPr="00134BFB">
          <w:rPr>
            <w:sz w:val="24"/>
            <w:highlight w:val="yellow"/>
            <w:lang w:val="en-GB"/>
          </w:rPr>
          <w:t xml:space="preserve"> </w:t>
        </w:r>
        <w:proofErr w:type="spellStart"/>
        <w:r w:rsidRPr="00134BFB">
          <w:rPr>
            <w:sz w:val="24"/>
            <w:highlight w:val="yellow"/>
            <w:lang w:val="en-GB"/>
          </w:rPr>
          <w:t>hành</w:t>
        </w:r>
      </w:ins>
      <w:proofErr w:type="spellEnd"/>
      <w:ins w:id="619" w:author="Phương_Thu mua" w:date="2025-12-04T13:57:00Z">
        <w:r w:rsidR="006805F2">
          <w:rPr>
            <w:sz w:val="24"/>
            <w:lang w:val="en-GB"/>
          </w:rPr>
          <w:t xml:space="preserve"> </w:t>
        </w:r>
        <w:proofErr w:type="spellStart"/>
        <w:r w:rsidR="006805F2">
          <w:rPr>
            <w:sz w:val="24"/>
            <w:lang w:val="en-GB"/>
          </w:rPr>
          <w:t>đối</w:t>
        </w:r>
        <w:proofErr w:type="spellEnd"/>
        <w:r w:rsidR="006805F2">
          <w:rPr>
            <w:sz w:val="24"/>
            <w:lang w:val="en-GB"/>
          </w:rPr>
          <w:t xml:space="preserve"> </w:t>
        </w:r>
        <w:proofErr w:type="spellStart"/>
        <w:r w:rsidR="006805F2">
          <w:rPr>
            <w:sz w:val="24"/>
            <w:lang w:val="en-GB"/>
          </w:rPr>
          <w:t>với</w:t>
        </w:r>
        <w:proofErr w:type="spellEnd"/>
        <w:r w:rsidR="006805F2">
          <w:rPr>
            <w:sz w:val="24"/>
            <w:lang w:val="en-GB"/>
          </w:rPr>
          <w:t xml:space="preserve"> </w:t>
        </w:r>
        <w:proofErr w:type="spellStart"/>
        <w:r w:rsidR="006805F2">
          <w:rPr>
            <w:sz w:val="24"/>
            <w:lang w:val="en-GB"/>
          </w:rPr>
          <w:t>các</w:t>
        </w:r>
        <w:proofErr w:type="spellEnd"/>
        <w:r w:rsidR="006805F2">
          <w:rPr>
            <w:sz w:val="24"/>
            <w:lang w:val="en-GB"/>
          </w:rPr>
          <w:t xml:space="preserve"> </w:t>
        </w:r>
        <w:proofErr w:type="spellStart"/>
        <w:r w:rsidR="006805F2">
          <w:rPr>
            <w:sz w:val="24"/>
            <w:lang w:val="en-GB"/>
          </w:rPr>
          <w:t>lỗi</w:t>
        </w:r>
        <w:proofErr w:type="spellEnd"/>
        <w:r w:rsidR="006805F2">
          <w:rPr>
            <w:sz w:val="24"/>
            <w:lang w:val="en-GB"/>
          </w:rPr>
          <w:t xml:space="preserve"> </w:t>
        </w:r>
        <w:proofErr w:type="spellStart"/>
        <w:r w:rsidR="006805F2">
          <w:rPr>
            <w:sz w:val="24"/>
            <w:lang w:val="en-GB"/>
          </w:rPr>
          <w:t>kỹ</w:t>
        </w:r>
        <w:proofErr w:type="spellEnd"/>
        <w:r w:rsidR="006805F2">
          <w:rPr>
            <w:sz w:val="24"/>
            <w:lang w:val="en-GB"/>
          </w:rPr>
          <w:t xml:space="preserve"> </w:t>
        </w:r>
        <w:proofErr w:type="spellStart"/>
        <w:r w:rsidR="006805F2">
          <w:rPr>
            <w:sz w:val="24"/>
            <w:lang w:val="en-GB"/>
          </w:rPr>
          <w:t>thuật</w:t>
        </w:r>
        <w:proofErr w:type="spellEnd"/>
        <w:r w:rsidR="006805F2">
          <w:rPr>
            <w:sz w:val="24"/>
            <w:lang w:val="en-GB"/>
          </w:rPr>
          <w:t xml:space="preserve"> </w:t>
        </w:r>
        <w:proofErr w:type="spellStart"/>
        <w:r w:rsidR="006805F2">
          <w:rPr>
            <w:sz w:val="24"/>
            <w:lang w:val="en-GB"/>
          </w:rPr>
          <w:t>lớn</w:t>
        </w:r>
      </w:ins>
      <w:proofErr w:type="spellEnd"/>
      <w:ins w:id="620" w:author="Việt Nguyễn" w:date="2025-12-04T15:05:00Z">
        <w:r w:rsidR="00455A25" w:rsidRPr="00455A25">
          <w:t xml:space="preserve"> </w:t>
        </w:r>
        <w:proofErr w:type="spellStart"/>
        <w:r w:rsidR="00455A25" w:rsidRPr="00455A25">
          <w:rPr>
            <w:sz w:val="24"/>
            <w:lang w:val="en-GB"/>
          </w:rPr>
          <w:t>phát</w:t>
        </w:r>
        <w:proofErr w:type="spellEnd"/>
        <w:r w:rsidR="00455A25" w:rsidRPr="00455A25">
          <w:rPr>
            <w:sz w:val="24"/>
            <w:lang w:val="en-GB"/>
          </w:rPr>
          <w:t xml:space="preserve"> </w:t>
        </w:r>
        <w:proofErr w:type="spellStart"/>
        <w:r w:rsidR="00455A25" w:rsidRPr="00455A25">
          <w:rPr>
            <w:sz w:val="24"/>
            <w:lang w:val="en-GB"/>
          </w:rPr>
          <w:t>sinh</w:t>
        </w:r>
        <w:proofErr w:type="spellEnd"/>
        <w:r w:rsidR="00455A25" w:rsidRPr="00455A25">
          <w:rPr>
            <w:sz w:val="24"/>
            <w:lang w:val="en-GB"/>
          </w:rPr>
          <w:t xml:space="preserve"> </w:t>
        </w:r>
        <w:proofErr w:type="spellStart"/>
        <w:r w:rsidR="00455A25" w:rsidRPr="00455A25">
          <w:rPr>
            <w:sz w:val="24"/>
            <w:lang w:val="en-GB"/>
          </w:rPr>
          <w:t>từ</w:t>
        </w:r>
        <w:proofErr w:type="spellEnd"/>
        <w:r w:rsidR="00455A25" w:rsidRPr="00455A25">
          <w:rPr>
            <w:sz w:val="24"/>
            <w:lang w:val="en-GB"/>
          </w:rPr>
          <w:t xml:space="preserve"> </w:t>
        </w:r>
        <w:proofErr w:type="spellStart"/>
        <w:r w:rsidR="00455A25" w:rsidRPr="00455A25">
          <w:rPr>
            <w:sz w:val="24"/>
            <w:lang w:val="en-GB"/>
          </w:rPr>
          <w:t>lỗi</w:t>
        </w:r>
        <w:proofErr w:type="spellEnd"/>
        <w:r w:rsidR="00455A25" w:rsidRPr="00455A25">
          <w:rPr>
            <w:sz w:val="24"/>
            <w:lang w:val="en-GB"/>
          </w:rPr>
          <w:t xml:space="preserve"> </w:t>
        </w:r>
        <w:proofErr w:type="spellStart"/>
        <w:r w:rsidR="00455A25" w:rsidRPr="00455A25">
          <w:rPr>
            <w:sz w:val="24"/>
            <w:lang w:val="en-GB"/>
          </w:rPr>
          <w:t>nhà</w:t>
        </w:r>
        <w:proofErr w:type="spellEnd"/>
        <w:r w:rsidR="00455A25" w:rsidRPr="00455A25">
          <w:rPr>
            <w:sz w:val="24"/>
            <w:lang w:val="en-GB"/>
          </w:rPr>
          <w:t xml:space="preserve"> </w:t>
        </w:r>
        <w:proofErr w:type="spellStart"/>
        <w:r w:rsidR="00455A25" w:rsidRPr="00455A25">
          <w:rPr>
            <w:sz w:val="24"/>
            <w:lang w:val="en-GB"/>
          </w:rPr>
          <w:t>sản</w:t>
        </w:r>
        <w:proofErr w:type="spellEnd"/>
        <w:r w:rsidR="00455A25" w:rsidRPr="00455A25">
          <w:rPr>
            <w:sz w:val="24"/>
            <w:lang w:val="en-GB"/>
          </w:rPr>
          <w:t xml:space="preserve"> </w:t>
        </w:r>
        <w:proofErr w:type="spellStart"/>
        <w:r w:rsidR="00455A25" w:rsidRPr="00455A25">
          <w:rPr>
            <w:sz w:val="24"/>
            <w:lang w:val="en-GB"/>
          </w:rPr>
          <w:t>xuất</w:t>
        </w:r>
        <w:proofErr w:type="spellEnd"/>
        <w:r w:rsidR="00455A25" w:rsidRPr="00455A25">
          <w:rPr>
            <w:sz w:val="24"/>
            <w:lang w:val="en-GB"/>
          </w:rPr>
          <w:t xml:space="preserve"> </w:t>
        </w:r>
        <w:proofErr w:type="spellStart"/>
        <w:r w:rsidR="00455A25" w:rsidRPr="00455A25">
          <w:rPr>
            <w:sz w:val="24"/>
            <w:lang w:val="en-GB"/>
          </w:rPr>
          <w:t>hoặc</w:t>
        </w:r>
        <w:proofErr w:type="spellEnd"/>
        <w:r w:rsidR="00455A25" w:rsidRPr="00455A25">
          <w:rPr>
            <w:sz w:val="24"/>
            <w:lang w:val="en-GB"/>
          </w:rPr>
          <w:t xml:space="preserve"> </w:t>
        </w:r>
        <w:proofErr w:type="spellStart"/>
        <w:r w:rsidR="00455A25" w:rsidRPr="00455A25">
          <w:rPr>
            <w:sz w:val="24"/>
            <w:lang w:val="en-GB"/>
          </w:rPr>
          <w:t>lỗi</w:t>
        </w:r>
        <w:proofErr w:type="spellEnd"/>
        <w:r w:rsidR="00455A25" w:rsidRPr="00455A25">
          <w:rPr>
            <w:sz w:val="24"/>
            <w:lang w:val="en-GB"/>
          </w:rPr>
          <w:t xml:space="preserve"> </w:t>
        </w:r>
        <w:proofErr w:type="spellStart"/>
        <w:r w:rsidR="00455A25" w:rsidRPr="00455A25">
          <w:rPr>
            <w:sz w:val="24"/>
            <w:lang w:val="en-GB"/>
          </w:rPr>
          <w:t>kỹ</w:t>
        </w:r>
        <w:proofErr w:type="spellEnd"/>
        <w:r w:rsidR="00455A25" w:rsidRPr="00455A25">
          <w:rPr>
            <w:sz w:val="24"/>
            <w:lang w:val="en-GB"/>
          </w:rPr>
          <w:t xml:space="preserve"> </w:t>
        </w:r>
        <w:proofErr w:type="spellStart"/>
        <w:r w:rsidR="00455A25" w:rsidRPr="00455A25">
          <w:rPr>
            <w:sz w:val="24"/>
            <w:lang w:val="en-GB"/>
          </w:rPr>
          <w:t>thuật</w:t>
        </w:r>
        <w:proofErr w:type="spellEnd"/>
        <w:r w:rsidR="00455A25" w:rsidRPr="00455A25">
          <w:rPr>
            <w:sz w:val="24"/>
            <w:lang w:val="en-GB"/>
          </w:rPr>
          <w:t xml:space="preserve"> </w:t>
        </w:r>
        <w:proofErr w:type="spellStart"/>
        <w:r w:rsidR="00455A25" w:rsidRPr="00455A25">
          <w:rPr>
            <w:sz w:val="24"/>
            <w:lang w:val="en-GB"/>
          </w:rPr>
          <w:t>của</w:t>
        </w:r>
        <w:proofErr w:type="spellEnd"/>
        <w:r w:rsidR="00455A25" w:rsidRPr="00455A25">
          <w:rPr>
            <w:sz w:val="24"/>
            <w:lang w:val="en-GB"/>
          </w:rPr>
          <w:t xml:space="preserve"> </w:t>
        </w:r>
        <w:proofErr w:type="spellStart"/>
        <w:r w:rsidR="00455A25" w:rsidRPr="00455A25">
          <w:rPr>
            <w:sz w:val="24"/>
            <w:lang w:val="en-GB"/>
          </w:rPr>
          <w:t>thiết</w:t>
        </w:r>
        <w:proofErr w:type="spellEnd"/>
        <w:r w:rsidR="00455A25" w:rsidRPr="00455A25">
          <w:rPr>
            <w:sz w:val="24"/>
            <w:lang w:val="en-GB"/>
          </w:rPr>
          <w:t xml:space="preserve"> </w:t>
        </w:r>
        <w:proofErr w:type="spellStart"/>
        <w:r w:rsidR="00455A25" w:rsidRPr="00455A25">
          <w:rPr>
            <w:sz w:val="24"/>
            <w:lang w:val="en-GB"/>
          </w:rPr>
          <w:t>bị</w:t>
        </w:r>
        <w:proofErr w:type="spellEnd"/>
        <w:r w:rsidR="00455A25" w:rsidRPr="00455A25">
          <w:rPr>
            <w:sz w:val="24"/>
            <w:lang w:val="en-GB"/>
          </w:rPr>
          <w:t xml:space="preserve"> </w:t>
        </w:r>
        <w:proofErr w:type="spellStart"/>
        <w:r w:rsidR="00455A25" w:rsidRPr="00455A25">
          <w:rPr>
            <w:sz w:val="24"/>
            <w:lang w:val="en-GB"/>
          </w:rPr>
          <w:t>trong</w:t>
        </w:r>
        <w:proofErr w:type="spellEnd"/>
        <w:r w:rsidR="00455A25" w:rsidRPr="00455A25">
          <w:rPr>
            <w:sz w:val="24"/>
            <w:lang w:val="en-GB"/>
          </w:rPr>
          <w:t xml:space="preserve"> </w:t>
        </w:r>
        <w:proofErr w:type="spellStart"/>
        <w:r w:rsidR="00455A25" w:rsidRPr="00455A25">
          <w:rPr>
            <w:sz w:val="24"/>
            <w:lang w:val="en-GB"/>
          </w:rPr>
          <w:t>điều</w:t>
        </w:r>
        <w:proofErr w:type="spellEnd"/>
        <w:r w:rsidR="00455A25" w:rsidRPr="00455A25">
          <w:rPr>
            <w:sz w:val="24"/>
            <w:lang w:val="en-GB"/>
          </w:rPr>
          <w:t xml:space="preserve"> </w:t>
        </w:r>
        <w:proofErr w:type="spellStart"/>
        <w:r w:rsidR="00455A25" w:rsidRPr="00455A25">
          <w:rPr>
            <w:sz w:val="24"/>
            <w:lang w:val="en-GB"/>
          </w:rPr>
          <w:t>kiện</w:t>
        </w:r>
        <w:proofErr w:type="spellEnd"/>
        <w:r w:rsidR="00455A25" w:rsidRPr="00455A25">
          <w:rPr>
            <w:sz w:val="24"/>
            <w:lang w:val="en-GB"/>
          </w:rPr>
          <w:t xml:space="preserve"> </w:t>
        </w:r>
        <w:proofErr w:type="spellStart"/>
        <w:r w:rsidR="00455A25" w:rsidRPr="00455A25">
          <w:rPr>
            <w:sz w:val="24"/>
            <w:lang w:val="en-GB"/>
          </w:rPr>
          <w:t>sử</w:t>
        </w:r>
        <w:proofErr w:type="spellEnd"/>
        <w:r w:rsidR="00455A25" w:rsidRPr="00455A25">
          <w:rPr>
            <w:sz w:val="24"/>
            <w:lang w:val="en-GB"/>
          </w:rPr>
          <w:t xml:space="preserve"> </w:t>
        </w:r>
        <w:proofErr w:type="spellStart"/>
        <w:r w:rsidR="00455A25" w:rsidRPr="00455A25">
          <w:rPr>
            <w:sz w:val="24"/>
            <w:lang w:val="en-GB"/>
          </w:rPr>
          <w:t>dụng</w:t>
        </w:r>
        <w:proofErr w:type="spellEnd"/>
        <w:r w:rsidR="00455A25" w:rsidRPr="00455A25">
          <w:rPr>
            <w:sz w:val="24"/>
            <w:lang w:val="en-GB"/>
          </w:rPr>
          <w:t xml:space="preserve"> </w:t>
        </w:r>
        <w:proofErr w:type="spellStart"/>
        <w:r w:rsidR="00455A25" w:rsidRPr="00455A25">
          <w:rPr>
            <w:sz w:val="24"/>
            <w:lang w:val="en-GB"/>
          </w:rPr>
          <w:t>đúng</w:t>
        </w:r>
        <w:proofErr w:type="spellEnd"/>
        <w:r w:rsidR="00455A25" w:rsidRPr="00455A25">
          <w:rPr>
            <w:sz w:val="24"/>
            <w:lang w:val="en-GB"/>
          </w:rPr>
          <w:t xml:space="preserve"> </w:t>
        </w:r>
        <w:proofErr w:type="spellStart"/>
        <w:r w:rsidR="00455A25" w:rsidRPr="00455A25">
          <w:rPr>
            <w:sz w:val="24"/>
            <w:lang w:val="en-GB"/>
          </w:rPr>
          <w:t>hướng</w:t>
        </w:r>
        <w:proofErr w:type="spellEnd"/>
        <w:r w:rsidR="00455A25" w:rsidRPr="00455A25">
          <w:rPr>
            <w:sz w:val="24"/>
            <w:lang w:val="en-GB"/>
          </w:rPr>
          <w:t xml:space="preserve"> </w:t>
        </w:r>
        <w:proofErr w:type="spellStart"/>
        <w:r w:rsidR="00455A25" w:rsidRPr="00455A25">
          <w:rPr>
            <w:sz w:val="24"/>
            <w:lang w:val="en-GB"/>
          </w:rPr>
          <w:t>dẫn</w:t>
        </w:r>
      </w:ins>
      <w:proofErr w:type="spellEnd"/>
      <w:ins w:id="621" w:author="Phương_Thu mua" w:date="2025-12-04T13:36:00Z">
        <w:r>
          <w:rPr>
            <w:sz w:val="24"/>
            <w:lang w:val="en-GB"/>
          </w:rPr>
          <w:t>:</w:t>
        </w:r>
      </w:ins>
      <w:ins w:id="622" w:author="Phương_Thu mua" w:date="2025-12-04T13:37:00Z">
        <w:r>
          <w:rPr>
            <w:sz w:val="24"/>
            <w:lang w:val="en-GB"/>
          </w:rPr>
          <w:t xml:space="preserve"> </w:t>
        </w:r>
        <w:proofErr w:type="spellStart"/>
        <w:r>
          <w:rPr>
            <w:sz w:val="24"/>
            <w:lang w:val="en-GB"/>
          </w:rPr>
          <w:t>trong</w:t>
        </w:r>
        <w:proofErr w:type="spellEnd"/>
        <w:r>
          <w:rPr>
            <w:sz w:val="24"/>
            <w:lang w:val="en-GB"/>
          </w:rPr>
          <w:t xml:space="preserve"> </w:t>
        </w:r>
        <w:proofErr w:type="spellStart"/>
        <w:r>
          <w:rPr>
            <w:sz w:val="24"/>
            <w:lang w:val="en-GB"/>
          </w:rPr>
          <w:t>quá</w:t>
        </w:r>
        <w:proofErr w:type="spellEnd"/>
        <w:r>
          <w:rPr>
            <w:sz w:val="24"/>
            <w:lang w:val="en-GB"/>
          </w:rPr>
          <w:t xml:space="preserve"> </w:t>
        </w:r>
        <w:proofErr w:type="spellStart"/>
        <w:r>
          <w:rPr>
            <w:sz w:val="24"/>
            <w:lang w:val="en-GB"/>
          </w:rPr>
          <w:t>trình</w:t>
        </w:r>
        <w:proofErr w:type="spellEnd"/>
        <w:r>
          <w:rPr>
            <w:sz w:val="24"/>
            <w:lang w:val="en-GB"/>
          </w:rPr>
          <w:t xml:space="preserve"> </w:t>
        </w:r>
        <w:proofErr w:type="spellStart"/>
        <w:r>
          <w:rPr>
            <w:sz w:val="24"/>
            <w:lang w:val="en-GB"/>
          </w:rPr>
          <w:t>vận</w:t>
        </w:r>
        <w:proofErr w:type="spellEnd"/>
        <w:r>
          <w:rPr>
            <w:sz w:val="24"/>
            <w:lang w:val="en-GB"/>
          </w:rPr>
          <w:t xml:space="preserve"> </w:t>
        </w:r>
        <w:proofErr w:type="spellStart"/>
        <w:r>
          <w:rPr>
            <w:sz w:val="24"/>
            <w:lang w:val="en-GB"/>
          </w:rPr>
          <w:t>hành</w:t>
        </w:r>
        <w:proofErr w:type="spellEnd"/>
        <w:r>
          <w:rPr>
            <w:sz w:val="24"/>
            <w:lang w:val="en-GB"/>
          </w:rPr>
          <w:t xml:space="preserve"> </w:t>
        </w:r>
        <w:proofErr w:type="spellStart"/>
        <w:r>
          <w:rPr>
            <w:sz w:val="24"/>
            <w:lang w:val="en-GB"/>
          </w:rPr>
          <w:t>thiết</w:t>
        </w:r>
        <w:proofErr w:type="spellEnd"/>
        <w:r>
          <w:rPr>
            <w:sz w:val="24"/>
            <w:lang w:val="en-GB"/>
          </w:rPr>
          <w:t xml:space="preserve"> </w:t>
        </w:r>
        <w:proofErr w:type="spellStart"/>
        <w:r>
          <w:rPr>
            <w:sz w:val="24"/>
            <w:lang w:val="en-GB"/>
          </w:rPr>
          <w:t>bị</w:t>
        </w:r>
        <w:proofErr w:type="spellEnd"/>
        <w:r>
          <w:rPr>
            <w:sz w:val="24"/>
            <w:lang w:val="en-GB"/>
          </w:rPr>
          <w:t xml:space="preserve"> </w:t>
        </w:r>
        <w:proofErr w:type="spellStart"/>
        <w:r>
          <w:rPr>
            <w:sz w:val="24"/>
            <w:lang w:val="en-GB"/>
          </w:rPr>
          <w:t>tại</w:t>
        </w:r>
        <w:proofErr w:type="spellEnd"/>
        <w:r>
          <w:rPr>
            <w:sz w:val="24"/>
            <w:lang w:val="en-GB"/>
          </w:rPr>
          <w:t xml:space="preserve"> </w:t>
        </w:r>
        <w:proofErr w:type="spellStart"/>
        <w:r>
          <w:rPr>
            <w:sz w:val="24"/>
            <w:lang w:val="en-GB"/>
          </w:rPr>
          <w:t>địa</w:t>
        </w:r>
        <w:proofErr w:type="spellEnd"/>
        <w:r>
          <w:rPr>
            <w:sz w:val="24"/>
            <w:lang w:val="en-GB"/>
          </w:rPr>
          <w:t xml:space="preserve"> </w:t>
        </w:r>
        <w:proofErr w:type="spellStart"/>
        <w:r>
          <w:rPr>
            <w:sz w:val="24"/>
            <w:lang w:val="en-GB"/>
          </w:rPr>
          <w:t>điểm</w:t>
        </w:r>
        <w:proofErr w:type="spellEnd"/>
        <w:r>
          <w:rPr>
            <w:sz w:val="24"/>
            <w:lang w:val="en-GB"/>
          </w:rPr>
          <w:t xml:space="preserve"> </w:t>
        </w:r>
        <w:proofErr w:type="spellStart"/>
        <w:r>
          <w:rPr>
            <w:sz w:val="24"/>
            <w:lang w:val="en-GB"/>
          </w:rPr>
          <w:t>của</w:t>
        </w:r>
        <w:proofErr w:type="spellEnd"/>
        <w:r>
          <w:rPr>
            <w:sz w:val="24"/>
            <w:lang w:val="en-GB"/>
          </w:rPr>
          <w:t xml:space="preserve"> </w:t>
        </w:r>
        <w:proofErr w:type="spellStart"/>
        <w:r>
          <w:rPr>
            <w:sz w:val="24"/>
            <w:lang w:val="en-GB"/>
          </w:rPr>
          <w:t>Bên</w:t>
        </w:r>
        <w:proofErr w:type="spellEnd"/>
        <w:r>
          <w:rPr>
            <w:sz w:val="24"/>
            <w:lang w:val="en-GB"/>
          </w:rPr>
          <w:t xml:space="preserve"> Mua, </w:t>
        </w:r>
        <w:proofErr w:type="spellStart"/>
        <w:r>
          <w:rPr>
            <w:sz w:val="24"/>
            <w:lang w:val="en-GB"/>
          </w:rPr>
          <w:t>nếu</w:t>
        </w:r>
        <w:proofErr w:type="spellEnd"/>
        <w:r>
          <w:rPr>
            <w:sz w:val="24"/>
            <w:lang w:val="en-GB"/>
          </w:rPr>
          <w:t xml:space="preserve"> </w:t>
        </w:r>
        <w:proofErr w:type="spellStart"/>
        <w:r>
          <w:rPr>
            <w:sz w:val="24"/>
            <w:lang w:val="en-GB"/>
          </w:rPr>
          <w:t>có</w:t>
        </w:r>
        <w:proofErr w:type="spellEnd"/>
        <w:r>
          <w:rPr>
            <w:sz w:val="24"/>
            <w:lang w:val="en-GB"/>
          </w:rPr>
          <w:t xml:space="preserve"> </w:t>
        </w:r>
        <w:proofErr w:type="spellStart"/>
        <w:r>
          <w:rPr>
            <w:sz w:val="24"/>
            <w:lang w:val="en-GB"/>
          </w:rPr>
          <w:t>xảy</w:t>
        </w:r>
        <w:proofErr w:type="spellEnd"/>
        <w:r>
          <w:rPr>
            <w:sz w:val="24"/>
            <w:lang w:val="en-GB"/>
          </w:rPr>
          <w:t xml:space="preserve"> </w:t>
        </w:r>
        <w:proofErr w:type="spellStart"/>
        <w:r>
          <w:rPr>
            <w:sz w:val="24"/>
            <w:lang w:val="en-GB"/>
          </w:rPr>
          <w:t>ra</w:t>
        </w:r>
        <w:proofErr w:type="spellEnd"/>
        <w:r>
          <w:rPr>
            <w:sz w:val="24"/>
            <w:lang w:val="en-GB"/>
          </w:rPr>
          <w:t xml:space="preserve"> </w:t>
        </w:r>
        <w:proofErr w:type="spellStart"/>
        <w:r>
          <w:rPr>
            <w:sz w:val="24"/>
            <w:lang w:val="en-GB"/>
          </w:rPr>
          <w:t>sự</w:t>
        </w:r>
        <w:proofErr w:type="spellEnd"/>
        <w:r>
          <w:rPr>
            <w:sz w:val="24"/>
            <w:lang w:val="en-GB"/>
          </w:rPr>
          <w:t xml:space="preserve"> </w:t>
        </w:r>
        <w:proofErr w:type="spellStart"/>
        <w:r>
          <w:rPr>
            <w:sz w:val="24"/>
            <w:lang w:val="en-GB"/>
          </w:rPr>
          <w:t>cố</w:t>
        </w:r>
        <w:proofErr w:type="spellEnd"/>
        <w:r>
          <w:rPr>
            <w:sz w:val="24"/>
            <w:lang w:val="en-GB"/>
          </w:rPr>
          <w:t xml:space="preserve"> </w:t>
        </w:r>
        <w:proofErr w:type="spellStart"/>
        <w:r>
          <w:rPr>
            <w:sz w:val="24"/>
            <w:lang w:val="en-GB"/>
          </w:rPr>
          <w:t>cần</w:t>
        </w:r>
        <w:proofErr w:type="spellEnd"/>
        <w:r>
          <w:rPr>
            <w:sz w:val="24"/>
            <w:lang w:val="en-GB"/>
          </w:rPr>
          <w:t xml:space="preserve"> </w:t>
        </w:r>
        <w:proofErr w:type="spellStart"/>
        <w:r>
          <w:rPr>
            <w:sz w:val="24"/>
            <w:lang w:val="en-GB"/>
          </w:rPr>
          <w:t>bảo</w:t>
        </w:r>
        <w:proofErr w:type="spellEnd"/>
        <w:r>
          <w:rPr>
            <w:sz w:val="24"/>
            <w:lang w:val="en-GB"/>
          </w:rPr>
          <w:t xml:space="preserve"> </w:t>
        </w:r>
        <w:proofErr w:type="spellStart"/>
        <w:r>
          <w:rPr>
            <w:sz w:val="24"/>
            <w:lang w:val="en-GB"/>
          </w:rPr>
          <w:t>hành</w:t>
        </w:r>
        <w:proofErr w:type="spellEnd"/>
        <w:r>
          <w:rPr>
            <w:sz w:val="24"/>
            <w:lang w:val="en-GB"/>
          </w:rPr>
          <w:t xml:space="preserve">, </w:t>
        </w:r>
        <w:proofErr w:type="spellStart"/>
        <w:r>
          <w:rPr>
            <w:sz w:val="24"/>
            <w:lang w:val="en-GB"/>
          </w:rPr>
          <w:t>đổi</w:t>
        </w:r>
        <w:proofErr w:type="spellEnd"/>
        <w:r>
          <w:rPr>
            <w:sz w:val="24"/>
            <w:lang w:val="en-GB"/>
          </w:rPr>
          <w:t xml:space="preserve"> </w:t>
        </w:r>
        <w:proofErr w:type="spellStart"/>
        <w:r>
          <w:rPr>
            <w:sz w:val="24"/>
            <w:lang w:val="en-GB"/>
          </w:rPr>
          <w:t>trả</w:t>
        </w:r>
        <w:proofErr w:type="spellEnd"/>
        <w:r>
          <w:rPr>
            <w:sz w:val="24"/>
            <w:lang w:val="en-GB"/>
          </w:rPr>
          <w:t xml:space="preserve">. </w:t>
        </w:r>
      </w:ins>
      <w:proofErr w:type="spellStart"/>
      <w:ins w:id="623" w:author="Phương_Thu mua" w:date="2025-12-04T13:38:00Z">
        <w:r>
          <w:rPr>
            <w:sz w:val="24"/>
            <w:lang w:val="en-GB"/>
          </w:rPr>
          <w:t>Bên</w:t>
        </w:r>
        <w:proofErr w:type="spellEnd"/>
        <w:r>
          <w:rPr>
            <w:sz w:val="24"/>
            <w:lang w:val="en-GB"/>
          </w:rPr>
          <w:t xml:space="preserve"> Mua </w:t>
        </w:r>
        <w:proofErr w:type="spellStart"/>
        <w:r>
          <w:rPr>
            <w:sz w:val="24"/>
            <w:lang w:val="en-GB"/>
          </w:rPr>
          <w:t>sẽ</w:t>
        </w:r>
        <w:proofErr w:type="spellEnd"/>
        <w:r>
          <w:rPr>
            <w:sz w:val="24"/>
            <w:lang w:val="en-GB"/>
          </w:rPr>
          <w:t xml:space="preserve"> </w:t>
        </w:r>
        <w:proofErr w:type="spellStart"/>
        <w:r>
          <w:rPr>
            <w:sz w:val="24"/>
            <w:lang w:val="en-GB"/>
          </w:rPr>
          <w:t>thông</w:t>
        </w:r>
        <w:proofErr w:type="spellEnd"/>
        <w:r>
          <w:rPr>
            <w:sz w:val="24"/>
            <w:lang w:val="en-GB"/>
          </w:rPr>
          <w:t xml:space="preserve"> </w:t>
        </w:r>
        <w:proofErr w:type="spellStart"/>
        <w:r>
          <w:rPr>
            <w:sz w:val="24"/>
            <w:lang w:val="en-GB"/>
          </w:rPr>
          <w:t>báo</w:t>
        </w:r>
        <w:proofErr w:type="spellEnd"/>
        <w:r>
          <w:rPr>
            <w:sz w:val="24"/>
            <w:lang w:val="en-GB"/>
          </w:rPr>
          <w:t xml:space="preserve"> </w:t>
        </w:r>
        <w:proofErr w:type="spellStart"/>
        <w:r>
          <w:rPr>
            <w:sz w:val="24"/>
            <w:lang w:val="en-GB"/>
          </w:rPr>
          <w:t>cho</w:t>
        </w:r>
        <w:proofErr w:type="spellEnd"/>
        <w:r>
          <w:rPr>
            <w:sz w:val="24"/>
            <w:lang w:val="en-GB"/>
          </w:rPr>
          <w:t xml:space="preserve"> </w:t>
        </w:r>
      </w:ins>
      <w:proofErr w:type="spellStart"/>
      <w:ins w:id="624" w:author="Phương_Thu mua" w:date="2025-12-04T13:42:00Z">
        <w:r>
          <w:rPr>
            <w:sz w:val="24"/>
            <w:lang w:val="en-GB"/>
          </w:rPr>
          <w:t>Bên</w:t>
        </w:r>
        <w:proofErr w:type="spellEnd"/>
        <w:r>
          <w:rPr>
            <w:sz w:val="24"/>
            <w:lang w:val="en-GB"/>
          </w:rPr>
          <w:t xml:space="preserve"> Bán</w:t>
        </w:r>
      </w:ins>
      <w:ins w:id="625" w:author="Phương_Thu mua" w:date="2025-12-04T13:43:00Z">
        <w:r w:rsidR="006805F2">
          <w:rPr>
            <w:sz w:val="24"/>
            <w:lang w:val="en-GB"/>
          </w:rPr>
          <w:t xml:space="preserve"> </w:t>
        </w:r>
        <w:proofErr w:type="spellStart"/>
        <w:r w:rsidR="006805F2">
          <w:rPr>
            <w:sz w:val="24"/>
            <w:lang w:val="en-GB"/>
          </w:rPr>
          <w:t>tình</w:t>
        </w:r>
        <w:proofErr w:type="spellEnd"/>
        <w:r w:rsidR="006805F2">
          <w:rPr>
            <w:sz w:val="24"/>
            <w:lang w:val="en-GB"/>
          </w:rPr>
          <w:t xml:space="preserve"> </w:t>
        </w:r>
        <w:proofErr w:type="spellStart"/>
        <w:r w:rsidR="006805F2">
          <w:rPr>
            <w:sz w:val="24"/>
            <w:lang w:val="en-GB"/>
          </w:rPr>
          <w:t>trạng</w:t>
        </w:r>
        <w:proofErr w:type="spellEnd"/>
        <w:r w:rsidR="006805F2">
          <w:rPr>
            <w:sz w:val="24"/>
            <w:lang w:val="en-GB"/>
          </w:rPr>
          <w:t xml:space="preserve"> </w:t>
        </w:r>
        <w:proofErr w:type="spellStart"/>
        <w:r w:rsidR="006805F2">
          <w:rPr>
            <w:sz w:val="24"/>
            <w:lang w:val="en-GB"/>
          </w:rPr>
          <w:t>thiết</w:t>
        </w:r>
        <w:proofErr w:type="spellEnd"/>
        <w:r w:rsidR="006805F2">
          <w:rPr>
            <w:sz w:val="24"/>
            <w:lang w:val="en-GB"/>
          </w:rPr>
          <w:t xml:space="preserve"> </w:t>
        </w:r>
        <w:proofErr w:type="spellStart"/>
        <w:r w:rsidR="006805F2">
          <w:rPr>
            <w:sz w:val="24"/>
            <w:lang w:val="en-GB"/>
          </w:rPr>
          <w:t>bị</w:t>
        </w:r>
        <w:proofErr w:type="spellEnd"/>
        <w:r w:rsidR="006805F2">
          <w:rPr>
            <w:sz w:val="24"/>
            <w:lang w:val="en-GB"/>
          </w:rPr>
          <w:t xml:space="preserve">, </w:t>
        </w:r>
        <w:proofErr w:type="spellStart"/>
        <w:r w:rsidR="006805F2">
          <w:rPr>
            <w:sz w:val="24"/>
            <w:lang w:val="en-GB"/>
          </w:rPr>
          <w:t>Bên</w:t>
        </w:r>
        <w:proofErr w:type="spellEnd"/>
        <w:r w:rsidR="006805F2">
          <w:rPr>
            <w:sz w:val="24"/>
            <w:lang w:val="en-GB"/>
          </w:rPr>
          <w:t xml:space="preserve"> Bán </w:t>
        </w:r>
        <w:proofErr w:type="spellStart"/>
        <w:r w:rsidR="006805F2">
          <w:rPr>
            <w:sz w:val="24"/>
            <w:lang w:val="en-GB"/>
          </w:rPr>
          <w:t>sẽ</w:t>
        </w:r>
        <w:proofErr w:type="spellEnd"/>
        <w:r w:rsidR="006805F2">
          <w:rPr>
            <w:sz w:val="24"/>
            <w:lang w:val="en-GB"/>
          </w:rPr>
          <w:t xml:space="preserve"> </w:t>
        </w:r>
        <w:proofErr w:type="spellStart"/>
        <w:r w:rsidR="006805F2">
          <w:rPr>
            <w:sz w:val="24"/>
            <w:lang w:val="en-GB"/>
          </w:rPr>
          <w:t>tư</w:t>
        </w:r>
        <w:proofErr w:type="spellEnd"/>
        <w:r w:rsidR="006805F2">
          <w:rPr>
            <w:sz w:val="24"/>
            <w:lang w:val="en-GB"/>
          </w:rPr>
          <w:t xml:space="preserve"> </w:t>
        </w:r>
        <w:proofErr w:type="spellStart"/>
        <w:r w:rsidR="006805F2">
          <w:rPr>
            <w:sz w:val="24"/>
            <w:lang w:val="en-GB"/>
          </w:rPr>
          <w:t>vấn</w:t>
        </w:r>
        <w:proofErr w:type="spellEnd"/>
        <w:r w:rsidR="006805F2">
          <w:rPr>
            <w:sz w:val="24"/>
            <w:lang w:val="en-GB"/>
          </w:rPr>
          <w:t xml:space="preserve"> </w:t>
        </w:r>
        <w:proofErr w:type="spellStart"/>
        <w:r w:rsidR="006805F2">
          <w:rPr>
            <w:sz w:val="24"/>
            <w:lang w:val="en-GB"/>
          </w:rPr>
          <w:t>và</w:t>
        </w:r>
        <w:proofErr w:type="spellEnd"/>
        <w:r w:rsidR="006805F2">
          <w:rPr>
            <w:sz w:val="24"/>
            <w:lang w:val="en-GB"/>
          </w:rPr>
          <w:t xml:space="preserve"> </w:t>
        </w:r>
        <w:proofErr w:type="spellStart"/>
        <w:r w:rsidR="006805F2">
          <w:rPr>
            <w:sz w:val="24"/>
            <w:lang w:val="en-GB"/>
          </w:rPr>
          <w:t>xử</w:t>
        </w:r>
        <w:proofErr w:type="spellEnd"/>
        <w:r w:rsidR="006805F2">
          <w:rPr>
            <w:sz w:val="24"/>
            <w:lang w:val="en-GB"/>
          </w:rPr>
          <w:t xml:space="preserve"> </w:t>
        </w:r>
        <w:proofErr w:type="spellStart"/>
        <w:r w:rsidR="006805F2">
          <w:rPr>
            <w:sz w:val="24"/>
            <w:lang w:val="en-GB"/>
          </w:rPr>
          <w:t>lý</w:t>
        </w:r>
        <w:proofErr w:type="spellEnd"/>
        <w:r w:rsidR="006805F2">
          <w:rPr>
            <w:sz w:val="24"/>
            <w:lang w:val="en-GB"/>
          </w:rPr>
          <w:t xml:space="preserve"> online </w:t>
        </w:r>
        <w:proofErr w:type="spellStart"/>
        <w:r w:rsidR="006805F2">
          <w:rPr>
            <w:sz w:val="24"/>
            <w:lang w:val="en-GB"/>
          </w:rPr>
          <w:t>trước</w:t>
        </w:r>
        <w:proofErr w:type="spellEnd"/>
        <w:r w:rsidR="006805F2">
          <w:rPr>
            <w:sz w:val="24"/>
            <w:lang w:val="en-GB"/>
          </w:rPr>
          <w:t xml:space="preserve">. </w:t>
        </w:r>
      </w:ins>
      <w:proofErr w:type="spellStart"/>
      <w:ins w:id="626" w:author="Phương_Thu mua" w:date="2025-12-04T13:44:00Z">
        <w:r w:rsidR="006805F2">
          <w:rPr>
            <w:sz w:val="24"/>
            <w:lang w:val="en-GB"/>
          </w:rPr>
          <w:t>Nếu</w:t>
        </w:r>
        <w:proofErr w:type="spellEnd"/>
        <w:r w:rsidR="006805F2">
          <w:rPr>
            <w:sz w:val="24"/>
            <w:lang w:val="en-GB"/>
          </w:rPr>
          <w:t xml:space="preserve"> </w:t>
        </w:r>
        <w:proofErr w:type="spellStart"/>
        <w:r w:rsidR="006805F2">
          <w:rPr>
            <w:sz w:val="24"/>
            <w:lang w:val="en-GB"/>
          </w:rPr>
          <w:t>trong</w:t>
        </w:r>
        <w:proofErr w:type="spellEnd"/>
        <w:r w:rsidR="006805F2">
          <w:rPr>
            <w:sz w:val="24"/>
            <w:lang w:val="en-GB"/>
          </w:rPr>
          <w:t xml:space="preserve"> </w:t>
        </w:r>
        <w:proofErr w:type="spellStart"/>
        <w:r w:rsidR="006805F2">
          <w:rPr>
            <w:sz w:val="24"/>
            <w:lang w:val="en-GB"/>
          </w:rPr>
          <w:t>quá</w:t>
        </w:r>
        <w:proofErr w:type="spellEnd"/>
        <w:r w:rsidR="006805F2">
          <w:rPr>
            <w:sz w:val="24"/>
            <w:lang w:val="en-GB"/>
          </w:rPr>
          <w:t xml:space="preserve"> </w:t>
        </w:r>
        <w:proofErr w:type="spellStart"/>
        <w:r w:rsidR="006805F2">
          <w:rPr>
            <w:sz w:val="24"/>
            <w:lang w:val="en-GB"/>
          </w:rPr>
          <w:t>trình</w:t>
        </w:r>
        <w:proofErr w:type="spellEnd"/>
        <w:r w:rsidR="006805F2">
          <w:rPr>
            <w:sz w:val="24"/>
            <w:lang w:val="en-GB"/>
          </w:rPr>
          <w:t xml:space="preserve"> </w:t>
        </w:r>
        <w:proofErr w:type="spellStart"/>
        <w:r w:rsidR="006805F2">
          <w:rPr>
            <w:sz w:val="24"/>
            <w:lang w:val="en-GB"/>
          </w:rPr>
          <w:t>xử</w:t>
        </w:r>
        <w:proofErr w:type="spellEnd"/>
        <w:r w:rsidR="006805F2">
          <w:rPr>
            <w:sz w:val="24"/>
            <w:lang w:val="en-GB"/>
          </w:rPr>
          <w:t xml:space="preserve"> </w:t>
        </w:r>
        <w:proofErr w:type="spellStart"/>
        <w:r w:rsidR="006805F2">
          <w:rPr>
            <w:sz w:val="24"/>
            <w:lang w:val="en-GB"/>
          </w:rPr>
          <w:t>lý</w:t>
        </w:r>
        <w:proofErr w:type="spellEnd"/>
        <w:r w:rsidR="006805F2">
          <w:rPr>
            <w:sz w:val="24"/>
            <w:lang w:val="en-GB"/>
          </w:rPr>
          <w:t xml:space="preserve"> online </w:t>
        </w:r>
        <w:proofErr w:type="spellStart"/>
        <w:r w:rsidR="006805F2">
          <w:rPr>
            <w:sz w:val="24"/>
            <w:lang w:val="en-GB"/>
          </w:rPr>
          <w:t>không</w:t>
        </w:r>
        <w:proofErr w:type="spellEnd"/>
        <w:r w:rsidR="006805F2">
          <w:rPr>
            <w:sz w:val="24"/>
            <w:lang w:val="en-GB"/>
          </w:rPr>
          <w:t xml:space="preserve"> </w:t>
        </w:r>
        <w:proofErr w:type="spellStart"/>
        <w:r w:rsidR="006805F2">
          <w:rPr>
            <w:sz w:val="24"/>
            <w:lang w:val="en-GB"/>
          </w:rPr>
          <w:t>được</w:t>
        </w:r>
        <w:proofErr w:type="spellEnd"/>
        <w:r w:rsidR="006805F2">
          <w:rPr>
            <w:sz w:val="24"/>
            <w:lang w:val="en-GB"/>
          </w:rPr>
          <w:t xml:space="preserve"> </w:t>
        </w:r>
        <w:proofErr w:type="spellStart"/>
        <w:r w:rsidR="006805F2">
          <w:rPr>
            <w:sz w:val="24"/>
            <w:lang w:val="en-GB"/>
          </w:rPr>
          <w:t>thì</w:t>
        </w:r>
        <w:proofErr w:type="spellEnd"/>
        <w:r w:rsidR="006805F2">
          <w:rPr>
            <w:sz w:val="24"/>
            <w:lang w:val="en-GB"/>
          </w:rPr>
          <w:t xml:space="preserve"> </w:t>
        </w:r>
        <w:proofErr w:type="spellStart"/>
        <w:r w:rsidR="006805F2">
          <w:rPr>
            <w:sz w:val="24"/>
            <w:lang w:val="en-GB"/>
          </w:rPr>
          <w:t>sẽ</w:t>
        </w:r>
      </w:ins>
      <w:proofErr w:type="spellEnd"/>
      <w:ins w:id="627" w:author="Phương_Thu mua" w:date="2025-12-04T13:48:00Z">
        <w:r w:rsidR="006805F2">
          <w:rPr>
            <w:sz w:val="24"/>
            <w:lang w:val="en-GB"/>
          </w:rPr>
          <w:t xml:space="preserve"> </w:t>
        </w:r>
        <w:proofErr w:type="spellStart"/>
        <w:r w:rsidR="006805F2">
          <w:rPr>
            <w:sz w:val="24"/>
            <w:lang w:val="en-GB"/>
          </w:rPr>
          <w:t>cử</w:t>
        </w:r>
        <w:proofErr w:type="spellEnd"/>
        <w:r w:rsidR="006805F2">
          <w:rPr>
            <w:sz w:val="24"/>
            <w:lang w:val="en-GB"/>
          </w:rPr>
          <w:t xml:space="preserve"> </w:t>
        </w:r>
        <w:proofErr w:type="spellStart"/>
        <w:r w:rsidR="006805F2">
          <w:rPr>
            <w:sz w:val="24"/>
            <w:lang w:val="en-GB"/>
          </w:rPr>
          <w:t>nhân</w:t>
        </w:r>
        <w:proofErr w:type="spellEnd"/>
        <w:r w:rsidR="006805F2">
          <w:rPr>
            <w:sz w:val="24"/>
            <w:lang w:val="en-GB"/>
          </w:rPr>
          <w:t xml:space="preserve"> </w:t>
        </w:r>
        <w:proofErr w:type="spellStart"/>
        <w:r w:rsidR="006805F2">
          <w:rPr>
            <w:sz w:val="24"/>
            <w:lang w:val="en-GB"/>
          </w:rPr>
          <w:t>viên</w:t>
        </w:r>
        <w:proofErr w:type="spellEnd"/>
        <w:r w:rsidR="006805F2">
          <w:rPr>
            <w:sz w:val="24"/>
            <w:lang w:val="en-GB"/>
          </w:rPr>
          <w:t xml:space="preserve"> </w:t>
        </w:r>
        <w:proofErr w:type="spellStart"/>
        <w:r w:rsidR="006805F2">
          <w:rPr>
            <w:sz w:val="24"/>
            <w:lang w:val="en-GB"/>
          </w:rPr>
          <w:t>kỹ</w:t>
        </w:r>
        <w:proofErr w:type="spellEnd"/>
        <w:r w:rsidR="006805F2">
          <w:rPr>
            <w:sz w:val="24"/>
            <w:lang w:val="en-GB"/>
          </w:rPr>
          <w:t xml:space="preserve"> </w:t>
        </w:r>
        <w:proofErr w:type="spellStart"/>
        <w:r w:rsidR="006805F2">
          <w:rPr>
            <w:sz w:val="24"/>
            <w:lang w:val="en-GB"/>
          </w:rPr>
          <w:t>thuật</w:t>
        </w:r>
      </w:ins>
      <w:proofErr w:type="spellEnd"/>
      <w:ins w:id="628" w:author="Phương_Thu mua" w:date="2025-12-04T13:44:00Z">
        <w:r w:rsidR="006805F2">
          <w:rPr>
            <w:sz w:val="24"/>
            <w:lang w:val="en-GB"/>
          </w:rPr>
          <w:t xml:space="preserve"> </w:t>
        </w:r>
        <w:proofErr w:type="spellStart"/>
        <w:r w:rsidR="006805F2">
          <w:rPr>
            <w:sz w:val="24"/>
            <w:lang w:val="en-GB"/>
          </w:rPr>
          <w:t>đến</w:t>
        </w:r>
        <w:proofErr w:type="spellEnd"/>
        <w:r w:rsidR="006805F2">
          <w:rPr>
            <w:sz w:val="24"/>
            <w:lang w:val="en-GB"/>
          </w:rPr>
          <w:t xml:space="preserve"> </w:t>
        </w:r>
        <w:proofErr w:type="spellStart"/>
        <w:r w:rsidR="006805F2">
          <w:rPr>
            <w:sz w:val="24"/>
            <w:lang w:val="en-GB"/>
          </w:rPr>
          <w:t>trực</w:t>
        </w:r>
        <w:proofErr w:type="spellEnd"/>
        <w:r w:rsidR="006805F2">
          <w:rPr>
            <w:sz w:val="24"/>
            <w:lang w:val="en-GB"/>
          </w:rPr>
          <w:t xml:space="preserve"> </w:t>
        </w:r>
        <w:proofErr w:type="spellStart"/>
        <w:r w:rsidR="006805F2">
          <w:rPr>
            <w:sz w:val="24"/>
            <w:lang w:val="en-GB"/>
          </w:rPr>
          <w:t>tiếp</w:t>
        </w:r>
        <w:proofErr w:type="spellEnd"/>
        <w:r w:rsidR="006805F2">
          <w:rPr>
            <w:sz w:val="24"/>
            <w:lang w:val="en-GB"/>
          </w:rPr>
          <w:t xml:space="preserve"> </w:t>
        </w:r>
        <w:proofErr w:type="spellStart"/>
        <w:r w:rsidR="006805F2">
          <w:rPr>
            <w:sz w:val="24"/>
            <w:lang w:val="en-GB"/>
          </w:rPr>
          <w:t>địa</w:t>
        </w:r>
        <w:proofErr w:type="spellEnd"/>
        <w:r w:rsidR="006805F2">
          <w:rPr>
            <w:sz w:val="24"/>
            <w:lang w:val="en-GB"/>
          </w:rPr>
          <w:t xml:space="preserve"> </w:t>
        </w:r>
        <w:proofErr w:type="spellStart"/>
        <w:r w:rsidR="006805F2">
          <w:rPr>
            <w:sz w:val="24"/>
            <w:lang w:val="en-GB"/>
          </w:rPr>
          <w:t>điểm</w:t>
        </w:r>
        <w:proofErr w:type="spellEnd"/>
        <w:r w:rsidR="006805F2">
          <w:rPr>
            <w:sz w:val="24"/>
            <w:lang w:val="en-GB"/>
          </w:rPr>
          <w:t xml:space="preserve"> </w:t>
        </w:r>
      </w:ins>
      <w:proofErr w:type="spellStart"/>
      <w:ins w:id="629" w:author="Phương_Thu mua" w:date="2025-12-04T13:45:00Z">
        <w:r w:rsidR="006805F2">
          <w:rPr>
            <w:sz w:val="24"/>
            <w:lang w:val="en-GB"/>
          </w:rPr>
          <w:t>Bên</w:t>
        </w:r>
        <w:proofErr w:type="spellEnd"/>
        <w:r w:rsidR="006805F2">
          <w:rPr>
            <w:sz w:val="24"/>
            <w:lang w:val="en-GB"/>
          </w:rPr>
          <w:t xml:space="preserve"> Mua</w:t>
        </w:r>
      </w:ins>
      <w:ins w:id="630" w:author="Phương_Thu mua" w:date="2025-12-04T14:55:00Z">
        <w:r w:rsidR="00F14274" w:rsidRPr="00F14274">
          <w:t xml:space="preserve"> </w:t>
        </w:r>
        <w:proofErr w:type="spellStart"/>
        <w:r w:rsidR="00F14274" w:rsidRPr="00F14274">
          <w:rPr>
            <w:sz w:val="24"/>
            <w:lang w:val="en-GB"/>
          </w:rPr>
          <w:t>trong</w:t>
        </w:r>
        <w:proofErr w:type="spellEnd"/>
        <w:r w:rsidR="00F14274" w:rsidRPr="00F14274">
          <w:rPr>
            <w:sz w:val="24"/>
            <w:lang w:val="en-GB"/>
          </w:rPr>
          <w:t xml:space="preserve"> </w:t>
        </w:r>
        <w:proofErr w:type="spellStart"/>
        <w:r w:rsidR="00F14274" w:rsidRPr="00F14274">
          <w:rPr>
            <w:sz w:val="24"/>
            <w:lang w:val="en-GB"/>
          </w:rPr>
          <w:t>giờ</w:t>
        </w:r>
        <w:proofErr w:type="spellEnd"/>
        <w:r w:rsidR="00F14274" w:rsidRPr="00F14274">
          <w:rPr>
            <w:sz w:val="24"/>
            <w:lang w:val="en-GB"/>
          </w:rPr>
          <w:t xml:space="preserve"> </w:t>
        </w:r>
        <w:proofErr w:type="spellStart"/>
        <w:r w:rsidR="00F14274" w:rsidRPr="00F14274">
          <w:rPr>
            <w:sz w:val="24"/>
            <w:lang w:val="en-GB"/>
          </w:rPr>
          <w:t>làm</w:t>
        </w:r>
        <w:proofErr w:type="spellEnd"/>
        <w:r w:rsidR="00F14274" w:rsidRPr="00F14274">
          <w:rPr>
            <w:sz w:val="24"/>
            <w:lang w:val="en-GB"/>
          </w:rPr>
          <w:t xml:space="preserve"> </w:t>
        </w:r>
        <w:proofErr w:type="spellStart"/>
        <w:r w:rsidR="00F14274" w:rsidRPr="00F14274">
          <w:rPr>
            <w:sz w:val="24"/>
            <w:lang w:val="en-GB"/>
          </w:rPr>
          <w:t>việc</w:t>
        </w:r>
      </w:ins>
      <w:proofErr w:type="spellEnd"/>
      <w:ins w:id="631" w:author="Phương_Thu mua" w:date="2025-12-04T13:45:00Z">
        <w:r w:rsidR="006805F2">
          <w:rPr>
            <w:sz w:val="24"/>
            <w:lang w:val="en-GB"/>
          </w:rPr>
          <w:t xml:space="preserve"> </w:t>
        </w:r>
        <w:proofErr w:type="spellStart"/>
        <w:r w:rsidR="006805F2">
          <w:rPr>
            <w:sz w:val="24"/>
            <w:lang w:val="en-GB"/>
          </w:rPr>
          <w:t>để</w:t>
        </w:r>
        <w:proofErr w:type="spellEnd"/>
        <w:r w:rsidR="006805F2">
          <w:rPr>
            <w:sz w:val="24"/>
            <w:lang w:val="en-GB"/>
          </w:rPr>
          <w:t xml:space="preserve"> </w:t>
        </w:r>
        <w:proofErr w:type="spellStart"/>
        <w:r w:rsidR="006805F2">
          <w:rPr>
            <w:sz w:val="24"/>
            <w:lang w:val="en-GB"/>
          </w:rPr>
          <w:t>kiểm</w:t>
        </w:r>
        <w:proofErr w:type="spellEnd"/>
        <w:r w:rsidR="006805F2">
          <w:rPr>
            <w:sz w:val="24"/>
            <w:lang w:val="en-GB"/>
          </w:rPr>
          <w:t xml:space="preserve"> </w:t>
        </w:r>
        <w:proofErr w:type="spellStart"/>
        <w:r w:rsidR="006805F2">
          <w:rPr>
            <w:sz w:val="24"/>
            <w:lang w:val="en-GB"/>
          </w:rPr>
          <w:t>tra</w:t>
        </w:r>
        <w:proofErr w:type="spellEnd"/>
        <w:r w:rsidR="006805F2">
          <w:rPr>
            <w:sz w:val="24"/>
            <w:lang w:val="en-GB"/>
          </w:rPr>
          <w:t xml:space="preserve">, </w:t>
        </w:r>
        <w:proofErr w:type="spellStart"/>
        <w:r w:rsidR="006805F2">
          <w:rPr>
            <w:sz w:val="24"/>
            <w:lang w:val="en-GB"/>
          </w:rPr>
          <w:t>xử</w:t>
        </w:r>
        <w:proofErr w:type="spellEnd"/>
        <w:r w:rsidR="006805F2">
          <w:rPr>
            <w:sz w:val="24"/>
            <w:lang w:val="en-GB"/>
          </w:rPr>
          <w:t xml:space="preserve"> </w:t>
        </w:r>
        <w:proofErr w:type="spellStart"/>
        <w:r w:rsidR="006805F2">
          <w:rPr>
            <w:sz w:val="24"/>
            <w:lang w:val="en-GB"/>
          </w:rPr>
          <w:t>lý</w:t>
        </w:r>
        <w:proofErr w:type="spellEnd"/>
        <w:r w:rsidR="006805F2">
          <w:rPr>
            <w:sz w:val="24"/>
            <w:lang w:val="en-GB"/>
          </w:rPr>
          <w:t xml:space="preserve"> </w:t>
        </w:r>
        <w:proofErr w:type="spellStart"/>
        <w:r w:rsidR="006805F2">
          <w:rPr>
            <w:sz w:val="24"/>
            <w:lang w:val="en-GB"/>
          </w:rPr>
          <w:t>hoặc</w:t>
        </w:r>
        <w:proofErr w:type="spellEnd"/>
        <w:r w:rsidR="006805F2">
          <w:rPr>
            <w:sz w:val="24"/>
            <w:lang w:val="en-GB"/>
          </w:rPr>
          <w:t xml:space="preserve"> </w:t>
        </w:r>
        <w:proofErr w:type="spellStart"/>
        <w:r w:rsidR="006805F2">
          <w:rPr>
            <w:sz w:val="24"/>
            <w:lang w:val="en-GB"/>
          </w:rPr>
          <w:t>tháo</w:t>
        </w:r>
        <w:proofErr w:type="spellEnd"/>
        <w:r w:rsidR="006805F2">
          <w:rPr>
            <w:sz w:val="24"/>
            <w:lang w:val="en-GB"/>
          </w:rPr>
          <w:t xml:space="preserve"> mang </w:t>
        </w:r>
        <w:proofErr w:type="spellStart"/>
        <w:r w:rsidR="006805F2">
          <w:rPr>
            <w:sz w:val="24"/>
            <w:lang w:val="en-GB"/>
          </w:rPr>
          <w:t>đi</w:t>
        </w:r>
        <w:proofErr w:type="spellEnd"/>
        <w:r w:rsidR="006805F2">
          <w:rPr>
            <w:sz w:val="24"/>
            <w:lang w:val="en-GB"/>
          </w:rPr>
          <w:t xml:space="preserve"> </w:t>
        </w:r>
        <w:proofErr w:type="spellStart"/>
        <w:r w:rsidR="006805F2">
          <w:rPr>
            <w:sz w:val="24"/>
            <w:lang w:val="en-GB"/>
          </w:rPr>
          <w:t>bảo</w:t>
        </w:r>
        <w:proofErr w:type="spellEnd"/>
        <w:r w:rsidR="006805F2">
          <w:rPr>
            <w:sz w:val="24"/>
            <w:lang w:val="en-GB"/>
          </w:rPr>
          <w:t xml:space="preserve"> </w:t>
        </w:r>
        <w:proofErr w:type="spellStart"/>
        <w:r w:rsidR="006805F2">
          <w:rPr>
            <w:sz w:val="24"/>
            <w:lang w:val="en-GB"/>
          </w:rPr>
          <w:t>hành</w:t>
        </w:r>
        <w:proofErr w:type="spellEnd"/>
        <w:r w:rsidR="006805F2">
          <w:rPr>
            <w:sz w:val="24"/>
            <w:lang w:val="en-GB"/>
          </w:rPr>
          <w:t xml:space="preserve">, </w:t>
        </w:r>
        <w:proofErr w:type="spellStart"/>
        <w:r w:rsidR="006805F2">
          <w:rPr>
            <w:sz w:val="24"/>
            <w:lang w:val="en-GB"/>
          </w:rPr>
          <w:t>đổi</w:t>
        </w:r>
        <w:proofErr w:type="spellEnd"/>
        <w:r w:rsidR="006805F2">
          <w:rPr>
            <w:sz w:val="24"/>
            <w:lang w:val="en-GB"/>
          </w:rPr>
          <w:t xml:space="preserve"> </w:t>
        </w:r>
        <w:proofErr w:type="spellStart"/>
        <w:r w:rsidR="006805F2">
          <w:rPr>
            <w:sz w:val="24"/>
            <w:lang w:val="en-GB"/>
          </w:rPr>
          <w:t>trả</w:t>
        </w:r>
        <w:proofErr w:type="spellEnd"/>
        <w:r w:rsidR="006805F2">
          <w:rPr>
            <w:sz w:val="24"/>
            <w:lang w:val="en-GB"/>
          </w:rPr>
          <w:t>.</w:t>
        </w:r>
      </w:ins>
      <w:ins w:id="632" w:author="Phương_Thu mua" w:date="2025-12-04T14:55:00Z">
        <w:r w:rsidR="00F14274">
          <w:rPr>
            <w:sz w:val="24"/>
            <w:lang w:val="en-GB"/>
          </w:rPr>
          <w:t xml:space="preserve"> </w:t>
        </w:r>
        <w:proofErr w:type="spellStart"/>
        <w:r w:rsidR="00F14274" w:rsidRPr="00F14274">
          <w:rPr>
            <w:sz w:val="24"/>
            <w:highlight w:val="yellow"/>
            <w:lang w:val="en-GB"/>
            <w:rPrChange w:id="633" w:author="Phương_Thu mua" w:date="2025-12-04T14:56:00Z">
              <w:rPr>
                <w:sz w:val="24"/>
                <w:lang w:val="en-GB"/>
              </w:rPr>
            </w:rPrChange>
          </w:rPr>
          <w:t>Đối</w:t>
        </w:r>
        <w:proofErr w:type="spellEnd"/>
        <w:r w:rsidR="00F14274" w:rsidRPr="00F14274">
          <w:rPr>
            <w:sz w:val="24"/>
            <w:highlight w:val="yellow"/>
            <w:lang w:val="en-GB"/>
            <w:rPrChange w:id="634" w:author="Phương_Thu mua" w:date="2025-12-04T14:56:00Z">
              <w:rPr>
                <w:sz w:val="24"/>
                <w:lang w:val="en-GB"/>
              </w:rPr>
            </w:rPrChange>
          </w:rPr>
          <w:t xml:space="preserve"> </w:t>
        </w:r>
        <w:proofErr w:type="spellStart"/>
        <w:r w:rsidR="00F14274" w:rsidRPr="00F14274">
          <w:rPr>
            <w:sz w:val="24"/>
            <w:highlight w:val="yellow"/>
            <w:lang w:val="en-GB"/>
            <w:rPrChange w:id="635" w:author="Phương_Thu mua" w:date="2025-12-04T14:56:00Z">
              <w:rPr>
                <w:sz w:val="24"/>
                <w:lang w:val="en-GB"/>
              </w:rPr>
            </w:rPrChange>
          </w:rPr>
          <w:t>với</w:t>
        </w:r>
        <w:proofErr w:type="spellEnd"/>
        <w:r w:rsidR="00F14274" w:rsidRPr="00F14274">
          <w:rPr>
            <w:sz w:val="24"/>
            <w:highlight w:val="yellow"/>
            <w:lang w:val="en-GB"/>
            <w:rPrChange w:id="636" w:author="Phương_Thu mua" w:date="2025-12-04T14:56:00Z">
              <w:rPr>
                <w:sz w:val="24"/>
                <w:lang w:val="en-GB"/>
              </w:rPr>
            </w:rPrChange>
          </w:rPr>
          <w:t xml:space="preserve"> </w:t>
        </w:r>
        <w:proofErr w:type="spellStart"/>
        <w:r w:rsidR="00F14274" w:rsidRPr="00F14274">
          <w:rPr>
            <w:sz w:val="24"/>
            <w:highlight w:val="yellow"/>
            <w:lang w:val="en-GB"/>
            <w:rPrChange w:id="637" w:author="Phương_Thu mua" w:date="2025-12-04T14:56:00Z">
              <w:rPr>
                <w:sz w:val="24"/>
                <w:lang w:val="en-GB"/>
              </w:rPr>
            </w:rPrChange>
          </w:rPr>
          <w:t>các</w:t>
        </w:r>
        <w:proofErr w:type="spellEnd"/>
        <w:r w:rsidR="00F14274" w:rsidRPr="00F14274">
          <w:rPr>
            <w:sz w:val="24"/>
            <w:highlight w:val="yellow"/>
            <w:lang w:val="en-GB"/>
            <w:rPrChange w:id="638" w:author="Phương_Thu mua" w:date="2025-12-04T14:56:00Z">
              <w:rPr>
                <w:sz w:val="24"/>
                <w:lang w:val="en-GB"/>
              </w:rPr>
            </w:rPrChange>
          </w:rPr>
          <w:t xml:space="preserve"> </w:t>
        </w:r>
        <w:proofErr w:type="spellStart"/>
        <w:r w:rsidR="00F14274" w:rsidRPr="00F14274">
          <w:rPr>
            <w:sz w:val="24"/>
            <w:highlight w:val="yellow"/>
            <w:lang w:val="en-GB"/>
            <w:rPrChange w:id="639" w:author="Phương_Thu mua" w:date="2025-12-04T14:56:00Z">
              <w:rPr>
                <w:sz w:val="24"/>
                <w:lang w:val="en-GB"/>
              </w:rPr>
            </w:rPrChange>
          </w:rPr>
          <w:t>trường</w:t>
        </w:r>
        <w:proofErr w:type="spellEnd"/>
        <w:r w:rsidR="00F14274" w:rsidRPr="00F14274">
          <w:rPr>
            <w:sz w:val="24"/>
            <w:highlight w:val="yellow"/>
            <w:lang w:val="en-GB"/>
            <w:rPrChange w:id="640" w:author="Phương_Thu mua" w:date="2025-12-04T14:56:00Z">
              <w:rPr>
                <w:sz w:val="24"/>
                <w:lang w:val="en-GB"/>
              </w:rPr>
            </w:rPrChange>
          </w:rPr>
          <w:t xml:space="preserve"> </w:t>
        </w:r>
        <w:proofErr w:type="spellStart"/>
        <w:r w:rsidR="00F14274" w:rsidRPr="00F14274">
          <w:rPr>
            <w:sz w:val="24"/>
            <w:highlight w:val="yellow"/>
            <w:lang w:val="en-GB"/>
            <w:rPrChange w:id="641" w:author="Phương_Thu mua" w:date="2025-12-04T14:56:00Z">
              <w:rPr>
                <w:sz w:val="24"/>
                <w:lang w:val="en-GB"/>
              </w:rPr>
            </w:rPrChange>
          </w:rPr>
          <w:t>hợp</w:t>
        </w:r>
        <w:proofErr w:type="spellEnd"/>
        <w:r w:rsidR="00F14274" w:rsidRPr="00F14274">
          <w:rPr>
            <w:sz w:val="24"/>
            <w:highlight w:val="yellow"/>
            <w:lang w:val="en-GB"/>
            <w:rPrChange w:id="642" w:author="Phương_Thu mua" w:date="2025-12-04T14:56:00Z">
              <w:rPr>
                <w:sz w:val="24"/>
                <w:lang w:val="en-GB"/>
              </w:rPr>
            </w:rPrChange>
          </w:rPr>
          <w:t xml:space="preserve"> </w:t>
        </w:r>
        <w:proofErr w:type="spellStart"/>
        <w:r w:rsidR="00F14274" w:rsidRPr="00F14274">
          <w:rPr>
            <w:sz w:val="24"/>
            <w:highlight w:val="yellow"/>
            <w:lang w:val="en-GB"/>
            <w:rPrChange w:id="643" w:author="Phương_Thu mua" w:date="2025-12-04T14:56:00Z">
              <w:rPr>
                <w:sz w:val="24"/>
                <w:lang w:val="en-GB"/>
              </w:rPr>
            </w:rPrChange>
          </w:rPr>
          <w:t>không</w:t>
        </w:r>
        <w:proofErr w:type="spellEnd"/>
        <w:r w:rsidR="00F14274" w:rsidRPr="00F14274">
          <w:rPr>
            <w:sz w:val="24"/>
            <w:highlight w:val="yellow"/>
            <w:lang w:val="en-GB"/>
            <w:rPrChange w:id="644" w:author="Phương_Thu mua" w:date="2025-12-04T14:56:00Z">
              <w:rPr>
                <w:sz w:val="24"/>
                <w:lang w:val="en-GB"/>
              </w:rPr>
            </w:rPrChange>
          </w:rPr>
          <w:t xml:space="preserve"> </w:t>
        </w:r>
        <w:proofErr w:type="spellStart"/>
        <w:r w:rsidR="00F14274" w:rsidRPr="00F14274">
          <w:rPr>
            <w:sz w:val="24"/>
            <w:highlight w:val="yellow"/>
            <w:lang w:val="en-GB"/>
            <w:rPrChange w:id="645" w:author="Phương_Thu mua" w:date="2025-12-04T14:56:00Z">
              <w:rPr>
                <w:sz w:val="24"/>
                <w:lang w:val="en-GB"/>
              </w:rPr>
            </w:rPrChange>
          </w:rPr>
          <w:t>thuộc</w:t>
        </w:r>
        <w:proofErr w:type="spellEnd"/>
        <w:r w:rsidR="00F14274" w:rsidRPr="00F14274">
          <w:rPr>
            <w:sz w:val="24"/>
            <w:highlight w:val="yellow"/>
            <w:lang w:val="en-GB"/>
            <w:rPrChange w:id="646" w:author="Phương_Thu mua" w:date="2025-12-04T14:56:00Z">
              <w:rPr>
                <w:sz w:val="24"/>
                <w:lang w:val="en-GB"/>
              </w:rPr>
            </w:rPrChange>
          </w:rPr>
          <w:t xml:space="preserve"> </w:t>
        </w:r>
        <w:proofErr w:type="spellStart"/>
        <w:r w:rsidR="00F14274" w:rsidRPr="00F14274">
          <w:rPr>
            <w:sz w:val="24"/>
            <w:highlight w:val="yellow"/>
            <w:lang w:val="en-GB"/>
            <w:rPrChange w:id="647" w:author="Phương_Thu mua" w:date="2025-12-04T14:56:00Z">
              <w:rPr>
                <w:sz w:val="24"/>
                <w:lang w:val="en-GB"/>
              </w:rPr>
            </w:rPrChange>
          </w:rPr>
          <w:t>phạm</w:t>
        </w:r>
        <w:proofErr w:type="spellEnd"/>
        <w:r w:rsidR="00F14274" w:rsidRPr="00F14274">
          <w:rPr>
            <w:sz w:val="24"/>
            <w:highlight w:val="yellow"/>
            <w:lang w:val="en-GB"/>
            <w:rPrChange w:id="648" w:author="Phương_Thu mua" w:date="2025-12-04T14:56:00Z">
              <w:rPr>
                <w:sz w:val="24"/>
                <w:lang w:val="en-GB"/>
              </w:rPr>
            </w:rPrChange>
          </w:rPr>
          <w:t xml:space="preserve"> vi </w:t>
        </w:r>
        <w:proofErr w:type="spellStart"/>
        <w:r w:rsidR="00F14274" w:rsidRPr="00F14274">
          <w:rPr>
            <w:sz w:val="24"/>
            <w:highlight w:val="yellow"/>
            <w:lang w:val="en-GB"/>
            <w:rPrChange w:id="649" w:author="Phương_Thu mua" w:date="2025-12-04T14:56:00Z">
              <w:rPr>
                <w:sz w:val="24"/>
                <w:lang w:val="en-GB"/>
              </w:rPr>
            </w:rPrChange>
          </w:rPr>
          <w:t>bảo</w:t>
        </w:r>
        <w:proofErr w:type="spellEnd"/>
        <w:r w:rsidR="00F14274" w:rsidRPr="00F14274">
          <w:rPr>
            <w:sz w:val="24"/>
            <w:highlight w:val="yellow"/>
            <w:lang w:val="en-GB"/>
            <w:rPrChange w:id="650" w:author="Phương_Thu mua" w:date="2025-12-04T14:56:00Z">
              <w:rPr>
                <w:sz w:val="24"/>
                <w:lang w:val="en-GB"/>
              </w:rPr>
            </w:rPrChange>
          </w:rPr>
          <w:t xml:space="preserve"> </w:t>
        </w:r>
        <w:proofErr w:type="spellStart"/>
        <w:r w:rsidR="00F14274" w:rsidRPr="00F14274">
          <w:rPr>
            <w:sz w:val="24"/>
            <w:highlight w:val="yellow"/>
            <w:lang w:val="en-GB"/>
            <w:rPrChange w:id="651" w:author="Phương_Thu mua" w:date="2025-12-04T14:56:00Z">
              <w:rPr>
                <w:sz w:val="24"/>
                <w:lang w:val="en-GB"/>
              </w:rPr>
            </w:rPrChange>
          </w:rPr>
          <w:t>hành</w:t>
        </w:r>
        <w:proofErr w:type="spellEnd"/>
        <w:r w:rsidR="00F14274" w:rsidRPr="00F14274">
          <w:rPr>
            <w:sz w:val="24"/>
            <w:highlight w:val="yellow"/>
            <w:lang w:val="en-GB"/>
            <w:rPrChange w:id="652" w:author="Phương_Thu mua" w:date="2025-12-04T14:56:00Z">
              <w:rPr>
                <w:sz w:val="24"/>
                <w:lang w:val="en-GB"/>
              </w:rPr>
            </w:rPrChange>
          </w:rPr>
          <w:t xml:space="preserve"> </w:t>
        </w:r>
        <w:proofErr w:type="spellStart"/>
        <w:r w:rsidR="00F14274" w:rsidRPr="00F14274">
          <w:rPr>
            <w:sz w:val="24"/>
            <w:highlight w:val="yellow"/>
            <w:lang w:val="en-GB"/>
            <w:rPrChange w:id="653" w:author="Phương_Thu mua" w:date="2025-12-04T14:56:00Z">
              <w:rPr>
                <w:sz w:val="24"/>
                <w:lang w:val="en-GB"/>
              </w:rPr>
            </w:rPrChange>
          </w:rPr>
          <w:t>như</w:t>
        </w:r>
        <w:proofErr w:type="spellEnd"/>
        <w:r w:rsidR="00F14274" w:rsidRPr="00F14274">
          <w:rPr>
            <w:sz w:val="24"/>
            <w:highlight w:val="yellow"/>
            <w:lang w:val="en-GB"/>
            <w:rPrChange w:id="654" w:author="Phương_Thu mua" w:date="2025-12-04T14:56:00Z">
              <w:rPr>
                <w:sz w:val="24"/>
                <w:lang w:val="en-GB"/>
              </w:rPr>
            </w:rPrChange>
          </w:rPr>
          <w:t xml:space="preserve"> </w:t>
        </w:r>
        <w:proofErr w:type="spellStart"/>
        <w:r w:rsidR="00F14274" w:rsidRPr="00F14274">
          <w:rPr>
            <w:sz w:val="24"/>
            <w:highlight w:val="yellow"/>
            <w:lang w:val="en-GB"/>
            <w:rPrChange w:id="655" w:author="Phương_Thu mua" w:date="2025-12-04T14:56:00Z">
              <w:rPr>
                <w:sz w:val="24"/>
                <w:lang w:val="en-GB"/>
              </w:rPr>
            </w:rPrChange>
          </w:rPr>
          <w:t>mục</w:t>
        </w:r>
        <w:proofErr w:type="spellEnd"/>
        <w:r w:rsidR="00F14274" w:rsidRPr="00F14274">
          <w:rPr>
            <w:sz w:val="24"/>
            <w:highlight w:val="yellow"/>
            <w:lang w:val="en-GB"/>
            <w:rPrChange w:id="656" w:author="Phương_Thu mua" w:date="2025-12-04T14:56:00Z">
              <w:rPr>
                <w:sz w:val="24"/>
                <w:lang w:val="en-GB"/>
              </w:rPr>
            </w:rPrChange>
          </w:rPr>
          <w:t xml:space="preserve"> 7 </w:t>
        </w:r>
        <w:proofErr w:type="spellStart"/>
        <w:r w:rsidR="00F14274" w:rsidRPr="00F14274">
          <w:rPr>
            <w:sz w:val="24"/>
            <w:highlight w:val="yellow"/>
            <w:lang w:val="en-GB"/>
            <w:rPrChange w:id="657" w:author="Phương_Thu mua" w:date="2025-12-04T14:56:00Z">
              <w:rPr>
                <w:sz w:val="24"/>
                <w:lang w:val="en-GB"/>
              </w:rPr>
            </w:rPrChange>
          </w:rPr>
          <w:t>điều</w:t>
        </w:r>
        <w:proofErr w:type="spellEnd"/>
        <w:r w:rsidR="00F14274" w:rsidRPr="00F14274">
          <w:rPr>
            <w:sz w:val="24"/>
            <w:highlight w:val="yellow"/>
            <w:lang w:val="en-GB"/>
            <w:rPrChange w:id="658" w:author="Phương_Thu mua" w:date="2025-12-04T14:56:00Z">
              <w:rPr>
                <w:sz w:val="24"/>
                <w:lang w:val="en-GB"/>
              </w:rPr>
            </w:rPrChange>
          </w:rPr>
          <w:t xml:space="preserve"> 1 </w:t>
        </w:r>
        <w:proofErr w:type="spellStart"/>
        <w:r w:rsidR="00F14274" w:rsidRPr="00F14274">
          <w:rPr>
            <w:sz w:val="24"/>
            <w:highlight w:val="yellow"/>
            <w:lang w:val="en-GB"/>
            <w:rPrChange w:id="659" w:author="Phương_Thu mua" w:date="2025-12-04T14:56:00Z">
              <w:rPr>
                <w:sz w:val="24"/>
                <w:lang w:val="en-GB"/>
              </w:rPr>
            </w:rPrChange>
          </w:rPr>
          <w:t>Phụ</w:t>
        </w:r>
        <w:proofErr w:type="spellEnd"/>
        <w:r w:rsidR="00F14274" w:rsidRPr="00F14274">
          <w:rPr>
            <w:sz w:val="24"/>
            <w:highlight w:val="yellow"/>
            <w:lang w:val="en-GB"/>
            <w:rPrChange w:id="660" w:author="Phương_Thu mua" w:date="2025-12-04T14:56:00Z">
              <w:rPr>
                <w:sz w:val="24"/>
                <w:lang w:val="en-GB"/>
              </w:rPr>
            </w:rPrChange>
          </w:rPr>
          <w:t xml:space="preserve"> </w:t>
        </w:r>
        <w:proofErr w:type="spellStart"/>
        <w:r w:rsidR="00F14274" w:rsidRPr="00F14274">
          <w:rPr>
            <w:sz w:val="24"/>
            <w:highlight w:val="yellow"/>
            <w:lang w:val="en-GB"/>
            <w:rPrChange w:id="661" w:author="Phương_Thu mua" w:date="2025-12-04T14:56:00Z">
              <w:rPr>
                <w:sz w:val="24"/>
                <w:lang w:val="en-GB"/>
              </w:rPr>
            </w:rPrChange>
          </w:rPr>
          <w:t>lục</w:t>
        </w:r>
        <w:proofErr w:type="spellEnd"/>
        <w:r w:rsidR="00F14274" w:rsidRPr="00F14274">
          <w:rPr>
            <w:sz w:val="24"/>
            <w:highlight w:val="yellow"/>
            <w:lang w:val="en-GB"/>
            <w:rPrChange w:id="662" w:author="Phương_Thu mua" w:date="2025-12-04T14:56:00Z">
              <w:rPr>
                <w:sz w:val="24"/>
                <w:lang w:val="en-GB"/>
              </w:rPr>
            </w:rPrChange>
          </w:rPr>
          <w:t xml:space="preserve"> 3</w:t>
        </w:r>
      </w:ins>
      <w:ins w:id="663" w:author="Phương_Thu mua" w:date="2025-12-04T14:57:00Z">
        <w:del w:id="664" w:author="Việt Nguyễn" w:date="2025-12-04T15:35:00Z">
          <w:r w:rsidR="00F14274" w:rsidDel="00B46973">
            <w:rPr>
              <w:sz w:val="24"/>
              <w:highlight w:val="yellow"/>
              <w:lang w:val="en-GB"/>
            </w:rPr>
            <w:delText xml:space="preserve"> này</w:delText>
          </w:r>
        </w:del>
      </w:ins>
      <w:ins w:id="665" w:author="Phương_Thu mua" w:date="2025-12-04T14:55:00Z">
        <w:r w:rsidR="00F14274" w:rsidRPr="00F14274">
          <w:rPr>
            <w:sz w:val="24"/>
            <w:highlight w:val="yellow"/>
            <w:lang w:val="en-GB"/>
            <w:rPrChange w:id="666" w:author="Phương_Thu mua" w:date="2025-12-04T14:56:00Z">
              <w:rPr>
                <w:sz w:val="24"/>
                <w:lang w:val="en-GB"/>
              </w:rPr>
            </w:rPrChange>
          </w:rPr>
          <w:t xml:space="preserve">, </w:t>
        </w:r>
      </w:ins>
      <w:proofErr w:type="spellStart"/>
      <w:ins w:id="667" w:author="Phương_Thu mua" w:date="2025-12-04T14:56:00Z">
        <w:r w:rsidR="00F14274" w:rsidRPr="00F14274">
          <w:rPr>
            <w:sz w:val="24"/>
            <w:highlight w:val="yellow"/>
            <w:lang w:val="en-GB"/>
            <w:rPrChange w:id="668" w:author="Phương_Thu mua" w:date="2025-12-04T14:56:00Z">
              <w:rPr>
                <w:sz w:val="24"/>
                <w:lang w:val="en-GB"/>
              </w:rPr>
            </w:rPrChange>
          </w:rPr>
          <w:t>thì</w:t>
        </w:r>
      </w:ins>
      <w:proofErr w:type="spellEnd"/>
      <w:ins w:id="669" w:author="Phương_Thu mua" w:date="2025-12-04T14:55:00Z">
        <w:r w:rsidR="00F14274" w:rsidRPr="00F14274">
          <w:rPr>
            <w:sz w:val="24"/>
            <w:highlight w:val="yellow"/>
            <w:lang w:val="en-GB"/>
            <w:rPrChange w:id="670" w:author="Phương_Thu mua" w:date="2025-12-04T14:56:00Z">
              <w:rPr>
                <w:sz w:val="24"/>
                <w:lang w:val="en-GB"/>
              </w:rPr>
            </w:rPrChange>
          </w:rPr>
          <w:t xml:space="preserve"> </w:t>
        </w:r>
        <w:proofErr w:type="spellStart"/>
        <w:r w:rsidR="00F14274" w:rsidRPr="00F14274">
          <w:rPr>
            <w:sz w:val="24"/>
            <w:highlight w:val="yellow"/>
            <w:lang w:val="en-GB"/>
            <w:rPrChange w:id="671" w:author="Phương_Thu mua" w:date="2025-12-04T14:56:00Z">
              <w:rPr>
                <w:sz w:val="24"/>
                <w:lang w:val="en-GB"/>
              </w:rPr>
            </w:rPrChange>
          </w:rPr>
          <w:t>mọi</w:t>
        </w:r>
        <w:proofErr w:type="spellEnd"/>
        <w:r w:rsidR="00F14274" w:rsidRPr="00F14274">
          <w:rPr>
            <w:sz w:val="24"/>
            <w:highlight w:val="yellow"/>
            <w:lang w:val="en-GB"/>
            <w:rPrChange w:id="672" w:author="Phương_Thu mua" w:date="2025-12-04T14:56:00Z">
              <w:rPr>
                <w:sz w:val="24"/>
                <w:lang w:val="en-GB"/>
              </w:rPr>
            </w:rPrChange>
          </w:rPr>
          <w:t xml:space="preserve"> chi </w:t>
        </w:r>
        <w:proofErr w:type="spellStart"/>
        <w:r w:rsidR="00F14274" w:rsidRPr="00F14274">
          <w:rPr>
            <w:sz w:val="24"/>
            <w:highlight w:val="yellow"/>
            <w:lang w:val="en-GB"/>
            <w:rPrChange w:id="673" w:author="Phương_Thu mua" w:date="2025-12-04T14:56:00Z">
              <w:rPr>
                <w:sz w:val="24"/>
                <w:lang w:val="en-GB"/>
              </w:rPr>
            </w:rPrChange>
          </w:rPr>
          <w:t>phí</w:t>
        </w:r>
        <w:proofErr w:type="spellEnd"/>
        <w:r w:rsidR="00F14274" w:rsidRPr="00F14274">
          <w:rPr>
            <w:sz w:val="24"/>
            <w:highlight w:val="yellow"/>
            <w:lang w:val="en-GB"/>
            <w:rPrChange w:id="674" w:author="Phương_Thu mua" w:date="2025-12-04T14:56:00Z">
              <w:rPr>
                <w:sz w:val="24"/>
                <w:lang w:val="en-GB"/>
              </w:rPr>
            </w:rPrChange>
          </w:rPr>
          <w:t xml:space="preserve"> </w:t>
        </w:r>
        <w:proofErr w:type="spellStart"/>
        <w:r w:rsidR="00F14274" w:rsidRPr="00F14274">
          <w:rPr>
            <w:sz w:val="24"/>
            <w:highlight w:val="yellow"/>
            <w:lang w:val="en-GB"/>
            <w:rPrChange w:id="675" w:author="Phương_Thu mua" w:date="2025-12-04T14:56:00Z">
              <w:rPr>
                <w:sz w:val="24"/>
                <w:lang w:val="en-GB"/>
              </w:rPr>
            </w:rPrChange>
          </w:rPr>
          <w:t>kiểm</w:t>
        </w:r>
        <w:proofErr w:type="spellEnd"/>
        <w:r w:rsidR="00F14274" w:rsidRPr="00F14274">
          <w:rPr>
            <w:sz w:val="24"/>
            <w:highlight w:val="yellow"/>
            <w:lang w:val="en-GB"/>
            <w:rPrChange w:id="676" w:author="Phương_Thu mua" w:date="2025-12-04T14:56:00Z">
              <w:rPr>
                <w:sz w:val="24"/>
                <w:lang w:val="en-GB"/>
              </w:rPr>
            </w:rPrChange>
          </w:rPr>
          <w:t xml:space="preserve"> </w:t>
        </w:r>
        <w:proofErr w:type="spellStart"/>
        <w:r w:rsidR="00F14274" w:rsidRPr="00F14274">
          <w:rPr>
            <w:sz w:val="24"/>
            <w:highlight w:val="yellow"/>
            <w:lang w:val="en-GB"/>
            <w:rPrChange w:id="677" w:author="Phương_Thu mua" w:date="2025-12-04T14:56:00Z">
              <w:rPr>
                <w:sz w:val="24"/>
                <w:lang w:val="en-GB"/>
              </w:rPr>
            </w:rPrChange>
          </w:rPr>
          <w:t>tra</w:t>
        </w:r>
        <w:proofErr w:type="spellEnd"/>
        <w:r w:rsidR="00F14274" w:rsidRPr="00F14274">
          <w:rPr>
            <w:sz w:val="24"/>
            <w:highlight w:val="yellow"/>
            <w:lang w:val="en-GB"/>
            <w:rPrChange w:id="678" w:author="Phương_Thu mua" w:date="2025-12-04T14:56:00Z">
              <w:rPr>
                <w:sz w:val="24"/>
                <w:lang w:val="en-GB"/>
              </w:rPr>
            </w:rPrChange>
          </w:rPr>
          <w:t xml:space="preserve"> onsite, </w:t>
        </w:r>
        <w:proofErr w:type="spellStart"/>
        <w:r w:rsidR="00F14274" w:rsidRPr="00F14274">
          <w:rPr>
            <w:sz w:val="24"/>
            <w:highlight w:val="yellow"/>
            <w:lang w:val="en-GB"/>
            <w:rPrChange w:id="679" w:author="Phương_Thu mua" w:date="2025-12-04T14:56:00Z">
              <w:rPr>
                <w:sz w:val="24"/>
                <w:lang w:val="en-GB"/>
              </w:rPr>
            </w:rPrChange>
          </w:rPr>
          <w:t>sửa</w:t>
        </w:r>
        <w:proofErr w:type="spellEnd"/>
        <w:r w:rsidR="00F14274" w:rsidRPr="00F14274">
          <w:rPr>
            <w:sz w:val="24"/>
            <w:highlight w:val="yellow"/>
            <w:lang w:val="en-GB"/>
            <w:rPrChange w:id="680" w:author="Phương_Thu mua" w:date="2025-12-04T14:56:00Z">
              <w:rPr>
                <w:sz w:val="24"/>
                <w:lang w:val="en-GB"/>
              </w:rPr>
            </w:rPrChange>
          </w:rPr>
          <w:t xml:space="preserve"> </w:t>
        </w:r>
        <w:proofErr w:type="spellStart"/>
        <w:r w:rsidR="00F14274" w:rsidRPr="00F14274">
          <w:rPr>
            <w:sz w:val="24"/>
            <w:highlight w:val="yellow"/>
            <w:lang w:val="en-GB"/>
            <w:rPrChange w:id="681" w:author="Phương_Thu mua" w:date="2025-12-04T14:56:00Z">
              <w:rPr>
                <w:sz w:val="24"/>
                <w:lang w:val="en-GB"/>
              </w:rPr>
            </w:rPrChange>
          </w:rPr>
          <w:t>chữa</w:t>
        </w:r>
        <w:proofErr w:type="spellEnd"/>
        <w:r w:rsidR="00F14274" w:rsidRPr="00F14274">
          <w:rPr>
            <w:sz w:val="24"/>
            <w:highlight w:val="yellow"/>
            <w:lang w:val="en-GB"/>
            <w:rPrChange w:id="682" w:author="Phương_Thu mua" w:date="2025-12-04T14:56:00Z">
              <w:rPr>
                <w:sz w:val="24"/>
                <w:lang w:val="en-GB"/>
              </w:rPr>
            </w:rPrChange>
          </w:rPr>
          <w:t xml:space="preserve">, </w:t>
        </w:r>
        <w:proofErr w:type="spellStart"/>
        <w:r w:rsidR="00F14274" w:rsidRPr="00F14274">
          <w:rPr>
            <w:sz w:val="24"/>
            <w:highlight w:val="yellow"/>
            <w:lang w:val="en-GB"/>
            <w:rPrChange w:id="683" w:author="Phương_Thu mua" w:date="2025-12-04T14:56:00Z">
              <w:rPr>
                <w:sz w:val="24"/>
                <w:lang w:val="en-GB"/>
              </w:rPr>
            </w:rPrChange>
          </w:rPr>
          <w:t>thay</w:t>
        </w:r>
        <w:proofErr w:type="spellEnd"/>
        <w:r w:rsidR="00F14274" w:rsidRPr="00F14274">
          <w:rPr>
            <w:sz w:val="24"/>
            <w:highlight w:val="yellow"/>
            <w:lang w:val="en-GB"/>
            <w:rPrChange w:id="684" w:author="Phương_Thu mua" w:date="2025-12-04T14:56:00Z">
              <w:rPr>
                <w:sz w:val="24"/>
                <w:lang w:val="en-GB"/>
              </w:rPr>
            </w:rPrChange>
          </w:rPr>
          <w:t xml:space="preserve"> </w:t>
        </w:r>
        <w:proofErr w:type="spellStart"/>
        <w:r w:rsidR="00F14274" w:rsidRPr="00F14274">
          <w:rPr>
            <w:sz w:val="24"/>
            <w:highlight w:val="yellow"/>
            <w:lang w:val="en-GB"/>
            <w:rPrChange w:id="685" w:author="Phương_Thu mua" w:date="2025-12-04T14:56:00Z">
              <w:rPr>
                <w:sz w:val="24"/>
                <w:lang w:val="en-GB"/>
              </w:rPr>
            </w:rPrChange>
          </w:rPr>
          <w:t>thế</w:t>
        </w:r>
        <w:proofErr w:type="spellEnd"/>
        <w:r w:rsidR="00F14274" w:rsidRPr="00F14274">
          <w:rPr>
            <w:sz w:val="24"/>
            <w:highlight w:val="yellow"/>
            <w:lang w:val="en-GB"/>
            <w:rPrChange w:id="686" w:author="Phương_Thu mua" w:date="2025-12-04T14:56:00Z">
              <w:rPr>
                <w:sz w:val="24"/>
                <w:lang w:val="en-GB"/>
              </w:rPr>
            </w:rPrChange>
          </w:rPr>
          <w:t xml:space="preserve"> (</w:t>
        </w:r>
        <w:proofErr w:type="spellStart"/>
        <w:r w:rsidR="00F14274" w:rsidRPr="00F14274">
          <w:rPr>
            <w:sz w:val="24"/>
            <w:highlight w:val="yellow"/>
            <w:lang w:val="en-GB"/>
            <w:rPrChange w:id="687" w:author="Phương_Thu mua" w:date="2025-12-04T14:56:00Z">
              <w:rPr>
                <w:sz w:val="24"/>
                <w:lang w:val="en-GB"/>
              </w:rPr>
            </w:rPrChange>
          </w:rPr>
          <w:t>nếu</w:t>
        </w:r>
        <w:proofErr w:type="spellEnd"/>
        <w:r w:rsidR="00F14274" w:rsidRPr="00F14274">
          <w:rPr>
            <w:sz w:val="24"/>
            <w:highlight w:val="yellow"/>
            <w:lang w:val="en-GB"/>
            <w:rPrChange w:id="688" w:author="Phương_Thu mua" w:date="2025-12-04T14:56:00Z">
              <w:rPr>
                <w:sz w:val="24"/>
                <w:lang w:val="en-GB"/>
              </w:rPr>
            </w:rPrChange>
          </w:rPr>
          <w:t xml:space="preserve"> </w:t>
        </w:r>
        <w:proofErr w:type="spellStart"/>
        <w:r w:rsidR="00F14274" w:rsidRPr="00F14274">
          <w:rPr>
            <w:sz w:val="24"/>
            <w:highlight w:val="yellow"/>
            <w:lang w:val="en-GB"/>
            <w:rPrChange w:id="689" w:author="Phương_Thu mua" w:date="2025-12-04T14:56:00Z">
              <w:rPr>
                <w:sz w:val="24"/>
                <w:lang w:val="en-GB"/>
              </w:rPr>
            </w:rPrChange>
          </w:rPr>
          <w:t>có</w:t>
        </w:r>
        <w:proofErr w:type="spellEnd"/>
        <w:r w:rsidR="00F14274" w:rsidRPr="00F14274">
          <w:rPr>
            <w:sz w:val="24"/>
            <w:highlight w:val="yellow"/>
            <w:lang w:val="en-GB"/>
            <w:rPrChange w:id="690" w:author="Phương_Thu mua" w:date="2025-12-04T14:56:00Z">
              <w:rPr>
                <w:sz w:val="24"/>
                <w:lang w:val="en-GB"/>
              </w:rPr>
            </w:rPrChange>
          </w:rPr>
          <w:t xml:space="preserve">) </w:t>
        </w:r>
        <w:proofErr w:type="spellStart"/>
        <w:r w:rsidR="00F14274" w:rsidRPr="00F14274">
          <w:rPr>
            <w:sz w:val="24"/>
            <w:highlight w:val="yellow"/>
            <w:lang w:val="en-GB"/>
            <w:rPrChange w:id="691" w:author="Phương_Thu mua" w:date="2025-12-04T14:56:00Z">
              <w:rPr>
                <w:sz w:val="24"/>
                <w:lang w:val="en-GB"/>
              </w:rPr>
            </w:rPrChange>
          </w:rPr>
          <w:t>sẽ</w:t>
        </w:r>
        <w:proofErr w:type="spellEnd"/>
        <w:r w:rsidR="00F14274" w:rsidRPr="00F14274">
          <w:rPr>
            <w:sz w:val="24"/>
            <w:highlight w:val="yellow"/>
            <w:lang w:val="en-GB"/>
            <w:rPrChange w:id="692" w:author="Phương_Thu mua" w:date="2025-12-04T14:56:00Z">
              <w:rPr>
                <w:sz w:val="24"/>
                <w:lang w:val="en-GB"/>
              </w:rPr>
            </w:rPrChange>
          </w:rPr>
          <w:t xml:space="preserve"> do </w:t>
        </w:r>
        <w:proofErr w:type="spellStart"/>
        <w:r w:rsidR="00F14274" w:rsidRPr="00F14274">
          <w:rPr>
            <w:sz w:val="24"/>
            <w:highlight w:val="yellow"/>
            <w:lang w:val="en-GB"/>
            <w:rPrChange w:id="693" w:author="Phương_Thu mua" w:date="2025-12-04T14:56:00Z">
              <w:rPr>
                <w:sz w:val="24"/>
                <w:lang w:val="en-GB"/>
              </w:rPr>
            </w:rPrChange>
          </w:rPr>
          <w:t>Bên</w:t>
        </w:r>
        <w:proofErr w:type="spellEnd"/>
        <w:r w:rsidR="00F14274" w:rsidRPr="00F14274">
          <w:rPr>
            <w:sz w:val="24"/>
            <w:highlight w:val="yellow"/>
            <w:lang w:val="en-GB"/>
            <w:rPrChange w:id="694" w:author="Phương_Thu mua" w:date="2025-12-04T14:56:00Z">
              <w:rPr>
                <w:sz w:val="24"/>
                <w:lang w:val="en-GB"/>
              </w:rPr>
            </w:rPrChange>
          </w:rPr>
          <w:t xml:space="preserve"> Mua </w:t>
        </w:r>
        <w:proofErr w:type="spellStart"/>
        <w:r w:rsidR="00F14274" w:rsidRPr="00F14274">
          <w:rPr>
            <w:sz w:val="24"/>
            <w:highlight w:val="yellow"/>
            <w:lang w:val="en-GB"/>
            <w:rPrChange w:id="695" w:author="Phương_Thu mua" w:date="2025-12-04T14:56:00Z">
              <w:rPr>
                <w:sz w:val="24"/>
                <w:lang w:val="en-GB"/>
              </w:rPr>
            </w:rPrChange>
          </w:rPr>
          <w:t>chịu</w:t>
        </w:r>
        <w:proofErr w:type="spellEnd"/>
        <w:r w:rsidR="00F14274" w:rsidRPr="00F14274">
          <w:rPr>
            <w:sz w:val="24"/>
            <w:highlight w:val="yellow"/>
            <w:lang w:val="en-GB"/>
            <w:rPrChange w:id="696" w:author="Phương_Thu mua" w:date="2025-12-04T14:56:00Z">
              <w:rPr>
                <w:sz w:val="24"/>
                <w:lang w:val="en-GB"/>
              </w:rPr>
            </w:rPrChange>
          </w:rPr>
          <w:t>.</w:t>
        </w:r>
      </w:ins>
    </w:p>
    <w:p w14:paraId="7FE930AF" w14:textId="27B51217" w:rsidR="00F14274" w:rsidDel="00F14274" w:rsidRDefault="007C2211">
      <w:pPr>
        <w:pStyle w:val="oancuaDanhsach"/>
        <w:rPr>
          <w:del w:id="697" w:author="Phương_Thu mua" w:date="2025-12-04T14:57:00Z"/>
        </w:rPr>
        <w:pPrChange w:id="698" w:author="Phương_Thu mua" w:date="2025-12-04T14:57:00Z">
          <w:pPr>
            <w:pStyle w:val="ThnVnban"/>
            <w:spacing w:before="1"/>
          </w:pPr>
        </w:pPrChange>
      </w:pPr>
      <w:r>
        <w:rPr>
          <w:sz w:val="24"/>
        </w:rPr>
        <w:t>Trường</w:t>
      </w:r>
      <w:r>
        <w:rPr>
          <w:spacing w:val="-1"/>
          <w:sz w:val="24"/>
        </w:rPr>
        <w:t xml:space="preserve"> </w:t>
      </w:r>
      <w:r>
        <w:rPr>
          <w:sz w:val="24"/>
        </w:rPr>
        <w:t>hợp không được hưởng</w:t>
      </w:r>
      <w:r>
        <w:rPr>
          <w:spacing w:val="-1"/>
          <w:sz w:val="24"/>
        </w:rPr>
        <w:t xml:space="preserve"> </w:t>
      </w:r>
      <w:r>
        <w:rPr>
          <w:sz w:val="24"/>
        </w:rPr>
        <w:t>chế độ đổi trả: Bên Bán từ chối đổi trả đối với các trường hợp sau:</w:t>
      </w:r>
    </w:p>
    <w:p w14:paraId="6883BD2B" w14:textId="77777777" w:rsidR="00F14274" w:rsidRPr="00F14274" w:rsidRDefault="00F14274">
      <w:pPr>
        <w:pStyle w:val="oancuaDanhsach"/>
        <w:numPr>
          <w:ilvl w:val="0"/>
          <w:numId w:val="14"/>
        </w:numPr>
        <w:tabs>
          <w:tab w:val="left" w:pos="743"/>
        </w:tabs>
        <w:ind w:right="444"/>
        <w:rPr>
          <w:ins w:id="699" w:author="Phương_Thu mua" w:date="2025-12-04T14:57:00Z"/>
          <w:sz w:val="24"/>
        </w:rPr>
      </w:pPr>
    </w:p>
    <w:p w14:paraId="7CAE5F4C" w14:textId="77777777" w:rsidR="00F14274" w:rsidRPr="00F14274" w:rsidRDefault="00F14274" w:rsidP="00F14274">
      <w:pPr>
        <w:pStyle w:val="oancuaDanhsach"/>
        <w:numPr>
          <w:ilvl w:val="1"/>
          <w:numId w:val="14"/>
        </w:numPr>
        <w:rPr>
          <w:ins w:id="700" w:author="Phương_Thu mua" w:date="2025-12-04T14:58:00Z"/>
          <w:lang w:val="en-GB"/>
        </w:rPr>
      </w:pPr>
      <w:proofErr w:type="spellStart"/>
      <w:ins w:id="701" w:author="Phương_Thu mua" w:date="2025-12-04T14:58:00Z">
        <w:r w:rsidRPr="00F14274">
          <w:rPr>
            <w:lang w:val="en-GB"/>
          </w:rPr>
          <w:t>Thiết</w:t>
        </w:r>
        <w:proofErr w:type="spellEnd"/>
        <w:r w:rsidRPr="00F14274">
          <w:rPr>
            <w:lang w:val="en-GB"/>
          </w:rPr>
          <w:t xml:space="preserve"> </w:t>
        </w:r>
        <w:proofErr w:type="spellStart"/>
        <w:r w:rsidRPr="00F14274">
          <w:rPr>
            <w:lang w:val="en-GB"/>
          </w:rPr>
          <w:t>bị</w:t>
        </w:r>
        <w:proofErr w:type="spellEnd"/>
        <w:r w:rsidRPr="00F14274">
          <w:rPr>
            <w:lang w:val="en-GB"/>
          </w:rPr>
          <w:t xml:space="preserve"> </w:t>
        </w:r>
        <w:proofErr w:type="spellStart"/>
        <w:r w:rsidRPr="00F14274">
          <w:rPr>
            <w:lang w:val="en-GB"/>
          </w:rPr>
          <w:t>hư</w:t>
        </w:r>
        <w:proofErr w:type="spellEnd"/>
        <w:r w:rsidRPr="00F14274">
          <w:rPr>
            <w:lang w:val="en-GB"/>
          </w:rPr>
          <w:t xml:space="preserve"> </w:t>
        </w:r>
        <w:proofErr w:type="spellStart"/>
        <w:r w:rsidRPr="00F14274">
          <w:rPr>
            <w:lang w:val="en-GB"/>
          </w:rPr>
          <w:t>hỏng</w:t>
        </w:r>
        <w:proofErr w:type="spellEnd"/>
        <w:r w:rsidRPr="00F14274">
          <w:rPr>
            <w:lang w:val="en-GB"/>
          </w:rPr>
          <w:t xml:space="preserve"> do </w:t>
        </w:r>
        <w:proofErr w:type="spellStart"/>
        <w:r w:rsidRPr="00F14274">
          <w:rPr>
            <w:lang w:val="en-GB"/>
          </w:rPr>
          <w:t>sử</w:t>
        </w:r>
        <w:proofErr w:type="spellEnd"/>
        <w:r w:rsidRPr="00F14274">
          <w:rPr>
            <w:lang w:val="en-GB"/>
          </w:rPr>
          <w:t xml:space="preserve"> </w:t>
        </w:r>
        <w:proofErr w:type="spellStart"/>
        <w:r w:rsidRPr="00F14274">
          <w:rPr>
            <w:lang w:val="en-GB"/>
          </w:rPr>
          <w:t>dụng</w:t>
        </w:r>
        <w:proofErr w:type="spellEnd"/>
        <w:r w:rsidRPr="00F14274">
          <w:rPr>
            <w:lang w:val="en-GB"/>
          </w:rPr>
          <w:t xml:space="preserve"> </w:t>
        </w:r>
        <w:proofErr w:type="spellStart"/>
        <w:r w:rsidRPr="00F14274">
          <w:rPr>
            <w:lang w:val="en-GB"/>
          </w:rPr>
          <w:t>sai</w:t>
        </w:r>
        <w:proofErr w:type="spellEnd"/>
        <w:r w:rsidRPr="00F14274">
          <w:rPr>
            <w:lang w:val="en-GB"/>
          </w:rPr>
          <w:t xml:space="preserve"> </w:t>
        </w:r>
        <w:proofErr w:type="spellStart"/>
        <w:r w:rsidRPr="00F14274">
          <w:rPr>
            <w:lang w:val="en-GB"/>
          </w:rPr>
          <w:t>mục</w:t>
        </w:r>
        <w:proofErr w:type="spellEnd"/>
        <w:r w:rsidRPr="00F14274">
          <w:rPr>
            <w:lang w:val="en-GB"/>
          </w:rPr>
          <w:t xml:space="preserve"> </w:t>
        </w:r>
        <w:proofErr w:type="spellStart"/>
        <w:r w:rsidRPr="00F14274">
          <w:rPr>
            <w:lang w:val="en-GB"/>
          </w:rPr>
          <w:t>đích</w:t>
        </w:r>
        <w:proofErr w:type="spellEnd"/>
        <w:r w:rsidRPr="00F14274">
          <w:rPr>
            <w:lang w:val="en-GB"/>
          </w:rPr>
          <w:t xml:space="preserve">, </w:t>
        </w:r>
        <w:proofErr w:type="spellStart"/>
        <w:r w:rsidRPr="00F14274">
          <w:rPr>
            <w:lang w:val="en-GB"/>
          </w:rPr>
          <w:t>sai</w:t>
        </w:r>
        <w:proofErr w:type="spellEnd"/>
        <w:r w:rsidRPr="00F14274">
          <w:rPr>
            <w:lang w:val="en-GB"/>
          </w:rPr>
          <w:t xml:space="preserve"> </w:t>
        </w:r>
        <w:proofErr w:type="spellStart"/>
        <w:r w:rsidRPr="00F14274">
          <w:rPr>
            <w:lang w:val="en-GB"/>
          </w:rPr>
          <w:t>cấu</w:t>
        </w:r>
        <w:proofErr w:type="spellEnd"/>
        <w:r w:rsidRPr="00F14274">
          <w:rPr>
            <w:lang w:val="en-GB"/>
          </w:rPr>
          <w:t xml:space="preserve"> </w:t>
        </w:r>
        <w:proofErr w:type="spellStart"/>
        <w:r w:rsidRPr="00F14274">
          <w:rPr>
            <w:lang w:val="en-GB"/>
          </w:rPr>
          <w:t>hình</w:t>
        </w:r>
        <w:proofErr w:type="spellEnd"/>
        <w:r w:rsidRPr="00F14274">
          <w:rPr>
            <w:lang w:val="en-GB"/>
          </w:rPr>
          <w:t xml:space="preserve"> </w:t>
        </w:r>
        <w:proofErr w:type="spellStart"/>
        <w:r w:rsidRPr="00F14274">
          <w:rPr>
            <w:lang w:val="en-GB"/>
          </w:rPr>
          <w:t>kỹ</w:t>
        </w:r>
        <w:proofErr w:type="spellEnd"/>
        <w:r w:rsidRPr="00F14274">
          <w:rPr>
            <w:lang w:val="en-GB"/>
          </w:rPr>
          <w:t xml:space="preserve"> </w:t>
        </w:r>
        <w:proofErr w:type="spellStart"/>
        <w:r w:rsidRPr="00F14274">
          <w:rPr>
            <w:lang w:val="en-GB"/>
          </w:rPr>
          <w:t>thuật</w:t>
        </w:r>
        <w:proofErr w:type="spellEnd"/>
        <w:r w:rsidRPr="00F14274">
          <w:rPr>
            <w:lang w:val="en-GB"/>
          </w:rPr>
          <w:t>.</w:t>
        </w:r>
      </w:ins>
    </w:p>
    <w:p w14:paraId="488ADCEC" w14:textId="7D934CC9" w:rsidR="00F14274" w:rsidRPr="00F14274" w:rsidRDefault="00F14274" w:rsidP="00F14274">
      <w:pPr>
        <w:pStyle w:val="oancuaDanhsach"/>
        <w:numPr>
          <w:ilvl w:val="1"/>
          <w:numId w:val="14"/>
        </w:numPr>
        <w:rPr>
          <w:ins w:id="702" w:author="Phương_Thu mua" w:date="2025-12-04T14:58:00Z"/>
          <w:lang w:val="en-GB"/>
        </w:rPr>
      </w:pPr>
      <w:proofErr w:type="spellStart"/>
      <w:ins w:id="703" w:author="Phương_Thu mua" w:date="2025-12-04T14:58:00Z">
        <w:r w:rsidRPr="00F14274">
          <w:rPr>
            <w:lang w:val="en-GB"/>
          </w:rPr>
          <w:t>Sử</w:t>
        </w:r>
        <w:proofErr w:type="spellEnd"/>
        <w:r w:rsidRPr="00F14274">
          <w:rPr>
            <w:lang w:val="en-GB"/>
          </w:rPr>
          <w:t xml:space="preserve"> </w:t>
        </w:r>
        <w:proofErr w:type="spellStart"/>
        <w:r w:rsidRPr="00F14274">
          <w:rPr>
            <w:lang w:val="en-GB"/>
          </w:rPr>
          <w:t>dụng</w:t>
        </w:r>
        <w:proofErr w:type="spellEnd"/>
        <w:r w:rsidRPr="00F14274">
          <w:rPr>
            <w:lang w:val="en-GB"/>
          </w:rPr>
          <w:t xml:space="preserve"> </w:t>
        </w:r>
        <w:proofErr w:type="spellStart"/>
        <w:r w:rsidRPr="00F14274">
          <w:rPr>
            <w:lang w:val="en-GB"/>
          </w:rPr>
          <w:t>sai</w:t>
        </w:r>
        <w:proofErr w:type="spellEnd"/>
        <w:r w:rsidRPr="00F14274">
          <w:rPr>
            <w:lang w:val="en-GB"/>
          </w:rPr>
          <w:t xml:space="preserve"> </w:t>
        </w:r>
        <w:proofErr w:type="spellStart"/>
        <w:r w:rsidRPr="00F14274">
          <w:rPr>
            <w:lang w:val="en-GB"/>
          </w:rPr>
          <w:t>nguồn</w:t>
        </w:r>
        <w:proofErr w:type="spellEnd"/>
        <w:r w:rsidRPr="00F14274">
          <w:rPr>
            <w:lang w:val="en-GB"/>
          </w:rPr>
          <w:t xml:space="preserve"> </w:t>
        </w:r>
        <w:proofErr w:type="spellStart"/>
        <w:r w:rsidRPr="00F14274">
          <w:rPr>
            <w:lang w:val="en-GB"/>
          </w:rPr>
          <w:t>điện</w:t>
        </w:r>
        <w:proofErr w:type="spellEnd"/>
        <w:r w:rsidRPr="00F14274">
          <w:rPr>
            <w:lang w:val="en-GB"/>
          </w:rPr>
          <w:t xml:space="preserve">, </w:t>
        </w:r>
        <w:proofErr w:type="spellStart"/>
        <w:r w:rsidRPr="00F14274">
          <w:rPr>
            <w:lang w:val="en-GB"/>
          </w:rPr>
          <w:t>sai</w:t>
        </w:r>
        <w:proofErr w:type="spellEnd"/>
        <w:r w:rsidRPr="00F14274">
          <w:rPr>
            <w:lang w:val="en-GB"/>
          </w:rPr>
          <w:t xml:space="preserve"> </w:t>
        </w:r>
        <w:proofErr w:type="spellStart"/>
        <w:r w:rsidRPr="00F14274">
          <w:rPr>
            <w:lang w:val="en-GB"/>
          </w:rPr>
          <w:t>điện</w:t>
        </w:r>
        <w:proofErr w:type="spellEnd"/>
        <w:r w:rsidRPr="00F14274">
          <w:rPr>
            <w:lang w:val="en-GB"/>
          </w:rPr>
          <w:t xml:space="preserve"> </w:t>
        </w:r>
        <w:proofErr w:type="spellStart"/>
        <w:r w:rsidRPr="00F14274">
          <w:rPr>
            <w:lang w:val="en-GB"/>
          </w:rPr>
          <w:t>áp</w:t>
        </w:r>
        <w:proofErr w:type="spellEnd"/>
        <w:r w:rsidRPr="00F14274">
          <w:rPr>
            <w:lang w:val="en-GB"/>
          </w:rPr>
          <w:t xml:space="preserve">, </w:t>
        </w:r>
        <w:proofErr w:type="spellStart"/>
        <w:r w:rsidRPr="00F14274">
          <w:rPr>
            <w:lang w:val="en-GB"/>
          </w:rPr>
          <w:t>chập</w:t>
        </w:r>
        <w:proofErr w:type="spellEnd"/>
        <w:r w:rsidRPr="00F14274">
          <w:rPr>
            <w:lang w:val="en-GB"/>
          </w:rPr>
          <w:t xml:space="preserve"> </w:t>
        </w:r>
        <w:proofErr w:type="spellStart"/>
        <w:r w:rsidRPr="00F14274">
          <w:rPr>
            <w:lang w:val="en-GB"/>
          </w:rPr>
          <w:t>điện</w:t>
        </w:r>
        <w:proofErr w:type="spellEnd"/>
        <w:r w:rsidRPr="00F14274">
          <w:rPr>
            <w:lang w:val="en-GB"/>
          </w:rPr>
          <w:t xml:space="preserve"> </w:t>
        </w:r>
        <w:proofErr w:type="spellStart"/>
        <w:r w:rsidRPr="00F14274">
          <w:rPr>
            <w:lang w:val="en-GB"/>
          </w:rPr>
          <w:t>hoặc</w:t>
        </w:r>
        <w:proofErr w:type="spellEnd"/>
        <w:r w:rsidRPr="00F14274">
          <w:rPr>
            <w:lang w:val="en-GB"/>
          </w:rPr>
          <w:t xml:space="preserve"> do </w:t>
        </w:r>
        <w:proofErr w:type="spellStart"/>
        <w:r w:rsidRPr="00F14274">
          <w:rPr>
            <w:lang w:val="en-GB"/>
          </w:rPr>
          <w:t>hệ</w:t>
        </w:r>
        <w:proofErr w:type="spellEnd"/>
        <w:r w:rsidRPr="00F14274">
          <w:rPr>
            <w:lang w:val="en-GB"/>
          </w:rPr>
          <w:t xml:space="preserve"> </w:t>
        </w:r>
        <w:proofErr w:type="spellStart"/>
        <w:r w:rsidRPr="00F14274">
          <w:rPr>
            <w:lang w:val="en-GB"/>
          </w:rPr>
          <w:t>thống</w:t>
        </w:r>
        <w:proofErr w:type="spellEnd"/>
        <w:r w:rsidRPr="00F14274">
          <w:rPr>
            <w:lang w:val="en-GB"/>
          </w:rPr>
          <w:t xml:space="preserve"> </w:t>
        </w:r>
        <w:proofErr w:type="spellStart"/>
        <w:r w:rsidRPr="00F14274">
          <w:rPr>
            <w:lang w:val="en-GB"/>
          </w:rPr>
          <w:t>điện</w:t>
        </w:r>
        <w:proofErr w:type="spellEnd"/>
        <w:r w:rsidRPr="00F14274">
          <w:rPr>
            <w:lang w:val="en-GB"/>
          </w:rPr>
          <w:t xml:space="preserve"> </w:t>
        </w:r>
        <w:proofErr w:type="spellStart"/>
        <w:r w:rsidRPr="00F14274">
          <w:rPr>
            <w:lang w:val="en-GB"/>
          </w:rPr>
          <w:t>không</w:t>
        </w:r>
        <w:proofErr w:type="spellEnd"/>
        <w:r w:rsidRPr="00F14274">
          <w:rPr>
            <w:lang w:val="en-GB"/>
          </w:rPr>
          <w:t xml:space="preserve"> </w:t>
        </w:r>
        <w:proofErr w:type="spellStart"/>
        <w:r w:rsidRPr="00F14274">
          <w:rPr>
            <w:lang w:val="en-GB"/>
          </w:rPr>
          <w:t>ổn</w:t>
        </w:r>
        <w:proofErr w:type="spellEnd"/>
        <w:r w:rsidRPr="00F14274">
          <w:rPr>
            <w:lang w:val="en-GB"/>
          </w:rPr>
          <w:t xml:space="preserve"> </w:t>
        </w:r>
        <w:proofErr w:type="spellStart"/>
        <w:r w:rsidRPr="00F14274">
          <w:rPr>
            <w:lang w:val="en-GB"/>
          </w:rPr>
          <w:t>định</w:t>
        </w:r>
        <w:proofErr w:type="spellEnd"/>
        <w:r w:rsidRPr="00F14274">
          <w:rPr>
            <w:lang w:val="en-GB"/>
          </w:rPr>
          <w:t>.</w:t>
        </w:r>
      </w:ins>
    </w:p>
    <w:p w14:paraId="124A1C62" w14:textId="5F0A43C6" w:rsidR="00F14274" w:rsidRPr="00F14274" w:rsidRDefault="00F14274" w:rsidP="00F14274">
      <w:pPr>
        <w:pStyle w:val="oancuaDanhsach"/>
        <w:numPr>
          <w:ilvl w:val="1"/>
          <w:numId w:val="14"/>
        </w:numPr>
        <w:rPr>
          <w:ins w:id="704" w:author="Phương_Thu mua" w:date="2025-12-04T14:58:00Z"/>
          <w:lang w:val="en-GB"/>
        </w:rPr>
      </w:pPr>
      <w:proofErr w:type="spellStart"/>
      <w:ins w:id="705" w:author="Phương_Thu mua" w:date="2025-12-04T14:58:00Z">
        <w:r w:rsidRPr="00F14274">
          <w:rPr>
            <w:lang w:val="en-GB"/>
          </w:rPr>
          <w:t>Tự</w:t>
        </w:r>
        <w:proofErr w:type="spellEnd"/>
        <w:r w:rsidRPr="00F14274">
          <w:rPr>
            <w:lang w:val="en-GB"/>
          </w:rPr>
          <w:t xml:space="preserve"> ý </w:t>
        </w:r>
        <w:proofErr w:type="spellStart"/>
        <w:r w:rsidRPr="00F14274">
          <w:rPr>
            <w:lang w:val="en-GB"/>
          </w:rPr>
          <w:t>mở</w:t>
        </w:r>
        <w:proofErr w:type="spellEnd"/>
        <w:r w:rsidRPr="00F14274">
          <w:rPr>
            <w:lang w:val="en-GB"/>
          </w:rPr>
          <w:t xml:space="preserve"> </w:t>
        </w:r>
        <w:proofErr w:type="spellStart"/>
        <w:r w:rsidRPr="00F14274">
          <w:rPr>
            <w:lang w:val="en-GB"/>
          </w:rPr>
          <w:t>máy</w:t>
        </w:r>
        <w:proofErr w:type="spellEnd"/>
        <w:r w:rsidRPr="00F14274">
          <w:rPr>
            <w:lang w:val="en-GB"/>
          </w:rPr>
          <w:t xml:space="preserve">, </w:t>
        </w:r>
        <w:proofErr w:type="spellStart"/>
        <w:r w:rsidRPr="00F14274">
          <w:rPr>
            <w:lang w:val="en-GB"/>
          </w:rPr>
          <w:t>sửa</w:t>
        </w:r>
        <w:proofErr w:type="spellEnd"/>
        <w:r w:rsidRPr="00F14274">
          <w:rPr>
            <w:lang w:val="en-GB"/>
          </w:rPr>
          <w:t xml:space="preserve"> </w:t>
        </w:r>
        <w:proofErr w:type="spellStart"/>
        <w:r w:rsidRPr="00F14274">
          <w:rPr>
            <w:lang w:val="en-GB"/>
          </w:rPr>
          <w:t>chữa</w:t>
        </w:r>
        <w:proofErr w:type="spellEnd"/>
        <w:r w:rsidRPr="00F14274">
          <w:rPr>
            <w:lang w:val="en-GB"/>
          </w:rPr>
          <w:t xml:space="preserve">, </w:t>
        </w:r>
        <w:proofErr w:type="spellStart"/>
        <w:r w:rsidRPr="00F14274">
          <w:rPr>
            <w:lang w:val="en-GB"/>
          </w:rPr>
          <w:t>thay</w:t>
        </w:r>
        <w:proofErr w:type="spellEnd"/>
        <w:r w:rsidRPr="00F14274">
          <w:rPr>
            <w:lang w:val="en-GB"/>
          </w:rPr>
          <w:t xml:space="preserve"> </w:t>
        </w:r>
        <w:proofErr w:type="spellStart"/>
        <w:r w:rsidRPr="00F14274">
          <w:rPr>
            <w:lang w:val="en-GB"/>
          </w:rPr>
          <w:t>linh</w:t>
        </w:r>
        <w:proofErr w:type="spellEnd"/>
        <w:r w:rsidRPr="00F14274">
          <w:rPr>
            <w:lang w:val="en-GB"/>
          </w:rPr>
          <w:t xml:space="preserve"> </w:t>
        </w:r>
        <w:proofErr w:type="spellStart"/>
        <w:r w:rsidRPr="00F14274">
          <w:rPr>
            <w:lang w:val="en-GB"/>
          </w:rPr>
          <w:t>kiện</w:t>
        </w:r>
        <w:proofErr w:type="spellEnd"/>
        <w:r w:rsidRPr="00F14274">
          <w:rPr>
            <w:lang w:val="en-GB"/>
          </w:rPr>
          <w:t xml:space="preserve"> </w:t>
        </w:r>
        <w:proofErr w:type="spellStart"/>
        <w:r w:rsidRPr="00F14274">
          <w:rPr>
            <w:lang w:val="en-GB"/>
          </w:rPr>
          <w:t>không</w:t>
        </w:r>
        <w:proofErr w:type="spellEnd"/>
        <w:r w:rsidRPr="00F14274">
          <w:rPr>
            <w:lang w:val="en-GB"/>
          </w:rPr>
          <w:t xml:space="preserve"> </w:t>
        </w:r>
        <w:proofErr w:type="spellStart"/>
        <w:r w:rsidRPr="00F14274">
          <w:rPr>
            <w:lang w:val="en-GB"/>
          </w:rPr>
          <w:t>phải</w:t>
        </w:r>
        <w:proofErr w:type="spellEnd"/>
        <w:r w:rsidRPr="00F14274">
          <w:rPr>
            <w:lang w:val="en-GB"/>
          </w:rPr>
          <w:t xml:space="preserve"> </w:t>
        </w:r>
      </w:ins>
      <w:proofErr w:type="spellStart"/>
      <w:ins w:id="706" w:author="Việt Nguyễn" w:date="2025-12-04T15:33:00Z">
        <w:r w:rsidR="00352A6F">
          <w:rPr>
            <w:lang w:val="en-GB"/>
          </w:rPr>
          <w:t>thi</w:t>
        </w:r>
      </w:ins>
      <w:ins w:id="707" w:author="Phương_Thu mua" w:date="2025-12-04T14:58:00Z">
        <w:r w:rsidRPr="00F14274">
          <w:rPr>
            <w:lang w:val="en-GB"/>
          </w:rPr>
          <w:t>của</w:t>
        </w:r>
        <w:proofErr w:type="spellEnd"/>
        <w:r w:rsidRPr="00F14274">
          <w:rPr>
            <w:lang w:val="en-GB"/>
          </w:rPr>
          <w:t xml:space="preserve"> </w:t>
        </w:r>
        <w:proofErr w:type="spellStart"/>
        <w:r w:rsidRPr="00F14274">
          <w:rPr>
            <w:lang w:val="en-GB"/>
          </w:rPr>
          <w:t>hãng</w:t>
        </w:r>
        <w:proofErr w:type="spellEnd"/>
        <w:r w:rsidRPr="00F14274">
          <w:rPr>
            <w:lang w:val="en-GB"/>
          </w:rPr>
          <w:t xml:space="preserve"> </w:t>
        </w:r>
        <w:proofErr w:type="spellStart"/>
        <w:r w:rsidRPr="00F14274">
          <w:rPr>
            <w:lang w:val="en-GB"/>
          </w:rPr>
          <w:t>hoặc</w:t>
        </w:r>
        <w:proofErr w:type="spellEnd"/>
        <w:r w:rsidRPr="00F14274">
          <w:rPr>
            <w:lang w:val="en-GB"/>
          </w:rPr>
          <w:t xml:space="preserve"> </w:t>
        </w:r>
        <w:proofErr w:type="spellStart"/>
        <w:r w:rsidRPr="00F14274">
          <w:rPr>
            <w:lang w:val="en-GB"/>
          </w:rPr>
          <w:t>không</w:t>
        </w:r>
        <w:proofErr w:type="spellEnd"/>
        <w:r w:rsidRPr="00F14274">
          <w:rPr>
            <w:lang w:val="en-GB"/>
          </w:rPr>
          <w:t xml:space="preserve"> do </w:t>
        </w:r>
        <w:proofErr w:type="spellStart"/>
        <w:r w:rsidRPr="00F14274">
          <w:rPr>
            <w:lang w:val="en-GB"/>
          </w:rPr>
          <w:t>Bên</w:t>
        </w:r>
        <w:proofErr w:type="spellEnd"/>
        <w:r w:rsidRPr="00F14274">
          <w:rPr>
            <w:lang w:val="en-GB"/>
          </w:rPr>
          <w:t xml:space="preserve"> Bán </w:t>
        </w:r>
        <w:proofErr w:type="spellStart"/>
        <w:r w:rsidRPr="00F14274">
          <w:rPr>
            <w:lang w:val="en-GB"/>
          </w:rPr>
          <w:t>chỉ</w:t>
        </w:r>
        <w:proofErr w:type="spellEnd"/>
        <w:r w:rsidRPr="00F14274">
          <w:rPr>
            <w:lang w:val="en-GB"/>
          </w:rPr>
          <w:t xml:space="preserve"> </w:t>
        </w:r>
        <w:proofErr w:type="spellStart"/>
        <w:r w:rsidRPr="00F14274">
          <w:rPr>
            <w:lang w:val="en-GB"/>
          </w:rPr>
          <w:t>định</w:t>
        </w:r>
        <w:proofErr w:type="spellEnd"/>
        <w:r w:rsidRPr="00F14274">
          <w:rPr>
            <w:lang w:val="en-GB"/>
          </w:rPr>
          <w:t>.</w:t>
        </w:r>
      </w:ins>
    </w:p>
    <w:p w14:paraId="2823B650" w14:textId="6ABABB49" w:rsidR="00102A80" w:rsidRPr="00F14274" w:rsidRDefault="00F14274">
      <w:pPr>
        <w:pStyle w:val="oancuaDanhsach"/>
        <w:numPr>
          <w:ilvl w:val="1"/>
          <w:numId w:val="14"/>
        </w:numPr>
        <w:rPr>
          <w:lang w:val="en-GB"/>
          <w:rPrChange w:id="708" w:author="Phương_Thu mua" w:date="2025-12-04T14:58:00Z">
            <w:rPr/>
          </w:rPrChange>
        </w:rPr>
        <w:pPrChange w:id="709" w:author="Phương_Thu mua" w:date="2025-12-04T14:58:00Z">
          <w:pPr>
            <w:pStyle w:val="ThnVnban"/>
            <w:spacing w:before="1"/>
          </w:pPr>
        </w:pPrChange>
      </w:pPr>
      <w:proofErr w:type="spellStart"/>
      <w:ins w:id="710" w:author="Phương_Thu mua" w:date="2025-12-04T14:58:00Z">
        <w:r w:rsidRPr="00F14274">
          <w:rPr>
            <w:lang w:val="en-GB"/>
          </w:rPr>
          <w:t>Lỗi</w:t>
        </w:r>
        <w:proofErr w:type="spellEnd"/>
        <w:r w:rsidRPr="00F14274">
          <w:rPr>
            <w:lang w:val="en-GB"/>
          </w:rPr>
          <w:t xml:space="preserve"> </w:t>
        </w:r>
        <w:proofErr w:type="spellStart"/>
        <w:r w:rsidRPr="00F14274">
          <w:rPr>
            <w:lang w:val="en-GB"/>
          </w:rPr>
          <w:t>phát</w:t>
        </w:r>
        <w:proofErr w:type="spellEnd"/>
        <w:r w:rsidRPr="00F14274">
          <w:rPr>
            <w:lang w:val="en-GB"/>
          </w:rPr>
          <w:t xml:space="preserve"> </w:t>
        </w:r>
        <w:proofErr w:type="spellStart"/>
        <w:r w:rsidRPr="00F14274">
          <w:rPr>
            <w:lang w:val="en-GB"/>
          </w:rPr>
          <w:t>sinh</w:t>
        </w:r>
        <w:proofErr w:type="spellEnd"/>
        <w:r w:rsidRPr="00F14274">
          <w:rPr>
            <w:lang w:val="en-GB"/>
          </w:rPr>
          <w:t xml:space="preserve"> do </w:t>
        </w:r>
        <w:proofErr w:type="spellStart"/>
        <w:r w:rsidRPr="00F14274">
          <w:rPr>
            <w:lang w:val="en-GB"/>
          </w:rPr>
          <w:t>các</w:t>
        </w:r>
        <w:proofErr w:type="spellEnd"/>
        <w:r w:rsidRPr="00F14274">
          <w:rPr>
            <w:lang w:val="en-GB"/>
          </w:rPr>
          <w:t xml:space="preserve"> </w:t>
        </w:r>
        <w:proofErr w:type="spellStart"/>
        <w:r w:rsidRPr="00F14274">
          <w:rPr>
            <w:lang w:val="en-GB"/>
          </w:rPr>
          <w:t>thiết</w:t>
        </w:r>
        <w:proofErr w:type="spellEnd"/>
        <w:r w:rsidRPr="00F14274">
          <w:rPr>
            <w:lang w:val="en-GB"/>
          </w:rPr>
          <w:t xml:space="preserve"> </w:t>
        </w:r>
        <w:proofErr w:type="spellStart"/>
        <w:r w:rsidRPr="00F14274">
          <w:rPr>
            <w:lang w:val="en-GB"/>
          </w:rPr>
          <w:t>bị</w:t>
        </w:r>
        <w:proofErr w:type="spellEnd"/>
        <w:r w:rsidRPr="00F14274">
          <w:rPr>
            <w:lang w:val="en-GB"/>
          </w:rPr>
          <w:t>/</w:t>
        </w:r>
        <w:proofErr w:type="spellStart"/>
        <w:r w:rsidRPr="00F14274">
          <w:rPr>
            <w:lang w:val="en-GB"/>
          </w:rPr>
          <w:t>phần</w:t>
        </w:r>
        <w:proofErr w:type="spellEnd"/>
        <w:r w:rsidRPr="00F14274">
          <w:rPr>
            <w:lang w:val="en-GB"/>
          </w:rPr>
          <w:t xml:space="preserve"> </w:t>
        </w:r>
        <w:proofErr w:type="spellStart"/>
        <w:r w:rsidRPr="00F14274">
          <w:rPr>
            <w:lang w:val="en-GB"/>
          </w:rPr>
          <w:t>mềm</w:t>
        </w:r>
        <w:proofErr w:type="spellEnd"/>
        <w:r w:rsidRPr="00F14274">
          <w:rPr>
            <w:lang w:val="en-GB"/>
          </w:rPr>
          <w:t xml:space="preserve"> </w:t>
        </w:r>
        <w:proofErr w:type="spellStart"/>
        <w:r w:rsidRPr="00F14274">
          <w:rPr>
            <w:lang w:val="en-GB"/>
          </w:rPr>
          <w:t>của</w:t>
        </w:r>
        <w:proofErr w:type="spellEnd"/>
        <w:r w:rsidRPr="00F14274">
          <w:rPr>
            <w:lang w:val="en-GB"/>
          </w:rPr>
          <w:t xml:space="preserve"> </w:t>
        </w:r>
        <w:proofErr w:type="spellStart"/>
        <w:r w:rsidRPr="00F14274">
          <w:rPr>
            <w:lang w:val="en-GB"/>
          </w:rPr>
          <w:t>bên</w:t>
        </w:r>
        <w:proofErr w:type="spellEnd"/>
        <w:r w:rsidRPr="00F14274">
          <w:rPr>
            <w:lang w:val="en-GB"/>
          </w:rPr>
          <w:t xml:space="preserve"> </w:t>
        </w:r>
        <w:proofErr w:type="spellStart"/>
        <w:r w:rsidRPr="00F14274">
          <w:rPr>
            <w:lang w:val="en-GB"/>
          </w:rPr>
          <w:t>thứ</w:t>
        </w:r>
        <w:proofErr w:type="spellEnd"/>
        <w:r w:rsidRPr="00F14274">
          <w:rPr>
            <w:lang w:val="en-GB"/>
          </w:rPr>
          <w:t xml:space="preserve"> </w:t>
        </w:r>
        <w:proofErr w:type="spellStart"/>
        <w:r w:rsidRPr="00F14274">
          <w:rPr>
            <w:lang w:val="en-GB"/>
          </w:rPr>
          <w:t>ba</w:t>
        </w:r>
        <w:proofErr w:type="spellEnd"/>
        <w:r w:rsidRPr="00F14274">
          <w:rPr>
            <w:lang w:val="en-GB"/>
          </w:rPr>
          <w:t>.</w:t>
        </w:r>
      </w:ins>
    </w:p>
    <w:p w14:paraId="7D15E3F7" w14:textId="77777777" w:rsidR="00102A80" w:rsidRDefault="007C2211">
      <w:pPr>
        <w:pStyle w:val="oancuaDanhsach"/>
        <w:numPr>
          <w:ilvl w:val="1"/>
          <w:numId w:val="14"/>
        </w:numPr>
        <w:tabs>
          <w:tab w:val="left" w:pos="1103"/>
        </w:tabs>
        <w:ind w:right="443"/>
        <w:rPr>
          <w:sz w:val="24"/>
        </w:rPr>
      </w:pPr>
      <w:r>
        <w:rPr>
          <w:sz w:val="24"/>
        </w:rPr>
        <w:t xml:space="preserve">Hàng Hóa bị hư hỏng do thiên tai, lũ lụt, côn trùng hay các loài gặm nhấm phá </w:t>
      </w:r>
      <w:r>
        <w:rPr>
          <w:spacing w:val="-4"/>
          <w:sz w:val="24"/>
        </w:rPr>
        <w:t>hoại;</w:t>
      </w:r>
    </w:p>
    <w:p w14:paraId="4BD770D1" w14:textId="77777777" w:rsidR="00102A80" w:rsidRDefault="007C2211">
      <w:pPr>
        <w:pStyle w:val="oancuaDanhsach"/>
        <w:numPr>
          <w:ilvl w:val="1"/>
          <w:numId w:val="14"/>
        </w:numPr>
        <w:tabs>
          <w:tab w:val="left" w:pos="1103"/>
        </w:tabs>
        <w:spacing w:before="3" w:line="237" w:lineRule="auto"/>
        <w:ind w:right="454"/>
        <w:jc w:val="left"/>
        <w:rPr>
          <w:sz w:val="24"/>
        </w:rPr>
      </w:pPr>
      <w:r>
        <w:rPr>
          <w:sz w:val="24"/>
        </w:rPr>
        <w:t>Hàng</w:t>
      </w:r>
      <w:r>
        <w:rPr>
          <w:spacing w:val="29"/>
          <w:sz w:val="24"/>
        </w:rPr>
        <w:t xml:space="preserve"> </w:t>
      </w:r>
      <w:r>
        <w:rPr>
          <w:sz w:val="24"/>
        </w:rPr>
        <w:t>Hóa</w:t>
      </w:r>
      <w:r>
        <w:rPr>
          <w:spacing w:val="31"/>
          <w:sz w:val="24"/>
        </w:rPr>
        <w:t xml:space="preserve"> </w:t>
      </w:r>
      <w:r>
        <w:rPr>
          <w:sz w:val="24"/>
        </w:rPr>
        <w:t>bị</w:t>
      </w:r>
      <w:r>
        <w:rPr>
          <w:spacing w:val="32"/>
          <w:sz w:val="24"/>
        </w:rPr>
        <w:t xml:space="preserve"> </w:t>
      </w:r>
      <w:r>
        <w:rPr>
          <w:sz w:val="24"/>
        </w:rPr>
        <w:t>hư</w:t>
      </w:r>
      <w:r>
        <w:rPr>
          <w:spacing w:val="31"/>
          <w:sz w:val="24"/>
        </w:rPr>
        <w:t xml:space="preserve"> </w:t>
      </w:r>
      <w:r>
        <w:rPr>
          <w:sz w:val="24"/>
        </w:rPr>
        <w:t>hỏng</w:t>
      </w:r>
      <w:r>
        <w:rPr>
          <w:spacing w:val="32"/>
          <w:sz w:val="24"/>
        </w:rPr>
        <w:t xml:space="preserve"> </w:t>
      </w:r>
      <w:r>
        <w:rPr>
          <w:sz w:val="24"/>
        </w:rPr>
        <w:t>do</w:t>
      </w:r>
      <w:r>
        <w:rPr>
          <w:spacing w:val="32"/>
          <w:sz w:val="24"/>
        </w:rPr>
        <w:t xml:space="preserve"> </w:t>
      </w:r>
      <w:r>
        <w:rPr>
          <w:sz w:val="24"/>
        </w:rPr>
        <w:t>khách</w:t>
      </w:r>
      <w:r>
        <w:rPr>
          <w:spacing w:val="34"/>
          <w:sz w:val="24"/>
        </w:rPr>
        <w:t xml:space="preserve"> </w:t>
      </w:r>
      <w:r>
        <w:rPr>
          <w:sz w:val="24"/>
        </w:rPr>
        <w:t>hàng</w:t>
      </w:r>
      <w:r>
        <w:rPr>
          <w:spacing w:val="32"/>
          <w:sz w:val="24"/>
        </w:rPr>
        <w:t xml:space="preserve"> </w:t>
      </w:r>
      <w:r>
        <w:rPr>
          <w:sz w:val="24"/>
        </w:rPr>
        <w:t>sử</w:t>
      </w:r>
      <w:r>
        <w:rPr>
          <w:spacing w:val="32"/>
          <w:sz w:val="24"/>
        </w:rPr>
        <w:t xml:space="preserve"> </w:t>
      </w:r>
      <w:r>
        <w:rPr>
          <w:sz w:val="24"/>
        </w:rPr>
        <w:t>dụng</w:t>
      </w:r>
      <w:r>
        <w:rPr>
          <w:spacing w:val="32"/>
          <w:sz w:val="24"/>
        </w:rPr>
        <w:t xml:space="preserve"> </w:t>
      </w:r>
      <w:r>
        <w:rPr>
          <w:sz w:val="24"/>
        </w:rPr>
        <w:t>thiết</w:t>
      </w:r>
      <w:r>
        <w:rPr>
          <w:spacing w:val="32"/>
          <w:sz w:val="24"/>
        </w:rPr>
        <w:t xml:space="preserve"> </w:t>
      </w:r>
      <w:r>
        <w:rPr>
          <w:sz w:val="24"/>
        </w:rPr>
        <w:t>bị</w:t>
      </w:r>
      <w:r>
        <w:rPr>
          <w:spacing w:val="32"/>
          <w:sz w:val="24"/>
        </w:rPr>
        <w:t xml:space="preserve"> </w:t>
      </w:r>
      <w:r>
        <w:rPr>
          <w:sz w:val="24"/>
        </w:rPr>
        <w:t>không</w:t>
      </w:r>
      <w:r>
        <w:rPr>
          <w:spacing w:val="29"/>
          <w:sz w:val="24"/>
        </w:rPr>
        <w:t xml:space="preserve"> </w:t>
      </w:r>
      <w:r>
        <w:rPr>
          <w:sz w:val="24"/>
        </w:rPr>
        <w:t>tuân</w:t>
      </w:r>
      <w:r>
        <w:rPr>
          <w:spacing w:val="34"/>
          <w:sz w:val="24"/>
        </w:rPr>
        <w:t xml:space="preserve"> </w:t>
      </w:r>
      <w:r>
        <w:rPr>
          <w:sz w:val="24"/>
        </w:rPr>
        <w:t>thủ</w:t>
      </w:r>
      <w:r>
        <w:rPr>
          <w:spacing w:val="32"/>
          <w:sz w:val="24"/>
        </w:rPr>
        <w:t xml:space="preserve"> </w:t>
      </w:r>
      <w:r>
        <w:rPr>
          <w:sz w:val="24"/>
        </w:rPr>
        <w:t>các</w:t>
      </w:r>
      <w:r>
        <w:rPr>
          <w:spacing w:val="31"/>
          <w:sz w:val="24"/>
        </w:rPr>
        <w:t xml:space="preserve"> </w:t>
      </w:r>
      <w:r>
        <w:rPr>
          <w:sz w:val="24"/>
        </w:rPr>
        <w:t>tiêu chuẩn kỹ thuật bắt buộc.</w:t>
      </w:r>
    </w:p>
    <w:p w14:paraId="230FE5F5" w14:textId="77777777" w:rsidR="00102A80" w:rsidRDefault="00102A80">
      <w:pPr>
        <w:pStyle w:val="ThnVnban"/>
        <w:spacing w:before="2"/>
      </w:pPr>
    </w:p>
    <w:p w14:paraId="33F5AE4A" w14:textId="77777777" w:rsidR="00102A80" w:rsidRDefault="007C2211">
      <w:pPr>
        <w:pStyle w:val="oancuaDanhsach"/>
        <w:numPr>
          <w:ilvl w:val="1"/>
          <w:numId w:val="14"/>
        </w:numPr>
        <w:tabs>
          <w:tab w:val="left" w:pos="1103"/>
        </w:tabs>
        <w:jc w:val="left"/>
        <w:rPr>
          <w:sz w:val="24"/>
        </w:rPr>
      </w:pPr>
      <w:r>
        <w:rPr>
          <w:sz w:val="24"/>
        </w:rPr>
        <w:t>Hàng</w:t>
      </w:r>
      <w:r>
        <w:rPr>
          <w:spacing w:val="-5"/>
          <w:sz w:val="24"/>
        </w:rPr>
        <w:t xml:space="preserve"> </w:t>
      </w:r>
      <w:r>
        <w:rPr>
          <w:sz w:val="24"/>
        </w:rPr>
        <w:t>Hóa</w:t>
      </w:r>
      <w:r>
        <w:rPr>
          <w:spacing w:val="-2"/>
          <w:sz w:val="24"/>
        </w:rPr>
        <w:t xml:space="preserve"> </w:t>
      </w:r>
      <w:r>
        <w:rPr>
          <w:sz w:val="24"/>
        </w:rPr>
        <w:t>bị</w:t>
      </w:r>
      <w:r>
        <w:rPr>
          <w:spacing w:val="1"/>
          <w:sz w:val="24"/>
        </w:rPr>
        <w:t xml:space="preserve"> </w:t>
      </w:r>
      <w:r>
        <w:rPr>
          <w:sz w:val="24"/>
        </w:rPr>
        <w:t>người dùng tác</w:t>
      </w:r>
      <w:r>
        <w:rPr>
          <w:spacing w:val="-2"/>
          <w:sz w:val="24"/>
        </w:rPr>
        <w:t xml:space="preserve"> </w:t>
      </w:r>
      <w:r>
        <w:rPr>
          <w:sz w:val="24"/>
        </w:rPr>
        <w:t>động</w:t>
      </w:r>
      <w:r>
        <w:rPr>
          <w:spacing w:val="-2"/>
          <w:sz w:val="24"/>
        </w:rPr>
        <w:t xml:space="preserve"> </w:t>
      </w:r>
      <w:r>
        <w:rPr>
          <w:sz w:val="24"/>
        </w:rPr>
        <w:t>bởi ngoại lực</w:t>
      </w:r>
      <w:r>
        <w:rPr>
          <w:spacing w:val="-2"/>
          <w:sz w:val="24"/>
        </w:rPr>
        <w:t xml:space="preserve"> </w:t>
      </w:r>
      <w:r>
        <w:rPr>
          <w:sz w:val="24"/>
        </w:rPr>
        <w:t>dẫn đến hư</w:t>
      </w:r>
      <w:r>
        <w:rPr>
          <w:spacing w:val="1"/>
          <w:sz w:val="24"/>
        </w:rPr>
        <w:t xml:space="preserve"> </w:t>
      </w:r>
      <w:r>
        <w:rPr>
          <w:spacing w:val="-2"/>
          <w:sz w:val="24"/>
        </w:rPr>
        <w:t>hỏng.</w:t>
      </w:r>
    </w:p>
    <w:p w14:paraId="732C0EE4" w14:textId="77777777" w:rsidR="00102A80" w:rsidRDefault="00102A80">
      <w:pPr>
        <w:pStyle w:val="ThnVnban"/>
        <w:spacing w:before="1"/>
      </w:pPr>
    </w:p>
    <w:p w14:paraId="7C444200" w14:textId="77777777" w:rsidR="00102A80" w:rsidRDefault="007C2211">
      <w:pPr>
        <w:pStyle w:val="oancuaDanhsach"/>
        <w:numPr>
          <w:ilvl w:val="1"/>
          <w:numId w:val="14"/>
        </w:numPr>
        <w:tabs>
          <w:tab w:val="left" w:pos="1103"/>
        </w:tabs>
        <w:ind w:right="441"/>
        <w:rPr>
          <w:ins w:id="711" w:author="Phương_Thu mua" w:date="2025-12-05T08:52:00Z"/>
          <w:sz w:val="24"/>
        </w:rPr>
      </w:pPr>
      <w:r>
        <w:rPr>
          <w:sz w:val="24"/>
        </w:rPr>
        <w:t>Và các lỗi khác nếu nhà sản xuất và Bên Mua sau khi kiểm định hàng hóa cần sửa chữa</w:t>
      </w:r>
      <w:r>
        <w:rPr>
          <w:spacing w:val="-1"/>
          <w:sz w:val="24"/>
        </w:rPr>
        <w:t xml:space="preserve"> </w:t>
      </w:r>
      <w:r>
        <w:rPr>
          <w:sz w:val="24"/>
        </w:rPr>
        <w:t>và ra kết luận là lỗi do quá trình sử dụng của Bên Mua, trừ trường hợp lỗi do Bên Mua sử dụng theo hướng</w:t>
      </w:r>
      <w:r>
        <w:rPr>
          <w:spacing w:val="-1"/>
          <w:sz w:val="24"/>
        </w:rPr>
        <w:t xml:space="preserve"> </w:t>
      </w:r>
      <w:r>
        <w:rPr>
          <w:sz w:val="24"/>
        </w:rPr>
        <w:t>dẫn của Bên Bán hoặc theo các hồ sơ/giấy</w:t>
      </w:r>
      <w:r>
        <w:rPr>
          <w:spacing w:val="-5"/>
          <w:sz w:val="24"/>
        </w:rPr>
        <w:t xml:space="preserve"> </w:t>
      </w:r>
      <w:r>
        <w:rPr>
          <w:sz w:val="24"/>
        </w:rPr>
        <w:t>tờ … mà Bên Bán cung cấp.</w:t>
      </w:r>
    </w:p>
    <w:p w14:paraId="28FA17B3" w14:textId="77777777" w:rsidR="00462531" w:rsidRPr="00462531" w:rsidRDefault="00462531">
      <w:pPr>
        <w:pStyle w:val="oancuaDanhsach"/>
        <w:rPr>
          <w:ins w:id="712" w:author="Phương_Thu mua" w:date="2025-12-05T08:52:00Z"/>
          <w:sz w:val="24"/>
          <w:rPrChange w:id="713" w:author="Phương_Thu mua" w:date="2025-12-05T08:52:00Z">
            <w:rPr>
              <w:ins w:id="714" w:author="Phương_Thu mua" w:date="2025-12-05T08:52:00Z"/>
            </w:rPr>
          </w:rPrChange>
        </w:rPr>
        <w:pPrChange w:id="715" w:author="Phương_Thu mua" w:date="2025-12-05T08:52:00Z">
          <w:pPr>
            <w:pStyle w:val="oancuaDanhsach"/>
            <w:numPr>
              <w:ilvl w:val="1"/>
              <w:numId w:val="14"/>
            </w:numPr>
            <w:tabs>
              <w:tab w:val="left" w:pos="1103"/>
            </w:tabs>
            <w:ind w:left="1103" w:right="441" w:hanging="360"/>
          </w:pPr>
        </w:pPrChange>
      </w:pPr>
    </w:p>
    <w:p w14:paraId="0D379920" w14:textId="5EF3DF03" w:rsidR="00462531" w:rsidRPr="00462531" w:rsidRDefault="00851CAC">
      <w:pPr>
        <w:pStyle w:val="oancuaDanhsach"/>
        <w:numPr>
          <w:ilvl w:val="0"/>
          <w:numId w:val="14"/>
        </w:numPr>
        <w:tabs>
          <w:tab w:val="left" w:pos="1103"/>
        </w:tabs>
        <w:ind w:right="441"/>
        <w:rPr>
          <w:sz w:val="24"/>
          <w:lang w:val="en-GB"/>
          <w:rPrChange w:id="716" w:author="Phương_Thu mua" w:date="2025-12-05T08:52:00Z">
            <w:rPr/>
          </w:rPrChange>
        </w:rPr>
        <w:pPrChange w:id="717" w:author="Phương_Thu mua" w:date="2025-12-05T08:52:00Z">
          <w:pPr>
            <w:pStyle w:val="oancuaDanhsach"/>
            <w:numPr>
              <w:ilvl w:val="1"/>
              <w:numId w:val="14"/>
            </w:numPr>
            <w:tabs>
              <w:tab w:val="left" w:pos="1103"/>
            </w:tabs>
            <w:ind w:left="1103" w:right="441" w:hanging="360"/>
          </w:pPr>
        </w:pPrChange>
      </w:pPr>
      <w:ins w:id="718" w:author="Phương_Thu mua" w:date="2025-12-05T09:33:00Z">
        <w:r w:rsidRPr="00851CAC">
          <w:rPr>
            <w:sz w:val="24"/>
            <w:lang w:val="en-GB"/>
          </w:rPr>
          <w:t xml:space="preserve">Cho </w:t>
        </w:r>
        <w:proofErr w:type="spellStart"/>
        <w:r w:rsidRPr="00851CAC">
          <w:rPr>
            <w:sz w:val="24"/>
            <w:lang w:val="en-GB"/>
          </w:rPr>
          <w:t>mượn</w:t>
        </w:r>
        <w:proofErr w:type="spellEnd"/>
        <w:r w:rsidRPr="00851CAC">
          <w:rPr>
            <w:sz w:val="24"/>
            <w:lang w:val="en-GB"/>
          </w:rPr>
          <w:t xml:space="preserve"> </w:t>
        </w:r>
        <w:proofErr w:type="spellStart"/>
        <w:r w:rsidRPr="00851CAC">
          <w:rPr>
            <w:sz w:val="24"/>
            <w:lang w:val="en-GB"/>
          </w:rPr>
          <w:t>thiết</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Thu </w:t>
        </w:r>
        <w:proofErr w:type="spellStart"/>
        <w:r w:rsidRPr="00851CAC">
          <w:rPr>
            <w:sz w:val="24"/>
            <w:lang w:val="en-GB"/>
          </w:rPr>
          <w:t>hồi</w:t>
        </w:r>
        <w:proofErr w:type="spellEnd"/>
        <w:r w:rsidRPr="00851CAC">
          <w:rPr>
            <w:sz w:val="24"/>
            <w:lang w:val="en-GB"/>
          </w:rPr>
          <w:t xml:space="preserve"> </w:t>
        </w:r>
        <w:proofErr w:type="spellStart"/>
        <w:r w:rsidRPr="00851CAC">
          <w:rPr>
            <w:sz w:val="24"/>
            <w:lang w:val="en-GB"/>
          </w:rPr>
          <w:t>và</w:t>
        </w:r>
        <w:proofErr w:type="spellEnd"/>
        <w:r w:rsidRPr="00851CAC">
          <w:rPr>
            <w:sz w:val="24"/>
            <w:lang w:val="en-GB"/>
          </w:rPr>
          <w:t xml:space="preserve"> </w:t>
        </w:r>
        <w:proofErr w:type="spellStart"/>
        <w:r w:rsidRPr="00851CAC">
          <w:rPr>
            <w:sz w:val="24"/>
            <w:lang w:val="en-GB"/>
          </w:rPr>
          <w:t>thay</w:t>
        </w:r>
        <w:proofErr w:type="spellEnd"/>
        <w:r w:rsidRPr="00851CAC">
          <w:rPr>
            <w:sz w:val="24"/>
            <w:lang w:val="en-GB"/>
          </w:rPr>
          <w:t xml:space="preserve"> </w:t>
        </w:r>
        <w:proofErr w:type="spellStart"/>
        <w:r w:rsidRPr="00851CAC">
          <w:rPr>
            <w:sz w:val="24"/>
            <w:lang w:val="en-GB"/>
          </w:rPr>
          <w:t>thế</w:t>
        </w:r>
        <w:proofErr w:type="spellEnd"/>
        <w:r w:rsidRPr="00851CAC">
          <w:rPr>
            <w:sz w:val="24"/>
            <w:lang w:val="en-GB"/>
          </w:rPr>
          <w:t xml:space="preserve"> </w:t>
        </w:r>
        <w:proofErr w:type="spellStart"/>
        <w:r w:rsidRPr="00851CAC">
          <w:rPr>
            <w:sz w:val="24"/>
            <w:lang w:val="en-GB"/>
          </w:rPr>
          <w:t>Thiết</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Trong </w:t>
        </w:r>
        <w:proofErr w:type="spellStart"/>
        <w:r w:rsidRPr="00851CAC">
          <w:rPr>
            <w:sz w:val="24"/>
            <w:lang w:val="en-GB"/>
          </w:rPr>
          <w:t>trường</w:t>
        </w:r>
        <w:proofErr w:type="spellEnd"/>
        <w:r w:rsidRPr="00851CAC">
          <w:rPr>
            <w:sz w:val="24"/>
            <w:lang w:val="en-GB"/>
          </w:rPr>
          <w:t xml:space="preserve"> </w:t>
        </w:r>
        <w:proofErr w:type="spellStart"/>
        <w:r w:rsidRPr="00851CAC">
          <w:rPr>
            <w:sz w:val="24"/>
            <w:lang w:val="en-GB"/>
          </w:rPr>
          <w:t>hợp</w:t>
        </w:r>
        <w:proofErr w:type="spellEnd"/>
        <w:r w:rsidRPr="00851CAC">
          <w:rPr>
            <w:sz w:val="24"/>
            <w:lang w:val="en-GB"/>
          </w:rPr>
          <w:t xml:space="preserve"> </w:t>
        </w:r>
        <w:proofErr w:type="spellStart"/>
        <w:r w:rsidRPr="00851CAC">
          <w:rPr>
            <w:sz w:val="24"/>
            <w:lang w:val="en-GB"/>
          </w:rPr>
          <w:t>Thiết</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w:t>
        </w:r>
        <w:proofErr w:type="spellStart"/>
        <w:r w:rsidRPr="00851CAC">
          <w:rPr>
            <w:sz w:val="24"/>
            <w:lang w:val="en-GB"/>
          </w:rPr>
          <w:t>hư</w:t>
        </w:r>
        <w:proofErr w:type="spellEnd"/>
        <w:r w:rsidRPr="00851CAC">
          <w:rPr>
            <w:sz w:val="24"/>
            <w:lang w:val="en-GB"/>
          </w:rPr>
          <w:t xml:space="preserve"> </w:t>
        </w:r>
        <w:proofErr w:type="spellStart"/>
        <w:r w:rsidRPr="00851CAC">
          <w:rPr>
            <w:sz w:val="24"/>
            <w:lang w:val="en-GB"/>
          </w:rPr>
          <w:t>hỏng</w:t>
        </w:r>
        <w:proofErr w:type="spellEnd"/>
        <w:r w:rsidRPr="00851CAC">
          <w:rPr>
            <w:sz w:val="24"/>
            <w:lang w:val="en-GB"/>
          </w:rPr>
          <w:t xml:space="preserve">, </w:t>
        </w:r>
        <w:proofErr w:type="spellStart"/>
        <w:r w:rsidRPr="00851CAC">
          <w:rPr>
            <w:sz w:val="24"/>
            <w:lang w:val="en-GB"/>
          </w:rPr>
          <w:t>không</w:t>
        </w:r>
        <w:proofErr w:type="spellEnd"/>
        <w:r w:rsidRPr="00851CAC">
          <w:rPr>
            <w:sz w:val="24"/>
            <w:lang w:val="en-GB"/>
          </w:rPr>
          <w:t xml:space="preserve"> </w:t>
        </w:r>
        <w:proofErr w:type="spellStart"/>
        <w:r w:rsidRPr="00851CAC">
          <w:rPr>
            <w:sz w:val="24"/>
            <w:lang w:val="en-GB"/>
          </w:rPr>
          <w:t>hoạt</w:t>
        </w:r>
        <w:proofErr w:type="spellEnd"/>
        <w:r w:rsidRPr="00851CAC">
          <w:rPr>
            <w:sz w:val="24"/>
            <w:lang w:val="en-GB"/>
          </w:rPr>
          <w:t xml:space="preserve"> </w:t>
        </w:r>
        <w:proofErr w:type="spellStart"/>
        <w:r w:rsidRPr="00851CAC">
          <w:rPr>
            <w:sz w:val="24"/>
            <w:lang w:val="en-GB"/>
          </w:rPr>
          <w:t>động</w:t>
        </w:r>
        <w:proofErr w:type="spellEnd"/>
        <w:r w:rsidRPr="00851CAC">
          <w:rPr>
            <w:sz w:val="24"/>
            <w:lang w:val="en-GB"/>
          </w:rPr>
          <w:t xml:space="preserve">, </w:t>
        </w:r>
        <w:proofErr w:type="spellStart"/>
        <w:r w:rsidRPr="00851CAC">
          <w:rPr>
            <w:sz w:val="24"/>
            <w:lang w:val="en-GB"/>
          </w:rPr>
          <w:t>hoạt</w:t>
        </w:r>
        <w:proofErr w:type="spellEnd"/>
        <w:r w:rsidRPr="00851CAC">
          <w:rPr>
            <w:sz w:val="24"/>
            <w:lang w:val="en-GB"/>
          </w:rPr>
          <w:t xml:space="preserve"> </w:t>
        </w:r>
        <w:proofErr w:type="spellStart"/>
        <w:r w:rsidRPr="00851CAC">
          <w:rPr>
            <w:sz w:val="24"/>
            <w:lang w:val="en-GB"/>
          </w:rPr>
          <w:t>động</w:t>
        </w:r>
        <w:proofErr w:type="spellEnd"/>
        <w:r w:rsidRPr="00851CAC">
          <w:rPr>
            <w:sz w:val="24"/>
            <w:lang w:val="en-GB"/>
          </w:rPr>
          <w:t xml:space="preserve"> </w:t>
        </w:r>
        <w:proofErr w:type="spellStart"/>
        <w:r w:rsidRPr="00851CAC">
          <w:rPr>
            <w:sz w:val="24"/>
            <w:lang w:val="en-GB"/>
          </w:rPr>
          <w:t>không</w:t>
        </w:r>
        <w:proofErr w:type="spellEnd"/>
        <w:r w:rsidRPr="00851CAC">
          <w:rPr>
            <w:sz w:val="24"/>
            <w:lang w:val="en-GB"/>
          </w:rPr>
          <w:t xml:space="preserve"> </w:t>
        </w:r>
        <w:proofErr w:type="spellStart"/>
        <w:r w:rsidRPr="00851CAC">
          <w:rPr>
            <w:sz w:val="24"/>
            <w:lang w:val="en-GB"/>
          </w:rPr>
          <w:t>bình</w:t>
        </w:r>
        <w:proofErr w:type="spellEnd"/>
        <w:r w:rsidRPr="00851CAC">
          <w:rPr>
            <w:sz w:val="24"/>
            <w:lang w:val="en-GB"/>
          </w:rPr>
          <w:t xml:space="preserve"> </w:t>
        </w:r>
        <w:proofErr w:type="spellStart"/>
        <w:r w:rsidRPr="00851CAC">
          <w:rPr>
            <w:sz w:val="24"/>
            <w:lang w:val="en-GB"/>
          </w:rPr>
          <w:t>thường</w:t>
        </w:r>
        <w:proofErr w:type="spellEnd"/>
        <w:r w:rsidRPr="00851CAC">
          <w:rPr>
            <w:sz w:val="24"/>
            <w:lang w:val="en-GB"/>
          </w:rPr>
          <w:t xml:space="preserve">, </w:t>
        </w:r>
        <w:proofErr w:type="spellStart"/>
        <w:r w:rsidRPr="00851CAC">
          <w:rPr>
            <w:sz w:val="24"/>
            <w:lang w:val="en-GB"/>
          </w:rPr>
          <w:t>hoặc</w:t>
        </w:r>
        <w:proofErr w:type="spellEnd"/>
        <w:r w:rsidRPr="00851CAC">
          <w:rPr>
            <w:sz w:val="24"/>
            <w:lang w:val="en-GB"/>
          </w:rPr>
          <w:t xml:space="preserve"> </w:t>
        </w:r>
        <w:proofErr w:type="spellStart"/>
        <w:r w:rsidRPr="00851CAC">
          <w:rPr>
            <w:sz w:val="24"/>
            <w:lang w:val="en-GB"/>
          </w:rPr>
          <w:t>thời</w:t>
        </w:r>
        <w:proofErr w:type="spellEnd"/>
        <w:r w:rsidRPr="00851CAC">
          <w:rPr>
            <w:sz w:val="24"/>
            <w:lang w:val="en-GB"/>
          </w:rPr>
          <w:t xml:space="preserve"> </w:t>
        </w:r>
        <w:proofErr w:type="spellStart"/>
        <w:r w:rsidRPr="00851CAC">
          <w:rPr>
            <w:sz w:val="24"/>
            <w:lang w:val="en-GB"/>
          </w:rPr>
          <w:t>gian</w:t>
        </w:r>
        <w:proofErr w:type="spellEnd"/>
        <w:r w:rsidRPr="00851CAC">
          <w:rPr>
            <w:sz w:val="24"/>
            <w:lang w:val="en-GB"/>
          </w:rPr>
          <w:t xml:space="preserve"> </w:t>
        </w:r>
        <w:proofErr w:type="spellStart"/>
        <w:r w:rsidRPr="00851CAC">
          <w:rPr>
            <w:sz w:val="24"/>
            <w:lang w:val="en-GB"/>
          </w:rPr>
          <w:t>sửa</w:t>
        </w:r>
        <w:proofErr w:type="spellEnd"/>
        <w:r w:rsidRPr="00851CAC">
          <w:rPr>
            <w:sz w:val="24"/>
            <w:lang w:val="en-GB"/>
          </w:rPr>
          <w:t xml:space="preserve"> </w:t>
        </w:r>
        <w:proofErr w:type="spellStart"/>
        <w:r w:rsidRPr="00851CAC">
          <w:rPr>
            <w:sz w:val="24"/>
            <w:lang w:val="en-GB"/>
          </w:rPr>
          <w:t>chữa</w:t>
        </w:r>
        <w:proofErr w:type="spellEnd"/>
        <w:r w:rsidRPr="00851CAC">
          <w:rPr>
            <w:sz w:val="24"/>
            <w:lang w:val="en-GB"/>
          </w:rPr>
          <w:t xml:space="preserve">, </w:t>
        </w:r>
        <w:proofErr w:type="spellStart"/>
        <w:r w:rsidRPr="00851CAC">
          <w:rPr>
            <w:sz w:val="24"/>
            <w:lang w:val="en-GB"/>
          </w:rPr>
          <w:t>khắc</w:t>
        </w:r>
        <w:proofErr w:type="spellEnd"/>
        <w:r w:rsidRPr="00851CAC">
          <w:rPr>
            <w:sz w:val="24"/>
            <w:lang w:val="en-GB"/>
          </w:rPr>
          <w:t xml:space="preserve"> </w:t>
        </w:r>
        <w:proofErr w:type="spellStart"/>
        <w:r w:rsidRPr="00851CAC">
          <w:rPr>
            <w:sz w:val="24"/>
            <w:lang w:val="en-GB"/>
          </w:rPr>
          <w:t>phục</w:t>
        </w:r>
        <w:proofErr w:type="spellEnd"/>
        <w:r w:rsidRPr="00851CAC">
          <w:rPr>
            <w:sz w:val="24"/>
            <w:lang w:val="en-GB"/>
          </w:rPr>
          <w:t xml:space="preserve"> </w:t>
        </w:r>
        <w:proofErr w:type="spellStart"/>
        <w:r w:rsidRPr="00851CAC">
          <w:rPr>
            <w:sz w:val="24"/>
            <w:lang w:val="en-GB"/>
          </w:rPr>
          <w:t>kéo</w:t>
        </w:r>
        <w:proofErr w:type="spellEnd"/>
        <w:r w:rsidRPr="00851CAC">
          <w:rPr>
            <w:sz w:val="24"/>
            <w:lang w:val="en-GB"/>
          </w:rPr>
          <w:t xml:space="preserve"> </w:t>
        </w:r>
        <w:proofErr w:type="spellStart"/>
        <w:r w:rsidRPr="00851CAC">
          <w:rPr>
            <w:sz w:val="24"/>
            <w:lang w:val="en-GB"/>
          </w:rPr>
          <w:t>dài</w:t>
        </w:r>
        <w:proofErr w:type="spellEnd"/>
        <w:r w:rsidRPr="00851CAC">
          <w:rPr>
            <w:sz w:val="24"/>
            <w:lang w:val="en-GB"/>
          </w:rPr>
          <w:t xml:space="preserve"> </w:t>
        </w:r>
        <w:proofErr w:type="spellStart"/>
        <w:r w:rsidRPr="00851CAC">
          <w:rPr>
            <w:sz w:val="24"/>
            <w:lang w:val="en-GB"/>
          </w:rPr>
          <w:t>quá</w:t>
        </w:r>
        <w:proofErr w:type="spellEnd"/>
        <w:r w:rsidRPr="00851CAC">
          <w:rPr>
            <w:sz w:val="24"/>
            <w:lang w:val="en-GB"/>
          </w:rPr>
          <w:t xml:space="preserve"> 03 (</w:t>
        </w:r>
        <w:proofErr w:type="spellStart"/>
        <w:r w:rsidRPr="00851CAC">
          <w:rPr>
            <w:sz w:val="24"/>
            <w:lang w:val="en-GB"/>
          </w:rPr>
          <w:t>ba</w:t>
        </w:r>
        <w:proofErr w:type="spellEnd"/>
        <w:r w:rsidRPr="00851CAC">
          <w:rPr>
            <w:sz w:val="24"/>
            <w:lang w:val="en-GB"/>
          </w:rPr>
          <w:t xml:space="preserve">) </w:t>
        </w:r>
        <w:proofErr w:type="spellStart"/>
        <w:r w:rsidRPr="00851CAC">
          <w:rPr>
            <w:sz w:val="24"/>
            <w:lang w:val="en-GB"/>
          </w:rPr>
          <w:t>ngày</w:t>
        </w:r>
        <w:proofErr w:type="spellEnd"/>
        <w:r w:rsidRPr="00851CAC">
          <w:rPr>
            <w:sz w:val="24"/>
            <w:lang w:val="en-GB"/>
          </w:rPr>
          <w:t xml:space="preserve"> </w:t>
        </w:r>
        <w:proofErr w:type="spellStart"/>
        <w:r w:rsidRPr="00851CAC">
          <w:rPr>
            <w:sz w:val="24"/>
            <w:lang w:val="en-GB"/>
          </w:rPr>
          <w:t>làm</w:t>
        </w:r>
        <w:proofErr w:type="spellEnd"/>
        <w:r w:rsidRPr="00851CAC">
          <w:rPr>
            <w:sz w:val="24"/>
            <w:lang w:val="en-GB"/>
          </w:rPr>
          <w:t xml:space="preserve"> </w:t>
        </w:r>
        <w:proofErr w:type="spellStart"/>
        <w:r w:rsidRPr="00851CAC">
          <w:rPr>
            <w:sz w:val="24"/>
            <w:lang w:val="en-GB"/>
          </w:rPr>
          <w:t>việc</w:t>
        </w:r>
        <w:proofErr w:type="spellEnd"/>
        <w:r w:rsidRPr="00851CAC">
          <w:rPr>
            <w:sz w:val="24"/>
            <w:lang w:val="en-GB"/>
          </w:rPr>
          <w:t xml:space="preserve"> so </w:t>
        </w:r>
        <w:proofErr w:type="spellStart"/>
        <w:r w:rsidRPr="00851CAC">
          <w:rPr>
            <w:sz w:val="24"/>
            <w:lang w:val="en-GB"/>
          </w:rPr>
          <w:t>với</w:t>
        </w:r>
        <w:proofErr w:type="spellEnd"/>
        <w:r w:rsidRPr="00851CAC">
          <w:rPr>
            <w:sz w:val="24"/>
            <w:lang w:val="en-GB"/>
          </w:rPr>
          <w:t xml:space="preserve"> </w:t>
        </w:r>
        <w:proofErr w:type="spellStart"/>
        <w:r w:rsidRPr="00851CAC">
          <w:rPr>
            <w:sz w:val="24"/>
            <w:lang w:val="en-GB"/>
          </w:rPr>
          <w:t>thời</w:t>
        </w:r>
        <w:proofErr w:type="spellEnd"/>
        <w:r w:rsidRPr="00851CAC">
          <w:rPr>
            <w:sz w:val="24"/>
            <w:lang w:val="en-GB"/>
          </w:rPr>
          <w:t xml:space="preserve"> </w:t>
        </w:r>
        <w:proofErr w:type="spellStart"/>
        <w:r w:rsidRPr="00851CAC">
          <w:rPr>
            <w:sz w:val="24"/>
            <w:lang w:val="en-GB"/>
          </w:rPr>
          <w:t>gian</w:t>
        </w:r>
        <w:proofErr w:type="spellEnd"/>
        <w:r w:rsidRPr="00851CAC">
          <w:rPr>
            <w:sz w:val="24"/>
            <w:lang w:val="en-GB"/>
          </w:rPr>
          <w:t xml:space="preserve"> </w:t>
        </w:r>
        <w:proofErr w:type="spellStart"/>
        <w:r w:rsidRPr="00851CAC">
          <w:rPr>
            <w:sz w:val="24"/>
            <w:lang w:val="en-GB"/>
          </w:rPr>
          <w:t>tiếp</w:t>
        </w:r>
        <w:proofErr w:type="spellEnd"/>
        <w:r w:rsidRPr="00851CAC">
          <w:rPr>
            <w:sz w:val="24"/>
            <w:lang w:val="en-GB"/>
          </w:rPr>
          <w:t xml:space="preserve"> </w:t>
        </w:r>
        <w:proofErr w:type="spellStart"/>
        <w:r w:rsidRPr="00851CAC">
          <w:rPr>
            <w:sz w:val="24"/>
            <w:lang w:val="en-GB"/>
          </w:rPr>
          <w:t>nhận</w:t>
        </w:r>
        <w:proofErr w:type="spellEnd"/>
        <w:r w:rsidRPr="00851CAC">
          <w:rPr>
            <w:sz w:val="24"/>
            <w:lang w:val="en-GB"/>
          </w:rPr>
          <w:t xml:space="preserve"> </w:t>
        </w:r>
        <w:proofErr w:type="spellStart"/>
        <w:r w:rsidRPr="00851CAC">
          <w:rPr>
            <w:sz w:val="24"/>
            <w:lang w:val="en-GB"/>
          </w:rPr>
          <w:t>bảo</w:t>
        </w:r>
        <w:proofErr w:type="spellEnd"/>
        <w:r w:rsidRPr="00851CAC">
          <w:rPr>
            <w:sz w:val="24"/>
            <w:lang w:val="en-GB"/>
          </w:rPr>
          <w:t xml:space="preserve"> </w:t>
        </w:r>
        <w:proofErr w:type="spellStart"/>
        <w:r w:rsidRPr="00851CAC">
          <w:rPr>
            <w:sz w:val="24"/>
            <w:lang w:val="en-GB"/>
          </w:rPr>
          <w:t>hành</w:t>
        </w:r>
        <w:proofErr w:type="spellEnd"/>
        <w:r w:rsidRPr="00851CAC">
          <w:rPr>
            <w:sz w:val="24"/>
            <w:lang w:val="en-GB"/>
          </w:rPr>
          <w:t xml:space="preserve"> </w:t>
        </w:r>
        <w:proofErr w:type="spellStart"/>
        <w:r w:rsidRPr="00851CAC">
          <w:rPr>
            <w:sz w:val="24"/>
            <w:lang w:val="en-GB"/>
          </w:rPr>
          <w:t>của</w:t>
        </w:r>
        <w:proofErr w:type="spellEnd"/>
        <w:r w:rsidRPr="00851CAC">
          <w:rPr>
            <w:sz w:val="24"/>
            <w:lang w:val="en-GB"/>
          </w:rPr>
          <w:t xml:space="preserve"> </w:t>
        </w:r>
        <w:proofErr w:type="spellStart"/>
        <w:r w:rsidRPr="00851CAC">
          <w:rPr>
            <w:sz w:val="24"/>
            <w:lang w:val="en-GB"/>
          </w:rPr>
          <w:t>nhà</w:t>
        </w:r>
        <w:proofErr w:type="spellEnd"/>
        <w:r w:rsidRPr="00851CAC">
          <w:rPr>
            <w:sz w:val="24"/>
            <w:lang w:val="en-GB"/>
          </w:rPr>
          <w:t xml:space="preserve"> </w:t>
        </w:r>
        <w:proofErr w:type="spellStart"/>
        <w:r w:rsidRPr="00851CAC">
          <w:rPr>
            <w:sz w:val="24"/>
            <w:lang w:val="en-GB"/>
          </w:rPr>
          <w:t>sản</w:t>
        </w:r>
        <w:proofErr w:type="spellEnd"/>
        <w:r w:rsidRPr="00851CAC">
          <w:rPr>
            <w:sz w:val="24"/>
            <w:lang w:val="en-GB"/>
          </w:rPr>
          <w:t xml:space="preserve"> </w:t>
        </w:r>
        <w:proofErr w:type="spellStart"/>
        <w:r w:rsidRPr="00851CAC">
          <w:rPr>
            <w:sz w:val="24"/>
            <w:lang w:val="en-GB"/>
          </w:rPr>
          <w:t>xuất</w:t>
        </w:r>
        <w:proofErr w:type="spellEnd"/>
        <w:r w:rsidRPr="00851CAC">
          <w:rPr>
            <w:sz w:val="24"/>
            <w:lang w:val="en-GB"/>
          </w:rPr>
          <w:t xml:space="preserve"> </w:t>
        </w:r>
        <w:proofErr w:type="spellStart"/>
        <w:r w:rsidRPr="00851CAC">
          <w:rPr>
            <w:sz w:val="24"/>
            <w:lang w:val="en-GB"/>
          </w:rPr>
          <w:t>quy</w:t>
        </w:r>
        <w:proofErr w:type="spellEnd"/>
        <w:r w:rsidRPr="00851CAC">
          <w:rPr>
            <w:sz w:val="24"/>
            <w:lang w:val="en-GB"/>
          </w:rPr>
          <w:t xml:space="preserve"> </w:t>
        </w:r>
        <w:proofErr w:type="spellStart"/>
        <w:r w:rsidRPr="00851CAC">
          <w:rPr>
            <w:sz w:val="24"/>
            <w:lang w:val="en-GB"/>
          </w:rPr>
          <w:t>định</w:t>
        </w:r>
        <w:proofErr w:type="spellEnd"/>
        <w:r w:rsidRPr="00851CAC">
          <w:rPr>
            <w:sz w:val="24"/>
            <w:lang w:val="en-GB"/>
          </w:rPr>
          <w:t xml:space="preserve"> </w:t>
        </w:r>
        <w:proofErr w:type="spellStart"/>
        <w:r w:rsidRPr="00851CAC">
          <w:rPr>
            <w:sz w:val="24"/>
            <w:lang w:val="en-GB"/>
          </w:rPr>
          <w:t>mà</w:t>
        </w:r>
        <w:proofErr w:type="spellEnd"/>
        <w:r w:rsidRPr="00851CAC">
          <w:rPr>
            <w:sz w:val="24"/>
            <w:lang w:val="en-GB"/>
          </w:rPr>
          <w:t xml:space="preserve"> </w:t>
        </w:r>
        <w:proofErr w:type="spellStart"/>
        <w:r w:rsidRPr="00851CAC">
          <w:rPr>
            <w:sz w:val="24"/>
            <w:lang w:val="en-GB"/>
          </w:rPr>
          <w:t>nguyên</w:t>
        </w:r>
        <w:proofErr w:type="spellEnd"/>
        <w:r w:rsidRPr="00851CAC">
          <w:rPr>
            <w:sz w:val="24"/>
            <w:lang w:val="en-GB"/>
          </w:rPr>
          <w:t xml:space="preserve"> </w:t>
        </w:r>
        <w:proofErr w:type="spellStart"/>
        <w:r w:rsidRPr="00851CAC">
          <w:rPr>
            <w:sz w:val="24"/>
            <w:lang w:val="en-GB"/>
          </w:rPr>
          <w:t>nhân</w:t>
        </w:r>
        <w:proofErr w:type="spellEnd"/>
        <w:r w:rsidRPr="00851CAC">
          <w:rPr>
            <w:sz w:val="24"/>
            <w:lang w:val="en-GB"/>
          </w:rPr>
          <w:t xml:space="preserve"> </w:t>
        </w:r>
        <w:proofErr w:type="spellStart"/>
        <w:r w:rsidRPr="00851CAC">
          <w:rPr>
            <w:sz w:val="24"/>
            <w:lang w:val="en-GB"/>
          </w:rPr>
          <w:t>không</w:t>
        </w:r>
        <w:proofErr w:type="spellEnd"/>
        <w:r w:rsidRPr="00851CAC">
          <w:rPr>
            <w:sz w:val="24"/>
            <w:lang w:val="en-GB"/>
          </w:rPr>
          <w:t xml:space="preserve"> </w:t>
        </w:r>
        <w:proofErr w:type="spellStart"/>
        <w:r w:rsidRPr="00851CAC">
          <w:rPr>
            <w:sz w:val="24"/>
            <w:lang w:val="en-GB"/>
          </w:rPr>
          <w:t>phải</w:t>
        </w:r>
        <w:proofErr w:type="spellEnd"/>
        <w:r w:rsidRPr="00851CAC">
          <w:rPr>
            <w:sz w:val="24"/>
            <w:lang w:val="en-GB"/>
          </w:rPr>
          <w:t xml:space="preserve"> do </w:t>
        </w:r>
        <w:proofErr w:type="spellStart"/>
        <w:r w:rsidRPr="00851CAC">
          <w:rPr>
            <w:sz w:val="24"/>
            <w:lang w:val="en-GB"/>
          </w:rPr>
          <w:t>lỗi</w:t>
        </w:r>
        <w:proofErr w:type="spellEnd"/>
        <w:r w:rsidRPr="00851CAC">
          <w:rPr>
            <w:sz w:val="24"/>
            <w:lang w:val="en-GB"/>
          </w:rPr>
          <w:t xml:space="preserve"> </w:t>
        </w:r>
        <w:proofErr w:type="spellStart"/>
        <w:r w:rsidRPr="00851CAC">
          <w:rPr>
            <w:sz w:val="24"/>
            <w:lang w:val="en-GB"/>
          </w:rPr>
          <w:t>cố</w:t>
        </w:r>
        <w:proofErr w:type="spellEnd"/>
        <w:r w:rsidRPr="00851CAC">
          <w:rPr>
            <w:sz w:val="24"/>
            <w:lang w:val="en-GB"/>
          </w:rPr>
          <w:t xml:space="preserve"> ý </w:t>
        </w:r>
        <w:proofErr w:type="spellStart"/>
        <w:r w:rsidRPr="00851CAC">
          <w:rPr>
            <w:sz w:val="24"/>
            <w:lang w:val="en-GB"/>
          </w:rPr>
          <w:t>duy</w:t>
        </w:r>
        <w:proofErr w:type="spellEnd"/>
        <w:r w:rsidRPr="00851CAC">
          <w:rPr>
            <w:sz w:val="24"/>
            <w:lang w:val="en-GB"/>
          </w:rPr>
          <w:t xml:space="preserve"> </w:t>
        </w:r>
        <w:proofErr w:type="spellStart"/>
        <w:r w:rsidRPr="00851CAC">
          <w:rPr>
            <w:sz w:val="24"/>
            <w:lang w:val="en-GB"/>
          </w:rPr>
          <w:t>nhất</w:t>
        </w:r>
        <w:proofErr w:type="spellEnd"/>
        <w:r w:rsidRPr="00851CAC">
          <w:rPr>
            <w:sz w:val="24"/>
            <w:lang w:val="en-GB"/>
          </w:rPr>
          <w:t xml:space="preserve"> </w:t>
        </w:r>
        <w:proofErr w:type="spellStart"/>
        <w:r w:rsidRPr="00851CAC">
          <w:rPr>
            <w:sz w:val="24"/>
            <w:lang w:val="en-GB"/>
          </w:rPr>
          <w:t>của</w:t>
        </w:r>
        <w:proofErr w:type="spellEnd"/>
        <w:r w:rsidRPr="00851CAC">
          <w:rPr>
            <w:sz w:val="24"/>
            <w:lang w:val="en-GB"/>
          </w:rPr>
          <w:t xml:space="preserve"> </w:t>
        </w:r>
        <w:proofErr w:type="spellStart"/>
        <w:r w:rsidRPr="00851CAC">
          <w:rPr>
            <w:sz w:val="24"/>
            <w:lang w:val="en-GB"/>
          </w:rPr>
          <w:t>người</w:t>
        </w:r>
        <w:proofErr w:type="spellEnd"/>
        <w:r w:rsidRPr="00851CAC">
          <w:rPr>
            <w:sz w:val="24"/>
            <w:lang w:val="en-GB"/>
          </w:rPr>
          <w:t xml:space="preserve"> </w:t>
        </w:r>
        <w:proofErr w:type="spellStart"/>
        <w:r w:rsidRPr="00851CAC">
          <w:rPr>
            <w:sz w:val="24"/>
            <w:lang w:val="en-GB"/>
          </w:rPr>
          <w:t>sử</w:t>
        </w:r>
        <w:proofErr w:type="spellEnd"/>
        <w:r w:rsidRPr="00851CAC">
          <w:rPr>
            <w:sz w:val="24"/>
            <w:lang w:val="en-GB"/>
          </w:rPr>
          <w:t xml:space="preserve"> </w:t>
        </w:r>
        <w:proofErr w:type="spellStart"/>
        <w:r w:rsidRPr="00851CAC">
          <w:rPr>
            <w:sz w:val="24"/>
            <w:lang w:val="en-GB"/>
          </w:rPr>
          <w:t>dụng</w:t>
        </w:r>
        <w:proofErr w:type="spellEnd"/>
        <w:r w:rsidRPr="00851CAC">
          <w:rPr>
            <w:sz w:val="24"/>
            <w:lang w:val="en-GB"/>
          </w:rPr>
          <w:t xml:space="preserve"> </w:t>
        </w:r>
        <w:proofErr w:type="spellStart"/>
        <w:r w:rsidRPr="00851CAC">
          <w:rPr>
            <w:sz w:val="24"/>
            <w:lang w:val="en-GB"/>
          </w:rPr>
          <w:t>và</w:t>
        </w:r>
        <w:proofErr w:type="spellEnd"/>
        <w:r w:rsidRPr="00851CAC">
          <w:rPr>
            <w:sz w:val="24"/>
            <w:lang w:val="en-GB"/>
          </w:rPr>
          <w:t>/</w:t>
        </w:r>
        <w:proofErr w:type="spellStart"/>
        <w:r w:rsidRPr="00851CAC">
          <w:rPr>
            <w:sz w:val="24"/>
            <w:lang w:val="en-GB"/>
          </w:rPr>
          <w:t>hoặc</w:t>
        </w:r>
        <w:proofErr w:type="spellEnd"/>
        <w:r w:rsidRPr="00851CAC">
          <w:rPr>
            <w:sz w:val="24"/>
            <w:lang w:val="en-GB"/>
          </w:rPr>
          <w:t xml:space="preserve"> </w:t>
        </w:r>
        <w:proofErr w:type="spellStart"/>
        <w:r w:rsidRPr="00851CAC">
          <w:rPr>
            <w:sz w:val="24"/>
            <w:lang w:val="en-GB"/>
          </w:rPr>
          <w:t>bảo</w:t>
        </w:r>
        <w:proofErr w:type="spellEnd"/>
        <w:r w:rsidRPr="00851CAC">
          <w:rPr>
            <w:sz w:val="24"/>
            <w:lang w:val="en-GB"/>
          </w:rPr>
          <w:t xml:space="preserve"> </w:t>
        </w:r>
        <w:proofErr w:type="spellStart"/>
        <w:r w:rsidRPr="00851CAC">
          <w:rPr>
            <w:sz w:val="24"/>
            <w:lang w:val="en-GB"/>
          </w:rPr>
          <w:t>quản</w:t>
        </w:r>
        <w:proofErr w:type="spellEnd"/>
        <w:r w:rsidRPr="00851CAC">
          <w:rPr>
            <w:sz w:val="24"/>
            <w:lang w:val="en-GB"/>
          </w:rPr>
          <w:t xml:space="preserve"> </w:t>
        </w:r>
        <w:proofErr w:type="spellStart"/>
        <w:r w:rsidRPr="00851CAC">
          <w:rPr>
            <w:sz w:val="24"/>
            <w:lang w:val="en-GB"/>
          </w:rPr>
          <w:t>và</w:t>
        </w:r>
        <w:proofErr w:type="spellEnd"/>
        <w:r w:rsidRPr="00851CAC">
          <w:rPr>
            <w:sz w:val="24"/>
            <w:lang w:val="en-GB"/>
          </w:rPr>
          <w:t>/</w:t>
        </w:r>
        <w:proofErr w:type="spellStart"/>
        <w:r w:rsidRPr="00851CAC">
          <w:rPr>
            <w:sz w:val="24"/>
            <w:lang w:val="en-GB"/>
          </w:rPr>
          <w:t>hoặc</w:t>
        </w:r>
        <w:proofErr w:type="spellEnd"/>
        <w:r w:rsidRPr="00851CAC">
          <w:rPr>
            <w:sz w:val="24"/>
            <w:lang w:val="en-GB"/>
          </w:rPr>
          <w:t xml:space="preserve"> </w:t>
        </w:r>
        <w:proofErr w:type="spellStart"/>
        <w:r w:rsidRPr="00851CAC">
          <w:rPr>
            <w:sz w:val="24"/>
            <w:lang w:val="en-GB"/>
          </w:rPr>
          <w:t>lý</w:t>
        </w:r>
        <w:proofErr w:type="spellEnd"/>
        <w:r w:rsidRPr="00851CAC">
          <w:rPr>
            <w:sz w:val="24"/>
            <w:lang w:val="en-GB"/>
          </w:rPr>
          <w:t xml:space="preserve"> do </w:t>
        </w:r>
        <w:proofErr w:type="spellStart"/>
        <w:r w:rsidRPr="00851CAC">
          <w:rPr>
            <w:sz w:val="24"/>
            <w:lang w:val="en-GB"/>
          </w:rPr>
          <w:t>bất</w:t>
        </w:r>
        <w:proofErr w:type="spellEnd"/>
        <w:r w:rsidRPr="00851CAC">
          <w:rPr>
            <w:sz w:val="24"/>
            <w:lang w:val="en-GB"/>
          </w:rPr>
          <w:t xml:space="preserve"> </w:t>
        </w:r>
        <w:proofErr w:type="spellStart"/>
        <w:r w:rsidRPr="00851CAC">
          <w:rPr>
            <w:sz w:val="24"/>
            <w:lang w:val="en-GB"/>
          </w:rPr>
          <w:t>khả</w:t>
        </w:r>
        <w:proofErr w:type="spellEnd"/>
        <w:r w:rsidRPr="00851CAC">
          <w:rPr>
            <w:sz w:val="24"/>
            <w:lang w:val="en-GB"/>
          </w:rPr>
          <w:t xml:space="preserve"> </w:t>
        </w:r>
        <w:proofErr w:type="spellStart"/>
        <w:r w:rsidRPr="00851CAC">
          <w:rPr>
            <w:sz w:val="24"/>
            <w:lang w:val="en-GB"/>
          </w:rPr>
          <w:t>kháng</w:t>
        </w:r>
        <w:proofErr w:type="spellEnd"/>
        <w:r w:rsidRPr="00851CAC">
          <w:rPr>
            <w:sz w:val="24"/>
            <w:lang w:val="en-GB"/>
          </w:rPr>
          <w:t xml:space="preserve">, </w:t>
        </w:r>
        <w:proofErr w:type="spellStart"/>
        <w:r w:rsidRPr="00851CAC">
          <w:rPr>
            <w:sz w:val="24"/>
            <w:lang w:val="en-GB"/>
          </w:rPr>
          <w:t>thì</w:t>
        </w:r>
        <w:proofErr w:type="spellEnd"/>
        <w:r w:rsidRPr="00851CAC">
          <w:rPr>
            <w:sz w:val="24"/>
            <w:lang w:val="en-GB"/>
          </w:rPr>
          <w:t xml:space="preserve"> </w:t>
        </w:r>
        <w:proofErr w:type="spellStart"/>
        <w:r w:rsidRPr="00851CAC">
          <w:rPr>
            <w:sz w:val="24"/>
            <w:lang w:val="en-GB"/>
          </w:rPr>
          <w:t>Bên</w:t>
        </w:r>
        <w:proofErr w:type="spellEnd"/>
        <w:r w:rsidRPr="00851CAC">
          <w:rPr>
            <w:sz w:val="24"/>
            <w:lang w:val="en-GB"/>
          </w:rPr>
          <w:t xml:space="preserve"> Bán </w:t>
        </w:r>
        <w:proofErr w:type="spellStart"/>
        <w:r w:rsidRPr="00851CAC">
          <w:rPr>
            <w:sz w:val="24"/>
            <w:lang w:val="en-GB"/>
          </w:rPr>
          <w:t>sẽ</w:t>
        </w:r>
        <w:proofErr w:type="spellEnd"/>
        <w:r w:rsidRPr="00851CAC">
          <w:rPr>
            <w:sz w:val="24"/>
            <w:lang w:val="en-GB"/>
          </w:rPr>
          <w:t xml:space="preserve"> </w:t>
        </w:r>
        <w:proofErr w:type="spellStart"/>
        <w:r w:rsidRPr="00851CAC">
          <w:rPr>
            <w:sz w:val="24"/>
            <w:lang w:val="en-GB"/>
          </w:rPr>
          <w:t>cho</w:t>
        </w:r>
        <w:proofErr w:type="spellEnd"/>
        <w:r w:rsidRPr="00851CAC">
          <w:rPr>
            <w:sz w:val="24"/>
            <w:lang w:val="en-GB"/>
          </w:rPr>
          <w:t xml:space="preserve"> </w:t>
        </w:r>
        <w:proofErr w:type="spellStart"/>
        <w:r w:rsidRPr="00851CAC">
          <w:rPr>
            <w:sz w:val="24"/>
            <w:lang w:val="en-GB"/>
          </w:rPr>
          <w:t>Bên</w:t>
        </w:r>
        <w:proofErr w:type="spellEnd"/>
        <w:r w:rsidRPr="00851CAC">
          <w:rPr>
            <w:sz w:val="24"/>
            <w:lang w:val="en-GB"/>
          </w:rPr>
          <w:t xml:space="preserve"> Mua </w:t>
        </w:r>
        <w:proofErr w:type="spellStart"/>
        <w:r w:rsidRPr="00851CAC">
          <w:rPr>
            <w:sz w:val="24"/>
            <w:lang w:val="en-GB"/>
          </w:rPr>
          <w:t>mượn</w:t>
        </w:r>
        <w:proofErr w:type="spellEnd"/>
        <w:r w:rsidRPr="00851CAC">
          <w:rPr>
            <w:sz w:val="24"/>
            <w:lang w:val="en-GB"/>
          </w:rPr>
          <w:t xml:space="preserve"> </w:t>
        </w:r>
        <w:proofErr w:type="spellStart"/>
        <w:r w:rsidRPr="00851CAC">
          <w:rPr>
            <w:sz w:val="24"/>
            <w:lang w:val="en-GB"/>
          </w:rPr>
          <w:t>thiết</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w:t>
        </w:r>
        <w:proofErr w:type="spellStart"/>
        <w:r w:rsidRPr="00851CAC">
          <w:rPr>
            <w:sz w:val="24"/>
            <w:lang w:val="en-GB"/>
          </w:rPr>
          <w:t>tạm</w:t>
        </w:r>
        <w:proofErr w:type="spellEnd"/>
        <w:r w:rsidRPr="00851CAC">
          <w:rPr>
            <w:sz w:val="24"/>
            <w:lang w:val="en-GB"/>
          </w:rPr>
          <w:t xml:space="preserve"> </w:t>
        </w:r>
        <w:proofErr w:type="spellStart"/>
        <w:r w:rsidRPr="00851CAC">
          <w:rPr>
            <w:sz w:val="24"/>
            <w:lang w:val="en-GB"/>
          </w:rPr>
          <w:lastRenderedPageBreak/>
          <w:t>thời</w:t>
        </w:r>
        <w:proofErr w:type="spellEnd"/>
        <w:r w:rsidRPr="00851CAC">
          <w:rPr>
            <w:sz w:val="24"/>
            <w:lang w:val="en-GB"/>
          </w:rPr>
          <w:t xml:space="preserve"> </w:t>
        </w:r>
        <w:proofErr w:type="spellStart"/>
        <w:r w:rsidRPr="00851CAC">
          <w:rPr>
            <w:sz w:val="24"/>
            <w:lang w:val="en-GB"/>
          </w:rPr>
          <w:t>nhằm</w:t>
        </w:r>
        <w:proofErr w:type="spellEnd"/>
        <w:r w:rsidRPr="00851CAC">
          <w:rPr>
            <w:sz w:val="24"/>
            <w:lang w:val="en-GB"/>
          </w:rPr>
          <w:t xml:space="preserve"> </w:t>
        </w:r>
        <w:proofErr w:type="spellStart"/>
        <w:r w:rsidRPr="00851CAC">
          <w:rPr>
            <w:sz w:val="24"/>
            <w:lang w:val="en-GB"/>
          </w:rPr>
          <w:t>duy</w:t>
        </w:r>
        <w:proofErr w:type="spellEnd"/>
        <w:r w:rsidRPr="00851CAC">
          <w:rPr>
            <w:sz w:val="24"/>
            <w:lang w:val="en-GB"/>
          </w:rPr>
          <w:t xml:space="preserve"> </w:t>
        </w:r>
        <w:proofErr w:type="spellStart"/>
        <w:r w:rsidRPr="00851CAC">
          <w:rPr>
            <w:sz w:val="24"/>
            <w:lang w:val="en-GB"/>
          </w:rPr>
          <w:t>trì</w:t>
        </w:r>
        <w:proofErr w:type="spellEnd"/>
        <w:r w:rsidRPr="00851CAC">
          <w:rPr>
            <w:sz w:val="24"/>
            <w:lang w:val="en-GB"/>
          </w:rPr>
          <w:t xml:space="preserve"> </w:t>
        </w:r>
        <w:proofErr w:type="spellStart"/>
        <w:r w:rsidRPr="00851CAC">
          <w:rPr>
            <w:sz w:val="24"/>
            <w:lang w:val="en-GB"/>
          </w:rPr>
          <w:t>mức</w:t>
        </w:r>
        <w:proofErr w:type="spellEnd"/>
        <w:r w:rsidRPr="00851CAC">
          <w:rPr>
            <w:sz w:val="24"/>
            <w:lang w:val="en-GB"/>
          </w:rPr>
          <w:t xml:space="preserve"> </w:t>
        </w:r>
        <w:proofErr w:type="spellStart"/>
        <w:r w:rsidRPr="00851CAC">
          <w:rPr>
            <w:sz w:val="24"/>
            <w:lang w:val="en-GB"/>
          </w:rPr>
          <w:t>độ</w:t>
        </w:r>
        <w:proofErr w:type="spellEnd"/>
        <w:r w:rsidRPr="00851CAC">
          <w:rPr>
            <w:sz w:val="24"/>
            <w:lang w:val="en-GB"/>
          </w:rPr>
          <w:t xml:space="preserve"> </w:t>
        </w:r>
        <w:proofErr w:type="spellStart"/>
        <w:r w:rsidRPr="00851CAC">
          <w:rPr>
            <w:sz w:val="24"/>
            <w:lang w:val="en-GB"/>
          </w:rPr>
          <w:t>vận</w:t>
        </w:r>
        <w:proofErr w:type="spellEnd"/>
        <w:r w:rsidRPr="00851CAC">
          <w:rPr>
            <w:sz w:val="24"/>
            <w:lang w:val="en-GB"/>
          </w:rPr>
          <w:t xml:space="preserve"> </w:t>
        </w:r>
        <w:proofErr w:type="spellStart"/>
        <w:r w:rsidRPr="00851CAC">
          <w:rPr>
            <w:sz w:val="24"/>
            <w:lang w:val="en-GB"/>
          </w:rPr>
          <w:t>hành</w:t>
        </w:r>
        <w:proofErr w:type="spellEnd"/>
        <w:r w:rsidRPr="00851CAC">
          <w:rPr>
            <w:sz w:val="24"/>
            <w:lang w:val="en-GB"/>
          </w:rPr>
          <w:t xml:space="preserve"> </w:t>
        </w:r>
        <w:proofErr w:type="spellStart"/>
        <w:r w:rsidRPr="00851CAC">
          <w:rPr>
            <w:sz w:val="24"/>
            <w:lang w:val="en-GB"/>
          </w:rPr>
          <w:t>tối</w:t>
        </w:r>
        <w:proofErr w:type="spellEnd"/>
        <w:r w:rsidRPr="00851CAC">
          <w:rPr>
            <w:sz w:val="24"/>
            <w:lang w:val="en-GB"/>
          </w:rPr>
          <w:t xml:space="preserve"> </w:t>
        </w:r>
        <w:proofErr w:type="spellStart"/>
        <w:r w:rsidRPr="00851CAC">
          <w:rPr>
            <w:sz w:val="24"/>
            <w:lang w:val="en-GB"/>
          </w:rPr>
          <w:t>thiểu</w:t>
        </w:r>
        <w:proofErr w:type="spellEnd"/>
        <w:r w:rsidRPr="00851CAC">
          <w:rPr>
            <w:sz w:val="24"/>
            <w:lang w:val="en-GB"/>
          </w:rPr>
          <w:t xml:space="preserve"> </w:t>
        </w:r>
        <w:proofErr w:type="spellStart"/>
        <w:r w:rsidRPr="00851CAC">
          <w:rPr>
            <w:sz w:val="24"/>
            <w:lang w:val="en-GB"/>
          </w:rPr>
          <w:t>của</w:t>
        </w:r>
        <w:proofErr w:type="spellEnd"/>
        <w:r w:rsidRPr="00851CAC">
          <w:rPr>
            <w:sz w:val="24"/>
            <w:lang w:val="en-GB"/>
          </w:rPr>
          <w:t xml:space="preserve"> </w:t>
        </w:r>
        <w:proofErr w:type="spellStart"/>
        <w:r w:rsidRPr="00851CAC">
          <w:rPr>
            <w:sz w:val="24"/>
            <w:lang w:val="en-GB"/>
          </w:rPr>
          <w:t>hệ</w:t>
        </w:r>
        <w:proofErr w:type="spellEnd"/>
        <w:r w:rsidRPr="00851CAC">
          <w:rPr>
            <w:sz w:val="24"/>
            <w:lang w:val="en-GB"/>
          </w:rPr>
          <w:t xml:space="preserve"> </w:t>
        </w:r>
        <w:proofErr w:type="spellStart"/>
        <w:r w:rsidRPr="00851CAC">
          <w:rPr>
            <w:sz w:val="24"/>
            <w:lang w:val="en-GB"/>
          </w:rPr>
          <w:t>thống</w:t>
        </w:r>
        <w:proofErr w:type="spellEnd"/>
        <w:r w:rsidRPr="00851CAC">
          <w:rPr>
            <w:sz w:val="24"/>
            <w:lang w:val="en-GB"/>
          </w:rPr>
          <w:t xml:space="preserve"> </w:t>
        </w:r>
        <w:proofErr w:type="spellStart"/>
        <w:r w:rsidRPr="00851CAC">
          <w:rPr>
            <w:sz w:val="24"/>
            <w:lang w:val="en-GB"/>
          </w:rPr>
          <w:t>để</w:t>
        </w:r>
        <w:proofErr w:type="spellEnd"/>
        <w:r w:rsidRPr="00851CAC">
          <w:rPr>
            <w:sz w:val="24"/>
            <w:lang w:val="en-GB"/>
          </w:rPr>
          <w:t xml:space="preserve"> </w:t>
        </w:r>
        <w:proofErr w:type="spellStart"/>
        <w:r w:rsidRPr="00851CAC">
          <w:rPr>
            <w:sz w:val="24"/>
            <w:lang w:val="en-GB"/>
          </w:rPr>
          <w:t>Bên</w:t>
        </w:r>
        <w:proofErr w:type="spellEnd"/>
        <w:r w:rsidRPr="00851CAC">
          <w:rPr>
            <w:sz w:val="24"/>
            <w:lang w:val="en-GB"/>
          </w:rPr>
          <w:t xml:space="preserve"> Mua </w:t>
        </w:r>
        <w:proofErr w:type="spellStart"/>
        <w:r w:rsidRPr="00851CAC">
          <w:rPr>
            <w:sz w:val="24"/>
            <w:lang w:val="en-GB"/>
          </w:rPr>
          <w:t>sử</w:t>
        </w:r>
        <w:proofErr w:type="spellEnd"/>
        <w:r w:rsidRPr="00851CAC">
          <w:rPr>
            <w:sz w:val="24"/>
            <w:lang w:val="en-GB"/>
          </w:rPr>
          <w:t xml:space="preserve"> </w:t>
        </w:r>
        <w:proofErr w:type="spellStart"/>
        <w:r w:rsidRPr="00851CAC">
          <w:rPr>
            <w:sz w:val="24"/>
            <w:lang w:val="en-GB"/>
          </w:rPr>
          <w:t>dụng</w:t>
        </w:r>
        <w:proofErr w:type="spellEnd"/>
        <w:r w:rsidRPr="00851CAC">
          <w:rPr>
            <w:sz w:val="24"/>
            <w:lang w:val="en-GB"/>
          </w:rPr>
          <w:t xml:space="preserve"> </w:t>
        </w:r>
        <w:proofErr w:type="spellStart"/>
        <w:r w:rsidRPr="00851CAC">
          <w:rPr>
            <w:sz w:val="24"/>
            <w:lang w:val="en-GB"/>
          </w:rPr>
          <w:t>trong</w:t>
        </w:r>
        <w:proofErr w:type="spellEnd"/>
        <w:r w:rsidRPr="00851CAC">
          <w:rPr>
            <w:sz w:val="24"/>
            <w:lang w:val="en-GB"/>
          </w:rPr>
          <w:t xml:space="preserve"> </w:t>
        </w:r>
        <w:proofErr w:type="spellStart"/>
        <w:r w:rsidRPr="00851CAC">
          <w:rPr>
            <w:sz w:val="24"/>
            <w:lang w:val="en-GB"/>
          </w:rPr>
          <w:t>thời</w:t>
        </w:r>
        <w:proofErr w:type="spellEnd"/>
        <w:r w:rsidRPr="00851CAC">
          <w:rPr>
            <w:sz w:val="24"/>
            <w:lang w:val="en-GB"/>
          </w:rPr>
          <w:t xml:space="preserve"> </w:t>
        </w:r>
        <w:proofErr w:type="spellStart"/>
        <w:r w:rsidRPr="00851CAC">
          <w:rPr>
            <w:sz w:val="24"/>
            <w:lang w:val="en-GB"/>
          </w:rPr>
          <w:t>gian</w:t>
        </w:r>
        <w:proofErr w:type="spellEnd"/>
        <w:r w:rsidRPr="00851CAC">
          <w:rPr>
            <w:sz w:val="24"/>
            <w:lang w:val="en-GB"/>
          </w:rPr>
          <w:t xml:space="preserve"> </w:t>
        </w:r>
        <w:proofErr w:type="spellStart"/>
        <w:r w:rsidRPr="00851CAC">
          <w:rPr>
            <w:sz w:val="24"/>
            <w:lang w:val="en-GB"/>
          </w:rPr>
          <w:t>chờ</w:t>
        </w:r>
        <w:proofErr w:type="spellEnd"/>
        <w:r w:rsidRPr="00851CAC">
          <w:rPr>
            <w:sz w:val="24"/>
            <w:lang w:val="en-GB"/>
          </w:rPr>
          <w:t xml:space="preserve"> </w:t>
        </w:r>
        <w:proofErr w:type="spellStart"/>
        <w:r w:rsidRPr="00851CAC">
          <w:rPr>
            <w:sz w:val="24"/>
            <w:lang w:val="en-GB"/>
          </w:rPr>
          <w:t>bảo</w:t>
        </w:r>
        <w:proofErr w:type="spellEnd"/>
        <w:r w:rsidRPr="00851CAC">
          <w:rPr>
            <w:sz w:val="24"/>
            <w:lang w:val="en-GB"/>
          </w:rPr>
          <w:t xml:space="preserve"> </w:t>
        </w:r>
        <w:proofErr w:type="spellStart"/>
        <w:r w:rsidRPr="00851CAC">
          <w:rPr>
            <w:sz w:val="24"/>
            <w:lang w:val="en-GB"/>
          </w:rPr>
          <w:t>hành</w:t>
        </w:r>
        <w:proofErr w:type="spellEnd"/>
        <w:r w:rsidRPr="00851CAC">
          <w:rPr>
            <w:sz w:val="24"/>
            <w:lang w:val="en-GB"/>
          </w:rPr>
          <w:t xml:space="preserve"> </w:t>
        </w:r>
        <w:proofErr w:type="spellStart"/>
        <w:r w:rsidRPr="00851CAC">
          <w:rPr>
            <w:sz w:val="24"/>
            <w:lang w:val="en-GB"/>
          </w:rPr>
          <w:t>thiết</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 </w:t>
        </w:r>
        <w:proofErr w:type="spellStart"/>
        <w:r w:rsidRPr="00851CAC">
          <w:rPr>
            <w:sz w:val="24"/>
            <w:lang w:val="en-GB"/>
          </w:rPr>
          <w:t>Việc</w:t>
        </w:r>
        <w:proofErr w:type="spellEnd"/>
        <w:r w:rsidRPr="00851CAC">
          <w:rPr>
            <w:sz w:val="24"/>
            <w:lang w:val="en-GB"/>
          </w:rPr>
          <w:t xml:space="preserve"> </w:t>
        </w:r>
        <w:proofErr w:type="spellStart"/>
        <w:r w:rsidRPr="00851CAC">
          <w:rPr>
            <w:sz w:val="24"/>
            <w:lang w:val="en-GB"/>
          </w:rPr>
          <w:t>lắp</w:t>
        </w:r>
        <w:proofErr w:type="spellEnd"/>
        <w:r w:rsidRPr="00851CAC">
          <w:rPr>
            <w:sz w:val="24"/>
            <w:lang w:val="en-GB"/>
          </w:rPr>
          <w:t xml:space="preserve"> </w:t>
        </w:r>
        <w:proofErr w:type="spellStart"/>
        <w:r w:rsidRPr="00851CAC">
          <w:rPr>
            <w:sz w:val="24"/>
            <w:lang w:val="en-GB"/>
          </w:rPr>
          <w:t>đặt</w:t>
        </w:r>
        <w:proofErr w:type="spellEnd"/>
        <w:r w:rsidRPr="00851CAC">
          <w:rPr>
            <w:sz w:val="24"/>
            <w:lang w:val="en-GB"/>
          </w:rPr>
          <w:t xml:space="preserve"> </w:t>
        </w:r>
        <w:proofErr w:type="spellStart"/>
        <w:r w:rsidRPr="00851CAC">
          <w:rPr>
            <w:sz w:val="24"/>
            <w:lang w:val="en-GB"/>
          </w:rPr>
          <w:t>thiết</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w:t>
        </w:r>
        <w:proofErr w:type="spellStart"/>
        <w:r w:rsidRPr="00851CAC">
          <w:rPr>
            <w:sz w:val="24"/>
            <w:lang w:val="en-GB"/>
          </w:rPr>
          <w:t>cho</w:t>
        </w:r>
        <w:proofErr w:type="spellEnd"/>
        <w:r w:rsidRPr="00851CAC">
          <w:rPr>
            <w:sz w:val="24"/>
            <w:lang w:val="en-GB"/>
          </w:rPr>
          <w:t xml:space="preserve"> </w:t>
        </w:r>
        <w:proofErr w:type="spellStart"/>
        <w:r w:rsidRPr="00851CAC">
          <w:rPr>
            <w:sz w:val="24"/>
            <w:lang w:val="en-GB"/>
          </w:rPr>
          <w:t>mượn</w:t>
        </w:r>
        <w:proofErr w:type="spellEnd"/>
        <w:r w:rsidRPr="00851CAC">
          <w:rPr>
            <w:sz w:val="24"/>
            <w:lang w:val="en-GB"/>
          </w:rPr>
          <w:t xml:space="preserve"> </w:t>
        </w:r>
        <w:proofErr w:type="spellStart"/>
        <w:r w:rsidRPr="00851CAC">
          <w:rPr>
            <w:sz w:val="24"/>
            <w:lang w:val="en-GB"/>
          </w:rPr>
          <w:t>thay</w:t>
        </w:r>
        <w:proofErr w:type="spellEnd"/>
        <w:r w:rsidRPr="00851CAC">
          <w:rPr>
            <w:sz w:val="24"/>
            <w:lang w:val="en-GB"/>
          </w:rPr>
          <w:t xml:space="preserve"> </w:t>
        </w:r>
        <w:proofErr w:type="spellStart"/>
        <w:r w:rsidRPr="00851CAC">
          <w:rPr>
            <w:sz w:val="24"/>
            <w:lang w:val="en-GB"/>
          </w:rPr>
          <w:t>thế</w:t>
        </w:r>
        <w:proofErr w:type="spellEnd"/>
        <w:r w:rsidRPr="00851CAC">
          <w:rPr>
            <w:sz w:val="24"/>
            <w:lang w:val="en-GB"/>
          </w:rPr>
          <w:t xml:space="preserve"> </w:t>
        </w:r>
        <w:proofErr w:type="spellStart"/>
        <w:r w:rsidRPr="00851CAC">
          <w:rPr>
            <w:sz w:val="24"/>
            <w:lang w:val="en-GB"/>
          </w:rPr>
          <w:t>này</w:t>
        </w:r>
        <w:proofErr w:type="spellEnd"/>
        <w:r w:rsidRPr="00851CAC">
          <w:rPr>
            <w:sz w:val="24"/>
            <w:lang w:val="en-GB"/>
          </w:rPr>
          <w:t xml:space="preserve"> </w:t>
        </w:r>
        <w:proofErr w:type="spellStart"/>
        <w:r w:rsidRPr="00851CAC">
          <w:rPr>
            <w:sz w:val="24"/>
            <w:lang w:val="en-GB"/>
          </w:rPr>
          <w:t>phải</w:t>
        </w:r>
        <w:proofErr w:type="spellEnd"/>
        <w:r w:rsidRPr="00851CAC">
          <w:rPr>
            <w:sz w:val="24"/>
            <w:lang w:val="en-GB"/>
          </w:rPr>
          <w:t xml:space="preserve"> </w:t>
        </w:r>
        <w:proofErr w:type="spellStart"/>
        <w:r w:rsidRPr="00851CAC">
          <w:rPr>
            <w:sz w:val="24"/>
            <w:lang w:val="en-GB"/>
          </w:rPr>
          <w:t>thực</w:t>
        </w:r>
        <w:proofErr w:type="spellEnd"/>
        <w:r w:rsidRPr="00851CAC">
          <w:rPr>
            <w:sz w:val="24"/>
            <w:lang w:val="en-GB"/>
          </w:rPr>
          <w:t xml:space="preserve"> </w:t>
        </w:r>
        <w:proofErr w:type="spellStart"/>
        <w:r w:rsidRPr="00851CAC">
          <w:rPr>
            <w:sz w:val="24"/>
            <w:lang w:val="en-GB"/>
          </w:rPr>
          <w:t>hiện</w:t>
        </w:r>
        <w:proofErr w:type="spellEnd"/>
        <w:r w:rsidRPr="00851CAC">
          <w:rPr>
            <w:sz w:val="24"/>
            <w:lang w:val="en-GB"/>
          </w:rPr>
          <w:t xml:space="preserve"> </w:t>
        </w:r>
        <w:proofErr w:type="spellStart"/>
        <w:r w:rsidRPr="00851CAC">
          <w:rPr>
            <w:sz w:val="24"/>
            <w:lang w:val="en-GB"/>
          </w:rPr>
          <w:t>trong</w:t>
        </w:r>
        <w:proofErr w:type="spellEnd"/>
        <w:r w:rsidRPr="00851CAC">
          <w:rPr>
            <w:sz w:val="24"/>
            <w:lang w:val="en-GB"/>
          </w:rPr>
          <w:t xml:space="preserve"> </w:t>
        </w:r>
        <w:proofErr w:type="spellStart"/>
        <w:r w:rsidRPr="00851CAC">
          <w:rPr>
            <w:sz w:val="24"/>
            <w:lang w:val="en-GB"/>
          </w:rPr>
          <w:t>vòng</w:t>
        </w:r>
        <w:proofErr w:type="spellEnd"/>
        <w:r w:rsidRPr="00851CAC">
          <w:rPr>
            <w:sz w:val="24"/>
            <w:lang w:val="en-GB"/>
          </w:rPr>
          <w:t xml:space="preserve"> 24h </w:t>
        </w:r>
        <w:proofErr w:type="spellStart"/>
        <w:r w:rsidRPr="00851CAC">
          <w:rPr>
            <w:sz w:val="24"/>
            <w:lang w:val="en-GB"/>
          </w:rPr>
          <w:t>kể</w:t>
        </w:r>
        <w:proofErr w:type="spellEnd"/>
        <w:r w:rsidRPr="00851CAC">
          <w:rPr>
            <w:sz w:val="24"/>
            <w:lang w:val="en-GB"/>
          </w:rPr>
          <w:t xml:space="preserve"> </w:t>
        </w:r>
        <w:proofErr w:type="spellStart"/>
        <w:r w:rsidRPr="00851CAC">
          <w:rPr>
            <w:sz w:val="24"/>
            <w:lang w:val="en-GB"/>
          </w:rPr>
          <w:t>từ</w:t>
        </w:r>
        <w:proofErr w:type="spellEnd"/>
        <w:r w:rsidRPr="00851CAC">
          <w:rPr>
            <w:sz w:val="24"/>
            <w:lang w:val="en-GB"/>
          </w:rPr>
          <w:t xml:space="preserve"> </w:t>
        </w:r>
        <w:proofErr w:type="spellStart"/>
        <w:r w:rsidRPr="00851CAC">
          <w:rPr>
            <w:sz w:val="24"/>
            <w:lang w:val="en-GB"/>
          </w:rPr>
          <w:t>thời</w:t>
        </w:r>
        <w:proofErr w:type="spellEnd"/>
        <w:r w:rsidRPr="00851CAC">
          <w:rPr>
            <w:sz w:val="24"/>
            <w:lang w:val="en-GB"/>
          </w:rPr>
          <w:t xml:space="preserve"> </w:t>
        </w:r>
        <w:proofErr w:type="spellStart"/>
        <w:r w:rsidRPr="00851CAC">
          <w:rPr>
            <w:sz w:val="24"/>
            <w:lang w:val="en-GB"/>
          </w:rPr>
          <w:t>điểm</w:t>
        </w:r>
        <w:proofErr w:type="spellEnd"/>
        <w:r w:rsidRPr="00851CAC">
          <w:rPr>
            <w:sz w:val="24"/>
            <w:lang w:val="en-GB"/>
          </w:rPr>
          <w:t xml:space="preserve"> </w:t>
        </w:r>
        <w:proofErr w:type="spellStart"/>
        <w:r w:rsidRPr="00851CAC">
          <w:rPr>
            <w:sz w:val="24"/>
            <w:lang w:val="en-GB"/>
          </w:rPr>
          <w:t>xác</w:t>
        </w:r>
        <w:proofErr w:type="spellEnd"/>
        <w:r w:rsidRPr="00851CAC">
          <w:rPr>
            <w:sz w:val="24"/>
            <w:lang w:val="en-GB"/>
          </w:rPr>
          <w:t xml:space="preserve"> </w:t>
        </w:r>
        <w:proofErr w:type="spellStart"/>
        <w:r w:rsidRPr="00851CAC">
          <w:rPr>
            <w:sz w:val="24"/>
            <w:lang w:val="en-GB"/>
          </w:rPr>
          <w:t>định</w:t>
        </w:r>
        <w:proofErr w:type="spellEnd"/>
        <w:r w:rsidRPr="00851CAC">
          <w:rPr>
            <w:sz w:val="24"/>
            <w:lang w:val="en-GB"/>
          </w:rPr>
          <w:t xml:space="preserve"> </w:t>
        </w:r>
        <w:proofErr w:type="spellStart"/>
        <w:r w:rsidRPr="00851CAC">
          <w:rPr>
            <w:sz w:val="24"/>
            <w:lang w:val="en-GB"/>
          </w:rPr>
          <w:t>thiết</w:t>
        </w:r>
        <w:proofErr w:type="spellEnd"/>
        <w:r w:rsidRPr="00851CAC">
          <w:rPr>
            <w:sz w:val="24"/>
            <w:lang w:val="en-GB"/>
          </w:rPr>
          <w:t xml:space="preserve"> </w:t>
        </w:r>
        <w:proofErr w:type="spellStart"/>
        <w:r w:rsidRPr="00851CAC">
          <w:rPr>
            <w:sz w:val="24"/>
            <w:lang w:val="en-GB"/>
          </w:rPr>
          <w:t>bị</w:t>
        </w:r>
        <w:proofErr w:type="spellEnd"/>
        <w:r w:rsidRPr="00851CAC">
          <w:rPr>
            <w:sz w:val="24"/>
            <w:lang w:val="en-GB"/>
          </w:rPr>
          <w:t xml:space="preserve"> </w:t>
        </w:r>
        <w:proofErr w:type="spellStart"/>
        <w:r w:rsidRPr="00851CAC">
          <w:rPr>
            <w:sz w:val="24"/>
            <w:lang w:val="en-GB"/>
          </w:rPr>
          <w:t>cần</w:t>
        </w:r>
        <w:proofErr w:type="spellEnd"/>
        <w:r w:rsidRPr="00851CAC">
          <w:rPr>
            <w:sz w:val="24"/>
            <w:lang w:val="en-GB"/>
          </w:rPr>
          <w:t xml:space="preserve"> </w:t>
        </w:r>
        <w:proofErr w:type="spellStart"/>
        <w:r w:rsidRPr="00851CAC">
          <w:rPr>
            <w:sz w:val="24"/>
            <w:lang w:val="en-GB"/>
          </w:rPr>
          <w:t>gửi</w:t>
        </w:r>
        <w:proofErr w:type="spellEnd"/>
        <w:r w:rsidRPr="00851CAC">
          <w:rPr>
            <w:sz w:val="24"/>
            <w:lang w:val="en-GB"/>
          </w:rPr>
          <w:t xml:space="preserve"> </w:t>
        </w:r>
        <w:proofErr w:type="spellStart"/>
        <w:r w:rsidRPr="00851CAC">
          <w:rPr>
            <w:sz w:val="24"/>
            <w:lang w:val="en-GB"/>
          </w:rPr>
          <w:t>đi</w:t>
        </w:r>
        <w:proofErr w:type="spellEnd"/>
        <w:r w:rsidRPr="00851CAC">
          <w:rPr>
            <w:sz w:val="24"/>
            <w:lang w:val="en-GB"/>
          </w:rPr>
          <w:t xml:space="preserve"> </w:t>
        </w:r>
        <w:proofErr w:type="spellStart"/>
        <w:r w:rsidRPr="00851CAC">
          <w:rPr>
            <w:sz w:val="24"/>
            <w:lang w:val="en-GB"/>
          </w:rPr>
          <w:t>bảo</w:t>
        </w:r>
        <w:proofErr w:type="spellEnd"/>
        <w:r w:rsidRPr="00851CAC">
          <w:rPr>
            <w:sz w:val="24"/>
            <w:lang w:val="en-GB"/>
          </w:rPr>
          <w:t xml:space="preserve"> </w:t>
        </w:r>
        <w:proofErr w:type="spellStart"/>
        <w:r w:rsidRPr="00851CAC">
          <w:rPr>
            <w:sz w:val="24"/>
            <w:lang w:val="en-GB"/>
          </w:rPr>
          <w:t>hành</w:t>
        </w:r>
        <w:proofErr w:type="spellEnd"/>
        <w:r>
          <w:rPr>
            <w:sz w:val="24"/>
            <w:lang w:val="en-GB"/>
          </w:rPr>
          <w:t>.</w:t>
        </w:r>
      </w:ins>
    </w:p>
    <w:p w14:paraId="61A4FFE5" w14:textId="77777777" w:rsidR="00102A80" w:rsidRDefault="00102A80">
      <w:pPr>
        <w:pStyle w:val="ThnVnban"/>
        <w:spacing w:before="5"/>
      </w:pPr>
    </w:p>
    <w:p w14:paraId="11F9E4D0" w14:textId="77777777" w:rsidR="00102A80" w:rsidRDefault="007C2211">
      <w:pPr>
        <w:pStyle w:val="u2"/>
        <w:ind w:left="23"/>
      </w:pPr>
      <w:r>
        <w:t>ĐIỀU</w:t>
      </w:r>
      <w:r>
        <w:rPr>
          <w:spacing w:val="-4"/>
        </w:rPr>
        <w:t xml:space="preserve"> </w:t>
      </w:r>
      <w:r>
        <w:t>2.</w:t>
      </w:r>
      <w:r>
        <w:rPr>
          <w:spacing w:val="-1"/>
        </w:rPr>
        <w:t xml:space="preserve"> </w:t>
      </w:r>
      <w:r>
        <w:t>ĐỊA</w:t>
      </w:r>
      <w:r>
        <w:rPr>
          <w:spacing w:val="-2"/>
        </w:rPr>
        <w:t xml:space="preserve"> </w:t>
      </w:r>
      <w:r>
        <w:t>ĐIỂM</w:t>
      </w:r>
      <w:r>
        <w:rPr>
          <w:spacing w:val="-2"/>
        </w:rPr>
        <w:t xml:space="preserve"> </w:t>
      </w:r>
      <w:r>
        <w:t>ĐỔI</w:t>
      </w:r>
      <w:r>
        <w:rPr>
          <w:spacing w:val="-2"/>
        </w:rPr>
        <w:t xml:space="preserve"> </w:t>
      </w:r>
      <w:r>
        <w:t>TRẢ</w:t>
      </w:r>
      <w:r>
        <w:rPr>
          <w:spacing w:val="-1"/>
        </w:rPr>
        <w:t xml:space="preserve"> </w:t>
      </w:r>
      <w:r>
        <w:t>VÀ</w:t>
      </w:r>
      <w:r>
        <w:rPr>
          <w:spacing w:val="-2"/>
        </w:rPr>
        <w:t xml:space="preserve"> </w:t>
      </w:r>
      <w:r>
        <w:t>THỜI</w:t>
      </w:r>
      <w:r>
        <w:rPr>
          <w:spacing w:val="-2"/>
        </w:rPr>
        <w:t xml:space="preserve"> </w:t>
      </w:r>
      <w:r>
        <w:t>GIAN GIAO</w:t>
      </w:r>
      <w:r>
        <w:rPr>
          <w:spacing w:val="1"/>
        </w:rPr>
        <w:t xml:space="preserve"> </w:t>
      </w:r>
      <w:r>
        <w:rPr>
          <w:spacing w:val="-4"/>
        </w:rPr>
        <w:t>DỊCH</w:t>
      </w:r>
    </w:p>
    <w:p w14:paraId="3ACBB343" w14:textId="77777777" w:rsidR="00102A80" w:rsidRDefault="00102A80">
      <w:pPr>
        <w:pStyle w:val="ThnVnban"/>
        <w:rPr>
          <w:b/>
        </w:rPr>
      </w:pPr>
    </w:p>
    <w:p w14:paraId="33A8F7EB" w14:textId="77777777" w:rsidR="00102A80" w:rsidRDefault="007C2211">
      <w:pPr>
        <w:pStyle w:val="u3"/>
      </w:pPr>
      <w:r>
        <w:t>Thông</w:t>
      </w:r>
      <w:r>
        <w:rPr>
          <w:spacing w:val="-1"/>
        </w:rPr>
        <w:t xml:space="preserve"> </w:t>
      </w:r>
      <w:r>
        <w:t>tin</w:t>
      </w:r>
      <w:r>
        <w:rPr>
          <w:spacing w:val="-3"/>
        </w:rPr>
        <w:t xml:space="preserve"> </w:t>
      </w:r>
      <w:r>
        <w:t>liên</w:t>
      </w:r>
      <w:r>
        <w:rPr>
          <w:spacing w:val="-1"/>
        </w:rPr>
        <w:t xml:space="preserve"> </w:t>
      </w:r>
      <w:r>
        <w:t>hệ</w:t>
      </w:r>
      <w:r>
        <w:rPr>
          <w:spacing w:val="-1"/>
        </w:rPr>
        <w:t xml:space="preserve"> </w:t>
      </w:r>
      <w:r>
        <w:t>Đổi</w:t>
      </w:r>
      <w:r>
        <w:rPr>
          <w:spacing w:val="-1"/>
        </w:rPr>
        <w:t xml:space="preserve"> </w:t>
      </w:r>
      <w:r>
        <w:t xml:space="preserve">trả Bên </w:t>
      </w:r>
      <w:r>
        <w:rPr>
          <w:spacing w:val="-4"/>
        </w:rPr>
        <w:t>Mua:</w:t>
      </w:r>
    </w:p>
    <w:p w14:paraId="743BBF65" w14:textId="68EFB230" w:rsidR="00102A80" w:rsidRDefault="007C2211" w:rsidP="0062718D">
      <w:pPr>
        <w:pStyle w:val="oancuaDanhsach"/>
        <w:numPr>
          <w:ilvl w:val="0"/>
          <w:numId w:val="15"/>
        </w:numPr>
        <w:tabs>
          <w:tab w:val="left" w:pos="1103"/>
        </w:tabs>
        <w:ind w:right="446"/>
        <w:jc w:val="left"/>
        <w:rPr>
          <w:sz w:val="24"/>
        </w:rPr>
      </w:pPr>
      <w:r>
        <w:rPr>
          <w:sz w:val="24"/>
        </w:rPr>
        <w:t xml:space="preserve">Địa chỉ: </w:t>
      </w:r>
      <w:r w:rsidR="0062718D" w:rsidRPr="0062718D">
        <w:rPr>
          <w:sz w:val="24"/>
        </w:rPr>
        <w:t>Lô đất 3D-8, đường số 12, Khu Công nghiệp Long Hậu 3, Xã Cần Giuộc, Tinh Tây Ninh, Việt Nam</w:t>
      </w:r>
    </w:p>
    <w:p w14:paraId="332A7B68" w14:textId="1C503A29" w:rsidR="00102A80" w:rsidRDefault="007C2211">
      <w:pPr>
        <w:pStyle w:val="oancuaDanhsach"/>
        <w:numPr>
          <w:ilvl w:val="0"/>
          <w:numId w:val="15"/>
        </w:numPr>
        <w:tabs>
          <w:tab w:val="left" w:pos="1103"/>
        </w:tabs>
        <w:jc w:val="left"/>
        <w:rPr>
          <w:sz w:val="24"/>
        </w:rPr>
      </w:pPr>
      <w:r>
        <w:rPr>
          <w:sz w:val="24"/>
        </w:rPr>
        <w:t>Người</w:t>
      </w:r>
      <w:r>
        <w:rPr>
          <w:spacing w:val="-3"/>
          <w:sz w:val="24"/>
        </w:rPr>
        <w:t xml:space="preserve"> </w:t>
      </w:r>
      <w:r>
        <w:rPr>
          <w:sz w:val="24"/>
        </w:rPr>
        <w:t>nhận:</w:t>
      </w:r>
      <w:r>
        <w:rPr>
          <w:spacing w:val="-1"/>
          <w:sz w:val="24"/>
        </w:rPr>
        <w:t xml:space="preserve"> </w:t>
      </w:r>
      <w:r w:rsidRPr="009868FB">
        <w:rPr>
          <w:sz w:val="24"/>
          <w:rPrChange w:id="719" w:author="HIEN" w:date="2025-12-01T09:53:00Z">
            <w:rPr>
              <w:sz w:val="24"/>
              <w:lang w:val="en-GB"/>
            </w:rPr>
          </w:rPrChange>
        </w:rPr>
        <w:t xml:space="preserve">Ông </w:t>
      </w:r>
      <w:r w:rsidR="0062718D" w:rsidRPr="009868FB">
        <w:rPr>
          <w:sz w:val="24"/>
          <w:rPrChange w:id="720" w:author="HIEN" w:date="2025-12-01T09:53:00Z">
            <w:rPr>
              <w:sz w:val="24"/>
              <w:lang w:val="en-GB"/>
            </w:rPr>
          </w:rPrChange>
        </w:rPr>
        <w:t>Phan Đăng Quý</w:t>
      </w:r>
    </w:p>
    <w:p w14:paraId="7FCD060A" w14:textId="3FE84A0A" w:rsidR="00102A80" w:rsidRDefault="007C2211">
      <w:pPr>
        <w:pStyle w:val="ThnVnban"/>
        <w:tabs>
          <w:tab w:val="left" w:pos="1122"/>
        </w:tabs>
        <w:ind w:left="743"/>
      </w:pPr>
      <w:r>
        <w:rPr>
          <w:spacing w:val="-10"/>
        </w:rPr>
        <w:t>-</w:t>
      </w:r>
      <w:r>
        <w:tab/>
        <w:t>Số</w:t>
      </w:r>
      <w:r>
        <w:rPr>
          <w:spacing w:val="-1"/>
        </w:rPr>
        <w:t xml:space="preserve"> </w:t>
      </w:r>
      <w:r>
        <w:t>điện thoại:</w:t>
      </w:r>
      <w:r>
        <w:rPr>
          <w:spacing w:val="1"/>
        </w:rPr>
        <w:t xml:space="preserve"> </w:t>
      </w:r>
      <w:r w:rsidR="0062718D" w:rsidRPr="0062718D">
        <w:rPr>
          <w:spacing w:val="-2"/>
        </w:rPr>
        <w:t>0763.093.979</w:t>
      </w:r>
    </w:p>
    <w:p w14:paraId="776DB5D9" w14:textId="77777777" w:rsidR="00102A80" w:rsidRDefault="00102A80">
      <w:pPr>
        <w:pStyle w:val="ThnVnban"/>
        <w:spacing w:before="3"/>
      </w:pPr>
    </w:p>
    <w:p w14:paraId="46E64EBA" w14:textId="77777777" w:rsidR="00102A80" w:rsidRDefault="007C2211">
      <w:pPr>
        <w:pStyle w:val="u3"/>
      </w:pPr>
      <w:r>
        <w:t>Thông</w:t>
      </w:r>
      <w:r>
        <w:rPr>
          <w:spacing w:val="-1"/>
        </w:rPr>
        <w:t xml:space="preserve"> </w:t>
      </w:r>
      <w:r>
        <w:t>tin</w:t>
      </w:r>
      <w:r>
        <w:rPr>
          <w:spacing w:val="-3"/>
        </w:rPr>
        <w:t xml:space="preserve"> </w:t>
      </w:r>
      <w:r>
        <w:t>liên hệ</w:t>
      </w:r>
      <w:r>
        <w:rPr>
          <w:spacing w:val="-1"/>
        </w:rPr>
        <w:t xml:space="preserve"> </w:t>
      </w:r>
      <w:r>
        <w:t>đổi trả</w:t>
      </w:r>
      <w:r>
        <w:rPr>
          <w:spacing w:val="-3"/>
        </w:rPr>
        <w:t xml:space="preserve"> </w:t>
      </w:r>
      <w:r>
        <w:t>Bên</w:t>
      </w:r>
      <w:r>
        <w:rPr>
          <w:spacing w:val="1"/>
        </w:rPr>
        <w:t xml:space="preserve"> </w:t>
      </w:r>
      <w:r>
        <w:rPr>
          <w:spacing w:val="-4"/>
        </w:rPr>
        <w:t>Bán:</w:t>
      </w:r>
    </w:p>
    <w:p w14:paraId="0C670A05" w14:textId="13332D0D" w:rsidR="00102A80" w:rsidRDefault="007C2211">
      <w:pPr>
        <w:pStyle w:val="oancuaDanhsach"/>
        <w:numPr>
          <w:ilvl w:val="0"/>
          <w:numId w:val="16"/>
        </w:numPr>
        <w:tabs>
          <w:tab w:val="left" w:pos="702"/>
        </w:tabs>
        <w:spacing w:line="274" w:lineRule="exact"/>
        <w:ind w:left="702" w:hanging="319"/>
        <w:jc w:val="left"/>
        <w:rPr>
          <w:sz w:val="24"/>
        </w:rPr>
      </w:pPr>
      <w:r>
        <w:rPr>
          <w:sz w:val="24"/>
        </w:rPr>
        <w:t>Địa</w:t>
      </w:r>
      <w:r>
        <w:rPr>
          <w:spacing w:val="-4"/>
          <w:sz w:val="24"/>
        </w:rPr>
        <w:t xml:space="preserve"> </w:t>
      </w:r>
      <w:r>
        <w:rPr>
          <w:sz w:val="24"/>
        </w:rPr>
        <w:t xml:space="preserve">điểm </w:t>
      </w:r>
      <w:commentRangeStart w:id="721"/>
      <w:r>
        <w:rPr>
          <w:sz w:val="24"/>
        </w:rPr>
        <w:t>bảo</w:t>
      </w:r>
      <w:commentRangeEnd w:id="721"/>
      <w:r w:rsidR="0062718D">
        <w:rPr>
          <w:rStyle w:val="ThamchiuChuthich"/>
        </w:rPr>
        <w:commentReference w:id="721"/>
      </w:r>
      <w:r>
        <w:rPr>
          <w:spacing w:val="-1"/>
          <w:sz w:val="24"/>
        </w:rPr>
        <w:t xml:space="preserve"> </w:t>
      </w:r>
      <w:r>
        <w:rPr>
          <w:sz w:val="24"/>
        </w:rPr>
        <w:t xml:space="preserve">hành: </w:t>
      </w:r>
      <w:ins w:id="722" w:author="HIEN" w:date="2025-12-01T10:11:00Z">
        <w:r w:rsidR="00A12495" w:rsidRPr="00A12495">
          <w:rPr>
            <w:sz w:val="24"/>
            <w:rPrChange w:id="723" w:author="HIEN" w:date="2025-12-01T10:11:00Z">
              <w:rPr>
                <w:sz w:val="24"/>
                <w:lang w:val="en-US"/>
              </w:rPr>
            </w:rPrChange>
          </w:rPr>
          <w:t xml:space="preserve">55/31 Trần Đình Xu, Phường Cầu Ông Lãnh, </w:t>
        </w:r>
        <w:proofErr w:type="spellStart"/>
        <w:r w:rsidR="00A12495" w:rsidRPr="00A12495">
          <w:rPr>
            <w:sz w:val="24"/>
            <w:rPrChange w:id="724" w:author="HIEN" w:date="2025-12-01T10:11:00Z">
              <w:rPr>
                <w:sz w:val="24"/>
                <w:lang w:val="en-US"/>
              </w:rPr>
            </w:rPrChange>
          </w:rPr>
          <w:t>Tp.HCM</w:t>
        </w:r>
      </w:ins>
      <w:proofErr w:type="spellEnd"/>
    </w:p>
    <w:p w14:paraId="67F80A20" w14:textId="360516A2" w:rsidR="00102A80" w:rsidRDefault="007C2211">
      <w:pPr>
        <w:pStyle w:val="oancuaDanhsach"/>
        <w:numPr>
          <w:ilvl w:val="0"/>
          <w:numId w:val="16"/>
        </w:numPr>
        <w:tabs>
          <w:tab w:val="left" w:pos="743"/>
        </w:tabs>
        <w:spacing w:before="1" w:line="291" w:lineRule="exact"/>
        <w:ind w:hanging="360"/>
        <w:jc w:val="left"/>
        <w:rPr>
          <w:rFonts w:ascii="Tahoma" w:hAnsi="Tahoma"/>
          <w:sz w:val="24"/>
        </w:rPr>
      </w:pPr>
      <w:r>
        <w:rPr>
          <w:sz w:val="24"/>
        </w:rPr>
        <w:t>Tên</w:t>
      </w:r>
      <w:r>
        <w:rPr>
          <w:spacing w:val="-1"/>
          <w:sz w:val="24"/>
        </w:rPr>
        <w:t xml:space="preserve"> </w:t>
      </w:r>
      <w:r>
        <w:rPr>
          <w:sz w:val="24"/>
        </w:rPr>
        <w:t>người</w:t>
      </w:r>
      <w:r>
        <w:rPr>
          <w:spacing w:val="-2"/>
          <w:sz w:val="24"/>
        </w:rPr>
        <w:t xml:space="preserve"> </w:t>
      </w:r>
      <w:r>
        <w:rPr>
          <w:sz w:val="24"/>
        </w:rPr>
        <w:t>liên</w:t>
      </w:r>
      <w:r>
        <w:rPr>
          <w:spacing w:val="-1"/>
          <w:sz w:val="24"/>
        </w:rPr>
        <w:t xml:space="preserve"> </w:t>
      </w:r>
      <w:r>
        <w:rPr>
          <w:sz w:val="24"/>
        </w:rPr>
        <w:t>hệ</w:t>
      </w:r>
      <w:r>
        <w:rPr>
          <w:spacing w:val="-1"/>
          <w:sz w:val="24"/>
        </w:rPr>
        <w:t xml:space="preserve"> </w:t>
      </w:r>
      <w:r>
        <w:rPr>
          <w:sz w:val="24"/>
        </w:rPr>
        <w:t>bảo</w:t>
      </w:r>
      <w:r>
        <w:rPr>
          <w:spacing w:val="-2"/>
          <w:sz w:val="24"/>
        </w:rPr>
        <w:t xml:space="preserve"> </w:t>
      </w:r>
      <w:r>
        <w:rPr>
          <w:sz w:val="24"/>
        </w:rPr>
        <w:t>hành:</w:t>
      </w:r>
      <w:ins w:id="725" w:author="HIEN" w:date="2025-12-01T10:12:00Z">
        <w:r w:rsidR="00A12495" w:rsidRPr="00A12495">
          <w:rPr>
            <w:spacing w:val="-1"/>
            <w:sz w:val="24"/>
            <w:rPrChange w:id="726" w:author="HIEN" w:date="2025-12-01T10:12:00Z">
              <w:rPr>
                <w:spacing w:val="-1"/>
                <w:sz w:val="24"/>
                <w:lang w:val="en-US"/>
              </w:rPr>
            </w:rPrChange>
          </w:rPr>
          <w:t xml:space="preserve"> Nguyễn Quốc Bin </w:t>
        </w:r>
      </w:ins>
      <w:del w:id="727" w:author="HIEN" w:date="2025-12-01T10:12:00Z">
        <w:r w:rsidDel="00A12495">
          <w:rPr>
            <w:spacing w:val="-1"/>
            <w:sz w:val="24"/>
          </w:rPr>
          <w:delText xml:space="preserve"> </w:delText>
        </w:r>
      </w:del>
    </w:p>
    <w:p w14:paraId="31A96330" w14:textId="7951FC4F" w:rsidR="00102A80" w:rsidRDefault="007C2211">
      <w:pPr>
        <w:pStyle w:val="oancuaDanhsach"/>
        <w:numPr>
          <w:ilvl w:val="0"/>
          <w:numId w:val="16"/>
        </w:numPr>
        <w:tabs>
          <w:tab w:val="left" w:pos="743"/>
        </w:tabs>
        <w:spacing w:line="291" w:lineRule="exact"/>
        <w:ind w:hanging="360"/>
        <w:jc w:val="left"/>
        <w:rPr>
          <w:rFonts w:ascii="Tahoma" w:hAnsi="Tahoma"/>
          <w:sz w:val="24"/>
        </w:rPr>
      </w:pPr>
      <w:r>
        <w:rPr>
          <w:sz w:val="24"/>
        </w:rPr>
        <w:t>Điện thoại</w:t>
      </w:r>
      <w:r>
        <w:rPr>
          <w:spacing w:val="-1"/>
          <w:sz w:val="24"/>
        </w:rPr>
        <w:t xml:space="preserve"> </w:t>
      </w:r>
      <w:r>
        <w:rPr>
          <w:sz w:val="24"/>
        </w:rPr>
        <w:t>liên hệ</w:t>
      </w:r>
      <w:r>
        <w:rPr>
          <w:spacing w:val="-1"/>
          <w:sz w:val="24"/>
        </w:rPr>
        <w:t xml:space="preserve"> </w:t>
      </w:r>
      <w:r>
        <w:rPr>
          <w:sz w:val="24"/>
        </w:rPr>
        <w:t xml:space="preserve">bảo hành: </w:t>
      </w:r>
      <w:ins w:id="728" w:author="HIEN" w:date="2025-12-01T10:13:00Z">
        <w:r w:rsidR="00A12495" w:rsidRPr="00A12495">
          <w:rPr>
            <w:sz w:val="24"/>
            <w:rPrChange w:id="729" w:author="HIEN" w:date="2025-12-01T10:13:00Z">
              <w:rPr>
                <w:sz w:val="24"/>
                <w:lang w:val="en-US"/>
              </w:rPr>
            </w:rPrChange>
          </w:rPr>
          <w:t>0966 253 105</w:t>
        </w:r>
      </w:ins>
    </w:p>
    <w:p w14:paraId="4A4F020D" w14:textId="57885E68" w:rsidR="00102A80" w:rsidRDefault="007C2211">
      <w:pPr>
        <w:pStyle w:val="oancuaDanhsach"/>
        <w:numPr>
          <w:ilvl w:val="0"/>
          <w:numId w:val="16"/>
        </w:numPr>
        <w:tabs>
          <w:tab w:val="left" w:pos="743"/>
        </w:tabs>
        <w:spacing w:before="1"/>
        <w:ind w:hanging="360"/>
        <w:jc w:val="left"/>
        <w:rPr>
          <w:rFonts w:ascii="Tahoma" w:hAnsi="Tahoma"/>
          <w:sz w:val="24"/>
        </w:rPr>
      </w:pPr>
      <w:proofErr w:type="spellStart"/>
      <w:r>
        <w:rPr>
          <w:sz w:val="24"/>
        </w:rPr>
        <w:t>Email</w:t>
      </w:r>
      <w:proofErr w:type="spellEnd"/>
      <w:r>
        <w:rPr>
          <w:spacing w:val="-1"/>
          <w:sz w:val="24"/>
        </w:rPr>
        <w:t xml:space="preserve"> </w:t>
      </w:r>
      <w:r>
        <w:rPr>
          <w:sz w:val="24"/>
        </w:rPr>
        <w:t>liên</w:t>
      </w:r>
      <w:r>
        <w:rPr>
          <w:spacing w:val="1"/>
          <w:sz w:val="24"/>
        </w:rPr>
        <w:t xml:space="preserve"> </w:t>
      </w:r>
      <w:r>
        <w:rPr>
          <w:sz w:val="24"/>
        </w:rPr>
        <w:t>hệ</w:t>
      </w:r>
      <w:r>
        <w:rPr>
          <w:spacing w:val="-1"/>
          <w:sz w:val="24"/>
        </w:rPr>
        <w:t xml:space="preserve"> </w:t>
      </w:r>
      <w:r>
        <w:rPr>
          <w:sz w:val="24"/>
        </w:rPr>
        <w:t>xử</w:t>
      </w:r>
      <w:r>
        <w:rPr>
          <w:spacing w:val="1"/>
          <w:sz w:val="24"/>
        </w:rPr>
        <w:t xml:space="preserve"> </w:t>
      </w:r>
      <w:r>
        <w:rPr>
          <w:sz w:val="24"/>
        </w:rPr>
        <w:t>lý</w:t>
      </w:r>
      <w:r>
        <w:rPr>
          <w:spacing w:val="-8"/>
          <w:sz w:val="24"/>
        </w:rPr>
        <w:t xml:space="preserve"> </w:t>
      </w:r>
      <w:r>
        <w:rPr>
          <w:sz w:val="24"/>
        </w:rPr>
        <w:t>bảo</w:t>
      </w:r>
      <w:r>
        <w:rPr>
          <w:spacing w:val="1"/>
          <w:sz w:val="24"/>
        </w:rPr>
        <w:t xml:space="preserve"> </w:t>
      </w:r>
      <w:r>
        <w:rPr>
          <w:sz w:val="24"/>
        </w:rPr>
        <w:t>hành:</w:t>
      </w:r>
      <w:r>
        <w:rPr>
          <w:spacing w:val="3"/>
          <w:sz w:val="24"/>
        </w:rPr>
        <w:t xml:space="preserve"> </w:t>
      </w:r>
      <w:ins w:id="730" w:author="HIEN" w:date="2025-12-01T10:13:00Z">
        <w:r w:rsidR="00A12495" w:rsidRPr="00E25FD4">
          <w:rPr>
            <w:sz w:val="24"/>
          </w:rPr>
          <w:t>bin@innotel.com.vn</w:t>
        </w:r>
      </w:ins>
    </w:p>
    <w:p w14:paraId="540E8FDA" w14:textId="77777777" w:rsidR="00102A80" w:rsidRDefault="00102A80">
      <w:pPr>
        <w:pStyle w:val="ThnVnban"/>
        <w:spacing w:before="4"/>
      </w:pPr>
    </w:p>
    <w:p w14:paraId="4DB183F3" w14:textId="77777777" w:rsidR="00102A80" w:rsidRDefault="007C2211">
      <w:pPr>
        <w:pStyle w:val="u3"/>
      </w:pPr>
      <w:r>
        <w:t>Thời</w:t>
      </w:r>
      <w:r>
        <w:rPr>
          <w:spacing w:val="-2"/>
        </w:rPr>
        <w:t xml:space="preserve"> </w:t>
      </w:r>
      <w:r>
        <w:t>gian</w:t>
      </w:r>
      <w:r>
        <w:rPr>
          <w:spacing w:val="-2"/>
        </w:rPr>
        <w:t xml:space="preserve"> </w:t>
      </w:r>
      <w:r>
        <w:t>giao</w:t>
      </w:r>
      <w:r>
        <w:rPr>
          <w:spacing w:val="-1"/>
        </w:rPr>
        <w:t xml:space="preserve"> </w:t>
      </w:r>
      <w:r>
        <w:rPr>
          <w:spacing w:val="-2"/>
        </w:rPr>
        <w:t>dịch:</w:t>
      </w:r>
    </w:p>
    <w:p w14:paraId="2E1FCE61" w14:textId="77777777" w:rsidR="00102A80" w:rsidRDefault="007C2211">
      <w:pPr>
        <w:pStyle w:val="oancuaDanhsach"/>
        <w:numPr>
          <w:ilvl w:val="0"/>
          <w:numId w:val="16"/>
        </w:numPr>
        <w:tabs>
          <w:tab w:val="left" w:pos="743"/>
        </w:tabs>
        <w:spacing w:before="1" w:line="237" w:lineRule="auto"/>
        <w:ind w:right="445" w:hanging="360"/>
        <w:jc w:val="left"/>
        <w:rPr>
          <w:rFonts w:ascii="Tahoma" w:hAnsi="Tahoma"/>
          <w:sz w:val="24"/>
        </w:rPr>
      </w:pPr>
      <w:r>
        <w:rPr>
          <w:sz w:val="24"/>
        </w:rPr>
        <w:t>Tất</w:t>
      </w:r>
      <w:r>
        <w:rPr>
          <w:spacing w:val="19"/>
          <w:sz w:val="24"/>
        </w:rPr>
        <w:t xml:space="preserve"> </w:t>
      </w:r>
      <w:r>
        <w:rPr>
          <w:sz w:val="24"/>
        </w:rPr>
        <w:t>cả</w:t>
      </w:r>
      <w:r>
        <w:rPr>
          <w:spacing w:val="20"/>
          <w:sz w:val="24"/>
        </w:rPr>
        <w:t xml:space="preserve"> </w:t>
      </w:r>
      <w:r>
        <w:rPr>
          <w:sz w:val="24"/>
        </w:rPr>
        <w:t>các</w:t>
      </w:r>
      <w:r>
        <w:rPr>
          <w:spacing w:val="20"/>
          <w:sz w:val="24"/>
        </w:rPr>
        <w:t xml:space="preserve"> </w:t>
      </w:r>
      <w:r>
        <w:rPr>
          <w:sz w:val="24"/>
        </w:rPr>
        <w:t>cuộc</w:t>
      </w:r>
      <w:r>
        <w:rPr>
          <w:spacing w:val="20"/>
          <w:sz w:val="24"/>
        </w:rPr>
        <w:t xml:space="preserve"> </w:t>
      </w:r>
      <w:r>
        <w:rPr>
          <w:sz w:val="24"/>
        </w:rPr>
        <w:t>gọi</w:t>
      </w:r>
      <w:r>
        <w:rPr>
          <w:spacing w:val="19"/>
          <w:sz w:val="24"/>
        </w:rPr>
        <w:t xml:space="preserve"> </w:t>
      </w:r>
      <w:r>
        <w:rPr>
          <w:sz w:val="24"/>
        </w:rPr>
        <w:t>dịch</w:t>
      </w:r>
      <w:r>
        <w:rPr>
          <w:spacing w:val="21"/>
          <w:sz w:val="24"/>
        </w:rPr>
        <w:t xml:space="preserve"> </w:t>
      </w:r>
      <w:r>
        <w:rPr>
          <w:sz w:val="24"/>
        </w:rPr>
        <w:t>vụ</w:t>
      </w:r>
      <w:r>
        <w:rPr>
          <w:spacing w:val="19"/>
          <w:sz w:val="24"/>
        </w:rPr>
        <w:t xml:space="preserve"> </w:t>
      </w:r>
      <w:r>
        <w:rPr>
          <w:sz w:val="24"/>
        </w:rPr>
        <w:t>trong</w:t>
      </w:r>
      <w:r>
        <w:rPr>
          <w:spacing w:val="19"/>
          <w:sz w:val="24"/>
        </w:rPr>
        <w:t xml:space="preserve"> </w:t>
      </w:r>
      <w:r>
        <w:rPr>
          <w:sz w:val="24"/>
        </w:rPr>
        <w:t>giờ</w:t>
      </w:r>
      <w:r>
        <w:rPr>
          <w:spacing w:val="20"/>
          <w:sz w:val="24"/>
        </w:rPr>
        <w:t xml:space="preserve"> </w:t>
      </w:r>
      <w:r>
        <w:rPr>
          <w:sz w:val="24"/>
        </w:rPr>
        <w:t>làm</w:t>
      </w:r>
      <w:r>
        <w:rPr>
          <w:spacing w:val="19"/>
          <w:sz w:val="24"/>
        </w:rPr>
        <w:t xml:space="preserve"> </w:t>
      </w:r>
      <w:r>
        <w:rPr>
          <w:sz w:val="24"/>
        </w:rPr>
        <w:t>việc</w:t>
      </w:r>
      <w:r>
        <w:rPr>
          <w:spacing w:val="22"/>
          <w:sz w:val="24"/>
        </w:rPr>
        <w:t xml:space="preserve"> </w:t>
      </w:r>
      <w:r>
        <w:rPr>
          <w:sz w:val="24"/>
        </w:rPr>
        <w:t>trong</w:t>
      </w:r>
      <w:r>
        <w:rPr>
          <w:spacing w:val="16"/>
          <w:sz w:val="24"/>
        </w:rPr>
        <w:t xml:space="preserve"> </w:t>
      </w:r>
      <w:r>
        <w:rPr>
          <w:sz w:val="24"/>
        </w:rPr>
        <w:t>tuần</w:t>
      </w:r>
      <w:r>
        <w:rPr>
          <w:spacing w:val="19"/>
          <w:sz w:val="24"/>
        </w:rPr>
        <w:t xml:space="preserve"> </w:t>
      </w:r>
      <w:r>
        <w:rPr>
          <w:sz w:val="24"/>
        </w:rPr>
        <w:t>từ</w:t>
      </w:r>
      <w:r>
        <w:rPr>
          <w:spacing w:val="19"/>
          <w:sz w:val="24"/>
        </w:rPr>
        <w:t xml:space="preserve"> </w:t>
      </w:r>
      <w:r>
        <w:rPr>
          <w:sz w:val="24"/>
        </w:rPr>
        <w:t>thứ</w:t>
      </w:r>
      <w:r>
        <w:rPr>
          <w:spacing w:val="19"/>
          <w:sz w:val="24"/>
        </w:rPr>
        <w:t xml:space="preserve"> </w:t>
      </w:r>
      <w:r>
        <w:rPr>
          <w:sz w:val="24"/>
        </w:rPr>
        <w:t>hai</w:t>
      </w:r>
      <w:r>
        <w:rPr>
          <w:spacing w:val="19"/>
          <w:sz w:val="24"/>
        </w:rPr>
        <w:t xml:space="preserve"> </w:t>
      </w:r>
      <w:r>
        <w:rPr>
          <w:sz w:val="24"/>
        </w:rPr>
        <w:t>đến</w:t>
      </w:r>
      <w:r>
        <w:rPr>
          <w:spacing w:val="21"/>
          <w:sz w:val="24"/>
        </w:rPr>
        <w:t xml:space="preserve"> </w:t>
      </w:r>
      <w:r>
        <w:rPr>
          <w:sz w:val="24"/>
        </w:rPr>
        <w:t>thứ</w:t>
      </w:r>
      <w:r>
        <w:rPr>
          <w:spacing w:val="19"/>
          <w:sz w:val="24"/>
        </w:rPr>
        <w:t xml:space="preserve"> </w:t>
      </w:r>
      <w:r>
        <w:rPr>
          <w:sz w:val="24"/>
        </w:rPr>
        <w:t>sáu</w:t>
      </w:r>
      <w:r>
        <w:rPr>
          <w:spacing w:val="21"/>
          <w:sz w:val="24"/>
        </w:rPr>
        <w:t xml:space="preserve"> </w:t>
      </w:r>
      <w:r>
        <w:rPr>
          <w:sz w:val="24"/>
        </w:rPr>
        <w:t>sẽ phản hồi chậm nhất là một (01) giờ kể từ khi nhận được cuộc gọi.</w:t>
      </w:r>
    </w:p>
    <w:sectPr w:rsidR="00102A80">
      <w:pgSz w:w="11910" w:h="16840"/>
      <w:pgMar w:top="1360" w:right="992" w:bottom="800" w:left="1417" w:header="0" w:footer="61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7" w:author="Phương_Thu mua" w:date="2025-11-28T16:37:00Z" w:initials="1">
    <w:p w14:paraId="5635E06E" w14:textId="2F67DBDB" w:rsidR="00462531" w:rsidRPr="00F65714" w:rsidRDefault="00462531">
      <w:pPr>
        <w:pStyle w:val="VnbanChuthich"/>
        <w:rPr>
          <w:lang w:val="en-GB"/>
        </w:rPr>
      </w:pPr>
      <w:r>
        <w:rPr>
          <w:rStyle w:val="ThamchiuChuthich"/>
        </w:rPr>
        <w:annotationRef/>
      </w:r>
      <w:r>
        <w:rPr>
          <w:lang w:val="en-GB"/>
        </w:rPr>
        <w:t>Nhờ nhà cung điền giúp đơn vị tính</w:t>
      </w:r>
    </w:p>
  </w:comment>
  <w:comment w:id="146" w:author="Gem - Legal J&amp;T" w:date="2025-12-02T14:36:00Z" w:initials="G">
    <w:p w14:paraId="39159B9D" w14:textId="77777777" w:rsidR="00462531" w:rsidRDefault="00462531">
      <w:pPr>
        <w:pStyle w:val="VnbanChuthich"/>
        <w:rPr>
          <w:lang w:val="en-US"/>
        </w:rPr>
      </w:pPr>
      <w:r>
        <w:rPr>
          <w:rStyle w:val="ThamchiuChuthich"/>
        </w:rPr>
        <w:annotationRef/>
      </w:r>
      <w:r>
        <w:rPr>
          <w:lang w:val="en-US"/>
        </w:rPr>
        <w:t>Bộ phận ghi nhận lại bảng này giúp e:</w:t>
      </w:r>
    </w:p>
    <w:p w14:paraId="3E987FD3" w14:textId="77777777" w:rsidR="00462531" w:rsidRDefault="00462531" w:rsidP="003473C1">
      <w:pPr>
        <w:pStyle w:val="VnbanChuthich"/>
        <w:numPr>
          <w:ilvl w:val="0"/>
          <w:numId w:val="17"/>
        </w:numPr>
        <w:rPr>
          <w:lang w:val="en-US"/>
        </w:rPr>
      </w:pPr>
      <w:r>
        <w:rPr>
          <w:lang w:val="en-US"/>
        </w:rPr>
        <w:t xml:space="preserve"> Ghi nhận bằng tiếng Việt những thông tin không mang tính chuyên ngành hoặc tên sản phẩm</w:t>
      </w:r>
    </w:p>
    <w:p w14:paraId="127C7B2B" w14:textId="77777777" w:rsidR="00462531" w:rsidRDefault="00462531" w:rsidP="003473C1">
      <w:pPr>
        <w:pStyle w:val="VnbanChuthich"/>
        <w:numPr>
          <w:ilvl w:val="0"/>
          <w:numId w:val="17"/>
        </w:numPr>
        <w:rPr>
          <w:lang w:val="en-US"/>
        </w:rPr>
      </w:pPr>
      <w:r>
        <w:rPr>
          <w:lang w:val="en-US"/>
        </w:rPr>
        <w:t xml:space="preserve"> Số lượng của những thành phần nhỏ đó được tính theo đơn vị tính là gì?</w:t>
      </w:r>
    </w:p>
    <w:p w14:paraId="32C02734" w14:textId="77777777" w:rsidR="00462531" w:rsidRDefault="00462531" w:rsidP="003473C1">
      <w:pPr>
        <w:pStyle w:val="VnbanChuthich"/>
        <w:numPr>
          <w:ilvl w:val="0"/>
          <w:numId w:val="17"/>
        </w:numPr>
        <w:rPr>
          <w:lang w:val="en-US"/>
        </w:rPr>
      </w:pPr>
      <w:r>
        <w:rPr>
          <w:lang w:val="en-US"/>
        </w:rPr>
        <w:t xml:space="preserve"> Đã quy định về thời gian giao hàng thì ghi nhận về phần đặt hàng có tác dụng gì vậy ạ? Sẽ căn cứ vào cái nào nếu bị chậm trễ giao hàng.</w:t>
      </w:r>
    </w:p>
    <w:p w14:paraId="3BAB8FF7" w14:textId="224B84B8" w:rsidR="00462531" w:rsidRPr="003473C1" w:rsidRDefault="00462531" w:rsidP="003473C1">
      <w:pPr>
        <w:pStyle w:val="VnbanChuthich"/>
        <w:numPr>
          <w:ilvl w:val="0"/>
          <w:numId w:val="17"/>
        </w:numPr>
        <w:rPr>
          <w:lang w:val="en-US"/>
        </w:rPr>
      </w:pPr>
      <w:r>
        <w:rPr>
          <w:lang w:val="en-US"/>
        </w:rPr>
        <w:t xml:space="preserve"> Check lại giúp e các hệ thống này có bị xem là viễn thông hay không? Có được áp dụng giảm VAT không?</w:t>
      </w:r>
    </w:p>
  </w:comment>
  <w:comment w:id="145" w:author="HIEN" w:date="2025-12-03T09:42:00Z" w:initials="H">
    <w:p w14:paraId="376EA396" w14:textId="77777777" w:rsidR="00462531" w:rsidRDefault="00462531" w:rsidP="00F02175">
      <w:pPr>
        <w:pStyle w:val="VnbanChuthich"/>
        <w:numPr>
          <w:ilvl w:val="0"/>
          <w:numId w:val="17"/>
        </w:numPr>
        <w:rPr>
          <w:lang w:val="en-US"/>
        </w:rPr>
      </w:pPr>
      <w:r>
        <w:rPr>
          <w:rStyle w:val="ThamchiuChuthich"/>
        </w:rPr>
        <w:annotationRef/>
      </w:r>
      <w:r>
        <w:rPr>
          <w:lang w:val="en-US"/>
        </w:rPr>
        <w:t>Ghi tiếng việt mô tả những mục chính thôi</w:t>
      </w:r>
    </w:p>
    <w:p w14:paraId="50CD2B8D" w14:textId="77777777" w:rsidR="00462531" w:rsidRDefault="00462531" w:rsidP="00F02175">
      <w:pPr>
        <w:pStyle w:val="VnbanChuthich"/>
        <w:numPr>
          <w:ilvl w:val="0"/>
          <w:numId w:val="17"/>
        </w:numPr>
        <w:rPr>
          <w:lang w:val="en-US"/>
        </w:rPr>
      </w:pPr>
      <w:r>
        <w:rPr>
          <w:lang w:val="en-US"/>
        </w:rPr>
        <w:t>Để theo bộ như đầu vào hãng báo xuống</w:t>
      </w:r>
    </w:p>
    <w:p w14:paraId="769BD891" w14:textId="77777777" w:rsidR="00462531" w:rsidRDefault="00462531" w:rsidP="00F02175">
      <w:pPr>
        <w:pStyle w:val="VnbanChuthich"/>
        <w:numPr>
          <w:ilvl w:val="0"/>
          <w:numId w:val="17"/>
        </w:numPr>
        <w:rPr>
          <w:lang w:val="en-US"/>
        </w:rPr>
      </w:pPr>
      <w:r>
        <w:rPr>
          <w:lang w:val="en-US"/>
        </w:rPr>
        <w:t>Cột ghi chú bỏ, căn cứ theo thời gian giao hàng ghi tại Điều 2 giao hàng ở Phụ lục 1</w:t>
      </w:r>
    </w:p>
    <w:p w14:paraId="072631AC" w14:textId="03665785" w:rsidR="00462531" w:rsidRPr="00F02175" w:rsidRDefault="00462531" w:rsidP="00F02175">
      <w:pPr>
        <w:pStyle w:val="VnbanChuthich"/>
        <w:numPr>
          <w:ilvl w:val="0"/>
          <w:numId w:val="17"/>
        </w:numPr>
        <w:rPr>
          <w:lang w:val="en-US"/>
        </w:rPr>
      </w:pPr>
      <w:r>
        <w:rPr>
          <w:lang w:val="en-US"/>
        </w:rPr>
        <w:t>Các thiết bị đã tính thuế 8%</w:t>
      </w:r>
    </w:p>
  </w:comment>
  <w:comment w:id="443" w:author="HIEN" w:date="2025-12-03T10:07:00Z" w:initials="H">
    <w:p w14:paraId="33D4B7D2" w14:textId="1F42A315" w:rsidR="00462531" w:rsidRPr="00E96DAF" w:rsidRDefault="00462531">
      <w:pPr>
        <w:pStyle w:val="VnbanChuthich"/>
        <w:rPr>
          <w:lang w:val="en-US"/>
        </w:rPr>
      </w:pPr>
      <w:r>
        <w:rPr>
          <w:rStyle w:val="ThamchiuChuthich"/>
        </w:rPr>
        <w:annotationRef/>
      </w:r>
      <w:r>
        <w:rPr>
          <w:lang w:val="en-US"/>
        </w:rPr>
        <w:t xml:space="preserve">Thêm vào giá trị bảo lãnh </w:t>
      </w:r>
    </w:p>
  </w:comment>
  <w:comment w:id="448" w:author="Phương_Thu mua" w:date="2025-11-28T16:27:00Z" w:initials="1">
    <w:p w14:paraId="155399CE" w14:textId="0450A491" w:rsidR="00462531" w:rsidRPr="003473C1" w:rsidRDefault="00462531">
      <w:pPr>
        <w:pStyle w:val="VnbanChuthich"/>
      </w:pPr>
      <w:r>
        <w:rPr>
          <w:rStyle w:val="ThamchiuChuthich"/>
        </w:rPr>
        <w:annotationRef/>
      </w:r>
      <w:r w:rsidRPr="003473C1">
        <w:t>Nhờ nhà cung điền thông tin</w:t>
      </w:r>
    </w:p>
  </w:comment>
  <w:comment w:id="459" w:author="Phương_Thu mua" w:date="2025-11-28T16:28:00Z" w:initials="1">
    <w:p w14:paraId="65694FF4" w14:textId="4BFC4983" w:rsidR="00462531" w:rsidRPr="007B05CA" w:rsidRDefault="00462531">
      <w:pPr>
        <w:pStyle w:val="VnbanChuthich"/>
      </w:pPr>
      <w:r>
        <w:rPr>
          <w:rStyle w:val="ThamchiuChuthich"/>
        </w:rPr>
        <w:annotationRef/>
      </w:r>
      <w:r w:rsidRPr="007B05CA">
        <w:t>Nhờ nhà cung điền thông tin</w:t>
      </w:r>
    </w:p>
  </w:comment>
  <w:comment w:id="535" w:author="Gem - Legal J&amp;T" w:date="2025-12-02T14:46:00Z" w:initials="G">
    <w:p w14:paraId="780FA901" w14:textId="5ED95665" w:rsidR="00462531" w:rsidRPr="007B05CA" w:rsidRDefault="00462531">
      <w:pPr>
        <w:pStyle w:val="VnbanChuthich"/>
      </w:pPr>
      <w:r>
        <w:rPr>
          <w:rStyle w:val="ThamchiuChuthich"/>
        </w:rPr>
        <w:annotationRef/>
      </w:r>
      <w:r w:rsidRPr="007B05CA">
        <w:t xml:space="preserve">Đây là </w:t>
      </w:r>
      <w:r w:rsidRPr="007B05CA">
        <w:t xml:space="preserve">link chung của hãng, đề nghị cung cấp link chính xác truy cập đến quy định bảo hành. </w:t>
      </w:r>
    </w:p>
    <w:p w14:paraId="002B7780" w14:textId="5A58CCC2" w:rsidR="00462531" w:rsidRPr="007B05CA" w:rsidRDefault="00462531">
      <w:pPr>
        <w:pStyle w:val="VnbanChuthich"/>
      </w:pPr>
      <w:r w:rsidRPr="007B05CA">
        <w:t>Việc ghi nhận link vậy, nếu hãng thay đổi quy tắc bảo hành dẫn đến quyền lợi của BM bị ảnh hưởng thì xử lý thế nào? Vì thật tế đây chỉ là thỏa thuận cúa các bên, không có 1 khung tối thiểu theo quy định của luật, nên nếu không quy định rõ ràng mà phụ thuộc vào một bên như vậy rất ảnh hưởng đến quyền lợi của người mua</w:t>
      </w:r>
    </w:p>
  </w:comment>
  <w:comment w:id="536" w:author="HIEN" w:date="2025-12-03T10:37:00Z" w:initials="H">
    <w:p w14:paraId="5BC8CB14" w14:textId="592EB53A" w:rsidR="00462531" w:rsidRPr="00076BAF" w:rsidRDefault="00462531">
      <w:pPr>
        <w:pStyle w:val="VnbanChuthich"/>
        <w:rPr>
          <w:lang w:val="en-US"/>
        </w:rPr>
      </w:pPr>
      <w:r>
        <w:rPr>
          <w:rStyle w:val="ThamchiuChuthich"/>
        </w:rPr>
        <w:annotationRef/>
      </w:r>
      <w:r w:rsidRPr="00076BAF">
        <w:t xml:space="preserve">Bỏ </w:t>
      </w:r>
      <w:r w:rsidRPr="00076BAF">
        <w:t>link bảo h</w:t>
      </w:r>
      <w:r>
        <w:rPr>
          <w:lang w:val="en-US"/>
        </w:rPr>
        <w:t xml:space="preserve">ành </w:t>
      </w:r>
    </w:p>
  </w:comment>
  <w:comment w:id="570" w:author="Gem - Legal J&amp;T" w:date="2025-12-02T14:49:00Z" w:initials="G">
    <w:p w14:paraId="5A7B3F3A" w14:textId="761AA5EE" w:rsidR="00462531" w:rsidRPr="007B05CA" w:rsidRDefault="00462531">
      <w:pPr>
        <w:pStyle w:val="VnbanChuthich"/>
      </w:pPr>
      <w:r>
        <w:rPr>
          <w:rStyle w:val="ThamchiuChuthich"/>
        </w:rPr>
        <w:annotationRef/>
      </w:r>
      <w:r w:rsidRPr="007B05CA">
        <w:t xml:space="preserve">Như quy định trên đối với hãng </w:t>
      </w:r>
      <w:r w:rsidRPr="007B05CA">
        <w:t>Sangfor</w:t>
      </w:r>
    </w:p>
  </w:comment>
  <w:comment w:id="575" w:author="Phương_Thu mua" w:date="2025-12-02T09:52:00Z" w:initials="1">
    <w:p w14:paraId="6AE79286" w14:textId="7A7638B9" w:rsidR="00462531" w:rsidRPr="003D4530" w:rsidRDefault="00462531">
      <w:pPr>
        <w:pStyle w:val="VnbanChuthich"/>
      </w:pPr>
      <w:r>
        <w:rPr>
          <w:rStyle w:val="ThamchiuChuthich"/>
        </w:rPr>
        <w:annotationRef/>
      </w:r>
      <w:r w:rsidRPr="003D4530">
        <w:t>Đổi trả hoặc bảo hành không phải do bên Mua làm hư thì tại sao bên Mua lại phải chịu chi phí vận chuyển? vấn đề này khi có yêu cầu đổi trả, bảo hành do hư hỏng tự nhiên thì bên Bán phải chịu hoàn toàn chi phí  chứ</w:t>
      </w:r>
    </w:p>
  </w:comment>
  <w:comment w:id="576" w:author="HIEN" w:date="2025-12-03T10:44:00Z" w:initials="H">
    <w:p w14:paraId="2A998CF3" w14:textId="0BBA47D2" w:rsidR="00462531" w:rsidRPr="00EE7A21" w:rsidRDefault="00462531">
      <w:pPr>
        <w:pStyle w:val="VnbanChuthich"/>
        <w:rPr>
          <w:lang w:val="en-US"/>
        </w:rPr>
      </w:pPr>
      <w:r>
        <w:rPr>
          <w:rStyle w:val="ThamchiuChuthich"/>
        </w:rPr>
        <w:annotationRef/>
      </w:r>
      <w:r w:rsidRPr="00EE7A21">
        <w:t xml:space="preserve">Gói bảo hành tiêu chuẩn đi kèm là gói bảo hành </w:t>
      </w:r>
      <w:r w:rsidRPr="00EE7A21">
        <w:t xml:space="preserve">basic, không phải bảo gói bảo hành onsite. </w:t>
      </w:r>
      <w:r>
        <w:rPr>
          <w:lang w:val="en-US"/>
        </w:rPr>
        <w:t>T</w:t>
      </w:r>
      <w:r w:rsidRPr="00EE7A21">
        <w:t>hiết bị bảo hành cần gửi về Bên bán, bên Bán gửi thiết bị đến TTBH của hãng xử lý và gửi trả về bên Mua sau khi hoàn thành</w:t>
      </w:r>
      <w:r>
        <w:rPr>
          <w:lang w:val="en-US"/>
        </w:rPr>
        <w:t xml:space="preserve">. Vì vậy chi phí vận chuyển do môi bên tự chi trả, </w:t>
      </w:r>
      <w:r>
        <w:rPr>
          <w:sz w:val="24"/>
        </w:rPr>
        <w:t>các chi phí cần thiết khác phục vụ cho hoạt động đổi trả</w:t>
      </w:r>
      <w:r>
        <w:rPr>
          <w:lang w:val="en-US"/>
        </w:rPr>
        <w:t xml:space="preserve"> ngoài chi phí vận chuyển vẫn do bên Bán chi trả.</w:t>
      </w:r>
    </w:p>
  </w:comment>
  <w:comment w:id="721" w:author="Phương_Thu mua" w:date="2025-11-28T16:31:00Z" w:initials="1">
    <w:p w14:paraId="03D9DFEE" w14:textId="2D2D03EE" w:rsidR="00462531" w:rsidRPr="007B05CA" w:rsidRDefault="00462531">
      <w:pPr>
        <w:pStyle w:val="VnbanChuthich"/>
      </w:pPr>
      <w:r>
        <w:rPr>
          <w:rStyle w:val="ThamchiuChuthich"/>
        </w:rPr>
        <w:annotationRef/>
      </w:r>
      <w:r w:rsidRPr="007B05CA">
        <w:t>Nhờ nhà cung điền thông tin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35E06E" w15:done="0"/>
  <w15:commentEx w15:paraId="3BAB8FF7" w15:done="0"/>
  <w15:commentEx w15:paraId="072631AC" w15:paraIdParent="3BAB8FF7" w15:done="0"/>
  <w15:commentEx w15:paraId="33D4B7D2" w15:done="0"/>
  <w15:commentEx w15:paraId="155399CE" w15:done="0"/>
  <w15:commentEx w15:paraId="65694FF4" w15:done="0"/>
  <w15:commentEx w15:paraId="002B7780" w15:done="0"/>
  <w15:commentEx w15:paraId="5BC8CB14" w15:paraIdParent="002B7780" w15:done="0"/>
  <w15:commentEx w15:paraId="5A7B3F3A" w15:done="0"/>
  <w15:commentEx w15:paraId="6AE79286" w15:done="0"/>
  <w15:commentEx w15:paraId="2A998CF3" w15:paraIdParent="6AE79286" w15:done="0"/>
  <w15:commentEx w15:paraId="03D9DF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977E5" w16cex:dateUtc="2025-12-02T07:36:00Z"/>
  <w16cex:commentExtensible w16cex:durableId="29F384A0" w16cex:dateUtc="2025-12-03T02:42:00Z"/>
  <w16cex:commentExtensible w16cex:durableId="1CD51D6D" w16cex:dateUtc="2025-12-03T03:07:00Z"/>
  <w16cex:commentExtensible w16cex:durableId="2CD97A3E" w16cex:dateUtc="2025-12-02T07:46:00Z"/>
  <w16cex:commentExtensible w16cex:durableId="15293500" w16cex:dateUtc="2025-12-03T03:37:00Z"/>
  <w16cex:commentExtensible w16cex:durableId="2CD97AF0" w16cex:dateUtc="2025-12-02T07:49:00Z"/>
  <w16cex:commentExtensible w16cex:durableId="391C6925" w16cex:dateUtc="2025-12-03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35E06E" w16cid:durableId="5635E06E"/>
  <w16cid:commentId w16cid:paraId="3BAB8FF7" w16cid:durableId="2CD977E5"/>
  <w16cid:commentId w16cid:paraId="072631AC" w16cid:durableId="29F384A0"/>
  <w16cid:commentId w16cid:paraId="33D4B7D2" w16cid:durableId="1CD51D6D"/>
  <w16cid:commentId w16cid:paraId="155399CE" w16cid:durableId="155399CE"/>
  <w16cid:commentId w16cid:paraId="65694FF4" w16cid:durableId="65694FF4"/>
  <w16cid:commentId w16cid:paraId="002B7780" w16cid:durableId="2CD97A3E"/>
  <w16cid:commentId w16cid:paraId="5BC8CB14" w16cid:durableId="15293500"/>
  <w16cid:commentId w16cid:paraId="5A7B3F3A" w16cid:durableId="2CD97AF0"/>
  <w16cid:commentId w16cid:paraId="6AE79286" w16cid:durableId="2CD976A2"/>
  <w16cid:commentId w16cid:paraId="2A998CF3" w16cid:durableId="391C6925"/>
  <w16cid:commentId w16cid:paraId="03D9DFEE" w16cid:durableId="03D9DF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DAD2" w14:textId="77777777" w:rsidR="00DA3F1A" w:rsidRDefault="00DA3F1A">
      <w:r>
        <w:separator/>
      </w:r>
    </w:p>
  </w:endnote>
  <w:endnote w:type="continuationSeparator" w:id="0">
    <w:p w14:paraId="4CC15024" w14:textId="77777777" w:rsidR="00DA3F1A" w:rsidRDefault="00DA3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FKai-SB">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961B" w14:textId="77777777" w:rsidR="00462531" w:rsidRDefault="00462531">
    <w:pPr>
      <w:pStyle w:val="ThnVnban"/>
      <w:spacing w:line="14" w:lineRule="auto"/>
      <w:rPr>
        <w:sz w:val="20"/>
      </w:rPr>
    </w:pPr>
    <w:r>
      <w:rPr>
        <w:noProof/>
        <w:sz w:val="20"/>
        <w:lang w:val="en-US"/>
      </w:rPr>
      <mc:AlternateContent>
        <mc:Choice Requires="wps">
          <w:drawing>
            <wp:anchor distT="0" distB="0" distL="0" distR="0" simplePos="0" relativeHeight="251656704" behindDoc="1" locked="0" layoutInCell="1" allowOverlap="1" wp14:anchorId="08B812E9" wp14:editId="18BA2161">
              <wp:simplePos x="0" y="0"/>
              <wp:positionH relativeFrom="page">
                <wp:posOffset>3709670</wp:posOffset>
              </wp:positionH>
              <wp:positionV relativeFrom="page">
                <wp:posOffset>10160000</wp:posOffset>
              </wp:positionV>
              <wp:extent cx="15240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52400" cy="165735"/>
                      </a:xfrm>
                      <a:prstGeom prst="rect">
                        <a:avLst/>
                      </a:prstGeom>
                    </wps:spPr>
                    <wps:txbx>
                      <w:txbxContent>
                        <w:p w14:paraId="274E17DE" w14:textId="77777777" w:rsidR="00462531" w:rsidRDefault="0046253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sidR="003E5E97">
                            <w:rPr>
                              <w:noProof/>
                              <w:spacing w:val="-10"/>
                              <w:sz w:val="20"/>
                            </w:rPr>
                            <w:t>7</w:t>
                          </w:r>
                          <w:r>
                            <w:rPr>
                              <w:spacing w:val="-10"/>
                              <w:sz w:val="20"/>
                            </w:rPr>
                            <w:fldChar w:fldCharType="end"/>
                          </w:r>
                        </w:p>
                      </w:txbxContent>
                    </wps:txbx>
                    <wps:bodyPr wrap="square" lIns="0" tIns="0" rIns="0" bIns="0" rtlCol="0">
                      <a:noAutofit/>
                    </wps:bodyPr>
                  </wps:wsp>
                </a:graphicData>
              </a:graphic>
            </wp:anchor>
          </w:drawing>
        </mc:Choice>
        <mc:Fallback>
          <w:pict>
            <v:shapetype w14:anchorId="08B812E9" id="_x0000_t202" coordsize="21600,21600" o:spt="202" path="m,l,21600r21600,l21600,xe">
              <v:stroke joinstyle="miter"/>
              <v:path gradientshapeok="t" o:connecttype="rect"/>
            </v:shapetype>
            <v:shape id="Textbox 1" o:spid="_x0000_s1026" type="#_x0000_t202" style="position:absolute;margin-left:292.1pt;margin-top:800pt;width:12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" filled="f" stroked="f">
              <v:textbox inset="0,0,0,0">
                <w:txbxContent>
                  <w:p w14:paraId="274E17DE" w14:textId="77777777" w:rsidR="00462531" w:rsidRDefault="0046253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sidR="003E5E97">
                      <w:rPr>
                        <w:noProof/>
                        <w:spacing w:val="-10"/>
                        <w:sz w:val="20"/>
                      </w:rPr>
                      <w:t>7</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4261" w14:textId="77777777" w:rsidR="00462531" w:rsidRDefault="00462531">
    <w:pPr>
      <w:pStyle w:val="ThnVnban"/>
      <w:spacing w:line="14" w:lineRule="auto"/>
      <w:rPr>
        <w:sz w:val="20"/>
      </w:rPr>
    </w:pPr>
    <w:r>
      <w:rPr>
        <w:noProof/>
        <w:sz w:val="20"/>
        <w:lang w:val="en-US"/>
      </w:rPr>
      <mc:AlternateContent>
        <mc:Choice Requires="wps">
          <w:drawing>
            <wp:anchor distT="0" distB="0" distL="0" distR="0" simplePos="0" relativeHeight="251657728" behindDoc="1" locked="0" layoutInCell="1" allowOverlap="1" wp14:anchorId="379F4A93" wp14:editId="74FCB60D">
              <wp:simplePos x="0" y="0"/>
              <wp:positionH relativeFrom="page">
                <wp:posOffset>5269865</wp:posOffset>
              </wp:positionH>
              <wp:positionV relativeFrom="page">
                <wp:posOffset>7027545</wp:posOffset>
              </wp:positionV>
              <wp:extent cx="153670"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153670" cy="165735"/>
                      </a:xfrm>
                      <a:prstGeom prst="rect">
                        <a:avLst/>
                      </a:prstGeom>
                    </wps:spPr>
                    <wps:txbx>
                      <w:txbxContent>
                        <w:p w14:paraId="7D2CDE46" w14:textId="77777777" w:rsidR="00462531" w:rsidRDefault="00462531">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3E5E97">
                            <w:rPr>
                              <w:noProof/>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type w14:anchorId="379F4A93" id="_x0000_t202" coordsize="21600,21600" o:spt="202" path="m,l,21600r21600,l21600,xe">
              <v:stroke joinstyle="miter"/>
              <v:path gradientshapeok="t" o:connecttype="rect"/>
            </v:shapetype>
            <v:shape id="Textbox 6" o:spid="_x0000_s1027" type="#_x0000_t202" style="position:absolute;margin-left:414.95pt;margin-top:553.35pt;width:12.1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" filled="f" stroked="f">
              <v:textbox inset="0,0,0,0">
                <w:txbxContent>
                  <w:p w14:paraId="7D2CDE46" w14:textId="77777777" w:rsidR="00462531" w:rsidRDefault="00462531">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3E5E97">
                      <w:rPr>
                        <w:noProof/>
                        <w:spacing w:val="-5"/>
                        <w:sz w:val="20"/>
                      </w:rPr>
                      <w:t>11</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CB821" w14:textId="77777777" w:rsidR="00462531" w:rsidRDefault="00462531">
    <w:pPr>
      <w:pStyle w:val="ThnVnban"/>
      <w:spacing w:line="14" w:lineRule="auto"/>
      <w:rPr>
        <w:sz w:val="20"/>
      </w:rPr>
    </w:pPr>
    <w:r>
      <w:rPr>
        <w:noProof/>
        <w:sz w:val="20"/>
        <w:lang w:val="en-US"/>
      </w:rPr>
      <mc:AlternateContent>
        <mc:Choice Requires="wps">
          <w:drawing>
            <wp:anchor distT="0" distB="0" distL="0" distR="0" simplePos="0" relativeHeight="251658752" behindDoc="1" locked="0" layoutInCell="1" allowOverlap="1" wp14:anchorId="1DE109F6" wp14:editId="5D47D1F2">
              <wp:simplePos x="0" y="0"/>
              <wp:positionH relativeFrom="page">
                <wp:posOffset>3679190</wp:posOffset>
              </wp:positionH>
              <wp:positionV relativeFrom="page">
                <wp:posOffset>10160000</wp:posOffset>
              </wp:positionV>
              <wp:extent cx="217170" cy="165735"/>
              <wp:effectExtent l="0" t="0" r="0" b="0"/>
              <wp:wrapNone/>
              <wp:docPr id="8" name="Textbox 8"/>
              <wp:cNvGraphicFramePr/>
              <a:graphic xmlns:a="http://schemas.openxmlformats.org/drawingml/2006/main">
                <a:graphicData uri="http://schemas.microsoft.com/office/word/2010/wordprocessingShape">
                  <wps:wsp>
                    <wps:cNvSpPr txBox="1"/>
                    <wps:spPr>
                      <a:xfrm>
                        <a:off x="0" y="0"/>
                        <a:ext cx="217170" cy="165735"/>
                      </a:xfrm>
                      <a:prstGeom prst="rect">
                        <a:avLst/>
                      </a:prstGeom>
                    </wps:spPr>
                    <wps:txbx>
                      <w:txbxContent>
                        <w:p w14:paraId="75F1F6E9" w14:textId="77777777" w:rsidR="00462531" w:rsidRDefault="0046253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3E5E97">
                            <w:rPr>
                              <w:noProof/>
                              <w:spacing w:val="-5"/>
                              <w:sz w:val="20"/>
                            </w:rPr>
                            <w:t>16</w:t>
                          </w:r>
                          <w:r>
                            <w:rPr>
                              <w:spacing w:val="-5"/>
                              <w:sz w:val="20"/>
                            </w:rPr>
                            <w:fldChar w:fldCharType="end"/>
                          </w:r>
                        </w:p>
                      </w:txbxContent>
                    </wps:txbx>
                    <wps:bodyPr wrap="square" lIns="0" tIns="0" rIns="0" bIns="0" rtlCol="0">
                      <a:noAutofit/>
                    </wps:bodyPr>
                  </wps:wsp>
                </a:graphicData>
              </a:graphic>
            </wp:anchor>
          </w:drawing>
        </mc:Choice>
        <mc:Fallback>
          <w:pict>
            <v:shapetype w14:anchorId="1DE109F6" id="_x0000_t202" coordsize="21600,21600" o:spt="202" path="m,l,21600r21600,l21600,xe">
              <v:stroke joinstyle="miter"/>
              <v:path gradientshapeok="t" o:connecttype="rect"/>
            </v:shapetype>
            <v:shape id="Textbox 8" o:spid="_x0000_s1028" type="#_x0000_t202" style="position:absolute;margin-left:289.7pt;margin-top:800pt;width:17.1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" filled="f" stroked="f">
              <v:textbox inset="0,0,0,0">
                <w:txbxContent>
                  <w:p w14:paraId="75F1F6E9" w14:textId="77777777" w:rsidR="00462531" w:rsidRDefault="0046253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3E5E97">
                      <w:rPr>
                        <w:noProof/>
                        <w:spacing w:val="-5"/>
                        <w:sz w:val="20"/>
                      </w:rPr>
                      <w:t>16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4815" w14:textId="77777777" w:rsidR="00DA3F1A" w:rsidRDefault="00DA3F1A">
      <w:r>
        <w:separator/>
      </w:r>
    </w:p>
  </w:footnote>
  <w:footnote w:type="continuationSeparator" w:id="0">
    <w:p w14:paraId="73703971" w14:textId="77777777" w:rsidR="00DA3F1A" w:rsidRDefault="00DA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E88"/>
    <w:multiLevelType w:val="multilevel"/>
    <w:tmpl w:val="06FC2E88"/>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lowerLetter"/>
      <w:lvlText w:val="(%2)"/>
      <w:lvlJc w:val="left"/>
      <w:pPr>
        <w:ind w:left="1605" w:hanging="720"/>
      </w:pPr>
      <w:rPr>
        <w:rFonts w:ascii="Times New Roman" w:eastAsia="Times New Roman" w:hAnsi="Times New Roman" w:cs="Times New Roman" w:hint="default"/>
        <w:b w:val="0"/>
        <w:bCs w:val="0"/>
        <w:i w:val="0"/>
        <w:iCs w:val="0"/>
        <w:spacing w:val="-2"/>
        <w:w w:val="100"/>
        <w:sz w:val="24"/>
        <w:szCs w:val="24"/>
        <w:lang w:val="vi" w:eastAsia="en-US" w:bidi="ar-SA"/>
      </w:rPr>
    </w:lvl>
    <w:lvl w:ilvl="2">
      <w:numFmt w:val="bullet"/>
      <w:lvlText w:val="•"/>
      <w:lvlJc w:val="left"/>
      <w:pPr>
        <w:ind w:left="2540" w:hanging="720"/>
      </w:pPr>
      <w:rPr>
        <w:rFonts w:hint="default"/>
        <w:lang w:val="vi" w:eastAsia="en-US" w:bidi="ar-SA"/>
      </w:rPr>
    </w:lvl>
    <w:lvl w:ilvl="3">
      <w:numFmt w:val="bullet"/>
      <w:lvlText w:val="•"/>
      <w:lvlJc w:val="left"/>
      <w:pPr>
        <w:ind w:left="3481" w:hanging="720"/>
      </w:pPr>
      <w:rPr>
        <w:rFonts w:hint="default"/>
        <w:lang w:val="vi" w:eastAsia="en-US" w:bidi="ar-SA"/>
      </w:rPr>
    </w:lvl>
    <w:lvl w:ilvl="4">
      <w:numFmt w:val="bullet"/>
      <w:lvlText w:val="•"/>
      <w:lvlJc w:val="left"/>
      <w:pPr>
        <w:ind w:left="4421" w:hanging="720"/>
      </w:pPr>
      <w:rPr>
        <w:rFonts w:hint="default"/>
        <w:lang w:val="vi" w:eastAsia="en-US" w:bidi="ar-SA"/>
      </w:rPr>
    </w:lvl>
    <w:lvl w:ilvl="5">
      <w:numFmt w:val="bullet"/>
      <w:lvlText w:val="•"/>
      <w:lvlJc w:val="left"/>
      <w:pPr>
        <w:ind w:left="5362" w:hanging="720"/>
      </w:pPr>
      <w:rPr>
        <w:rFonts w:hint="default"/>
        <w:lang w:val="vi" w:eastAsia="en-US" w:bidi="ar-SA"/>
      </w:rPr>
    </w:lvl>
    <w:lvl w:ilvl="6">
      <w:numFmt w:val="bullet"/>
      <w:lvlText w:val="•"/>
      <w:lvlJc w:val="left"/>
      <w:pPr>
        <w:ind w:left="6303" w:hanging="720"/>
      </w:pPr>
      <w:rPr>
        <w:rFonts w:hint="default"/>
        <w:lang w:val="vi" w:eastAsia="en-US" w:bidi="ar-SA"/>
      </w:rPr>
    </w:lvl>
    <w:lvl w:ilvl="7">
      <w:numFmt w:val="bullet"/>
      <w:lvlText w:val="•"/>
      <w:lvlJc w:val="left"/>
      <w:pPr>
        <w:ind w:left="7243" w:hanging="720"/>
      </w:pPr>
      <w:rPr>
        <w:rFonts w:hint="default"/>
        <w:lang w:val="vi" w:eastAsia="en-US" w:bidi="ar-SA"/>
      </w:rPr>
    </w:lvl>
    <w:lvl w:ilvl="8">
      <w:numFmt w:val="bullet"/>
      <w:lvlText w:val="•"/>
      <w:lvlJc w:val="left"/>
      <w:pPr>
        <w:ind w:left="8184" w:hanging="720"/>
      </w:pPr>
      <w:rPr>
        <w:rFonts w:hint="default"/>
        <w:lang w:val="vi" w:eastAsia="en-US" w:bidi="ar-SA"/>
      </w:rPr>
    </w:lvl>
  </w:abstractNum>
  <w:abstractNum w:abstractNumId="1" w15:restartNumberingAfterBreak="0">
    <w:nsid w:val="09F34F29"/>
    <w:multiLevelType w:val="multilevel"/>
    <w:tmpl w:val="09F34F29"/>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lowerLetter"/>
      <w:lvlText w:val="%2)"/>
      <w:lvlJc w:val="left"/>
      <w:pPr>
        <w:ind w:left="1605" w:hanging="720"/>
      </w:pPr>
      <w:rPr>
        <w:rFonts w:ascii="Times New Roman" w:eastAsia="Times New Roman" w:hAnsi="Times New Roman" w:cs="Times New Roman" w:hint="default"/>
        <w:b w:val="0"/>
        <w:bCs w:val="0"/>
        <w:i w:val="0"/>
        <w:iCs w:val="0"/>
        <w:spacing w:val="-1"/>
        <w:w w:val="100"/>
        <w:sz w:val="24"/>
        <w:szCs w:val="24"/>
        <w:lang w:val="vi" w:eastAsia="en-US" w:bidi="ar-SA"/>
      </w:rPr>
    </w:lvl>
    <w:lvl w:ilvl="2">
      <w:start w:val="1"/>
      <w:numFmt w:val="decimal"/>
      <w:lvlText w:val="(%3)"/>
      <w:lvlJc w:val="left"/>
      <w:pPr>
        <w:ind w:left="232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288" w:hanging="720"/>
      </w:pPr>
      <w:rPr>
        <w:rFonts w:hint="default"/>
        <w:lang w:val="vi" w:eastAsia="en-US" w:bidi="ar-SA"/>
      </w:rPr>
    </w:lvl>
    <w:lvl w:ilvl="4">
      <w:numFmt w:val="bullet"/>
      <w:lvlText w:val="•"/>
      <w:lvlJc w:val="left"/>
      <w:pPr>
        <w:ind w:left="4256" w:hanging="720"/>
      </w:pPr>
      <w:rPr>
        <w:rFonts w:hint="default"/>
        <w:lang w:val="vi" w:eastAsia="en-US" w:bidi="ar-SA"/>
      </w:rPr>
    </w:lvl>
    <w:lvl w:ilvl="5">
      <w:numFmt w:val="bullet"/>
      <w:lvlText w:val="•"/>
      <w:lvlJc w:val="left"/>
      <w:pPr>
        <w:ind w:left="5224" w:hanging="720"/>
      </w:pPr>
      <w:rPr>
        <w:rFonts w:hint="default"/>
        <w:lang w:val="vi" w:eastAsia="en-US" w:bidi="ar-SA"/>
      </w:rPr>
    </w:lvl>
    <w:lvl w:ilvl="6">
      <w:numFmt w:val="bullet"/>
      <w:lvlText w:val="•"/>
      <w:lvlJc w:val="left"/>
      <w:pPr>
        <w:ind w:left="6192" w:hanging="720"/>
      </w:pPr>
      <w:rPr>
        <w:rFonts w:hint="default"/>
        <w:lang w:val="vi" w:eastAsia="en-US" w:bidi="ar-SA"/>
      </w:rPr>
    </w:lvl>
    <w:lvl w:ilvl="7">
      <w:numFmt w:val="bullet"/>
      <w:lvlText w:val="•"/>
      <w:lvlJc w:val="left"/>
      <w:pPr>
        <w:ind w:left="7160" w:hanging="720"/>
      </w:pPr>
      <w:rPr>
        <w:rFonts w:hint="default"/>
        <w:lang w:val="vi" w:eastAsia="en-US" w:bidi="ar-SA"/>
      </w:rPr>
    </w:lvl>
    <w:lvl w:ilvl="8">
      <w:numFmt w:val="bullet"/>
      <w:lvlText w:val="•"/>
      <w:lvlJc w:val="left"/>
      <w:pPr>
        <w:ind w:left="8129" w:hanging="720"/>
      </w:pPr>
      <w:rPr>
        <w:rFonts w:hint="default"/>
        <w:lang w:val="vi" w:eastAsia="en-US" w:bidi="ar-SA"/>
      </w:rPr>
    </w:lvl>
  </w:abstractNum>
  <w:abstractNum w:abstractNumId="2" w15:restartNumberingAfterBreak="0">
    <w:nsid w:val="0F5F7114"/>
    <w:multiLevelType w:val="multilevel"/>
    <w:tmpl w:val="0F5F7114"/>
    <w:lvl w:ilvl="0">
      <w:numFmt w:val="bullet"/>
      <w:lvlText w:val="-"/>
      <w:lvlJc w:val="left"/>
      <w:pPr>
        <w:ind w:left="1103"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939" w:hanging="360"/>
      </w:pPr>
      <w:rPr>
        <w:rFonts w:hint="default"/>
        <w:lang w:val="vi" w:eastAsia="en-US" w:bidi="ar-SA"/>
      </w:rPr>
    </w:lvl>
    <w:lvl w:ilvl="2">
      <w:numFmt w:val="bullet"/>
      <w:lvlText w:val="•"/>
      <w:lvlJc w:val="left"/>
      <w:pPr>
        <w:ind w:left="2779" w:hanging="360"/>
      </w:pPr>
      <w:rPr>
        <w:rFonts w:hint="default"/>
        <w:lang w:val="vi" w:eastAsia="en-US" w:bidi="ar-SA"/>
      </w:rPr>
    </w:lvl>
    <w:lvl w:ilvl="3">
      <w:numFmt w:val="bullet"/>
      <w:lvlText w:val="•"/>
      <w:lvlJc w:val="left"/>
      <w:pPr>
        <w:ind w:left="3619" w:hanging="360"/>
      </w:pPr>
      <w:rPr>
        <w:rFonts w:hint="default"/>
        <w:lang w:val="vi" w:eastAsia="en-US" w:bidi="ar-SA"/>
      </w:rPr>
    </w:lvl>
    <w:lvl w:ilvl="4">
      <w:numFmt w:val="bullet"/>
      <w:lvlText w:val="•"/>
      <w:lvlJc w:val="left"/>
      <w:pPr>
        <w:ind w:left="4458" w:hanging="360"/>
      </w:pPr>
      <w:rPr>
        <w:rFonts w:hint="default"/>
        <w:lang w:val="vi" w:eastAsia="en-US" w:bidi="ar-SA"/>
      </w:rPr>
    </w:lvl>
    <w:lvl w:ilvl="5">
      <w:numFmt w:val="bullet"/>
      <w:lvlText w:val="•"/>
      <w:lvlJc w:val="left"/>
      <w:pPr>
        <w:ind w:left="5298" w:hanging="360"/>
      </w:pPr>
      <w:rPr>
        <w:rFonts w:hint="default"/>
        <w:lang w:val="vi" w:eastAsia="en-US" w:bidi="ar-SA"/>
      </w:rPr>
    </w:lvl>
    <w:lvl w:ilvl="6">
      <w:numFmt w:val="bullet"/>
      <w:lvlText w:val="•"/>
      <w:lvlJc w:val="left"/>
      <w:pPr>
        <w:ind w:left="6138" w:hanging="360"/>
      </w:pPr>
      <w:rPr>
        <w:rFonts w:hint="default"/>
        <w:lang w:val="vi" w:eastAsia="en-US" w:bidi="ar-SA"/>
      </w:rPr>
    </w:lvl>
    <w:lvl w:ilvl="7">
      <w:numFmt w:val="bullet"/>
      <w:lvlText w:val="•"/>
      <w:lvlJc w:val="left"/>
      <w:pPr>
        <w:ind w:left="6978" w:hanging="360"/>
      </w:pPr>
      <w:rPr>
        <w:rFonts w:hint="default"/>
        <w:lang w:val="vi" w:eastAsia="en-US" w:bidi="ar-SA"/>
      </w:rPr>
    </w:lvl>
    <w:lvl w:ilvl="8">
      <w:numFmt w:val="bullet"/>
      <w:lvlText w:val="•"/>
      <w:lvlJc w:val="left"/>
      <w:pPr>
        <w:ind w:left="7817" w:hanging="360"/>
      </w:pPr>
      <w:rPr>
        <w:rFonts w:hint="default"/>
        <w:lang w:val="vi" w:eastAsia="en-US" w:bidi="ar-SA"/>
      </w:rPr>
    </w:lvl>
  </w:abstractNum>
  <w:abstractNum w:abstractNumId="3" w15:restartNumberingAfterBreak="0">
    <w:nsid w:val="19FB705D"/>
    <w:multiLevelType w:val="multilevel"/>
    <w:tmpl w:val="19FB705D"/>
    <w:lvl w:ilvl="0">
      <w:numFmt w:val="bullet"/>
      <w:lvlText w:val="-"/>
      <w:lvlJc w:val="left"/>
      <w:pPr>
        <w:ind w:left="743" w:hanging="320"/>
      </w:pPr>
      <w:rPr>
        <w:rFonts w:ascii="Times New Roman" w:eastAsia="Times New Roman" w:hAnsi="Times New Roman" w:cs="Times New Roman" w:hint="default"/>
        <w:spacing w:val="0"/>
        <w:w w:val="100"/>
        <w:lang w:val="vi" w:eastAsia="en-US" w:bidi="ar-SA"/>
      </w:rPr>
    </w:lvl>
    <w:lvl w:ilvl="1">
      <w:numFmt w:val="bullet"/>
      <w:lvlText w:val="•"/>
      <w:lvlJc w:val="left"/>
      <w:pPr>
        <w:ind w:left="1615" w:hanging="320"/>
      </w:pPr>
      <w:rPr>
        <w:rFonts w:hint="default"/>
        <w:lang w:val="vi" w:eastAsia="en-US" w:bidi="ar-SA"/>
      </w:rPr>
    </w:lvl>
    <w:lvl w:ilvl="2">
      <w:numFmt w:val="bullet"/>
      <w:lvlText w:val="•"/>
      <w:lvlJc w:val="left"/>
      <w:pPr>
        <w:ind w:left="2491" w:hanging="320"/>
      </w:pPr>
      <w:rPr>
        <w:rFonts w:hint="default"/>
        <w:lang w:val="vi" w:eastAsia="en-US" w:bidi="ar-SA"/>
      </w:rPr>
    </w:lvl>
    <w:lvl w:ilvl="3">
      <w:numFmt w:val="bullet"/>
      <w:lvlText w:val="•"/>
      <w:lvlJc w:val="left"/>
      <w:pPr>
        <w:ind w:left="3367" w:hanging="320"/>
      </w:pPr>
      <w:rPr>
        <w:rFonts w:hint="default"/>
        <w:lang w:val="vi" w:eastAsia="en-US" w:bidi="ar-SA"/>
      </w:rPr>
    </w:lvl>
    <w:lvl w:ilvl="4">
      <w:numFmt w:val="bullet"/>
      <w:lvlText w:val="•"/>
      <w:lvlJc w:val="left"/>
      <w:pPr>
        <w:ind w:left="4242" w:hanging="320"/>
      </w:pPr>
      <w:rPr>
        <w:rFonts w:hint="default"/>
        <w:lang w:val="vi" w:eastAsia="en-US" w:bidi="ar-SA"/>
      </w:rPr>
    </w:lvl>
    <w:lvl w:ilvl="5">
      <w:numFmt w:val="bullet"/>
      <w:lvlText w:val="•"/>
      <w:lvlJc w:val="left"/>
      <w:pPr>
        <w:ind w:left="5118" w:hanging="320"/>
      </w:pPr>
      <w:rPr>
        <w:rFonts w:hint="default"/>
        <w:lang w:val="vi" w:eastAsia="en-US" w:bidi="ar-SA"/>
      </w:rPr>
    </w:lvl>
    <w:lvl w:ilvl="6">
      <w:numFmt w:val="bullet"/>
      <w:lvlText w:val="•"/>
      <w:lvlJc w:val="left"/>
      <w:pPr>
        <w:ind w:left="5994" w:hanging="320"/>
      </w:pPr>
      <w:rPr>
        <w:rFonts w:hint="default"/>
        <w:lang w:val="vi" w:eastAsia="en-US" w:bidi="ar-SA"/>
      </w:rPr>
    </w:lvl>
    <w:lvl w:ilvl="7">
      <w:numFmt w:val="bullet"/>
      <w:lvlText w:val="•"/>
      <w:lvlJc w:val="left"/>
      <w:pPr>
        <w:ind w:left="6870" w:hanging="320"/>
      </w:pPr>
      <w:rPr>
        <w:rFonts w:hint="default"/>
        <w:lang w:val="vi" w:eastAsia="en-US" w:bidi="ar-SA"/>
      </w:rPr>
    </w:lvl>
    <w:lvl w:ilvl="8">
      <w:numFmt w:val="bullet"/>
      <w:lvlText w:val="•"/>
      <w:lvlJc w:val="left"/>
      <w:pPr>
        <w:ind w:left="7745" w:hanging="320"/>
      </w:pPr>
      <w:rPr>
        <w:rFonts w:hint="default"/>
        <w:lang w:val="vi" w:eastAsia="en-US" w:bidi="ar-SA"/>
      </w:rPr>
    </w:lvl>
  </w:abstractNum>
  <w:abstractNum w:abstractNumId="4" w15:restartNumberingAfterBreak="0">
    <w:nsid w:val="226D6B9E"/>
    <w:multiLevelType w:val="multilevel"/>
    <w:tmpl w:val="226D6B9E"/>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lowerLetter"/>
      <w:lvlText w:val="%2."/>
      <w:lvlJc w:val="left"/>
      <w:pPr>
        <w:ind w:left="1463" w:hanging="720"/>
      </w:pPr>
      <w:rPr>
        <w:rFonts w:ascii="Times New Roman" w:eastAsia="Times New Roman" w:hAnsi="Times New Roman" w:cs="Times New Roman" w:hint="default"/>
        <w:b w:val="0"/>
        <w:bCs w:val="0"/>
        <w:i w:val="0"/>
        <w:iCs w:val="0"/>
        <w:spacing w:val="-1"/>
        <w:w w:val="100"/>
        <w:sz w:val="24"/>
        <w:szCs w:val="24"/>
        <w:lang w:val="vi" w:eastAsia="en-US" w:bidi="ar-SA"/>
      </w:rPr>
    </w:lvl>
    <w:lvl w:ilvl="2">
      <w:numFmt w:val="bullet"/>
      <w:lvlText w:val="•"/>
      <w:lvlJc w:val="left"/>
      <w:pPr>
        <w:ind w:left="2353" w:hanging="720"/>
      </w:pPr>
      <w:rPr>
        <w:rFonts w:hint="default"/>
        <w:lang w:val="vi" w:eastAsia="en-US" w:bidi="ar-SA"/>
      </w:rPr>
    </w:lvl>
    <w:lvl w:ilvl="3">
      <w:numFmt w:val="bullet"/>
      <w:lvlText w:val="•"/>
      <w:lvlJc w:val="left"/>
      <w:pPr>
        <w:ind w:left="3246" w:hanging="720"/>
      </w:pPr>
      <w:rPr>
        <w:rFonts w:hint="default"/>
        <w:lang w:val="vi" w:eastAsia="en-US" w:bidi="ar-SA"/>
      </w:rPr>
    </w:lvl>
    <w:lvl w:ilvl="4">
      <w:numFmt w:val="bullet"/>
      <w:lvlText w:val="•"/>
      <w:lvlJc w:val="left"/>
      <w:pPr>
        <w:ind w:left="4139" w:hanging="720"/>
      </w:pPr>
      <w:rPr>
        <w:rFonts w:hint="default"/>
        <w:lang w:val="vi" w:eastAsia="en-US" w:bidi="ar-SA"/>
      </w:rPr>
    </w:lvl>
    <w:lvl w:ilvl="5">
      <w:numFmt w:val="bullet"/>
      <w:lvlText w:val="•"/>
      <w:lvlJc w:val="left"/>
      <w:pPr>
        <w:ind w:left="5032" w:hanging="720"/>
      </w:pPr>
      <w:rPr>
        <w:rFonts w:hint="default"/>
        <w:lang w:val="vi" w:eastAsia="en-US" w:bidi="ar-SA"/>
      </w:rPr>
    </w:lvl>
    <w:lvl w:ilvl="6">
      <w:numFmt w:val="bullet"/>
      <w:lvlText w:val="•"/>
      <w:lvlJc w:val="left"/>
      <w:pPr>
        <w:ind w:left="5925" w:hanging="720"/>
      </w:pPr>
      <w:rPr>
        <w:rFonts w:hint="default"/>
        <w:lang w:val="vi" w:eastAsia="en-US" w:bidi="ar-SA"/>
      </w:rPr>
    </w:lvl>
    <w:lvl w:ilvl="7">
      <w:numFmt w:val="bullet"/>
      <w:lvlText w:val="•"/>
      <w:lvlJc w:val="left"/>
      <w:pPr>
        <w:ind w:left="6818" w:hanging="720"/>
      </w:pPr>
      <w:rPr>
        <w:rFonts w:hint="default"/>
        <w:lang w:val="vi" w:eastAsia="en-US" w:bidi="ar-SA"/>
      </w:rPr>
    </w:lvl>
    <w:lvl w:ilvl="8">
      <w:numFmt w:val="bullet"/>
      <w:lvlText w:val="•"/>
      <w:lvlJc w:val="left"/>
      <w:pPr>
        <w:ind w:left="7711" w:hanging="720"/>
      </w:pPr>
      <w:rPr>
        <w:rFonts w:hint="default"/>
        <w:lang w:val="vi" w:eastAsia="en-US" w:bidi="ar-SA"/>
      </w:rPr>
    </w:lvl>
  </w:abstractNum>
  <w:abstractNum w:abstractNumId="5" w15:restartNumberingAfterBreak="0">
    <w:nsid w:val="416C005E"/>
    <w:multiLevelType w:val="multilevel"/>
    <w:tmpl w:val="416C005E"/>
    <w:lvl w:ilvl="0">
      <w:start w:val="3"/>
      <w:numFmt w:val="decimal"/>
      <w:lvlText w:val="%1"/>
      <w:lvlJc w:val="left"/>
      <w:pPr>
        <w:ind w:left="743" w:hanging="721"/>
      </w:pPr>
      <w:rPr>
        <w:rFonts w:hint="default"/>
        <w:lang w:val="vi" w:eastAsia="en-US" w:bidi="ar-SA"/>
      </w:rPr>
    </w:lvl>
    <w:lvl w:ilvl="1">
      <w:start w:val="1"/>
      <w:numFmt w:val="decimal"/>
      <w:lvlText w:val="%1.%2."/>
      <w:lvlJc w:val="left"/>
      <w:pPr>
        <w:ind w:left="743" w:hanging="721"/>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3)"/>
      <w:lvlJc w:val="left"/>
      <w:pPr>
        <w:ind w:left="2183" w:hanging="72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4807" w:hanging="720"/>
      </w:pPr>
      <w:rPr>
        <w:rFonts w:hint="default"/>
        <w:lang w:val="vi" w:eastAsia="en-US" w:bidi="ar-SA"/>
      </w:rPr>
    </w:lvl>
    <w:lvl w:ilvl="4">
      <w:numFmt w:val="bullet"/>
      <w:lvlText w:val="•"/>
      <w:lvlJc w:val="left"/>
      <w:pPr>
        <w:ind w:left="6121" w:hanging="720"/>
      </w:pPr>
      <w:rPr>
        <w:rFonts w:hint="default"/>
        <w:lang w:val="vi" w:eastAsia="en-US" w:bidi="ar-SA"/>
      </w:rPr>
    </w:lvl>
    <w:lvl w:ilvl="5">
      <w:numFmt w:val="bullet"/>
      <w:lvlText w:val="•"/>
      <w:lvlJc w:val="left"/>
      <w:pPr>
        <w:ind w:left="7435" w:hanging="720"/>
      </w:pPr>
      <w:rPr>
        <w:rFonts w:hint="default"/>
        <w:lang w:val="vi" w:eastAsia="en-US" w:bidi="ar-SA"/>
      </w:rPr>
    </w:lvl>
    <w:lvl w:ilvl="6">
      <w:numFmt w:val="bullet"/>
      <w:lvlText w:val="•"/>
      <w:lvlJc w:val="left"/>
      <w:pPr>
        <w:ind w:left="8749" w:hanging="720"/>
      </w:pPr>
      <w:rPr>
        <w:rFonts w:hint="default"/>
        <w:lang w:val="vi" w:eastAsia="en-US" w:bidi="ar-SA"/>
      </w:rPr>
    </w:lvl>
    <w:lvl w:ilvl="7">
      <w:numFmt w:val="bullet"/>
      <w:lvlText w:val="•"/>
      <w:lvlJc w:val="left"/>
      <w:pPr>
        <w:ind w:left="10062" w:hanging="720"/>
      </w:pPr>
      <w:rPr>
        <w:rFonts w:hint="default"/>
        <w:lang w:val="vi" w:eastAsia="en-US" w:bidi="ar-SA"/>
      </w:rPr>
    </w:lvl>
    <w:lvl w:ilvl="8">
      <w:numFmt w:val="bullet"/>
      <w:lvlText w:val="•"/>
      <w:lvlJc w:val="left"/>
      <w:pPr>
        <w:ind w:left="11376" w:hanging="720"/>
      </w:pPr>
      <w:rPr>
        <w:rFonts w:hint="default"/>
        <w:lang w:val="vi" w:eastAsia="en-US" w:bidi="ar-SA"/>
      </w:rPr>
    </w:lvl>
  </w:abstractNum>
  <w:abstractNum w:abstractNumId="6" w15:restartNumberingAfterBreak="0">
    <w:nsid w:val="421445DD"/>
    <w:multiLevelType w:val="multilevel"/>
    <w:tmpl w:val="421445DD"/>
    <w:lvl w:ilvl="0">
      <w:start w:val="1"/>
      <w:numFmt w:val="upperLetter"/>
      <w:lvlText w:val="(%1)"/>
      <w:lvlJc w:val="left"/>
      <w:pPr>
        <w:ind w:left="885" w:hanging="720"/>
      </w:pPr>
      <w:rPr>
        <w:rFonts w:ascii="Times New Roman" w:eastAsia="Times New Roman" w:hAnsi="Times New Roman" w:cs="Times New Roman" w:hint="default"/>
        <w:b w:val="0"/>
        <w:bCs w:val="0"/>
        <w:i w:val="0"/>
        <w:iCs w:val="0"/>
        <w:spacing w:val="-2"/>
        <w:w w:val="100"/>
        <w:sz w:val="24"/>
        <w:szCs w:val="24"/>
        <w:lang w:val="vi" w:eastAsia="en-US" w:bidi="ar-SA"/>
      </w:rPr>
    </w:lvl>
    <w:lvl w:ilvl="1">
      <w:numFmt w:val="bullet"/>
      <w:lvlText w:val="•"/>
      <w:lvlJc w:val="left"/>
      <w:pPr>
        <w:ind w:left="1798" w:hanging="720"/>
      </w:pPr>
      <w:rPr>
        <w:rFonts w:hint="default"/>
        <w:lang w:val="vi" w:eastAsia="en-US" w:bidi="ar-SA"/>
      </w:rPr>
    </w:lvl>
    <w:lvl w:ilvl="2">
      <w:numFmt w:val="bullet"/>
      <w:lvlText w:val="•"/>
      <w:lvlJc w:val="left"/>
      <w:pPr>
        <w:ind w:left="2717" w:hanging="720"/>
      </w:pPr>
      <w:rPr>
        <w:rFonts w:hint="default"/>
        <w:lang w:val="vi" w:eastAsia="en-US" w:bidi="ar-SA"/>
      </w:rPr>
    </w:lvl>
    <w:lvl w:ilvl="3">
      <w:numFmt w:val="bullet"/>
      <w:lvlText w:val="•"/>
      <w:lvlJc w:val="left"/>
      <w:pPr>
        <w:ind w:left="3635" w:hanging="720"/>
      </w:pPr>
      <w:rPr>
        <w:rFonts w:hint="default"/>
        <w:lang w:val="vi" w:eastAsia="en-US" w:bidi="ar-SA"/>
      </w:rPr>
    </w:lvl>
    <w:lvl w:ilvl="4">
      <w:numFmt w:val="bullet"/>
      <w:lvlText w:val="•"/>
      <w:lvlJc w:val="left"/>
      <w:pPr>
        <w:ind w:left="4554" w:hanging="720"/>
      </w:pPr>
      <w:rPr>
        <w:rFonts w:hint="default"/>
        <w:lang w:val="vi" w:eastAsia="en-US" w:bidi="ar-SA"/>
      </w:rPr>
    </w:lvl>
    <w:lvl w:ilvl="5">
      <w:numFmt w:val="bullet"/>
      <w:lvlText w:val="•"/>
      <w:lvlJc w:val="left"/>
      <w:pPr>
        <w:ind w:left="5472" w:hanging="720"/>
      </w:pPr>
      <w:rPr>
        <w:rFonts w:hint="default"/>
        <w:lang w:val="vi" w:eastAsia="en-US" w:bidi="ar-SA"/>
      </w:rPr>
    </w:lvl>
    <w:lvl w:ilvl="6">
      <w:numFmt w:val="bullet"/>
      <w:lvlText w:val="•"/>
      <w:lvlJc w:val="left"/>
      <w:pPr>
        <w:ind w:left="6391" w:hanging="720"/>
      </w:pPr>
      <w:rPr>
        <w:rFonts w:hint="default"/>
        <w:lang w:val="vi" w:eastAsia="en-US" w:bidi="ar-SA"/>
      </w:rPr>
    </w:lvl>
    <w:lvl w:ilvl="7">
      <w:numFmt w:val="bullet"/>
      <w:lvlText w:val="•"/>
      <w:lvlJc w:val="left"/>
      <w:pPr>
        <w:ind w:left="7309" w:hanging="720"/>
      </w:pPr>
      <w:rPr>
        <w:rFonts w:hint="default"/>
        <w:lang w:val="vi" w:eastAsia="en-US" w:bidi="ar-SA"/>
      </w:rPr>
    </w:lvl>
    <w:lvl w:ilvl="8">
      <w:numFmt w:val="bullet"/>
      <w:lvlText w:val="•"/>
      <w:lvlJc w:val="left"/>
      <w:pPr>
        <w:ind w:left="8228" w:hanging="720"/>
      </w:pPr>
      <w:rPr>
        <w:rFonts w:hint="default"/>
        <w:lang w:val="vi" w:eastAsia="en-US" w:bidi="ar-SA"/>
      </w:rPr>
    </w:lvl>
  </w:abstractNum>
  <w:abstractNum w:abstractNumId="7" w15:restartNumberingAfterBreak="0">
    <w:nsid w:val="4BDA32B5"/>
    <w:multiLevelType w:val="multilevel"/>
    <w:tmpl w:val="4BDA32B5"/>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798" w:hanging="720"/>
      </w:pPr>
      <w:rPr>
        <w:rFonts w:hint="default"/>
        <w:lang w:val="vi" w:eastAsia="en-US" w:bidi="ar-SA"/>
      </w:rPr>
    </w:lvl>
    <w:lvl w:ilvl="2">
      <w:numFmt w:val="bullet"/>
      <w:lvlText w:val="•"/>
      <w:lvlJc w:val="left"/>
      <w:pPr>
        <w:ind w:left="2717" w:hanging="720"/>
      </w:pPr>
      <w:rPr>
        <w:rFonts w:hint="default"/>
        <w:lang w:val="vi" w:eastAsia="en-US" w:bidi="ar-SA"/>
      </w:rPr>
    </w:lvl>
    <w:lvl w:ilvl="3">
      <w:numFmt w:val="bullet"/>
      <w:lvlText w:val="•"/>
      <w:lvlJc w:val="left"/>
      <w:pPr>
        <w:ind w:left="3635" w:hanging="720"/>
      </w:pPr>
      <w:rPr>
        <w:rFonts w:hint="default"/>
        <w:lang w:val="vi" w:eastAsia="en-US" w:bidi="ar-SA"/>
      </w:rPr>
    </w:lvl>
    <w:lvl w:ilvl="4">
      <w:numFmt w:val="bullet"/>
      <w:lvlText w:val="•"/>
      <w:lvlJc w:val="left"/>
      <w:pPr>
        <w:ind w:left="4554" w:hanging="720"/>
      </w:pPr>
      <w:rPr>
        <w:rFonts w:hint="default"/>
        <w:lang w:val="vi" w:eastAsia="en-US" w:bidi="ar-SA"/>
      </w:rPr>
    </w:lvl>
    <w:lvl w:ilvl="5">
      <w:numFmt w:val="bullet"/>
      <w:lvlText w:val="•"/>
      <w:lvlJc w:val="left"/>
      <w:pPr>
        <w:ind w:left="5472" w:hanging="720"/>
      </w:pPr>
      <w:rPr>
        <w:rFonts w:hint="default"/>
        <w:lang w:val="vi" w:eastAsia="en-US" w:bidi="ar-SA"/>
      </w:rPr>
    </w:lvl>
    <w:lvl w:ilvl="6">
      <w:numFmt w:val="bullet"/>
      <w:lvlText w:val="•"/>
      <w:lvlJc w:val="left"/>
      <w:pPr>
        <w:ind w:left="6391" w:hanging="720"/>
      </w:pPr>
      <w:rPr>
        <w:rFonts w:hint="default"/>
        <w:lang w:val="vi" w:eastAsia="en-US" w:bidi="ar-SA"/>
      </w:rPr>
    </w:lvl>
    <w:lvl w:ilvl="7">
      <w:numFmt w:val="bullet"/>
      <w:lvlText w:val="•"/>
      <w:lvlJc w:val="left"/>
      <w:pPr>
        <w:ind w:left="7309" w:hanging="720"/>
      </w:pPr>
      <w:rPr>
        <w:rFonts w:hint="default"/>
        <w:lang w:val="vi" w:eastAsia="en-US" w:bidi="ar-SA"/>
      </w:rPr>
    </w:lvl>
    <w:lvl w:ilvl="8">
      <w:numFmt w:val="bullet"/>
      <w:lvlText w:val="•"/>
      <w:lvlJc w:val="left"/>
      <w:pPr>
        <w:ind w:left="8228" w:hanging="720"/>
      </w:pPr>
      <w:rPr>
        <w:rFonts w:hint="default"/>
        <w:lang w:val="vi" w:eastAsia="en-US" w:bidi="ar-SA"/>
      </w:rPr>
    </w:lvl>
  </w:abstractNum>
  <w:abstractNum w:abstractNumId="8" w15:restartNumberingAfterBreak="0">
    <w:nsid w:val="4E90391D"/>
    <w:multiLevelType w:val="multilevel"/>
    <w:tmpl w:val="4E90391D"/>
    <w:lvl w:ilvl="0">
      <w:start w:val="1"/>
      <w:numFmt w:val="decimal"/>
      <w:lvlText w:val="%1."/>
      <w:lvlJc w:val="left"/>
      <w:pPr>
        <w:ind w:left="743"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103" w:hanging="360"/>
      </w:pPr>
      <w:rPr>
        <w:rFonts w:ascii="Tahoma" w:eastAsia="Tahoma" w:hAnsi="Tahoma" w:cs="Tahoma" w:hint="default"/>
        <w:b w:val="0"/>
        <w:bCs w:val="0"/>
        <w:i w:val="0"/>
        <w:iCs w:val="0"/>
        <w:spacing w:val="0"/>
        <w:w w:val="100"/>
        <w:sz w:val="24"/>
        <w:szCs w:val="24"/>
        <w:lang w:val="vi" w:eastAsia="en-US" w:bidi="ar-SA"/>
      </w:rPr>
    </w:lvl>
    <w:lvl w:ilvl="2">
      <w:numFmt w:val="bullet"/>
      <w:lvlText w:val="•"/>
      <w:lvlJc w:val="left"/>
      <w:pPr>
        <w:ind w:left="2033" w:hanging="360"/>
      </w:pPr>
      <w:rPr>
        <w:rFonts w:hint="default"/>
        <w:lang w:val="vi" w:eastAsia="en-US" w:bidi="ar-SA"/>
      </w:rPr>
    </w:lvl>
    <w:lvl w:ilvl="3">
      <w:numFmt w:val="bullet"/>
      <w:lvlText w:val="•"/>
      <w:lvlJc w:val="left"/>
      <w:pPr>
        <w:ind w:left="2966" w:hanging="360"/>
      </w:pPr>
      <w:rPr>
        <w:rFonts w:hint="default"/>
        <w:lang w:val="vi" w:eastAsia="en-US" w:bidi="ar-SA"/>
      </w:rPr>
    </w:lvl>
    <w:lvl w:ilvl="4">
      <w:numFmt w:val="bullet"/>
      <w:lvlText w:val="•"/>
      <w:lvlJc w:val="left"/>
      <w:pPr>
        <w:ind w:left="3899" w:hanging="360"/>
      </w:pPr>
      <w:rPr>
        <w:rFonts w:hint="default"/>
        <w:lang w:val="vi" w:eastAsia="en-US" w:bidi="ar-SA"/>
      </w:rPr>
    </w:lvl>
    <w:lvl w:ilvl="5">
      <w:numFmt w:val="bullet"/>
      <w:lvlText w:val="•"/>
      <w:lvlJc w:val="left"/>
      <w:pPr>
        <w:ind w:left="4832" w:hanging="360"/>
      </w:pPr>
      <w:rPr>
        <w:rFonts w:hint="default"/>
        <w:lang w:val="vi" w:eastAsia="en-US" w:bidi="ar-SA"/>
      </w:rPr>
    </w:lvl>
    <w:lvl w:ilvl="6">
      <w:numFmt w:val="bullet"/>
      <w:lvlText w:val="•"/>
      <w:lvlJc w:val="left"/>
      <w:pPr>
        <w:ind w:left="5765" w:hanging="360"/>
      </w:pPr>
      <w:rPr>
        <w:rFonts w:hint="default"/>
        <w:lang w:val="vi" w:eastAsia="en-US" w:bidi="ar-SA"/>
      </w:rPr>
    </w:lvl>
    <w:lvl w:ilvl="7">
      <w:numFmt w:val="bullet"/>
      <w:lvlText w:val="•"/>
      <w:lvlJc w:val="left"/>
      <w:pPr>
        <w:ind w:left="6698" w:hanging="360"/>
      </w:pPr>
      <w:rPr>
        <w:rFonts w:hint="default"/>
        <w:lang w:val="vi" w:eastAsia="en-US" w:bidi="ar-SA"/>
      </w:rPr>
    </w:lvl>
    <w:lvl w:ilvl="8">
      <w:numFmt w:val="bullet"/>
      <w:lvlText w:val="•"/>
      <w:lvlJc w:val="left"/>
      <w:pPr>
        <w:ind w:left="7631" w:hanging="360"/>
      </w:pPr>
      <w:rPr>
        <w:rFonts w:hint="default"/>
        <w:lang w:val="vi" w:eastAsia="en-US" w:bidi="ar-SA"/>
      </w:rPr>
    </w:lvl>
  </w:abstractNum>
  <w:abstractNum w:abstractNumId="9" w15:restartNumberingAfterBreak="0">
    <w:nsid w:val="5A3D0E73"/>
    <w:multiLevelType w:val="multilevel"/>
    <w:tmpl w:val="5A3D0E73"/>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1.%2."/>
      <w:lvlJc w:val="left"/>
      <w:pPr>
        <w:ind w:left="743" w:hanging="721"/>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103" w:hanging="36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202" w:hanging="360"/>
      </w:pPr>
      <w:rPr>
        <w:rFonts w:hint="default"/>
        <w:lang w:val="vi" w:eastAsia="en-US" w:bidi="ar-SA"/>
      </w:rPr>
    </w:lvl>
    <w:lvl w:ilvl="4">
      <w:numFmt w:val="bullet"/>
      <w:lvlText w:val="•"/>
      <w:lvlJc w:val="left"/>
      <w:pPr>
        <w:ind w:left="3305" w:hanging="360"/>
      </w:pPr>
      <w:rPr>
        <w:rFonts w:hint="default"/>
        <w:lang w:val="vi" w:eastAsia="en-US" w:bidi="ar-SA"/>
      </w:rPr>
    </w:lvl>
    <w:lvl w:ilvl="5">
      <w:numFmt w:val="bullet"/>
      <w:lvlText w:val="•"/>
      <w:lvlJc w:val="left"/>
      <w:pPr>
        <w:ind w:left="4408" w:hanging="360"/>
      </w:pPr>
      <w:rPr>
        <w:rFonts w:hint="default"/>
        <w:lang w:val="vi" w:eastAsia="en-US" w:bidi="ar-SA"/>
      </w:rPr>
    </w:lvl>
    <w:lvl w:ilvl="6">
      <w:numFmt w:val="bullet"/>
      <w:lvlText w:val="•"/>
      <w:lvlJc w:val="left"/>
      <w:pPr>
        <w:ind w:left="5511" w:hanging="360"/>
      </w:pPr>
      <w:rPr>
        <w:rFonts w:hint="default"/>
        <w:lang w:val="vi" w:eastAsia="en-US" w:bidi="ar-SA"/>
      </w:rPr>
    </w:lvl>
    <w:lvl w:ilvl="7">
      <w:numFmt w:val="bullet"/>
      <w:lvlText w:val="•"/>
      <w:lvlJc w:val="left"/>
      <w:pPr>
        <w:ind w:left="6614" w:hanging="360"/>
      </w:pPr>
      <w:rPr>
        <w:rFonts w:hint="default"/>
        <w:lang w:val="vi" w:eastAsia="en-US" w:bidi="ar-SA"/>
      </w:rPr>
    </w:lvl>
    <w:lvl w:ilvl="8">
      <w:numFmt w:val="bullet"/>
      <w:lvlText w:val="•"/>
      <w:lvlJc w:val="left"/>
      <w:pPr>
        <w:ind w:left="7717" w:hanging="360"/>
      </w:pPr>
      <w:rPr>
        <w:rFonts w:hint="default"/>
        <w:lang w:val="vi" w:eastAsia="en-US" w:bidi="ar-SA"/>
      </w:rPr>
    </w:lvl>
  </w:abstractNum>
  <w:abstractNum w:abstractNumId="10" w15:restartNumberingAfterBreak="0">
    <w:nsid w:val="5C2E1FF6"/>
    <w:multiLevelType w:val="hybridMultilevel"/>
    <w:tmpl w:val="0EC282E0"/>
    <w:lvl w:ilvl="0" w:tplc="B7E07AA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D71103A"/>
    <w:multiLevelType w:val="multilevel"/>
    <w:tmpl w:val="5D71103A"/>
    <w:lvl w:ilvl="0">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lowerLetter"/>
      <w:lvlText w:val="%2."/>
      <w:lvlJc w:val="left"/>
      <w:pPr>
        <w:ind w:left="1103" w:hanging="360"/>
      </w:pPr>
      <w:rPr>
        <w:rFonts w:ascii="Times New Roman" w:eastAsia="Times New Roman" w:hAnsi="Times New Roman" w:cs="Times New Roman" w:hint="default"/>
        <w:b w:val="0"/>
        <w:bCs w:val="0"/>
        <w:i w:val="0"/>
        <w:iCs w:val="0"/>
        <w:spacing w:val="-1"/>
        <w:w w:val="100"/>
        <w:sz w:val="24"/>
        <w:szCs w:val="24"/>
        <w:lang w:val="vi" w:eastAsia="en-US" w:bidi="ar-SA"/>
      </w:rPr>
    </w:lvl>
    <w:lvl w:ilvl="2">
      <w:numFmt w:val="bullet"/>
      <w:lvlText w:val="•"/>
      <w:lvlJc w:val="left"/>
      <w:pPr>
        <w:ind w:left="2533" w:hanging="360"/>
      </w:pPr>
      <w:rPr>
        <w:rFonts w:hint="default"/>
        <w:lang w:val="vi" w:eastAsia="en-US" w:bidi="ar-SA"/>
      </w:rPr>
    </w:lvl>
    <w:lvl w:ilvl="3">
      <w:numFmt w:val="bullet"/>
      <w:lvlText w:val="•"/>
      <w:lvlJc w:val="left"/>
      <w:pPr>
        <w:ind w:left="3967" w:hanging="360"/>
      </w:pPr>
      <w:rPr>
        <w:rFonts w:hint="default"/>
        <w:lang w:val="vi" w:eastAsia="en-US" w:bidi="ar-SA"/>
      </w:rPr>
    </w:lvl>
    <w:lvl w:ilvl="4">
      <w:numFmt w:val="bullet"/>
      <w:lvlText w:val="•"/>
      <w:lvlJc w:val="left"/>
      <w:pPr>
        <w:ind w:left="5401" w:hanging="360"/>
      </w:pPr>
      <w:rPr>
        <w:rFonts w:hint="default"/>
        <w:lang w:val="vi" w:eastAsia="en-US" w:bidi="ar-SA"/>
      </w:rPr>
    </w:lvl>
    <w:lvl w:ilvl="5">
      <w:numFmt w:val="bullet"/>
      <w:lvlText w:val="•"/>
      <w:lvlJc w:val="left"/>
      <w:pPr>
        <w:ind w:left="6835" w:hanging="360"/>
      </w:pPr>
      <w:rPr>
        <w:rFonts w:hint="default"/>
        <w:lang w:val="vi" w:eastAsia="en-US" w:bidi="ar-SA"/>
      </w:rPr>
    </w:lvl>
    <w:lvl w:ilvl="6">
      <w:numFmt w:val="bullet"/>
      <w:lvlText w:val="•"/>
      <w:lvlJc w:val="left"/>
      <w:pPr>
        <w:ind w:left="8269" w:hanging="360"/>
      </w:pPr>
      <w:rPr>
        <w:rFonts w:hint="default"/>
        <w:lang w:val="vi" w:eastAsia="en-US" w:bidi="ar-SA"/>
      </w:rPr>
    </w:lvl>
    <w:lvl w:ilvl="7">
      <w:numFmt w:val="bullet"/>
      <w:lvlText w:val="•"/>
      <w:lvlJc w:val="left"/>
      <w:pPr>
        <w:ind w:left="9702" w:hanging="360"/>
      </w:pPr>
      <w:rPr>
        <w:rFonts w:hint="default"/>
        <w:lang w:val="vi" w:eastAsia="en-US" w:bidi="ar-SA"/>
      </w:rPr>
    </w:lvl>
    <w:lvl w:ilvl="8">
      <w:numFmt w:val="bullet"/>
      <w:lvlText w:val="•"/>
      <w:lvlJc w:val="left"/>
      <w:pPr>
        <w:ind w:left="11136" w:hanging="360"/>
      </w:pPr>
      <w:rPr>
        <w:rFonts w:hint="default"/>
        <w:lang w:val="vi" w:eastAsia="en-US" w:bidi="ar-SA"/>
      </w:rPr>
    </w:lvl>
  </w:abstractNum>
  <w:abstractNum w:abstractNumId="12" w15:restartNumberingAfterBreak="0">
    <w:nsid w:val="5D861E5A"/>
    <w:multiLevelType w:val="multilevel"/>
    <w:tmpl w:val="5D861E5A"/>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798" w:hanging="720"/>
      </w:pPr>
      <w:rPr>
        <w:rFonts w:hint="default"/>
        <w:lang w:val="vi" w:eastAsia="en-US" w:bidi="ar-SA"/>
      </w:rPr>
    </w:lvl>
    <w:lvl w:ilvl="2">
      <w:numFmt w:val="bullet"/>
      <w:lvlText w:val="•"/>
      <w:lvlJc w:val="left"/>
      <w:pPr>
        <w:ind w:left="2717" w:hanging="720"/>
      </w:pPr>
      <w:rPr>
        <w:rFonts w:hint="default"/>
        <w:lang w:val="vi" w:eastAsia="en-US" w:bidi="ar-SA"/>
      </w:rPr>
    </w:lvl>
    <w:lvl w:ilvl="3">
      <w:numFmt w:val="bullet"/>
      <w:lvlText w:val="•"/>
      <w:lvlJc w:val="left"/>
      <w:pPr>
        <w:ind w:left="3635" w:hanging="720"/>
      </w:pPr>
      <w:rPr>
        <w:rFonts w:hint="default"/>
        <w:lang w:val="vi" w:eastAsia="en-US" w:bidi="ar-SA"/>
      </w:rPr>
    </w:lvl>
    <w:lvl w:ilvl="4">
      <w:numFmt w:val="bullet"/>
      <w:lvlText w:val="•"/>
      <w:lvlJc w:val="left"/>
      <w:pPr>
        <w:ind w:left="4554" w:hanging="720"/>
      </w:pPr>
      <w:rPr>
        <w:rFonts w:hint="default"/>
        <w:lang w:val="vi" w:eastAsia="en-US" w:bidi="ar-SA"/>
      </w:rPr>
    </w:lvl>
    <w:lvl w:ilvl="5">
      <w:numFmt w:val="bullet"/>
      <w:lvlText w:val="•"/>
      <w:lvlJc w:val="left"/>
      <w:pPr>
        <w:ind w:left="5472" w:hanging="720"/>
      </w:pPr>
      <w:rPr>
        <w:rFonts w:hint="default"/>
        <w:lang w:val="vi" w:eastAsia="en-US" w:bidi="ar-SA"/>
      </w:rPr>
    </w:lvl>
    <w:lvl w:ilvl="6">
      <w:numFmt w:val="bullet"/>
      <w:lvlText w:val="•"/>
      <w:lvlJc w:val="left"/>
      <w:pPr>
        <w:ind w:left="6391" w:hanging="720"/>
      </w:pPr>
      <w:rPr>
        <w:rFonts w:hint="default"/>
        <w:lang w:val="vi" w:eastAsia="en-US" w:bidi="ar-SA"/>
      </w:rPr>
    </w:lvl>
    <w:lvl w:ilvl="7">
      <w:numFmt w:val="bullet"/>
      <w:lvlText w:val="•"/>
      <w:lvlJc w:val="left"/>
      <w:pPr>
        <w:ind w:left="7309" w:hanging="720"/>
      </w:pPr>
      <w:rPr>
        <w:rFonts w:hint="default"/>
        <w:lang w:val="vi" w:eastAsia="en-US" w:bidi="ar-SA"/>
      </w:rPr>
    </w:lvl>
    <w:lvl w:ilvl="8">
      <w:numFmt w:val="bullet"/>
      <w:lvlText w:val="•"/>
      <w:lvlJc w:val="left"/>
      <w:pPr>
        <w:ind w:left="8228" w:hanging="720"/>
      </w:pPr>
      <w:rPr>
        <w:rFonts w:hint="default"/>
        <w:lang w:val="vi" w:eastAsia="en-US" w:bidi="ar-SA"/>
      </w:rPr>
    </w:lvl>
  </w:abstractNum>
  <w:abstractNum w:abstractNumId="13" w15:restartNumberingAfterBreak="0">
    <w:nsid w:val="5FD35E85"/>
    <w:multiLevelType w:val="multilevel"/>
    <w:tmpl w:val="5FD35E85"/>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798" w:hanging="720"/>
      </w:pPr>
      <w:rPr>
        <w:rFonts w:hint="default"/>
        <w:lang w:val="vi" w:eastAsia="en-US" w:bidi="ar-SA"/>
      </w:rPr>
    </w:lvl>
    <w:lvl w:ilvl="2">
      <w:numFmt w:val="bullet"/>
      <w:lvlText w:val="•"/>
      <w:lvlJc w:val="left"/>
      <w:pPr>
        <w:ind w:left="2717" w:hanging="720"/>
      </w:pPr>
      <w:rPr>
        <w:rFonts w:hint="default"/>
        <w:lang w:val="vi" w:eastAsia="en-US" w:bidi="ar-SA"/>
      </w:rPr>
    </w:lvl>
    <w:lvl w:ilvl="3">
      <w:numFmt w:val="bullet"/>
      <w:lvlText w:val="•"/>
      <w:lvlJc w:val="left"/>
      <w:pPr>
        <w:ind w:left="3635" w:hanging="720"/>
      </w:pPr>
      <w:rPr>
        <w:rFonts w:hint="default"/>
        <w:lang w:val="vi" w:eastAsia="en-US" w:bidi="ar-SA"/>
      </w:rPr>
    </w:lvl>
    <w:lvl w:ilvl="4">
      <w:numFmt w:val="bullet"/>
      <w:lvlText w:val="•"/>
      <w:lvlJc w:val="left"/>
      <w:pPr>
        <w:ind w:left="4554" w:hanging="720"/>
      </w:pPr>
      <w:rPr>
        <w:rFonts w:hint="default"/>
        <w:lang w:val="vi" w:eastAsia="en-US" w:bidi="ar-SA"/>
      </w:rPr>
    </w:lvl>
    <w:lvl w:ilvl="5">
      <w:numFmt w:val="bullet"/>
      <w:lvlText w:val="•"/>
      <w:lvlJc w:val="left"/>
      <w:pPr>
        <w:ind w:left="5472" w:hanging="720"/>
      </w:pPr>
      <w:rPr>
        <w:rFonts w:hint="default"/>
        <w:lang w:val="vi" w:eastAsia="en-US" w:bidi="ar-SA"/>
      </w:rPr>
    </w:lvl>
    <w:lvl w:ilvl="6">
      <w:numFmt w:val="bullet"/>
      <w:lvlText w:val="•"/>
      <w:lvlJc w:val="left"/>
      <w:pPr>
        <w:ind w:left="6391" w:hanging="720"/>
      </w:pPr>
      <w:rPr>
        <w:rFonts w:hint="default"/>
        <w:lang w:val="vi" w:eastAsia="en-US" w:bidi="ar-SA"/>
      </w:rPr>
    </w:lvl>
    <w:lvl w:ilvl="7">
      <w:numFmt w:val="bullet"/>
      <w:lvlText w:val="•"/>
      <w:lvlJc w:val="left"/>
      <w:pPr>
        <w:ind w:left="7309" w:hanging="720"/>
      </w:pPr>
      <w:rPr>
        <w:rFonts w:hint="default"/>
        <w:lang w:val="vi" w:eastAsia="en-US" w:bidi="ar-SA"/>
      </w:rPr>
    </w:lvl>
    <w:lvl w:ilvl="8">
      <w:numFmt w:val="bullet"/>
      <w:lvlText w:val="•"/>
      <w:lvlJc w:val="left"/>
      <w:pPr>
        <w:ind w:left="8228" w:hanging="720"/>
      </w:pPr>
      <w:rPr>
        <w:rFonts w:hint="default"/>
        <w:lang w:val="vi" w:eastAsia="en-US" w:bidi="ar-SA"/>
      </w:rPr>
    </w:lvl>
  </w:abstractNum>
  <w:abstractNum w:abstractNumId="14" w15:restartNumberingAfterBreak="0">
    <w:nsid w:val="66F87533"/>
    <w:multiLevelType w:val="multilevel"/>
    <w:tmpl w:val="66F87533"/>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798" w:hanging="720"/>
      </w:pPr>
      <w:rPr>
        <w:rFonts w:hint="default"/>
        <w:lang w:val="vi" w:eastAsia="en-US" w:bidi="ar-SA"/>
      </w:rPr>
    </w:lvl>
    <w:lvl w:ilvl="2">
      <w:numFmt w:val="bullet"/>
      <w:lvlText w:val="•"/>
      <w:lvlJc w:val="left"/>
      <w:pPr>
        <w:ind w:left="2717" w:hanging="720"/>
      </w:pPr>
      <w:rPr>
        <w:rFonts w:hint="default"/>
        <w:lang w:val="vi" w:eastAsia="en-US" w:bidi="ar-SA"/>
      </w:rPr>
    </w:lvl>
    <w:lvl w:ilvl="3">
      <w:numFmt w:val="bullet"/>
      <w:lvlText w:val="•"/>
      <w:lvlJc w:val="left"/>
      <w:pPr>
        <w:ind w:left="3635" w:hanging="720"/>
      </w:pPr>
      <w:rPr>
        <w:rFonts w:hint="default"/>
        <w:lang w:val="vi" w:eastAsia="en-US" w:bidi="ar-SA"/>
      </w:rPr>
    </w:lvl>
    <w:lvl w:ilvl="4">
      <w:numFmt w:val="bullet"/>
      <w:lvlText w:val="•"/>
      <w:lvlJc w:val="left"/>
      <w:pPr>
        <w:ind w:left="4554" w:hanging="720"/>
      </w:pPr>
      <w:rPr>
        <w:rFonts w:hint="default"/>
        <w:lang w:val="vi" w:eastAsia="en-US" w:bidi="ar-SA"/>
      </w:rPr>
    </w:lvl>
    <w:lvl w:ilvl="5">
      <w:numFmt w:val="bullet"/>
      <w:lvlText w:val="•"/>
      <w:lvlJc w:val="left"/>
      <w:pPr>
        <w:ind w:left="5472" w:hanging="720"/>
      </w:pPr>
      <w:rPr>
        <w:rFonts w:hint="default"/>
        <w:lang w:val="vi" w:eastAsia="en-US" w:bidi="ar-SA"/>
      </w:rPr>
    </w:lvl>
    <w:lvl w:ilvl="6">
      <w:numFmt w:val="bullet"/>
      <w:lvlText w:val="•"/>
      <w:lvlJc w:val="left"/>
      <w:pPr>
        <w:ind w:left="6391" w:hanging="720"/>
      </w:pPr>
      <w:rPr>
        <w:rFonts w:hint="default"/>
        <w:lang w:val="vi" w:eastAsia="en-US" w:bidi="ar-SA"/>
      </w:rPr>
    </w:lvl>
    <w:lvl w:ilvl="7">
      <w:numFmt w:val="bullet"/>
      <w:lvlText w:val="•"/>
      <w:lvlJc w:val="left"/>
      <w:pPr>
        <w:ind w:left="7309" w:hanging="720"/>
      </w:pPr>
      <w:rPr>
        <w:rFonts w:hint="default"/>
        <w:lang w:val="vi" w:eastAsia="en-US" w:bidi="ar-SA"/>
      </w:rPr>
    </w:lvl>
    <w:lvl w:ilvl="8">
      <w:numFmt w:val="bullet"/>
      <w:lvlText w:val="•"/>
      <w:lvlJc w:val="left"/>
      <w:pPr>
        <w:ind w:left="8228" w:hanging="720"/>
      </w:pPr>
      <w:rPr>
        <w:rFonts w:hint="default"/>
        <w:lang w:val="vi" w:eastAsia="en-US" w:bidi="ar-SA"/>
      </w:rPr>
    </w:lvl>
  </w:abstractNum>
  <w:abstractNum w:abstractNumId="15" w15:restartNumberingAfterBreak="0">
    <w:nsid w:val="6AFA3884"/>
    <w:multiLevelType w:val="multilevel"/>
    <w:tmpl w:val="6AFA3884"/>
    <w:lvl w:ilvl="0">
      <w:start w:val="1"/>
      <w:numFmt w:val="lowerLetter"/>
      <w:lvlText w:val="%1)"/>
      <w:lvlJc w:val="left"/>
      <w:pPr>
        <w:ind w:left="1442" w:hanging="569"/>
      </w:pPr>
      <w:rPr>
        <w:rFonts w:ascii="Times New Roman" w:eastAsia="Times New Roman" w:hAnsi="Times New Roman" w:cs="Times New Roman" w:hint="default"/>
        <w:b w:val="0"/>
        <w:bCs w:val="0"/>
        <w:i w:val="0"/>
        <w:iCs w:val="0"/>
        <w:spacing w:val="-1"/>
        <w:w w:val="100"/>
        <w:sz w:val="24"/>
        <w:szCs w:val="24"/>
        <w:lang w:val="vi" w:eastAsia="en-US" w:bidi="ar-SA"/>
      </w:rPr>
    </w:lvl>
    <w:lvl w:ilvl="1">
      <w:numFmt w:val="bullet"/>
      <w:lvlText w:val="•"/>
      <w:lvlJc w:val="left"/>
      <w:pPr>
        <w:ind w:left="2302" w:hanging="569"/>
      </w:pPr>
      <w:rPr>
        <w:rFonts w:hint="default"/>
        <w:lang w:val="vi" w:eastAsia="en-US" w:bidi="ar-SA"/>
      </w:rPr>
    </w:lvl>
    <w:lvl w:ilvl="2">
      <w:numFmt w:val="bullet"/>
      <w:lvlText w:val="•"/>
      <w:lvlJc w:val="left"/>
      <w:pPr>
        <w:ind w:left="3165" w:hanging="569"/>
      </w:pPr>
      <w:rPr>
        <w:rFonts w:hint="default"/>
        <w:lang w:val="vi" w:eastAsia="en-US" w:bidi="ar-SA"/>
      </w:rPr>
    </w:lvl>
    <w:lvl w:ilvl="3">
      <w:numFmt w:val="bullet"/>
      <w:lvlText w:val="•"/>
      <w:lvlJc w:val="left"/>
      <w:pPr>
        <w:ind w:left="4027" w:hanging="569"/>
      </w:pPr>
      <w:rPr>
        <w:rFonts w:hint="default"/>
        <w:lang w:val="vi" w:eastAsia="en-US" w:bidi="ar-SA"/>
      </w:rPr>
    </w:lvl>
    <w:lvl w:ilvl="4">
      <w:numFmt w:val="bullet"/>
      <w:lvlText w:val="•"/>
      <w:lvlJc w:val="left"/>
      <w:pPr>
        <w:ind w:left="4890" w:hanging="569"/>
      </w:pPr>
      <w:rPr>
        <w:rFonts w:hint="default"/>
        <w:lang w:val="vi" w:eastAsia="en-US" w:bidi="ar-SA"/>
      </w:rPr>
    </w:lvl>
    <w:lvl w:ilvl="5">
      <w:numFmt w:val="bullet"/>
      <w:lvlText w:val="•"/>
      <w:lvlJc w:val="left"/>
      <w:pPr>
        <w:ind w:left="5752" w:hanging="569"/>
      </w:pPr>
      <w:rPr>
        <w:rFonts w:hint="default"/>
        <w:lang w:val="vi" w:eastAsia="en-US" w:bidi="ar-SA"/>
      </w:rPr>
    </w:lvl>
    <w:lvl w:ilvl="6">
      <w:numFmt w:val="bullet"/>
      <w:lvlText w:val="•"/>
      <w:lvlJc w:val="left"/>
      <w:pPr>
        <w:ind w:left="6615" w:hanging="569"/>
      </w:pPr>
      <w:rPr>
        <w:rFonts w:hint="default"/>
        <w:lang w:val="vi" w:eastAsia="en-US" w:bidi="ar-SA"/>
      </w:rPr>
    </w:lvl>
    <w:lvl w:ilvl="7">
      <w:numFmt w:val="bullet"/>
      <w:lvlText w:val="•"/>
      <w:lvlJc w:val="left"/>
      <w:pPr>
        <w:ind w:left="7477" w:hanging="569"/>
      </w:pPr>
      <w:rPr>
        <w:rFonts w:hint="default"/>
        <w:lang w:val="vi" w:eastAsia="en-US" w:bidi="ar-SA"/>
      </w:rPr>
    </w:lvl>
    <w:lvl w:ilvl="8">
      <w:numFmt w:val="bullet"/>
      <w:lvlText w:val="•"/>
      <w:lvlJc w:val="left"/>
      <w:pPr>
        <w:ind w:left="8340" w:hanging="569"/>
      </w:pPr>
      <w:rPr>
        <w:rFonts w:hint="default"/>
        <w:lang w:val="vi" w:eastAsia="en-US" w:bidi="ar-SA"/>
      </w:rPr>
    </w:lvl>
  </w:abstractNum>
  <w:abstractNum w:abstractNumId="16" w15:restartNumberingAfterBreak="0">
    <w:nsid w:val="711C218B"/>
    <w:multiLevelType w:val="multilevel"/>
    <w:tmpl w:val="711C218B"/>
    <w:lvl w:ilvl="0">
      <w:start w:val="1"/>
      <w:numFmt w:val="decimal"/>
      <w:lvlText w:val="%1."/>
      <w:lvlJc w:val="left"/>
      <w:pPr>
        <w:ind w:left="885" w:hanging="72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798" w:hanging="720"/>
      </w:pPr>
      <w:rPr>
        <w:rFonts w:hint="default"/>
        <w:lang w:val="vi" w:eastAsia="en-US" w:bidi="ar-SA"/>
      </w:rPr>
    </w:lvl>
    <w:lvl w:ilvl="2">
      <w:numFmt w:val="bullet"/>
      <w:lvlText w:val="•"/>
      <w:lvlJc w:val="left"/>
      <w:pPr>
        <w:ind w:left="2717" w:hanging="720"/>
      </w:pPr>
      <w:rPr>
        <w:rFonts w:hint="default"/>
        <w:lang w:val="vi" w:eastAsia="en-US" w:bidi="ar-SA"/>
      </w:rPr>
    </w:lvl>
    <w:lvl w:ilvl="3">
      <w:numFmt w:val="bullet"/>
      <w:lvlText w:val="•"/>
      <w:lvlJc w:val="left"/>
      <w:pPr>
        <w:ind w:left="3635" w:hanging="720"/>
      </w:pPr>
      <w:rPr>
        <w:rFonts w:hint="default"/>
        <w:lang w:val="vi" w:eastAsia="en-US" w:bidi="ar-SA"/>
      </w:rPr>
    </w:lvl>
    <w:lvl w:ilvl="4">
      <w:numFmt w:val="bullet"/>
      <w:lvlText w:val="•"/>
      <w:lvlJc w:val="left"/>
      <w:pPr>
        <w:ind w:left="4554" w:hanging="720"/>
      </w:pPr>
      <w:rPr>
        <w:rFonts w:hint="default"/>
        <w:lang w:val="vi" w:eastAsia="en-US" w:bidi="ar-SA"/>
      </w:rPr>
    </w:lvl>
    <w:lvl w:ilvl="5">
      <w:numFmt w:val="bullet"/>
      <w:lvlText w:val="•"/>
      <w:lvlJc w:val="left"/>
      <w:pPr>
        <w:ind w:left="5472" w:hanging="720"/>
      </w:pPr>
      <w:rPr>
        <w:rFonts w:hint="default"/>
        <w:lang w:val="vi" w:eastAsia="en-US" w:bidi="ar-SA"/>
      </w:rPr>
    </w:lvl>
    <w:lvl w:ilvl="6">
      <w:numFmt w:val="bullet"/>
      <w:lvlText w:val="•"/>
      <w:lvlJc w:val="left"/>
      <w:pPr>
        <w:ind w:left="6391" w:hanging="720"/>
      </w:pPr>
      <w:rPr>
        <w:rFonts w:hint="default"/>
        <w:lang w:val="vi" w:eastAsia="en-US" w:bidi="ar-SA"/>
      </w:rPr>
    </w:lvl>
    <w:lvl w:ilvl="7">
      <w:numFmt w:val="bullet"/>
      <w:lvlText w:val="•"/>
      <w:lvlJc w:val="left"/>
      <w:pPr>
        <w:ind w:left="7309" w:hanging="720"/>
      </w:pPr>
      <w:rPr>
        <w:rFonts w:hint="default"/>
        <w:lang w:val="vi" w:eastAsia="en-US" w:bidi="ar-SA"/>
      </w:rPr>
    </w:lvl>
    <w:lvl w:ilvl="8">
      <w:numFmt w:val="bullet"/>
      <w:lvlText w:val="•"/>
      <w:lvlJc w:val="left"/>
      <w:pPr>
        <w:ind w:left="8228" w:hanging="720"/>
      </w:pPr>
      <w:rPr>
        <w:rFonts w:hint="default"/>
        <w:lang w:val="vi" w:eastAsia="en-US" w:bidi="ar-SA"/>
      </w:rPr>
    </w:lvl>
  </w:abstractNum>
  <w:num w:numId="1" w16cid:durableId="577788333">
    <w:abstractNumId w:val="6"/>
  </w:num>
  <w:num w:numId="2" w16cid:durableId="985007900">
    <w:abstractNumId w:val="12"/>
  </w:num>
  <w:num w:numId="3" w16cid:durableId="422267134">
    <w:abstractNumId w:val="14"/>
  </w:num>
  <w:num w:numId="4" w16cid:durableId="430705649">
    <w:abstractNumId w:val="0"/>
  </w:num>
  <w:num w:numId="5" w16cid:durableId="1947233301">
    <w:abstractNumId w:val="1"/>
  </w:num>
  <w:num w:numId="6" w16cid:durableId="142553550">
    <w:abstractNumId w:val="9"/>
  </w:num>
  <w:num w:numId="7" w16cid:durableId="1209493897">
    <w:abstractNumId w:val="15"/>
  </w:num>
  <w:num w:numId="8" w16cid:durableId="1680817045">
    <w:abstractNumId w:val="16"/>
  </w:num>
  <w:num w:numId="9" w16cid:durableId="298457526">
    <w:abstractNumId w:val="13"/>
  </w:num>
  <w:num w:numId="10" w16cid:durableId="824126100">
    <w:abstractNumId w:val="7"/>
  </w:num>
  <w:num w:numId="11" w16cid:durableId="490144881">
    <w:abstractNumId w:val="11"/>
  </w:num>
  <w:num w:numId="12" w16cid:durableId="146287029">
    <w:abstractNumId w:val="5"/>
  </w:num>
  <w:num w:numId="13" w16cid:durableId="1158300394">
    <w:abstractNumId w:val="4"/>
  </w:num>
  <w:num w:numId="14" w16cid:durableId="763459523">
    <w:abstractNumId w:val="8"/>
  </w:num>
  <w:num w:numId="15" w16cid:durableId="1860199822">
    <w:abstractNumId w:val="2"/>
  </w:num>
  <w:num w:numId="16" w16cid:durableId="588513426">
    <w:abstractNumId w:val="3"/>
  </w:num>
  <w:num w:numId="17" w16cid:durableId="64542743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EN">
    <w15:presenceInfo w15:providerId="None" w15:userId="HIEN"/>
  </w15:person>
  <w15:person w15:author="Phương_Thu mua">
    <w15:presenceInfo w15:providerId="None" w15:userId="Phương_Thu mua"/>
  </w15:person>
  <w15:person w15:author="Việt Nguyễn">
    <w15:presenceInfo w15:providerId="Windows Live" w15:userId="0b028a7a49b076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885"/>
    <w:rsid w:val="00013E50"/>
    <w:rsid w:val="00022B07"/>
    <w:rsid w:val="000544B3"/>
    <w:rsid w:val="000568CA"/>
    <w:rsid w:val="00060EA5"/>
    <w:rsid w:val="000668ED"/>
    <w:rsid w:val="00076BAF"/>
    <w:rsid w:val="0009415D"/>
    <w:rsid w:val="000B096B"/>
    <w:rsid w:val="000B7FEC"/>
    <w:rsid w:val="000D20DB"/>
    <w:rsid w:val="00102A80"/>
    <w:rsid w:val="00127A5B"/>
    <w:rsid w:val="00127C9E"/>
    <w:rsid w:val="00136693"/>
    <w:rsid w:val="001714FE"/>
    <w:rsid w:val="00173AE5"/>
    <w:rsid w:val="001A0D97"/>
    <w:rsid w:val="001D6F96"/>
    <w:rsid w:val="001E3740"/>
    <w:rsid w:val="00254BC7"/>
    <w:rsid w:val="002570BB"/>
    <w:rsid w:val="00266623"/>
    <w:rsid w:val="0027750D"/>
    <w:rsid w:val="00284E9A"/>
    <w:rsid w:val="002947BD"/>
    <w:rsid w:val="002A3AEA"/>
    <w:rsid w:val="002B14BC"/>
    <w:rsid w:val="002C6017"/>
    <w:rsid w:val="002D023D"/>
    <w:rsid w:val="00300384"/>
    <w:rsid w:val="0033561F"/>
    <w:rsid w:val="00344F62"/>
    <w:rsid w:val="003473C1"/>
    <w:rsid w:val="00352A6F"/>
    <w:rsid w:val="0037329A"/>
    <w:rsid w:val="00384789"/>
    <w:rsid w:val="00386032"/>
    <w:rsid w:val="003A3234"/>
    <w:rsid w:val="003D4530"/>
    <w:rsid w:val="003E5E97"/>
    <w:rsid w:val="0040138F"/>
    <w:rsid w:val="0041460E"/>
    <w:rsid w:val="00446917"/>
    <w:rsid w:val="00455A25"/>
    <w:rsid w:val="00462531"/>
    <w:rsid w:val="00463168"/>
    <w:rsid w:val="00493F76"/>
    <w:rsid w:val="004B6069"/>
    <w:rsid w:val="004D00E7"/>
    <w:rsid w:val="004D19F0"/>
    <w:rsid w:val="004D4640"/>
    <w:rsid w:val="004E5318"/>
    <w:rsid w:val="0050737A"/>
    <w:rsid w:val="0051589B"/>
    <w:rsid w:val="00545B39"/>
    <w:rsid w:val="00592681"/>
    <w:rsid w:val="005A6964"/>
    <w:rsid w:val="005E11F6"/>
    <w:rsid w:val="005E433A"/>
    <w:rsid w:val="00605164"/>
    <w:rsid w:val="0062718D"/>
    <w:rsid w:val="0064078C"/>
    <w:rsid w:val="006453F0"/>
    <w:rsid w:val="00662AE6"/>
    <w:rsid w:val="0066574E"/>
    <w:rsid w:val="006770E9"/>
    <w:rsid w:val="006805F2"/>
    <w:rsid w:val="006979DF"/>
    <w:rsid w:val="006C24DA"/>
    <w:rsid w:val="006D400B"/>
    <w:rsid w:val="006D4618"/>
    <w:rsid w:val="006D76D9"/>
    <w:rsid w:val="006E7F2D"/>
    <w:rsid w:val="00703D97"/>
    <w:rsid w:val="00704AE2"/>
    <w:rsid w:val="0071585C"/>
    <w:rsid w:val="00721115"/>
    <w:rsid w:val="007219B4"/>
    <w:rsid w:val="00742DDC"/>
    <w:rsid w:val="0076167B"/>
    <w:rsid w:val="00771B12"/>
    <w:rsid w:val="0078285A"/>
    <w:rsid w:val="00784FFD"/>
    <w:rsid w:val="007A2FC4"/>
    <w:rsid w:val="007B05CA"/>
    <w:rsid w:val="007C2211"/>
    <w:rsid w:val="007E2AD5"/>
    <w:rsid w:val="0082228B"/>
    <w:rsid w:val="00851CAC"/>
    <w:rsid w:val="00874EC8"/>
    <w:rsid w:val="00893C29"/>
    <w:rsid w:val="008B58F0"/>
    <w:rsid w:val="00903DF7"/>
    <w:rsid w:val="00905374"/>
    <w:rsid w:val="00912A39"/>
    <w:rsid w:val="00912C17"/>
    <w:rsid w:val="00943223"/>
    <w:rsid w:val="00953DD6"/>
    <w:rsid w:val="00966AEE"/>
    <w:rsid w:val="0097347E"/>
    <w:rsid w:val="009868FB"/>
    <w:rsid w:val="009926B2"/>
    <w:rsid w:val="00995713"/>
    <w:rsid w:val="009B014E"/>
    <w:rsid w:val="009B3AFC"/>
    <w:rsid w:val="009C2BFC"/>
    <w:rsid w:val="009D259A"/>
    <w:rsid w:val="009F00F7"/>
    <w:rsid w:val="009F0FA1"/>
    <w:rsid w:val="00A03F28"/>
    <w:rsid w:val="00A12495"/>
    <w:rsid w:val="00A15F04"/>
    <w:rsid w:val="00A459B0"/>
    <w:rsid w:val="00A5092B"/>
    <w:rsid w:val="00AA0CE0"/>
    <w:rsid w:val="00AA65C7"/>
    <w:rsid w:val="00AA6FE1"/>
    <w:rsid w:val="00AB7DF6"/>
    <w:rsid w:val="00AD311A"/>
    <w:rsid w:val="00AF66D0"/>
    <w:rsid w:val="00B26B37"/>
    <w:rsid w:val="00B40128"/>
    <w:rsid w:val="00B46973"/>
    <w:rsid w:val="00B8413B"/>
    <w:rsid w:val="00BE6171"/>
    <w:rsid w:val="00C004B9"/>
    <w:rsid w:val="00C0339A"/>
    <w:rsid w:val="00C15D23"/>
    <w:rsid w:val="00C431F3"/>
    <w:rsid w:val="00C546B8"/>
    <w:rsid w:val="00C643DB"/>
    <w:rsid w:val="00C73674"/>
    <w:rsid w:val="00C83A85"/>
    <w:rsid w:val="00C92FC5"/>
    <w:rsid w:val="00CD1FF6"/>
    <w:rsid w:val="00CE1715"/>
    <w:rsid w:val="00D0243C"/>
    <w:rsid w:val="00D076F2"/>
    <w:rsid w:val="00D13885"/>
    <w:rsid w:val="00D356EF"/>
    <w:rsid w:val="00D65841"/>
    <w:rsid w:val="00D704B6"/>
    <w:rsid w:val="00D70C04"/>
    <w:rsid w:val="00D80C18"/>
    <w:rsid w:val="00D924A5"/>
    <w:rsid w:val="00D977DE"/>
    <w:rsid w:val="00DA0214"/>
    <w:rsid w:val="00DA3F1A"/>
    <w:rsid w:val="00DA46AE"/>
    <w:rsid w:val="00DC5EFC"/>
    <w:rsid w:val="00DD7C55"/>
    <w:rsid w:val="00DF63A8"/>
    <w:rsid w:val="00E14F32"/>
    <w:rsid w:val="00E257AE"/>
    <w:rsid w:val="00E422B5"/>
    <w:rsid w:val="00E42D03"/>
    <w:rsid w:val="00E76095"/>
    <w:rsid w:val="00E9148B"/>
    <w:rsid w:val="00E95755"/>
    <w:rsid w:val="00E96237"/>
    <w:rsid w:val="00E96DAF"/>
    <w:rsid w:val="00EC6C45"/>
    <w:rsid w:val="00ED5BA2"/>
    <w:rsid w:val="00EE7A21"/>
    <w:rsid w:val="00F02175"/>
    <w:rsid w:val="00F14274"/>
    <w:rsid w:val="00F65714"/>
    <w:rsid w:val="00F8252E"/>
    <w:rsid w:val="00FD686D"/>
    <w:rsid w:val="00FF2FD8"/>
    <w:rsid w:val="00FF359D"/>
    <w:rsid w:val="00FF6AF1"/>
    <w:rsid w:val="1A1F5D8B"/>
    <w:rsid w:val="22EE3FC4"/>
    <w:rsid w:val="3B7D344C"/>
    <w:rsid w:val="664E6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4929D0"/>
  <w15:docId w15:val="{5ADB6791-F6D5-41E5-8FC9-F53AE8C3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pPr>
      <w:widowControl w:val="0"/>
      <w:autoSpaceDE w:val="0"/>
      <w:autoSpaceDN w:val="0"/>
    </w:pPr>
    <w:rPr>
      <w:rFonts w:ascii="Times New Roman" w:eastAsia="Times New Roman" w:hAnsi="Times New Roman" w:cs="Times New Roman"/>
      <w:sz w:val="22"/>
      <w:szCs w:val="22"/>
      <w:lang w:val="vi"/>
    </w:rPr>
  </w:style>
  <w:style w:type="paragraph" w:styleId="u1">
    <w:name w:val="heading 1"/>
    <w:basedOn w:val="Binhthng"/>
    <w:uiPriority w:val="1"/>
    <w:qFormat/>
    <w:pPr>
      <w:spacing w:before="59" w:line="321" w:lineRule="exact"/>
      <w:ind w:left="2"/>
      <w:jc w:val="center"/>
      <w:outlineLvl w:val="0"/>
    </w:pPr>
    <w:rPr>
      <w:b/>
      <w:bCs/>
      <w:sz w:val="28"/>
      <w:szCs w:val="28"/>
      <w:u w:val="single" w:color="000000"/>
    </w:rPr>
  </w:style>
  <w:style w:type="paragraph" w:styleId="u2">
    <w:name w:val="heading 2"/>
    <w:basedOn w:val="Binhthng"/>
    <w:uiPriority w:val="1"/>
    <w:qFormat/>
    <w:pPr>
      <w:ind w:left="165"/>
      <w:outlineLvl w:val="1"/>
    </w:pPr>
    <w:rPr>
      <w:b/>
      <w:bCs/>
      <w:sz w:val="24"/>
      <w:szCs w:val="24"/>
    </w:rPr>
  </w:style>
  <w:style w:type="paragraph" w:styleId="u3">
    <w:name w:val="heading 3"/>
    <w:basedOn w:val="Binhthng"/>
    <w:uiPriority w:val="1"/>
    <w:qFormat/>
    <w:pPr>
      <w:spacing w:line="274" w:lineRule="exact"/>
      <w:ind w:left="23"/>
      <w:outlineLvl w:val="2"/>
    </w:pPr>
    <w:rPr>
      <w:b/>
      <w:bCs/>
      <w:i/>
      <w:i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rPr>
      <w:rFonts w:ascii="Segoe UI" w:hAnsi="Segoe UI" w:cs="Segoe UI"/>
      <w:sz w:val="18"/>
      <w:szCs w:val="18"/>
    </w:rPr>
  </w:style>
  <w:style w:type="paragraph" w:styleId="ThnVnban">
    <w:name w:val="Body Text"/>
    <w:basedOn w:val="Binhthng"/>
    <w:uiPriority w:val="1"/>
    <w:qFormat/>
    <w:rPr>
      <w:sz w:val="24"/>
      <w:szCs w:val="24"/>
    </w:rPr>
  </w:style>
  <w:style w:type="character" w:styleId="ThamchiuChuthich">
    <w:name w:val="annotation reference"/>
    <w:basedOn w:val="Phngmcinhcuaoanvn"/>
    <w:uiPriority w:val="99"/>
    <w:semiHidden/>
    <w:unhideWhenUsed/>
    <w:qFormat/>
    <w:rPr>
      <w:sz w:val="16"/>
      <w:szCs w:val="16"/>
    </w:rPr>
  </w:style>
  <w:style w:type="paragraph" w:styleId="VnbanChuthich">
    <w:name w:val="annotation text"/>
    <w:basedOn w:val="Binhthng"/>
    <w:link w:val="VnbanChuthichChar"/>
    <w:uiPriority w:val="99"/>
    <w:semiHidden/>
    <w:unhideWhenUsed/>
    <w:qFormat/>
    <w:rPr>
      <w:sz w:val="20"/>
      <w:szCs w:val="20"/>
    </w:rPr>
  </w:style>
  <w:style w:type="paragraph" w:styleId="ChuChuthich">
    <w:name w:val="annotation subject"/>
    <w:basedOn w:val="VnbanChuthich"/>
    <w:next w:val="VnbanChuthich"/>
    <w:link w:val="ChuChuthichChar"/>
    <w:uiPriority w:val="99"/>
    <w:semiHidden/>
    <w:unhideWhenUsed/>
    <w:rPr>
      <w:b/>
      <w:bCs/>
    </w:rPr>
  </w:style>
  <w:style w:type="paragraph" w:styleId="Tiu">
    <w:name w:val="Title"/>
    <w:basedOn w:val="Binhthng"/>
    <w:uiPriority w:val="1"/>
    <w:qFormat/>
    <w:pPr>
      <w:spacing w:before="60" w:line="364" w:lineRule="exact"/>
      <w:ind w:right="713"/>
      <w:jc w:val="center"/>
    </w:pPr>
    <w:rPr>
      <w:b/>
      <w:bCs/>
      <w:sz w:val="32"/>
      <w:szCs w:val="32"/>
    </w:rPr>
  </w:style>
  <w:style w:type="paragraph" w:styleId="oancuaDanhsach">
    <w:name w:val="List Paragraph"/>
    <w:basedOn w:val="Binhthng"/>
    <w:uiPriority w:val="1"/>
    <w:qFormat/>
    <w:pPr>
      <w:ind w:left="885" w:hanging="720"/>
      <w:jc w:val="both"/>
    </w:pPr>
  </w:style>
  <w:style w:type="paragraph" w:customStyle="1" w:styleId="TableParagraph">
    <w:name w:val="Table Paragraph"/>
    <w:basedOn w:val="Binhthng"/>
    <w:uiPriority w:val="1"/>
    <w:qFormat/>
  </w:style>
  <w:style w:type="character" w:customStyle="1" w:styleId="VnbanChuthichChar">
    <w:name w:val="Văn bản Chú thích Char"/>
    <w:basedOn w:val="Phngmcinhcuaoanvn"/>
    <w:link w:val="VnbanChuthich"/>
    <w:uiPriority w:val="99"/>
    <w:semiHidden/>
    <w:rPr>
      <w:rFonts w:ascii="Times New Roman" w:eastAsia="Times New Roman" w:hAnsi="Times New Roman" w:cs="Times New Roman"/>
      <w:sz w:val="20"/>
      <w:szCs w:val="20"/>
      <w:lang w:val="vi"/>
    </w:rPr>
  </w:style>
  <w:style w:type="character" w:customStyle="1" w:styleId="ChuChuthichChar">
    <w:name w:val="Chủ đề Chú thích Char"/>
    <w:basedOn w:val="VnbanChuthichChar"/>
    <w:link w:val="ChuChuthich"/>
    <w:uiPriority w:val="99"/>
    <w:semiHidden/>
    <w:rPr>
      <w:rFonts w:ascii="Times New Roman" w:eastAsia="Times New Roman" w:hAnsi="Times New Roman" w:cs="Times New Roman"/>
      <w:b/>
      <w:bCs/>
      <w:sz w:val="20"/>
      <w:szCs w:val="20"/>
      <w:lang w:val="vi"/>
    </w:rPr>
  </w:style>
  <w:style w:type="character" w:customStyle="1" w:styleId="BongchuthichChar">
    <w:name w:val="Bóng chú thích Char"/>
    <w:basedOn w:val="Phngmcinhcuaoanvn"/>
    <w:link w:val="Bongchuthich"/>
    <w:uiPriority w:val="99"/>
    <w:semiHidden/>
    <w:rPr>
      <w:rFonts w:ascii="Segoe UI" w:eastAsia="Times New Roman" w:hAnsi="Segoe UI" w:cs="Segoe UI"/>
      <w:sz w:val="18"/>
      <w:szCs w:val="18"/>
      <w:lang w:val="vi"/>
    </w:rPr>
  </w:style>
  <w:style w:type="paragraph" w:customStyle="1" w:styleId="Revision1">
    <w:name w:val="Revision1"/>
    <w:hidden/>
    <w:uiPriority w:val="99"/>
    <w:semiHidden/>
    <w:rPr>
      <w:rFonts w:ascii="Times New Roman" w:eastAsia="Times New Roman" w:hAnsi="Times New Roman" w:cs="Times New Roman"/>
      <w:sz w:val="22"/>
      <w:szCs w:val="22"/>
      <w:lang w:val="vi"/>
    </w:rPr>
  </w:style>
  <w:style w:type="paragraph" w:styleId="Duytlai">
    <w:name w:val="Revision"/>
    <w:hidden/>
    <w:uiPriority w:val="99"/>
    <w:semiHidden/>
    <w:rsid w:val="00DF63A8"/>
    <w:rPr>
      <w:rFonts w:ascii="Times New Roman" w:eastAsia="Times New Roman" w:hAnsi="Times New Roman" w:cs="Times New Roman"/>
      <w:sz w:val="22"/>
      <w:szCs w:val="22"/>
      <w:lang w:val="vi"/>
    </w:rPr>
  </w:style>
  <w:style w:type="character" w:styleId="Siuktni">
    <w:name w:val="Hyperlink"/>
    <w:basedOn w:val="Phngmcinhcuaoanvn"/>
    <w:uiPriority w:val="99"/>
    <w:unhideWhenUsed/>
    <w:rsid w:val="00BE6171"/>
    <w:rPr>
      <w:color w:val="0000FF" w:themeColor="hyperlink"/>
      <w:u w:val="single"/>
    </w:rPr>
  </w:style>
  <w:style w:type="character" w:customStyle="1" w:styleId="UnresolvedMention1">
    <w:name w:val="Unresolved Mention1"/>
    <w:basedOn w:val="Phngmcinhcuaoanvn"/>
    <w:uiPriority w:val="99"/>
    <w:semiHidden/>
    <w:unhideWhenUsed/>
    <w:rsid w:val="00BE6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355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purchase@hcm.jtexpress.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5626</Words>
  <Characters>32073</Characters>
  <Application>Microsoft Office Word</Application>
  <DocSecurity>0</DocSecurity>
  <Lines>267</Lines>
  <Paragraphs>75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 Long</dc:creator>
  <cp:lastModifiedBy>Việt Nguyễn</cp:lastModifiedBy>
  <cp:revision>4</cp:revision>
  <cp:lastPrinted>2025-08-11T02:30:00Z</cp:lastPrinted>
  <dcterms:created xsi:type="dcterms:W3CDTF">2025-12-26T11:15:00Z</dcterms:created>
  <dcterms:modified xsi:type="dcterms:W3CDTF">2025-12-26T11:18:00Z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2013</vt:lpwstr>
  </property>
  <property fmtid="{D5CDD505-2E9C-101B-9397-08002B2CF9AE}" pid="4" name="LastSaved">
    <vt:filetime>2025-07-02T00:00:00Z</vt:filetime>
  </property>
  <property fmtid="{D5CDD505-2E9C-101B-9397-08002B2CF9AE}" pid="5" name="Producer">
    <vt:lpwstr>Microsoft® Word 2013</vt:lpwstr>
  </property>
  <property fmtid="{D5CDD505-2E9C-101B-9397-08002B2CF9AE}" pid="6" name="KSOProductBuildVer">
    <vt:lpwstr>1033-12.2.0.22549</vt:lpwstr>
  </property>
  <property fmtid="{D5CDD505-2E9C-101B-9397-08002B2CF9AE}" pid="7" name="ICV">
    <vt:lpwstr>DC10CB935B274144825C2D80803F44DE_13</vt:lpwstr>
  </property>
</Properties>
</file>