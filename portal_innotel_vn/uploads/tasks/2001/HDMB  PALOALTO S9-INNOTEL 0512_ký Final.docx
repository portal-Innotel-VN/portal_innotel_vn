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2B3F69" w:rsidRDefault="00C04C04" w:rsidP="00DE4ED2">
      <w:pPr>
        <w:tabs>
          <w:tab w:val="center" w:pos="1800"/>
          <w:tab w:val="center" w:pos="7230"/>
        </w:tabs>
        <w:spacing w:after="60"/>
        <w:jc w:val="center"/>
        <w:outlineLvl w:val="0"/>
        <w:rPr>
          <w:rFonts w:ascii="Times New Roman" w:hAnsi="Times New Roman"/>
          <w:b/>
          <w:bCs/>
        </w:rPr>
      </w:pPr>
      <w:r w:rsidRPr="002B3F69">
        <w:rPr>
          <w:rFonts w:ascii="Times New Roman" w:hAnsi="Times New Roman"/>
          <w:b/>
          <w:bCs/>
        </w:rPr>
        <w:t>CỘNG HÒA XÃ HỘI CHỦ NGHĨA VIỆT NAM</w:t>
      </w:r>
    </w:p>
    <w:p w14:paraId="49CE26D9" w14:textId="77777777" w:rsidR="00C04C04" w:rsidRPr="002B3F69" w:rsidRDefault="00C04C04" w:rsidP="00DE4ED2">
      <w:pPr>
        <w:tabs>
          <w:tab w:val="center" w:pos="1800"/>
          <w:tab w:val="center" w:pos="7230"/>
        </w:tabs>
        <w:spacing w:after="60"/>
        <w:jc w:val="center"/>
        <w:outlineLvl w:val="0"/>
        <w:rPr>
          <w:rFonts w:ascii="Times New Roman" w:hAnsi="Times New Roman"/>
          <w:bCs/>
        </w:rPr>
      </w:pPr>
      <w:proofErr w:type="spellStart"/>
      <w:r w:rsidRPr="002B3F69">
        <w:rPr>
          <w:rFonts w:ascii="Times New Roman" w:hAnsi="Times New Roman"/>
          <w:bCs/>
        </w:rPr>
        <w:t>Độc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 </w:t>
      </w:r>
      <w:proofErr w:type="spellStart"/>
      <w:r w:rsidRPr="002B3F69">
        <w:rPr>
          <w:rFonts w:ascii="Times New Roman" w:hAnsi="Times New Roman"/>
          <w:bCs/>
        </w:rPr>
        <w:t>Tự</w:t>
      </w:r>
      <w:proofErr w:type="spellEnd"/>
      <w:r w:rsidRPr="002B3F69">
        <w:rPr>
          <w:rFonts w:ascii="Times New Roman" w:hAnsi="Times New Roman"/>
          <w:bCs/>
        </w:rPr>
        <w:t xml:space="preserve"> do – </w:t>
      </w:r>
      <w:proofErr w:type="spellStart"/>
      <w:r w:rsidRPr="002B3F69">
        <w:rPr>
          <w:rFonts w:ascii="Times New Roman" w:hAnsi="Times New Roman"/>
          <w:bCs/>
        </w:rPr>
        <w:t>Hạnh</w:t>
      </w:r>
      <w:proofErr w:type="spellEnd"/>
      <w:r w:rsidRPr="002B3F69">
        <w:rPr>
          <w:rFonts w:ascii="Times New Roman" w:hAnsi="Times New Roman"/>
          <w:bCs/>
        </w:rPr>
        <w:t xml:space="preserve"> </w:t>
      </w:r>
      <w:proofErr w:type="spellStart"/>
      <w:r w:rsidRPr="002B3F69">
        <w:rPr>
          <w:rFonts w:ascii="Times New Roman" w:hAnsi="Times New Roman"/>
          <w:bCs/>
        </w:rPr>
        <w:t>phúc</w:t>
      </w:r>
      <w:proofErr w:type="spellEnd"/>
    </w:p>
    <w:p w14:paraId="04B51FB6" w14:textId="77777777" w:rsidR="00C04C04" w:rsidRPr="002B3F69" w:rsidRDefault="00C04C04" w:rsidP="00DE4ED2">
      <w:pPr>
        <w:tabs>
          <w:tab w:val="center" w:pos="1800"/>
          <w:tab w:val="center" w:pos="7230"/>
        </w:tabs>
        <w:spacing w:after="60"/>
        <w:jc w:val="center"/>
        <w:outlineLvl w:val="0"/>
        <w:rPr>
          <w:rFonts w:ascii="Times New Roman" w:hAnsi="Times New Roman"/>
          <w:bCs/>
        </w:rPr>
      </w:pPr>
      <w:r w:rsidRPr="002B3F69">
        <w:rPr>
          <w:rFonts w:ascii="Times New Roman" w:hAnsi="Times New Roman"/>
          <w:bCs/>
        </w:rPr>
        <w:t>----</w:t>
      </w:r>
      <w:proofErr w:type="spellStart"/>
      <w:r w:rsidRPr="002B3F69">
        <w:rPr>
          <w:rFonts w:ascii="Times New Roman" w:hAnsi="Times New Roman"/>
          <w:bCs/>
        </w:rPr>
        <w:t>oOo</w:t>
      </w:r>
      <w:proofErr w:type="spellEnd"/>
      <w:r w:rsidRPr="002B3F69">
        <w:rPr>
          <w:rFonts w:ascii="Times New Roman" w:hAnsi="Times New Roman"/>
          <w:bCs/>
        </w:rPr>
        <w:t>----</w:t>
      </w:r>
    </w:p>
    <w:p w14:paraId="338E4A88" w14:textId="77777777" w:rsidR="00C04C04" w:rsidRPr="002B3F69" w:rsidRDefault="00C04C04" w:rsidP="00DE4ED2">
      <w:pPr>
        <w:tabs>
          <w:tab w:val="center" w:pos="1800"/>
          <w:tab w:val="center" w:pos="7230"/>
        </w:tabs>
        <w:spacing w:after="60"/>
        <w:jc w:val="center"/>
        <w:outlineLvl w:val="0"/>
        <w:rPr>
          <w:rFonts w:ascii="Times New Roman" w:hAnsi="Times New Roman"/>
          <w:b/>
          <w:bCs/>
          <w:sz w:val="36"/>
          <w:szCs w:val="32"/>
        </w:rPr>
      </w:pPr>
      <w:r w:rsidRPr="002B3F69">
        <w:rPr>
          <w:rFonts w:ascii="Times New Roman" w:hAnsi="Times New Roman"/>
          <w:b/>
          <w:bCs/>
          <w:sz w:val="36"/>
          <w:szCs w:val="32"/>
        </w:rPr>
        <w:t>HỢP ĐỒNG MUA BÁN</w:t>
      </w:r>
    </w:p>
    <w:p w14:paraId="74CE0CD5" w14:textId="2B346458" w:rsidR="00C04C04" w:rsidRPr="002B3F69" w:rsidRDefault="00C04C04" w:rsidP="00DE4ED2">
      <w:pPr>
        <w:tabs>
          <w:tab w:val="center" w:pos="1800"/>
          <w:tab w:val="center" w:pos="7230"/>
        </w:tabs>
        <w:spacing w:after="60"/>
        <w:jc w:val="center"/>
        <w:rPr>
          <w:rFonts w:ascii="Times New Roman" w:hAnsi="Times New Roman"/>
          <w:bCs/>
        </w:rPr>
      </w:pPr>
      <w:proofErr w:type="spellStart"/>
      <w:r w:rsidRPr="002B3F69">
        <w:rPr>
          <w:rFonts w:ascii="Times New Roman" w:hAnsi="Times New Roman"/>
          <w:bCs/>
        </w:rPr>
        <w:t>Số</w:t>
      </w:r>
      <w:proofErr w:type="spellEnd"/>
      <w:r w:rsidRPr="002B3F69">
        <w:rPr>
          <w:rFonts w:ascii="Times New Roman" w:hAnsi="Times New Roman"/>
          <w:bCs/>
        </w:rPr>
        <w:t>:</w:t>
      </w:r>
      <w:bookmarkStart w:id="0" w:name="_Hlk149981507"/>
      <w:r w:rsidR="00F1117A" w:rsidRPr="002B3F69">
        <w:rPr>
          <w:rFonts w:ascii="Times New Roman" w:hAnsi="Times New Roman"/>
          <w:bCs/>
        </w:rPr>
        <w:t xml:space="preserve"> </w:t>
      </w:r>
      <w:r w:rsidR="007436A7">
        <w:rPr>
          <w:rFonts w:ascii="Times New Roman" w:hAnsi="Times New Roman"/>
          <w:bCs/>
        </w:rPr>
        <w:t>0312</w:t>
      </w:r>
      <w:r w:rsidR="00F1117A" w:rsidRPr="002B3F69">
        <w:rPr>
          <w:rFonts w:ascii="Times New Roman" w:hAnsi="Times New Roman"/>
          <w:bCs/>
        </w:rPr>
        <w:t>25</w:t>
      </w:r>
      <w:r w:rsidRPr="002B3F69">
        <w:rPr>
          <w:rFonts w:ascii="Times New Roman" w:hAnsi="Times New Roman"/>
          <w:bCs/>
        </w:rPr>
        <w:t>/INNOTEL-</w:t>
      </w:r>
      <w:bookmarkEnd w:id="0"/>
      <w:r w:rsidR="007436A7">
        <w:rPr>
          <w:rFonts w:ascii="Times New Roman" w:hAnsi="Times New Roman"/>
          <w:bCs/>
        </w:rPr>
        <w:t>S9</w:t>
      </w:r>
    </w:p>
    <w:p w14:paraId="1FCF47E2" w14:textId="77777777" w:rsidR="00C04C04" w:rsidRPr="002B3F69" w:rsidRDefault="00C04C04" w:rsidP="00DE4ED2">
      <w:pPr>
        <w:tabs>
          <w:tab w:val="center" w:pos="1800"/>
          <w:tab w:val="center" w:pos="7230"/>
        </w:tabs>
        <w:spacing w:after="60"/>
        <w:jc w:val="both"/>
        <w:rPr>
          <w:rFonts w:ascii="Times New Roman" w:hAnsi="Times New Roman"/>
          <w:b/>
          <w:bCs/>
          <w:i/>
          <w:iCs/>
          <w:u w:val="single"/>
        </w:rPr>
      </w:pPr>
      <w:r w:rsidRPr="002B3F69">
        <w:rPr>
          <w:rFonts w:ascii="Times New Roman" w:hAnsi="Times New Roman"/>
          <w:i/>
          <w:iCs/>
        </w:rPr>
        <w:t xml:space="preserve"> </w:t>
      </w:r>
      <w:proofErr w:type="spellStart"/>
      <w:r w:rsidRPr="002B3F69">
        <w:rPr>
          <w:rFonts w:ascii="Times New Roman" w:hAnsi="Times New Roman"/>
          <w:b/>
          <w:bCs/>
          <w:i/>
          <w:iCs/>
          <w:u w:val="single"/>
        </w:rPr>
        <w:t>Căn</w:t>
      </w:r>
      <w:proofErr w:type="spellEnd"/>
      <w:r w:rsidRPr="002B3F69">
        <w:rPr>
          <w:rFonts w:ascii="Times New Roman" w:hAnsi="Times New Roman"/>
          <w:b/>
          <w:bCs/>
          <w:i/>
          <w:iCs/>
          <w:u w:val="single"/>
        </w:rPr>
        <w:t xml:space="preserve"> </w:t>
      </w:r>
      <w:proofErr w:type="spellStart"/>
      <w:r w:rsidRPr="002B3F69">
        <w:rPr>
          <w:rFonts w:ascii="Times New Roman" w:hAnsi="Times New Roman"/>
          <w:b/>
          <w:bCs/>
          <w:i/>
          <w:iCs/>
          <w:u w:val="single"/>
        </w:rPr>
        <w:t>cứ</w:t>
      </w:r>
      <w:proofErr w:type="spellEnd"/>
    </w:p>
    <w:p w14:paraId="6E05705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3F1E5D1D" w14:textId="77777777" w:rsidR="00A66A59"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nhu cầu và khả năng cung cấp của cả 2 Bên.</w:t>
      </w:r>
    </w:p>
    <w:p w14:paraId="51501FC3" w14:textId="561001B5" w:rsidR="00C04C04" w:rsidRPr="002B3F69" w:rsidRDefault="00C04C04" w:rsidP="00DE4ED2">
      <w:pPr>
        <w:spacing w:after="60"/>
        <w:ind w:left="360"/>
        <w:jc w:val="both"/>
        <w:rPr>
          <w:rFonts w:ascii="Times New Roman" w:hAnsi="Times New Roman"/>
          <w:bCs/>
          <w:i/>
          <w:iCs/>
        </w:rPr>
      </w:pPr>
      <w:r w:rsidRPr="002B3F69">
        <w:rPr>
          <w:rFonts w:ascii="Times New Roman" w:hAnsi="Times New Roman"/>
          <w:bCs/>
          <w:i/>
          <w:iCs/>
        </w:rPr>
        <w:t xml:space="preserve"> </w:t>
      </w:r>
    </w:p>
    <w:p w14:paraId="09DF5CBA" w14:textId="0F44E6EE" w:rsidR="00C04C04" w:rsidRPr="002B3F69" w:rsidRDefault="00C04C04" w:rsidP="00DE4ED2">
      <w:pPr>
        <w:spacing w:after="60"/>
        <w:jc w:val="both"/>
        <w:rPr>
          <w:rFonts w:ascii="Times New Roman" w:hAnsi="Times New Roman"/>
          <w:bCs/>
          <w:i/>
          <w:iCs/>
        </w:rPr>
      </w:pPr>
      <w:r w:rsidRPr="002B3F69">
        <w:rPr>
          <w:rFonts w:ascii="Times New Roman" w:hAnsi="Times New Roman"/>
          <w:bCs/>
        </w:rPr>
        <w:t xml:space="preserve">     </w:t>
      </w:r>
      <w:proofErr w:type="spellStart"/>
      <w:r w:rsidRPr="002B3F69">
        <w:rPr>
          <w:rFonts w:ascii="Times New Roman" w:hAnsi="Times New Roman"/>
          <w:bCs/>
          <w:i/>
          <w:iCs/>
        </w:rPr>
        <w:t>Hôm</w:t>
      </w:r>
      <w:proofErr w:type="spellEnd"/>
      <w:r w:rsidRPr="002B3F69">
        <w:rPr>
          <w:rFonts w:ascii="Times New Roman" w:hAnsi="Times New Roman"/>
          <w:bCs/>
          <w:i/>
          <w:iCs/>
        </w:rPr>
        <w:t xml:space="preserve"> nay, </w:t>
      </w:r>
      <w:proofErr w:type="spellStart"/>
      <w:r w:rsidRPr="002B3F69">
        <w:rPr>
          <w:rFonts w:ascii="Times New Roman" w:hAnsi="Times New Roman"/>
          <w:bCs/>
          <w:i/>
          <w:iCs/>
        </w:rPr>
        <w:t>Ngày</w:t>
      </w:r>
      <w:proofErr w:type="spellEnd"/>
      <w:r w:rsidR="000B6EC2" w:rsidRPr="002B3F69">
        <w:rPr>
          <w:rFonts w:ascii="Times New Roman" w:hAnsi="Times New Roman"/>
          <w:bCs/>
          <w:i/>
          <w:iCs/>
        </w:rPr>
        <w:t xml:space="preserve">  </w:t>
      </w:r>
      <w:r w:rsidR="007A0780">
        <w:rPr>
          <w:rFonts w:ascii="Times New Roman" w:hAnsi="Times New Roman"/>
          <w:bCs/>
          <w:i/>
          <w:iCs/>
        </w:rPr>
        <w:t xml:space="preserve"> </w:t>
      </w:r>
      <w:ins w:id="1" w:author="DELL" w:date="2025-12-12T11:00:00Z" w16du:dateUtc="2025-12-12T04:00:00Z">
        <w:r w:rsidR="00B01704">
          <w:rPr>
            <w:rFonts w:ascii="Times New Roman" w:hAnsi="Times New Roman"/>
            <w:bCs/>
            <w:i/>
            <w:iCs/>
          </w:rPr>
          <w:t>06</w:t>
        </w:r>
      </w:ins>
      <w:r w:rsidR="007A0780">
        <w:rPr>
          <w:rFonts w:ascii="Times New Roman" w:hAnsi="Times New Roman"/>
          <w:bCs/>
          <w:i/>
          <w:iCs/>
        </w:rPr>
        <w:t xml:space="preserve"> </w:t>
      </w:r>
      <w:r w:rsidR="003564DC" w:rsidRPr="002B3F69">
        <w:rPr>
          <w:rFonts w:ascii="Times New Roman" w:hAnsi="Times New Roman"/>
          <w:bCs/>
          <w:i/>
          <w:iCs/>
        </w:rPr>
        <w:t xml:space="preserve"> </w:t>
      </w:r>
      <w:r w:rsidR="00A66A59" w:rsidRPr="002B3F69">
        <w:rPr>
          <w:rFonts w:ascii="Times New Roman" w:hAnsi="Times New Roman"/>
          <w:bCs/>
          <w:i/>
          <w:iCs/>
        </w:rPr>
        <w:t xml:space="preserve"> </w:t>
      </w:r>
      <w:proofErr w:type="spellStart"/>
      <w:r w:rsidRPr="002B3F69">
        <w:rPr>
          <w:rFonts w:ascii="Times New Roman" w:hAnsi="Times New Roman"/>
          <w:bCs/>
          <w:i/>
          <w:iCs/>
        </w:rPr>
        <w:t>tháng</w:t>
      </w:r>
      <w:proofErr w:type="spellEnd"/>
      <w:r w:rsidR="003564DC" w:rsidRPr="002B3F69">
        <w:rPr>
          <w:rFonts w:ascii="Times New Roman" w:hAnsi="Times New Roman"/>
          <w:bCs/>
          <w:i/>
          <w:iCs/>
        </w:rPr>
        <w:t xml:space="preserve"> </w:t>
      </w:r>
      <w:r w:rsidR="00A66A59" w:rsidRPr="002B3F69">
        <w:rPr>
          <w:rFonts w:ascii="Times New Roman" w:hAnsi="Times New Roman"/>
          <w:bCs/>
          <w:i/>
          <w:iCs/>
        </w:rPr>
        <w:t xml:space="preserve"> </w:t>
      </w:r>
      <w:r w:rsidR="000B6EC2" w:rsidRPr="002B3F69">
        <w:rPr>
          <w:rFonts w:ascii="Times New Roman" w:hAnsi="Times New Roman"/>
          <w:bCs/>
          <w:i/>
          <w:iCs/>
        </w:rPr>
        <w:t>1</w:t>
      </w:r>
      <w:r w:rsidR="007436A7">
        <w:rPr>
          <w:rFonts w:ascii="Times New Roman" w:hAnsi="Times New Roman"/>
          <w:bCs/>
          <w:i/>
          <w:iCs/>
        </w:rPr>
        <w:t>2</w:t>
      </w:r>
      <w:r w:rsidR="00874045" w:rsidRPr="002B3F69">
        <w:rPr>
          <w:rFonts w:ascii="Times New Roman" w:hAnsi="Times New Roman"/>
          <w:bCs/>
          <w:i/>
          <w:iCs/>
        </w:rPr>
        <w:t xml:space="preserve"> </w:t>
      </w:r>
      <w:proofErr w:type="spellStart"/>
      <w:r w:rsidRPr="002B3F69">
        <w:rPr>
          <w:rFonts w:ascii="Times New Roman" w:hAnsi="Times New Roman"/>
          <w:bCs/>
          <w:i/>
          <w:iCs/>
        </w:rPr>
        <w:t>năm</w:t>
      </w:r>
      <w:proofErr w:type="spellEnd"/>
      <w:r w:rsidRPr="002B3F69">
        <w:rPr>
          <w:rFonts w:ascii="Times New Roman" w:hAnsi="Times New Roman"/>
          <w:bCs/>
          <w:i/>
          <w:iCs/>
        </w:rPr>
        <w:t xml:space="preserve"> 202</w:t>
      </w:r>
      <w:r w:rsidR="00600333" w:rsidRPr="002B3F69">
        <w:rPr>
          <w:rFonts w:ascii="Times New Roman" w:hAnsi="Times New Roman"/>
          <w:bCs/>
          <w:i/>
          <w:iCs/>
        </w:rPr>
        <w:t>5</w:t>
      </w:r>
      <w:r w:rsidRPr="002B3F69">
        <w:rPr>
          <w:rFonts w:ascii="Times New Roman" w:hAnsi="Times New Roman"/>
          <w:bCs/>
          <w:i/>
          <w:iCs/>
        </w:rPr>
        <w:t xml:space="preserve">, </w:t>
      </w:r>
      <w:proofErr w:type="spellStart"/>
      <w:r w:rsidRPr="002B3F69">
        <w:rPr>
          <w:rFonts w:ascii="Times New Roman" w:hAnsi="Times New Roman"/>
          <w:bCs/>
          <w:i/>
          <w:iCs/>
        </w:rPr>
        <w:t>chúng</w:t>
      </w:r>
      <w:proofErr w:type="spellEnd"/>
      <w:r w:rsidRPr="002B3F69">
        <w:rPr>
          <w:rFonts w:ascii="Times New Roman" w:hAnsi="Times New Roman"/>
          <w:bCs/>
          <w:i/>
          <w:iCs/>
        </w:rPr>
        <w:t xml:space="preserve"> </w:t>
      </w:r>
      <w:proofErr w:type="spellStart"/>
      <w:r w:rsidRPr="002B3F69">
        <w:rPr>
          <w:rFonts w:ascii="Times New Roman" w:hAnsi="Times New Roman"/>
          <w:bCs/>
          <w:i/>
          <w:iCs/>
        </w:rPr>
        <w:t>tôi</w:t>
      </w:r>
      <w:proofErr w:type="spellEnd"/>
      <w:r w:rsidRPr="002B3F69">
        <w:rPr>
          <w:rFonts w:ascii="Times New Roman" w:hAnsi="Times New Roman"/>
          <w:bCs/>
          <w:i/>
          <w:iCs/>
        </w:rPr>
        <w:t xml:space="preserve"> </w:t>
      </w:r>
      <w:proofErr w:type="spellStart"/>
      <w:r w:rsidRPr="002B3F69">
        <w:rPr>
          <w:rFonts w:ascii="Times New Roman" w:hAnsi="Times New Roman"/>
          <w:bCs/>
          <w:i/>
          <w:iCs/>
        </w:rPr>
        <w:t>gồm</w:t>
      </w:r>
      <w:proofErr w:type="spellEnd"/>
      <w:r w:rsidRPr="002B3F69">
        <w:rPr>
          <w:rFonts w:ascii="Times New Roman" w:hAnsi="Times New Roman"/>
          <w:bCs/>
          <w:i/>
          <w:iCs/>
        </w:rPr>
        <w:t>:</w:t>
      </w:r>
    </w:p>
    <w:p w14:paraId="5F4CB3AE" w14:textId="77777777" w:rsidR="005B0221" w:rsidRPr="002B3F69" w:rsidRDefault="005B0221" w:rsidP="00DE4ED2">
      <w:pPr>
        <w:spacing w:after="60"/>
        <w:jc w:val="both"/>
        <w:rPr>
          <w:rFonts w:ascii="Times New Roman" w:hAnsi="Times New Roman"/>
          <w:bCs/>
          <w:i/>
          <w:iCs/>
        </w:rPr>
      </w:pPr>
    </w:p>
    <w:p w14:paraId="0B3CB695" w14:textId="2AF90C5A" w:rsidR="005B0221" w:rsidRPr="002B3F69" w:rsidRDefault="005B0221" w:rsidP="005B0221">
      <w:pPr>
        <w:spacing w:after="80" w:line="276" w:lineRule="auto"/>
        <w:jc w:val="both"/>
        <w:rPr>
          <w:rFonts w:ascii="Times New Roman" w:hAnsi="Times New Roman"/>
          <w:b/>
          <w:bCs/>
        </w:rPr>
      </w:pPr>
      <w:r w:rsidRPr="002B3F69">
        <w:rPr>
          <w:rFonts w:ascii="Times New Roman" w:hAnsi="Times New Roman"/>
          <w:b/>
          <w:bCs/>
        </w:rPr>
        <w:t xml:space="preserve">      BÊN A “</w:t>
      </w:r>
      <w:proofErr w:type="spellStart"/>
      <w:r w:rsidRPr="002B3F69">
        <w:rPr>
          <w:rFonts w:ascii="Times New Roman" w:hAnsi="Times New Roman"/>
          <w:b/>
          <w:bCs/>
        </w:rPr>
        <w:t>Bên</w:t>
      </w:r>
      <w:proofErr w:type="spellEnd"/>
      <w:r w:rsidRPr="002B3F69">
        <w:rPr>
          <w:rFonts w:ascii="Times New Roman" w:hAnsi="Times New Roman"/>
          <w:b/>
          <w:bCs/>
        </w:rPr>
        <w:t xml:space="preserve"> Mua”</w:t>
      </w:r>
      <w:r w:rsidRPr="002B3F69">
        <w:rPr>
          <w:rFonts w:ascii="Times New Roman" w:hAnsi="Times New Roman"/>
          <w:bCs/>
        </w:rPr>
        <w:t xml:space="preserve">: </w:t>
      </w:r>
      <w:r w:rsidR="007436A7" w:rsidRPr="007436A7">
        <w:rPr>
          <w:rFonts w:ascii="Times New Roman" w:hAnsi="Times New Roman"/>
          <w:b/>
        </w:rPr>
        <w:t>CÔNG TY CỔ PHẦN CÔNG NGHỆ S9</w:t>
      </w:r>
    </w:p>
    <w:p w14:paraId="33352A54" w14:textId="798C04D6" w:rsidR="005B0221" w:rsidRPr="002B3F69" w:rsidRDefault="005B0221" w:rsidP="005B0221">
      <w:pPr>
        <w:spacing w:after="80" w:line="276" w:lineRule="auto"/>
        <w:ind w:left="2160" w:hanging="1800"/>
        <w:jc w:val="both"/>
        <w:rPr>
          <w:rFonts w:ascii="Times New Roman" w:hAnsi="Times New Roman"/>
          <w:bCs/>
        </w:rPr>
      </w:pPr>
      <w:proofErr w:type="spellStart"/>
      <w:r w:rsidRPr="002B3F69">
        <w:rPr>
          <w:rFonts w:ascii="Times New Roman" w:hAnsi="Times New Roman"/>
          <w:bCs/>
        </w:rPr>
        <w:t>Địa</w:t>
      </w:r>
      <w:proofErr w:type="spellEnd"/>
      <w:r w:rsidRPr="002B3F69">
        <w:rPr>
          <w:rFonts w:ascii="Times New Roman" w:hAnsi="Times New Roman"/>
          <w:bCs/>
        </w:rPr>
        <w:t xml:space="preserve"> chỉ</w:t>
      </w:r>
      <w:r w:rsidRPr="002B3F69">
        <w:rPr>
          <w:rFonts w:ascii="Times New Roman" w:hAnsi="Times New Roman"/>
          <w:bCs/>
        </w:rPr>
        <w:tab/>
        <w:t xml:space="preserve">: </w:t>
      </w:r>
      <w:proofErr w:type="spellStart"/>
      <w:r w:rsidR="007436A7" w:rsidRPr="007436A7">
        <w:rPr>
          <w:rFonts w:ascii="Times New Roman" w:hAnsi="Times New Roman"/>
        </w:rPr>
        <w:t>Tầng</w:t>
      </w:r>
      <w:proofErr w:type="spellEnd"/>
      <w:r w:rsidR="007436A7" w:rsidRPr="007436A7">
        <w:rPr>
          <w:rFonts w:ascii="Times New Roman" w:hAnsi="Times New Roman"/>
        </w:rPr>
        <w:t xml:space="preserve"> 6, </w:t>
      </w:r>
      <w:proofErr w:type="spellStart"/>
      <w:r w:rsidR="002F6370">
        <w:rPr>
          <w:rFonts w:ascii="Times New Roman" w:hAnsi="Times New Roman"/>
        </w:rPr>
        <w:t>T</w:t>
      </w:r>
      <w:r w:rsidR="007436A7" w:rsidRPr="007436A7">
        <w:rPr>
          <w:rFonts w:ascii="Times New Roman" w:hAnsi="Times New Roman"/>
        </w:rPr>
        <w:t>òa</w:t>
      </w:r>
      <w:proofErr w:type="spellEnd"/>
      <w:r w:rsidR="007436A7" w:rsidRPr="007436A7">
        <w:rPr>
          <w:rFonts w:ascii="Times New Roman" w:hAnsi="Times New Roman"/>
        </w:rPr>
        <w:t xml:space="preserve"> </w:t>
      </w:r>
      <w:proofErr w:type="spellStart"/>
      <w:r w:rsidR="007436A7" w:rsidRPr="007436A7">
        <w:rPr>
          <w:rFonts w:ascii="Times New Roman" w:hAnsi="Times New Roman"/>
        </w:rPr>
        <w:t>nhà</w:t>
      </w:r>
      <w:proofErr w:type="spellEnd"/>
      <w:r w:rsidR="007436A7" w:rsidRPr="007436A7">
        <w:rPr>
          <w:rFonts w:ascii="Times New Roman" w:hAnsi="Times New Roman"/>
        </w:rPr>
        <w:t xml:space="preserve"> </w:t>
      </w:r>
      <w:proofErr w:type="spellStart"/>
      <w:r w:rsidR="007436A7" w:rsidRPr="007436A7">
        <w:rPr>
          <w:rFonts w:ascii="Times New Roman" w:hAnsi="Times New Roman"/>
        </w:rPr>
        <w:t>Hồ</w:t>
      </w:r>
      <w:proofErr w:type="spellEnd"/>
      <w:r w:rsidR="007436A7" w:rsidRPr="007436A7">
        <w:rPr>
          <w:rFonts w:ascii="Times New Roman" w:hAnsi="Times New Roman"/>
        </w:rPr>
        <w:t xml:space="preserve"> </w:t>
      </w:r>
      <w:proofErr w:type="spellStart"/>
      <w:r w:rsidR="007436A7" w:rsidRPr="007436A7">
        <w:rPr>
          <w:rFonts w:ascii="Times New Roman" w:hAnsi="Times New Roman"/>
        </w:rPr>
        <w:t>G</w:t>
      </w:r>
      <w:r w:rsidR="007436A7" w:rsidRPr="007436A7">
        <w:rPr>
          <w:rFonts w:ascii="Times New Roman" w:hAnsi="Times New Roman" w:hint="eastAsia"/>
        </w:rPr>
        <w:t>ươ</w:t>
      </w:r>
      <w:r w:rsidR="007436A7" w:rsidRPr="007436A7">
        <w:rPr>
          <w:rFonts w:ascii="Times New Roman" w:hAnsi="Times New Roman"/>
        </w:rPr>
        <w:t>m</w:t>
      </w:r>
      <w:proofErr w:type="spellEnd"/>
      <w:r w:rsidR="007436A7" w:rsidRPr="007436A7">
        <w:rPr>
          <w:rFonts w:ascii="Times New Roman" w:hAnsi="Times New Roman"/>
        </w:rPr>
        <w:t xml:space="preserve"> Plaza, 102 </w:t>
      </w:r>
      <w:proofErr w:type="spellStart"/>
      <w:r w:rsidR="007436A7" w:rsidRPr="007436A7">
        <w:rPr>
          <w:rFonts w:ascii="Times New Roman" w:hAnsi="Times New Roman"/>
        </w:rPr>
        <w:t>đ</w:t>
      </w:r>
      <w:r w:rsidR="007436A7" w:rsidRPr="007436A7">
        <w:rPr>
          <w:rFonts w:ascii="Times New Roman" w:hAnsi="Times New Roman" w:hint="eastAsia"/>
        </w:rPr>
        <w:t>ư</w:t>
      </w:r>
      <w:r w:rsidR="007436A7" w:rsidRPr="007436A7">
        <w:rPr>
          <w:rFonts w:ascii="Times New Roman" w:hAnsi="Times New Roman"/>
        </w:rPr>
        <w:t>ờng</w:t>
      </w:r>
      <w:proofErr w:type="spellEnd"/>
      <w:r w:rsidR="007436A7" w:rsidRPr="007436A7">
        <w:rPr>
          <w:rFonts w:ascii="Times New Roman" w:hAnsi="Times New Roman"/>
        </w:rPr>
        <w:t xml:space="preserve"> Trần Phú, </w:t>
      </w:r>
      <w:proofErr w:type="spellStart"/>
      <w:r w:rsidR="007436A7" w:rsidRPr="007436A7">
        <w:rPr>
          <w:rFonts w:ascii="Times New Roman" w:hAnsi="Times New Roman"/>
        </w:rPr>
        <w:t>Ph</w:t>
      </w:r>
      <w:r w:rsidR="007436A7" w:rsidRPr="007436A7">
        <w:rPr>
          <w:rFonts w:ascii="Times New Roman" w:hAnsi="Times New Roman" w:hint="eastAsia"/>
        </w:rPr>
        <w:t>ư</w:t>
      </w:r>
      <w:r w:rsidR="007436A7" w:rsidRPr="007436A7">
        <w:rPr>
          <w:rFonts w:ascii="Times New Roman" w:hAnsi="Times New Roman"/>
        </w:rPr>
        <w:t>ờng</w:t>
      </w:r>
      <w:proofErr w:type="spellEnd"/>
      <w:r w:rsidR="007436A7" w:rsidRPr="007436A7">
        <w:rPr>
          <w:rFonts w:ascii="Times New Roman" w:hAnsi="Times New Roman"/>
        </w:rPr>
        <w:t xml:space="preserve"> Hà Đông, Thành </w:t>
      </w:r>
      <w:proofErr w:type="spellStart"/>
      <w:r w:rsidR="007436A7" w:rsidRPr="007436A7">
        <w:rPr>
          <w:rFonts w:ascii="Times New Roman" w:hAnsi="Times New Roman"/>
        </w:rPr>
        <w:t>phố</w:t>
      </w:r>
      <w:proofErr w:type="spellEnd"/>
      <w:r w:rsidR="007436A7" w:rsidRPr="007436A7">
        <w:rPr>
          <w:rFonts w:ascii="Times New Roman" w:hAnsi="Times New Roman"/>
        </w:rPr>
        <w:t xml:space="preserve"> Hà Nội</w:t>
      </w:r>
    </w:p>
    <w:p w14:paraId="19A594D6" w14:textId="4EEAE8C8" w:rsidR="005B0221" w:rsidRPr="002B3F69" w:rsidRDefault="005B0221" w:rsidP="005B0221">
      <w:pPr>
        <w:spacing w:after="80" w:line="276" w:lineRule="auto"/>
        <w:ind w:left="2160" w:hanging="1800"/>
        <w:jc w:val="both"/>
        <w:rPr>
          <w:rFonts w:ascii="Times New Roman" w:hAnsi="Times New Roman"/>
        </w:rPr>
      </w:pPr>
      <w:r w:rsidRPr="002B3F69">
        <w:rPr>
          <w:rFonts w:ascii="Times New Roman" w:hAnsi="Times New Roman"/>
        </w:rPr>
        <w:t xml:space="preserve">                     </w:t>
      </w:r>
    </w:p>
    <w:p w14:paraId="004B91B0" w14:textId="29E310FF" w:rsidR="005B0221" w:rsidRPr="002B3F69" w:rsidRDefault="005B0221" w:rsidP="005B0221">
      <w:pPr>
        <w:spacing w:after="80" w:line="276" w:lineRule="auto"/>
        <w:jc w:val="both"/>
        <w:rPr>
          <w:rFonts w:ascii="Times New Roman" w:hAnsi="Times New Roman"/>
          <w:shd w:val="clear" w:color="auto" w:fill="FFFFFF"/>
          <w:lang w:val="en-GB"/>
        </w:rPr>
      </w:pPr>
      <w:r w:rsidRPr="002B3F69">
        <w:rPr>
          <w:rFonts w:ascii="Times New Roman" w:hAnsi="Times New Roman"/>
        </w:rPr>
        <w:t xml:space="preserve">      MST</w:t>
      </w:r>
      <w:r w:rsidRPr="002B3F69">
        <w:rPr>
          <w:rFonts w:ascii="Times New Roman" w:hAnsi="Times New Roman"/>
        </w:rPr>
        <w:tab/>
      </w:r>
      <w:r w:rsidRPr="002B3F69">
        <w:rPr>
          <w:rFonts w:ascii="Times New Roman" w:hAnsi="Times New Roman"/>
        </w:rPr>
        <w:tab/>
        <w:t xml:space="preserve">: </w:t>
      </w:r>
      <w:r w:rsidR="007436A7" w:rsidRPr="007436A7">
        <w:rPr>
          <w:rFonts w:ascii="Times New Roman" w:hAnsi="Times New Roman"/>
        </w:rPr>
        <w:t>0108266485</w:t>
      </w:r>
    </w:p>
    <w:p w14:paraId="7B4E5F7C" w14:textId="5ABA1447" w:rsidR="005B0221" w:rsidRDefault="005B0221" w:rsidP="005B0221">
      <w:pPr>
        <w:spacing w:after="80" w:line="276" w:lineRule="auto"/>
        <w:jc w:val="both"/>
        <w:rPr>
          <w:rFonts w:ascii="Times New Roman" w:hAnsi="Times New Roman"/>
          <w:b/>
        </w:rPr>
      </w:pPr>
      <w:r w:rsidRPr="002B3F69">
        <w:rPr>
          <w:rFonts w:ascii="Times New Roman" w:hAnsi="Times New Roman"/>
          <w:bCs/>
        </w:rPr>
        <w:t xml:space="preserve">      </w:t>
      </w:r>
      <w:proofErr w:type="spellStart"/>
      <w:r w:rsidRPr="002B3F69">
        <w:rPr>
          <w:rFonts w:ascii="Times New Roman" w:hAnsi="Times New Roman"/>
          <w:bCs/>
        </w:rPr>
        <w:t>Đ</w:t>
      </w:r>
      <w:r w:rsidRPr="002B3F69">
        <w:rPr>
          <w:rFonts w:ascii="Times New Roman" w:hAnsi="Times New Roman"/>
        </w:rPr>
        <w:t>ại</w:t>
      </w:r>
      <w:proofErr w:type="spellEnd"/>
      <w:r w:rsidRPr="002B3F69">
        <w:rPr>
          <w:rFonts w:ascii="Times New Roman" w:hAnsi="Times New Roman"/>
        </w:rPr>
        <w:t xml:space="preserve"> </w:t>
      </w:r>
      <w:proofErr w:type="spellStart"/>
      <w:r w:rsidRPr="002B3F69">
        <w:rPr>
          <w:rFonts w:ascii="Times New Roman" w:hAnsi="Times New Roman"/>
        </w:rPr>
        <w:t>diện</w:t>
      </w:r>
      <w:proofErr w:type="spellEnd"/>
      <w:r w:rsidRPr="002B3F69">
        <w:rPr>
          <w:rFonts w:ascii="Times New Roman" w:hAnsi="Times New Roman"/>
        </w:rPr>
        <w:tab/>
      </w:r>
      <w:r w:rsidRPr="002B3F69">
        <w:rPr>
          <w:rFonts w:ascii="Times New Roman" w:hAnsi="Times New Roman"/>
        </w:rPr>
        <w:tab/>
        <w:t>:</w:t>
      </w:r>
      <w:r w:rsidR="002B3F69" w:rsidRPr="002B3F69">
        <w:rPr>
          <w:rFonts w:ascii="Times New Roman" w:hAnsi="Times New Roman"/>
        </w:rPr>
        <w:t xml:space="preserve"> </w:t>
      </w:r>
      <w:proofErr w:type="spellStart"/>
      <w:r w:rsidR="007436A7" w:rsidRPr="007436A7">
        <w:rPr>
          <w:rFonts w:ascii="Times New Roman" w:hAnsi="Times New Roman"/>
          <w:b/>
          <w:bCs/>
        </w:rPr>
        <w:t>Ông</w:t>
      </w:r>
      <w:proofErr w:type="spellEnd"/>
      <w:r w:rsidR="007436A7" w:rsidRPr="007436A7">
        <w:rPr>
          <w:rFonts w:ascii="Times New Roman" w:hAnsi="Times New Roman"/>
          <w:b/>
          <w:bCs/>
        </w:rPr>
        <w:t xml:space="preserve"> D</w:t>
      </w:r>
      <w:r w:rsidR="007436A7" w:rsidRPr="007436A7">
        <w:rPr>
          <w:rFonts w:ascii="Times New Roman" w:hAnsi="Times New Roman" w:hint="eastAsia"/>
          <w:b/>
          <w:bCs/>
        </w:rPr>
        <w:t>ươ</w:t>
      </w:r>
      <w:r w:rsidR="007436A7" w:rsidRPr="007436A7">
        <w:rPr>
          <w:rFonts w:ascii="Times New Roman" w:hAnsi="Times New Roman"/>
          <w:b/>
          <w:bCs/>
        </w:rPr>
        <w:t xml:space="preserve">ng Ngọc Thắng          </w:t>
      </w:r>
      <w:proofErr w:type="spellStart"/>
      <w:r w:rsidR="007436A7" w:rsidRPr="007436A7">
        <w:rPr>
          <w:rFonts w:ascii="Times New Roman" w:hAnsi="Times New Roman"/>
          <w:b/>
          <w:bCs/>
        </w:rPr>
        <w:t>Chức</w:t>
      </w:r>
      <w:proofErr w:type="spellEnd"/>
      <w:r w:rsidR="007436A7" w:rsidRPr="007436A7">
        <w:rPr>
          <w:rFonts w:ascii="Times New Roman" w:hAnsi="Times New Roman"/>
          <w:b/>
          <w:bCs/>
        </w:rPr>
        <w:t xml:space="preserve"> </w:t>
      </w:r>
      <w:proofErr w:type="spellStart"/>
      <w:r w:rsidR="007436A7" w:rsidRPr="007436A7">
        <w:rPr>
          <w:rFonts w:ascii="Times New Roman" w:hAnsi="Times New Roman"/>
          <w:b/>
          <w:bCs/>
        </w:rPr>
        <w:t>vụ</w:t>
      </w:r>
      <w:proofErr w:type="spellEnd"/>
      <w:r w:rsidR="007436A7" w:rsidRPr="007436A7">
        <w:rPr>
          <w:rFonts w:ascii="Times New Roman" w:hAnsi="Times New Roman"/>
          <w:b/>
          <w:bCs/>
        </w:rPr>
        <w:t xml:space="preserve">: </w:t>
      </w:r>
      <w:proofErr w:type="spellStart"/>
      <w:r w:rsidR="007436A7" w:rsidRPr="007436A7">
        <w:rPr>
          <w:rFonts w:ascii="Times New Roman" w:hAnsi="Times New Roman"/>
          <w:b/>
          <w:bCs/>
        </w:rPr>
        <w:t>Tổng</w:t>
      </w:r>
      <w:proofErr w:type="spellEnd"/>
      <w:r w:rsidR="007436A7" w:rsidRPr="007436A7">
        <w:rPr>
          <w:rFonts w:ascii="Times New Roman" w:hAnsi="Times New Roman"/>
          <w:b/>
          <w:bCs/>
        </w:rPr>
        <w:t xml:space="preserve"> </w:t>
      </w:r>
      <w:proofErr w:type="spellStart"/>
      <w:r w:rsidR="007436A7" w:rsidRPr="007436A7">
        <w:rPr>
          <w:rFonts w:ascii="Times New Roman" w:hAnsi="Times New Roman"/>
          <w:b/>
          <w:bCs/>
        </w:rPr>
        <w:t>Giám</w:t>
      </w:r>
      <w:proofErr w:type="spellEnd"/>
      <w:r w:rsidR="007436A7" w:rsidRPr="007436A7">
        <w:rPr>
          <w:rFonts w:ascii="Times New Roman" w:hAnsi="Times New Roman"/>
          <w:b/>
          <w:bCs/>
        </w:rPr>
        <w:t xml:space="preserve"> </w:t>
      </w:r>
      <w:proofErr w:type="spellStart"/>
      <w:r w:rsidR="007436A7" w:rsidRPr="007436A7">
        <w:rPr>
          <w:rFonts w:ascii="Times New Roman" w:hAnsi="Times New Roman"/>
          <w:b/>
          <w:bCs/>
        </w:rPr>
        <w:t>đốc</w:t>
      </w:r>
      <w:proofErr w:type="spellEnd"/>
    </w:p>
    <w:p w14:paraId="50023403" w14:textId="77777777" w:rsidR="00A66A59" w:rsidRPr="002B3F69" w:rsidRDefault="00A66A59" w:rsidP="00A66A59">
      <w:pPr>
        <w:spacing w:after="60"/>
        <w:jc w:val="both"/>
        <w:rPr>
          <w:rFonts w:ascii="Times New Roman" w:hAnsi="Times New Roman"/>
          <w:b/>
          <w:bCs/>
        </w:rPr>
      </w:pPr>
    </w:p>
    <w:p w14:paraId="7F924681" w14:textId="541A377B" w:rsidR="00A66A59" w:rsidRPr="002B3F69" w:rsidRDefault="00A66A59" w:rsidP="005B0221">
      <w:pPr>
        <w:spacing w:after="60"/>
        <w:ind w:firstLine="360"/>
        <w:jc w:val="both"/>
        <w:rPr>
          <w:rFonts w:ascii="Times New Roman" w:hAnsi="Times New Roman"/>
          <w:b/>
          <w:bCs/>
        </w:rPr>
      </w:pPr>
      <w:proofErr w:type="spellStart"/>
      <w:r w:rsidRPr="002B3F69">
        <w:rPr>
          <w:rFonts w:ascii="Times New Roman" w:hAnsi="Times New Roman"/>
          <w:b/>
          <w:bCs/>
        </w:rPr>
        <w:t>Bên</w:t>
      </w:r>
      <w:proofErr w:type="spellEnd"/>
      <w:r w:rsidRPr="002B3F69">
        <w:rPr>
          <w:rFonts w:ascii="Times New Roman" w:hAnsi="Times New Roman"/>
          <w:b/>
          <w:bCs/>
        </w:rPr>
        <w:t xml:space="preserve"> B  </w:t>
      </w:r>
      <w:r w:rsidR="002B3F69">
        <w:rPr>
          <w:rFonts w:ascii="Times New Roman" w:hAnsi="Times New Roman"/>
          <w:b/>
          <w:bCs/>
        </w:rPr>
        <w:t>“</w:t>
      </w:r>
      <w:proofErr w:type="spellStart"/>
      <w:r w:rsidRPr="002B3F69">
        <w:rPr>
          <w:rFonts w:ascii="Times New Roman" w:hAnsi="Times New Roman"/>
          <w:b/>
          <w:bCs/>
        </w:rPr>
        <w:t>Bên</w:t>
      </w:r>
      <w:proofErr w:type="spellEnd"/>
      <w:r w:rsidRPr="002B3F69">
        <w:rPr>
          <w:rFonts w:ascii="Times New Roman" w:hAnsi="Times New Roman"/>
          <w:b/>
          <w:bCs/>
        </w:rPr>
        <w:t xml:space="preserve"> Bán</w:t>
      </w:r>
      <w:r w:rsidR="002B3F69">
        <w:rPr>
          <w:rFonts w:ascii="Times New Roman" w:hAnsi="Times New Roman"/>
          <w:b/>
          <w:bCs/>
        </w:rPr>
        <w:t>”</w:t>
      </w:r>
      <w:r w:rsidRPr="002B3F69">
        <w:rPr>
          <w:rFonts w:ascii="Times New Roman" w:hAnsi="Times New Roman"/>
          <w:b/>
          <w:bCs/>
        </w:rPr>
        <w:t xml:space="preserve"> : CÔNG TY TNHH VIỄN THÔNG SÁNG TẠO THUẬN PHONG </w:t>
      </w:r>
    </w:p>
    <w:p w14:paraId="29A7C6E3" w14:textId="37EAAC0C"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ịa</w:t>
      </w:r>
      <w:proofErr w:type="spellEnd"/>
      <w:r w:rsidRPr="002B3F69">
        <w:rPr>
          <w:rFonts w:ascii="Times New Roman" w:hAnsi="Times New Roman"/>
        </w:rPr>
        <w:t xml:space="preserve"> chỉ        </w:t>
      </w:r>
      <w:r w:rsidR="002B3F69">
        <w:rPr>
          <w:rFonts w:ascii="Times New Roman" w:hAnsi="Times New Roman"/>
        </w:rPr>
        <w:tab/>
      </w:r>
      <w:r w:rsidRPr="002B3F69">
        <w:rPr>
          <w:rFonts w:ascii="Times New Roman" w:hAnsi="Times New Roman"/>
        </w:rPr>
        <w:t xml:space="preserve"> :  </w:t>
      </w:r>
      <w:proofErr w:type="spellStart"/>
      <w:r w:rsidRPr="002B3F69">
        <w:rPr>
          <w:rFonts w:ascii="Times New Roman" w:hAnsi="Times New Roman"/>
        </w:rPr>
        <w:t>Số</w:t>
      </w:r>
      <w:proofErr w:type="spellEnd"/>
      <w:r w:rsidRPr="002B3F69">
        <w:rPr>
          <w:rFonts w:ascii="Times New Roman" w:hAnsi="Times New Roman"/>
        </w:rPr>
        <w:t xml:space="preserve"> 55/31 Trần Đình Xu, </w:t>
      </w:r>
      <w:proofErr w:type="spellStart"/>
      <w:r w:rsidRPr="002B3F69">
        <w:rPr>
          <w:rFonts w:ascii="Times New Roman" w:hAnsi="Times New Roman"/>
        </w:rPr>
        <w:t>Ph</w:t>
      </w:r>
      <w:r w:rsidRPr="002B3F69">
        <w:rPr>
          <w:rFonts w:ascii="Times New Roman" w:hAnsi="Times New Roman" w:hint="eastAsia"/>
        </w:rPr>
        <w:t>ư</w:t>
      </w:r>
      <w:r w:rsidRPr="002B3F69">
        <w:rPr>
          <w:rFonts w:ascii="Times New Roman" w:hAnsi="Times New Roman"/>
        </w:rPr>
        <w:t>ờng</w:t>
      </w:r>
      <w:proofErr w:type="spellEnd"/>
      <w:r w:rsidRPr="002B3F69">
        <w:rPr>
          <w:rFonts w:ascii="Times New Roman" w:hAnsi="Times New Roman"/>
        </w:rPr>
        <w:t xml:space="preserve"> </w:t>
      </w:r>
      <w:proofErr w:type="spellStart"/>
      <w:r w:rsidRPr="002B3F69">
        <w:rPr>
          <w:rFonts w:ascii="Times New Roman" w:hAnsi="Times New Roman"/>
        </w:rPr>
        <w:t>Cầu</w:t>
      </w:r>
      <w:proofErr w:type="spellEnd"/>
      <w:r w:rsidRPr="002B3F69">
        <w:rPr>
          <w:rFonts w:ascii="Times New Roman" w:hAnsi="Times New Roman"/>
        </w:rPr>
        <w:t xml:space="preserve"> </w:t>
      </w:r>
      <w:proofErr w:type="spellStart"/>
      <w:r w:rsidRPr="002B3F69">
        <w:rPr>
          <w:rFonts w:ascii="Times New Roman" w:hAnsi="Times New Roman"/>
        </w:rPr>
        <w:t>Ông</w:t>
      </w:r>
      <w:proofErr w:type="spellEnd"/>
      <w:r w:rsidRPr="002B3F69">
        <w:rPr>
          <w:rFonts w:ascii="Times New Roman" w:hAnsi="Times New Roman"/>
        </w:rPr>
        <w:t xml:space="preserve"> </w:t>
      </w:r>
      <w:proofErr w:type="spellStart"/>
      <w:r w:rsidRPr="002B3F69">
        <w:rPr>
          <w:rFonts w:ascii="Times New Roman" w:hAnsi="Times New Roman"/>
        </w:rPr>
        <w:t>Lãnh</w:t>
      </w:r>
      <w:proofErr w:type="spellEnd"/>
      <w:r w:rsidRPr="002B3F69">
        <w:rPr>
          <w:rFonts w:ascii="Times New Roman" w:hAnsi="Times New Roman"/>
        </w:rPr>
        <w:t xml:space="preserve">, Tp. </w:t>
      </w:r>
      <w:proofErr w:type="spellStart"/>
      <w:r w:rsidRPr="002B3F69">
        <w:rPr>
          <w:rFonts w:ascii="Times New Roman" w:hAnsi="Times New Roman"/>
        </w:rPr>
        <w:t>Hồ</w:t>
      </w:r>
      <w:proofErr w:type="spellEnd"/>
      <w:r w:rsidRPr="002B3F69">
        <w:rPr>
          <w:rFonts w:ascii="Times New Roman" w:hAnsi="Times New Roman"/>
        </w:rPr>
        <w:t xml:space="preserve"> Chí Minh</w:t>
      </w:r>
    </w:p>
    <w:p w14:paraId="2485CE67" w14:textId="13F48967"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iện</w:t>
      </w:r>
      <w:proofErr w:type="spellEnd"/>
      <w:r w:rsidRPr="002B3F69">
        <w:rPr>
          <w:rFonts w:ascii="Times New Roman" w:hAnsi="Times New Roman"/>
        </w:rPr>
        <w:t xml:space="preserve"> </w:t>
      </w:r>
      <w:proofErr w:type="spellStart"/>
      <w:r w:rsidRPr="002B3F69">
        <w:rPr>
          <w:rFonts w:ascii="Times New Roman" w:hAnsi="Times New Roman"/>
        </w:rPr>
        <w:t>thoại</w:t>
      </w:r>
      <w:proofErr w:type="spellEnd"/>
      <w:r w:rsidRPr="002B3F69">
        <w:rPr>
          <w:rFonts w:ascii="Times New Roman" w:hAnsi="Times New Roman"/>
        </w:rPr>
        <w:t xml:space="preserve">    </w:t>
      </w:r>
      <w:r w:rsidR="002B3F69">
        <w:rPr>
          <w:rFonts w:ascii="Times New Roman" w:hAnsi="Times New Roman"/>
        </w:rPr>
        <w:tab/>
        <w:t xml:space="preserve"> </w:t>
      </w:r>
      <w:r w:rsidRPr="002B3F69">
        <w:rPr>
          <w:rFonts w:ascii="Times New Roman" w:hAnsi="Times New Roman"/>
        </w:rPr>
        <w:t xml:space="preserve">: 028 3862 1119                                       </w:t>
      </w:r>
    </w:p>
    <w:p w14:paraId="3C4C1A63" w14:textId="143FDEA1" w:rsidR="00A66A59" w:rsidRDefault="00A66A59" w:rsidP="005B0221">
      <w:pPr>
        <w:spacing w:after="60"/>
        <w:ind w:firstLine="360"/>
        <w:jc w:val="both"/>
        <w:rPr>
          <w:rFonts w:ascii="Times New Roman" w:hAnsi="Times New Roman"/>
        </w:rPr>
      </w:pPr>
      <w:proofErr w:type="spellStart"/>
      <w:r w:rsidRPr="002B3F69">
        <w:rPr>
          <w:rFonts w:ascii="Times New Roman" w:hAnsi="Times New Roman"/>
        </w:rPr>
        <w:t>Mã</w:t>
      </w:r>
      <w:proofErr w:type="spellEnd"/>
      <w:r w:rsidRPr="002B3F69">
        <w:rPr>
          <w:rFonts w:ascii="Times New Roman" w:hAnsi="Times New Roman"/>
        </w:rPr>
        <w:t xml:space="preserve"> </w:t>
      </w:r>
      <w:proofErr w:type="spellStart"/>
      <w:r w:rsidRPr="002B3F69">
        <w:rPr>
          <w:rFonts w:ascii="Times New Roman" w:hAnsi="Times New Roman"/>
        </w:rPr>
        <w:t>số</w:t>
      </w:r>
      <w:proofErr w:type="spellEnd"/>
      <w:r w:rsidRPr="002B3F69">
        <w:rPr>
          <w:rFonts w:ascii="Times New Roman" w:hAnsi="Times New Roman"/>
        </w:rPr>
        <w:t xml:space="preserve"> </w:t>
      </w:r>
      <w:proofErr w:type="spellStart"/>
      <w:r w:rsidRPr="002B3F69">
        <w:rPr>
          <w:rFonts w:ascii="Times New Roman" w:hAnsi="Times New Roman"/>
        </w:rPr>
        <w:t>thuế</w:t>
      </w:r>
      <w:proofErr w:type="spellEnd"/>
      <w:r w:rsidRPr="002B3F69">
        <w:rPr>
          <w:rFonts w:ascii="Times New Roman" w:hAnsi="Times New Roman"/>
        </w:rPr>
        <w:t xml:space="preserve"> </w:t>
      </w:r>
      <w:r w:rsidR="002B3F69">
        <w:rPr>
          <w:rFonts w:ascii="Times New Roman" w:hAnsi="Times New Roman"/>
        </w:rPr>
        <w:tab/>
      </w:r>
      <w:r w:rsidRPr="002B3F69">
        <w:rPr>
          <w:rFonts w:ascii="Times New Roman" w:hAnsi="Times New Roman"/>
        </w:rPr>
        <w:t xml:space="preserve">  : 0304195505</w:t>
      </w:r>
    </w:p>
    <w:p w14:paraId="78F988BF" w14:textId="7B0BB9F0" w:rsidR="002B3F69" w:rsidRPr="002B3F69" w:rsidRDefault="002B3F69" w:rsidP="002B3F69">
      <w:pPr>
        <w:spacing w:after="80" w:line="276" w:lineRule="auto"/>
        <w:ind w:firstLine="360"/>
        <w:jc w:val="both"/>
        <w:rPr>
          <w:rFonts w:ascii="Times New Roman" w:hAnsi="Times New Roman"/>
        </w:rPr>
      </w:pPr>
      <w:r w:rsidRPr="002B3F69">
        <w:rPr>
          <w:rFonts w:ascii="Times New Roman" w:hAnsi="Times New Roman"/>
          <w:bCs/>
        </w:rPr>
        <w:t xml:space="preserve">Tài </w:t>
      </w:r>
      <w:proofErr w:type="spellStart"/>
      <w:r w:rsidRPr="002B3F69">
        <w:rPr>
          <w:rFonts w:ascii="Times New Roman" w:hAnsi="Times New Roman"/>
          <w:bCs/>
        </w:rPr>
        <w:t>khoản</w:t>
      </w:r>
      <w:proofErr w:type="spellEnd"/>
      <w:r w:rsidRPr="002B3F69">
        <w:rPr>
          <w:rFonts w:ascii="Times New Roman" w:hAnsi="Times New Roman"/>
          <w:bCs/>
        </w:rPr>
        <w:t xml:space="preserve"> </w:t>
      </w:r>
      <w:r w:rsidRPr="002B3F69">
        <w:rPr>
          <w:rFonts w:ascii="Times New Roman" w:hAnsi="Times New Roman"/>
          <w:bCs/>
        </w:rPr>
        <w:tab/>
      </w:r>
      <w:r>
        <w:rPr>
          <w:rFonts w:ascii="Times New Roman" w:hAnsi="Times New Roman"/>
          <w:bCs/>
        </w:rPr>
        <w:tab/>
        <w:t xml:space="preserve">  </w:t>
      </w:r>
      <w:r w:rsidRPr="002B3F69">
        <w:rPr>
          <w:rFonts w:ascii="Times New Roman" w:hAnsi="Times New Roman"/>
          <w:bCs/>
        </w:rPr>
        <w:t>:</w:t>
      </w:r>
      <w:r w:rsidRPr="002B3F69">
        <w:rPr>
          <w:rFonts w:ascii="Times New Roman" w:hAnsi="Times New Roman"/>
          <w:noProof/>
          <w:shd w:val="clear" w:color="auto" w:fill="FFFFFF"/>
          <w:lang w:val="vi-VN"/>
        </w:rPr>
        <w:t xml:space="preserve"> </w:t>
      </w:r>
      <w:r w:rsidRPr="002B3F69">
        <w:rPr>
          <w:rFonts w:ascii="Times New Roman" w:hAnsi="Times New Roman"/>
        </w:rPr>
        <w:t>1</w:t>
      </w:r>
      <w:r>
        <w:rPr>
          <w:rFonts w:ascii="Times New Roman" w:hAnsi="Times New Roman"/>
        </w:rPr>
        <w:t xml:space="preserve">7058209 </w:t>
      </w:r>
      <w:r w:rsidRPr="002B3F69">
        <w:rPr>
          <w:rFonts w:ascii="Times New Roman" w:hAnsi="Times New Roman"/>
        </w:rPr>
        <w:t xml:space="preserve"> </w:t>
      </w:r>
      <w:proofErr w:type="spellStart"/>
      <w:r w:rsidRPr="002B3F69">
        <w:rPr>
          <w:rFonts w:ascii="Times New Roman" w:hAnsi="Times New Roman"/>
        </w:rPr>
        <w:t>tại</w:t>
      </w:r>
      <w:proofErr w:type="spellEnd"/>
      <w:r w:rsidRPr="002B3F69">
        <w:rPr>
          <w:rFonts w:ascii="Times New Roman" w:hAnsi="Times New Roman"/>
        </w:rPr>
        <w:t xml:space="preserve"> NH TMCP Á Châu – CN </w:t>
      </w:r>
      <w:proofErr w:type="spellStart"/>
      <w:r w:rsidRPr="002B3F69">
        <w:rPr>
          <w:rFonts w:ascii="Times New Roman" w:hAnsi="Times New Roman"/>
        </w:rPr>
        <w:t>Tp.HCM</w:t>
      </w:r>
      <w:proofErr w:type="spellEnd"/>
    </w:p>
    <w:p w14:paraId="4E9D210E" w14:textId="2E507A17"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ại</w:t>
      </w:r>
      <w:proofErr w:type="spellEnd"/>
      <w:r w:rsidRPr="002B3F69">
        <w:rPr>
          <w:rFonts w:ascii="Times New Roman" w:hAnsi="Times New Roman"/>
        </w:rPr>
        <w:t xml:space="preserve"> </w:t>
      </w:r>
      <w:proofErr w:type="spellStart"/>
      <w:r w:rsidRPr="002B3F69">
        <w:rPr>
          <w:rFonts w:ascii="Times New Roman" w:hAnsi="Times New Roman"/>
        </w:rPr>
        <w:t>diện</w:t>
      </w:r>
      <w:proofErr w:type="spellEnd"/>
      <w:r w:rsidRPr="002B3F69">
        <w:rPr>
          <w:rFonts w:ascii="Times New Roman" w:hAnsi="Times New Roman"/>
        </w:rPr>
        <w:t xml:space="preserve"> </w:t>
      </w:r>
      <w:proofErr w:type="spellStart"/>
      <w:r w:rsidRPr="002B3F69">
        <w:rPr>
          <w:rFonts w:ascii="Times New Roman" w:hAnsi="Times New Roman"/>
        </w:rPr>
        <w:t>bởi</w:t>
      </w:r>
      <w:proofErr w:type="spellEnd"/>
      <w:r w:rsidRPr="002B3F69">
        <w:rPr>
          <w:rFonts w:ascii="Times New Roman" w:hAnsi="Times New Roman"/>
        </w:rPr>
        <w:t xml:space="preserve"> </w:t>
      </w:r>
      <w:r w:rsidR="002B3F69">
        <w:rPr>
          <w:rFonts w:ascii="Times New Roman" w:hAnsi="Times New Roman"/>
        </w:rPr>
        <w:tab/>
        <w:t xml:space="preserve">  </w:t>
      </w:r>
      <w:r w:rsidRPr="002B3F69">
        <w:rPr>
          <w:rFonts w:ascii="Times New Roman" w:hAnsi="Times New Roman"/>
        </w:rPr>
        <w:t xml:space="preserve">: </w:t>
      </w:r>
      <w:proofErr w:type="spellStart"/>
      <w:r w:rsidRPr="002B3F69">
        <w:rPr>
          <w:rFonts w:ascii="Times New Roman" w:hAnsi="Times New Roman"/>
          <w:b/>
          <w:bCs/>
        </w:rPr>
        <w:t>Ông</w:t>
      </w:r>
      <w:proofErr w:type="spellEnd"/>
      <w:r w:rsidRPr="002B3F69">
        <w:rPr>
          <w:rFonts w:ascii="Times New Roman" w:hAnsi="Times New Roman"/>
        </w:rPr>
        <w:t xml:space="preserve"> </w:t>
      </w:r>
      <w:r w:rsidRPr="002B3F69">
        <w:rPr>
          <w:rFonts w:ascii="Times New Roman" w:hAnsi="Times New Roman"/>
          <w:b/>
          <w:bCs/>
        </w:rPr>
        <w:t>Huỳnh Thanh Hải</w:t>
      </w:r>
      <w:r w:rsidRPr="002B3F69">
        <w:rPr>
          <w:rFonts w:ascii="Times New Roman" w:hAnsi="Times New Roman"/>
        </w:rPr>
        <w:t xml:space="preserve">               </w:t>
      </w:r>
      <w:r w:rsidR="007436A7">
        <w:rPr>
          <w:rFonts w:ascii="Times New Roman" w:hAnsi="Times New Roman"/>
        </w:rPr>
        <w:t xml:space="preserve">  </w:t>
      </w:r>
      <w:r w:rsidRPr="002B3F69">
        <w:rPr>
          <w:rFonts w:ascii="Times New Roman" w:hAnsi="Times New Roman"/>
        </w:rPr>
        <w:t xml:space="preserve"> </w:t>
      </w:r>
      <w:proofErr w:type="spellStart"/>
      <w:r w:rsidRPr="002B3F69">
        <w:rPr>
          <w:rFonts w:ascii="Times New Roman" w:hAnsi="Times New Roman"/>
        </w:rPr>
        <w:t>Chức</w:t>
      </w:r>
      <w:proofErr w:type="spellEnd"/>
      <w:r w:rsidRPr="002B3F69">
        <w:rPr>
          <w:rFonts w:ascii="Times New Roman" w:hAnsi="Times New Roman"/>
        </w:rPr>
        <w:t xml:space="preserve"> </w:t>
      </w:r>
      <w:proofErr w:type="spellStart"/>
      <w:r w:rsidRPr="002B3F69">
        <w:rPr>
          <w:rFonts w:ascii="Times New Roman" w:hAnsi="Times New Roman"/>
        </w:rPr>
        <w:t>vụ</w:t>
      </w:r>
      <w:proofErr w:type="spellEnd"/>
      <w:r w:rsidRPr="002B3F69">
        <w:rPr>
          <w:rFonts w:ascii="Times New Roman" w:hAnsi="Times New Roman"/>
        </w:rPr>
        <w:t xml:space="preserve">: </w:t>
      </w:r>
      <w:proofErr w:type="spellStart"/>
      <w:r w:rsidRPr="002B3F69">
        <w:rPr>
          <w:rFonts w:ascii="Times New Roman" w:hAnsi="Times New Roman"/>
          <w:b/>
          <w:bCs/>
        </w:rPr>
        <w:t>Giám</w:t>
      </w:r>
      <w:proofErr w:type="spellEnd"/>
      <w:r w:rsidRPr="002B3F69">
        <w:rPr>
          <w:rFonts w:ascii="Times New Roman" w:hAnsi="Times New Roman"/>
          <w:b/>
          <w:bCs/>
        </w:rPr>
        <w:t xml:space="preserve"> </w:t>
      </w:r>
      <w:proofErr w:type="spellStart"/>
      <w:r w:rsidR="002B3F69" w:rsidRPr="002B3F69">
        <w:rPr>
          <w:rFonts w:ascii="Times New Roman" w:hAnsi="Times New Roman"/>
          <w:b/>
          <w:bCs/>
        </w:rPr>
        <w:t>đ</w:t>
      </w:r>
      <w:r w:rsidRPr="002B3F69">
        <w:rPr>
          <w:rFonts w:ascii="Times New Roman" w:hAnsi="Times New Roman"/>
          <w:b/>
          <w:bCs/>
        </w:rPr>
        <w:t>ốc</w:t>
      </w:r>
      <w:proofErr w:type="spellEnd"/>
    </w:p>
    <w:p w14:paraId="767873FA" w14:textId="77777777" w:rsidR="00C04C04" w:rsidRPr="002B3F69" w:rsidRDefault="00C04C04" w:rsidP="005B0221">
      <w:pPr>
        <w:spacing w:after="60"/>
        <w:ind w:firstLine="360"/>
        <w:jc w:val="both"/>
        <w:rPr>
          <w:rFonts w:ascii="Times New Roman" w:hAnsi="Times New Roman"/>
          <w:shd w:val="clear" w:color="auto" w:fill="FFFFFF"/>
        </w:rPr>
      </w:pPr>
    </w:p>
    <w:p w14:paraId="06064452" w14:textId="77777777" w:rsidR="00C04C04" w:rsidRPr="002B3F69" w:rsidRDefault="00C04C04" w:rsidP="00DE4ED2">
      <w:pPr>
        <w:spacing w:after="60"/>
        <w:ind w:firstLine="720"/>
        <w:jc w:val="both"/>
        <w:rPr>
          <w:rFonts w:ascii="Times New Roman" w:hAnsi="Times New Roman"/>
          <w:bCs/>
        </w:rPr>
      </w:pPr>
      <w:r w:rsidRPr="002B3F69">
        <w:rPr>
          <w:rFonts w:ascii="Times New Roman" w:hAnsi="Times New Roman"/>
          <w:bCs/>
        </w:rPr>
        <w:t xml:space="preserve">Sau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thỏa</w:t>
      </w:r>
      <w:proofErr w:type="spellEnd"/>
      <w:r w:rsidRPr="002B3F69">
        <w:rPr>
          <w:rFonts w:ascii="Times New Roman" w:hAnsi="Times New Roman"/>
          <w:bCs/>
        </w:rPr>
        <w:t xml:space="preserve"> </w:t>
      </w:r>
      <w:proofErr w:type="spellStart"/>
      <w:r w:rsidRPr="002B3F69">
        <w:rPr>
          <w:rFonts w:ascii="Times New Roman" w:hAnsi="Times New Roman"/>
          <w:bCs/>
        </w:rPr>
        <w:t>thuận</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thống</w:t>
      </w:r>
      <w:proofErr w:type="spellEnd"/>
      <w:r w:rsidRPr="002B3F69">
        <w:rPr>
          <w:rFonts w:ascii="Times New Roman" w:hAnsi="Times New Roman"/>
          <w:bCs/>
        </w:rPr>
        <w:t xml:space="preserve"> </w:t>
      </w:r>
      <w:proofErr w:type="spellStart"/>
      <w:r w:rsidRPr="002B3F69">
        <w:rPr>
          <w:rFonts w:ascii="Times New Roman" w:hAnsi="Times New Roman"/>
          <w:bCs/>
        </w:rPr>
        <w:t>nhất</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mua</w:t>
      </w:r>
      <w:proofErr w:type="spellEnd"/>
      <w:r w:rsidRPr="002B3F69">
        <w:rPr>
          <w:rFonts w:ascii="Times New Roman" w:hAnsi="Times New Roman"/>
          <w:bCs/>
        </w:rPr>
        <w:t xml:space="preserve"> </w:t>
      </w:r>
      <w:proofErr w:type="spellStart"/>
      <w:r w:rsidRPr="002B3F69">
        <w:rPr>
          <w:rFonts w:ascii="Times New Roman" w:hAnsi="Times New Roman"/>
          <w:bCs/>
        </w:rPr>
        <w:t>bán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w:t>
      </w:r>
      <w:proofErr w:type="spellStart"/>
      <w:r w:rsidRPr="002B3F69">
        <w:rPr>
          <w:rFonts w:ascii="Times New Roman" w:hAnsi="Times New Roman"/>
          <w:bCs/>
        </w:rPr>
        <w:t>đây</w:t>
      </w:r>
      <w:proofErr w:type="spellEnd"/>
      <w:r w:rsidRPr="002B3F69">
        <w:rPr>
          <w:rFonts w:ascii="Times New Roman" w:hAnsi="Times New Roman"/>
          <w:bCs/>
        </w:rPr>
        <w:t xml:space="preserve"> </w:t>
      </w:r>
      <w:proofErr w:type="spellStart"/>
      <w:r w:rsidRPr="002B3F69">
        <w:rPr>
          <w:rFonts w:ascii="Times New Roman" w:hAnsi="Times New Roman"/>
          <w:bCs/>
        </w:rPr>
        <w:t>gọi</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w:t>
      </w:r>
    </w:p>
    <w:p w14:paraId="673899ED" w14:textId="4B545718" w:rsidR="00D76078" w:rsidRPr="002B3F69" w:rsidRDefault="00C04C04" w:rsidP="00DE4ED2">
      <w:pPr>
        <w:spacing w:after="60"/>
        <w:jc w:val="both"/>
        <w:rPr>
          <w:rFonts w:ascii="Times New Roman" w:hAnsi="Times New Roman"/>
          <w:bCs/>
        </w:rPr>
      </w:pPr>
      <w:proofErr w:type="spellStart"/>
      <w:r w:rsidRPr="002B3F69">
        <w:rPr>
          <w:rFonts w:ascii="Times New Roman" w:hAnsi="Times New Roman"/>
          <w:bCs/>
        </w:rPr>
        <w:t>với</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khoản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w:t>
      </w:r>
    </w:p>
    <w:p w14:paraId="341A5FDF" w14:textId="77777777" w:rsidR="00D76078" w:rsidRPr="002B3F69" w:rsidRDefault="00D76078" w:rsidP="00DE4ED2">
      <w:pPr>
        <w:spacing w:after="60"/>
        <w:jc w:val="both"/>
        <w:rPr>
          <w:rFonts w:ascii="Times New Roman" w:hAnsi="Times New Roman"/>
          <w:bCs/>
        </w:rPr>
      </w:pPr>
    </w:p>
    <w:p w14:paraId="122B8824" w14:textId="7EA5FC7F" w:rsidR="0006745A" w:rsidRPr="002B3F69" w:rsidRDefault="00F740AD"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HÀNG HÓA</w:t>
      </w:r>
      <w:r w:rsidR="00C04C04" w:rsidRPr="002B3F69">
        <w:rPr>
          <w:rFonts w:ascii="Times New Roman" w:hAnsi="Times New Roman"/>
          <w:b/>
          <w:bCs/>
          <w:lang w:val="vi-VN"/>
        </w:rPr>
        <w:t xml:space="preserve"> SỐ LƯỢNG, QUY CÁCH &amp; GIÁ </w:t>
      </w:r>
    </w:p>
    <w:p w14:paraId="2B6C8393" w14:textId="44005C44" w:rsidR="00A80F59" w:rsidRPr="002B3F69" w:rsidRDefault="000F783C" w:rsidP="00DE4ED2">
      <w:pPr>
        <w:spacing w:after="60"/>
        <w:ind w:firstLine="360"/>
        <w:jc w:val="both"/>
        <w:rPr>
          <w:rFonts w:ascii="Times New Roman" w:hAnsi="Times New Roman"/>
          <w:bCs/>
          <w:lang w:val="vi-VN"/>
        </w:rPr>
      </w:pPr>
      <w:r w:rsidRPr="002B3F69">
        <w:rPr>
          <w:rFonts w:ascii="Times New Roman" w:hAnsi="Times New Roman"/>
          <w:bCs/>
          <w:lang w:val="vi-VN"/>
        </w:rPr>
        <w:t xml:space="preserve">Bên B đồng ý bán cho Bên A và Bên A đồng ý mua của Bên B các hàng hóa với số lượng, quy cách sản phẩm chi tiết </w:t>
      </w:r>
      <w:r w:rsidR="00874045" w:rsidRPr="002B3F69">
        <w:rPr>
          <w:rFonts w:ascii="Times New Roman" w:hAnsi="Times New Roman"/>
          <w:bCs/>
          <w:lang w:val="vi-VN"/>
        </w:rPr>
        <w:t>như sau:</w:t>
      </w:r>
    </w:p>
    <w:p w14:paraId="312BEB51" w14:textId="77777777" w:rsidR="00D76078" w:rsidRPr="002B3F69" w:rsidRDefault="00D76078" w:rsidP="00DE4ED2">
      <w:pPr>
        <w:spacing w:after="60"/>
        <w:ind w:firstLine="360"/>
        <w:jc w:val="both"/>
        <w:rPr>
          <w:rFonts w:ascii="Times New Roman" w:hAnsi="Times New Roman"/>
          <w:bCs/>
          <w:lang w:val="vi-VN"/>
        </w:rPr>
      </w:pPr>
    </w:p>
    <w:p w14:paraId="1C47C00E" w14:textId="77777777" w:rsidR="000B6EC2" w:rsidRPr="002B3F69" w:rsidRDefault="000B6EC2" w:rsidP="00DE4ED2">
      <w:pPr>
        <w:spacing w:after="60"/>
        <w:ind w:firstLine="360"/>
        <w:jc w:val="both"/>
        <w:rPr>
          <w:rFonts w:ascii="Times New Roman" w:hAnsi="Times New Roman"/>
          <w:bCs/>
          <w:lang w:val="vi-VN"/>
        </w:rPr>
      </w:pPr>
    </w:p>
    <w:p w14:paraId="0FB7D84A" w14:textId="77777777" w:rsidR="000B6EC2" w:rsidRPr="002B3F69" w:rsidRDefault="000B6EC2" w:rsidP="00DE4ED2">
      <w:pPr>
        <w:spacing w:after="60"/>
        <w:ind w:firstLine="360"/>
        <w:jc w:val="both"/>
        <w:rPr>
          <w:rFonts w:ascii="Times New Roman" w:hAnsi="Times New Roman"/>
          <w:bCs/>
          <w:lang w:val="vi-VN"/>
        </w:rPr>
      </w:pPr>
    </w:p>
    <w:tbl>
      <w:tblPr>
        <w:tblW w:w="1104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1727"/>
        <w:gridCol w:w="1777"/>
        <w:gridCol w:w="881"/>
        <w:gridCol w:w="907"/>
        <w:gridCol w:w="1297"/>
        <w:gridCol w:w="1357"/>
        <w:gridCol w:w="2308"/>
      </w:tblGrid>
      <w:tr w:rsidR="00E66E23" w:rsidRPr="002B3F69" w14:paraId="547D4F7E" w14:textId="6EF8D0EE" w:rsidTr="00E53F4C">
        <w:trPr>
          <w:trHeight w:hRule="exact" w:val="1198"/>
        </w:trPr>
        <w:tc>
          <w:tcPr>
            <w:tcW w:w="793" w:type="dxa"/>
            <w:shd w:val="clear" w:color="000000" w:fill="FCE4D6"/>
            <w:vAlign w:val="center"/>
            <w:hideMark/>
          </w:tcPr>
          <w:p w14:paraId="00F9E8E4" w14:textId="77777777" w:rsidR="00E66E23" w:rsidRPr="002B3F69" w:rsidRDefault="00E66E23" w:rsidP="00F64485">
            <w:pPr>
              <w:jc w:val="center"/>
              <w:rPr>
                <w:rFonts w:ascii="Times New Roman" w:hAnsi="Times New Roman"/>
                <w:b/>
                <w:bCs/>
              </w:rPr>
            </w:pPr>
            <w:r w:rsidRPr="002B3F69">
              <w:rPr>
                <w:rFonts w:ascii="Times New Roman" w:hAnsi="Times New Roman"/>
                <w:b/>
                <w:bCs/>
              </w:rPr>
              <w:t>STT</w:t>
            </w:r>
          </w:p>
        </w:tc>
        <w:tc>
          <w:tcPr>
            <w:tcW w:w="1727" w:type="dxa"/>
            <w:shd w:val="clear" w:color="000000" w:fill="FCE4D6"/>
            <w:vAlign w:val="center"/>
            <w:hideMark/>
          </w:tcPr>
          <w:p w14:paraId="0E682DE0" w14:textId="77777777" w:rsidR="00E66E23" w:rsidRPr="002B3F69" w:rsidRDefault="00E66E23" w:rsidP="00F64485">
            <w:pPr>
              <w:jc w:val="center"/>
              <w:rPr>
                <w:rFonts w:ascii="Times New Roman" w:hAnsi="Times New Roman"/>
                <w:b/>
                <w:bCs/>
              </w:rPr>
            </w:pPr>
            <w:proofErr w:type="spellStart"/>
            <w:r w:rsidRPr="002B3F69">
              <w:rPr>
                <w:rFonts w:ascii="Times New Roman" w:hAnsi="Times New Roman"/>
                <w:b/>
                <w:bCs/>
              </w:rPr>
              <w:t>Mô</w:t>
            </w:r>
            <w:proofErr w:type="spellEnd"/>
            <w:r w:rsidRPr="002B3F69">
              <w:rPr>
                <w:rFonts w:ascii="Times New Roman" w:hAnsi="Times New Roman"/>
                <w:b/>
                <w:bCs/>
              </w:rPr>
              <w:t xml:space="preserve"> </w:t>
            </w:r>
            <w:proofErr w:type="spellStart"/>
            <w:r w:rsidRPr="002B3F69">
              <w:rPr>
                <w:rFonts w:ascii="Times New Roman" w:hAnsi="Times New Roman"/>
                <w:b/>
                <w:bCs/>
              </w:rPr>
              <w:t>tả</w:t>
            </w:r>
            <w:proofErr w:type="spellEnd"/>
          </w:p>
        </w:tc>
        <w:tc>
          <w:tcPr>
            <w:tcW w:w="1777" w:type="dxa"/>
            <w:shd w:val="clear" w:color="000000" w:fill="FCE4D6"/>
            <w:vAlign w:val="center"/>
            <w:hideMark/>
          </w:tcPr>
          <w:p w14:paraId="1955BD36" w14:textId="77777777" w:rsidR="00E66E23" w:rsidRPr="002B3F69" w:rsidRDefault="00E66E23" w:rsidP="00F64485">
            <w:pPr>
              <w:jc w:val="center"/>
              <w:rPr>
                <w:rFonts w:ascii="Times New Roman" w:hAnsi="Times New Roman"/>
                <w:b/>
                <w:bCs/>
              </w:rPr>
            </w:pPr>
            <w:r w:rsidRPr="002B3F69">
              <w:rPr>
                <w:rFonts w:ascii="Times New Roman" w:hAnsi="Times New Roman"/>
                <w:b/>
                <w:bCs/>
              </w:rPr>
              <w:br/>
            </w:r>
            <w:proofErr w:type="spellStart"/>
            <w:r w:rsidRPr="002B3F69">
              <w:rPr>
                <w:rFonts w:ascii="Times New Roman" w:hAnsi="Times New Roman"/>
                <w:b/>
                <w:bCs/>
              </w:rPr>
              <w:t>Nhãn</w:t>
            </w:r>
            <w:proofErr w:type="spellEnd"/>
            <w:r w:rsidRPr="002B3F69">
              <w:rPr>
                <w:rFonts w:ascii="Times New Roman" w:hAnsi="Times New Roman"/>
                <w:b/>
                <w:bCs/>
              </w:rPr>
              <w:t xml:space="preserve"> </w:t>
            </w:r>
            <w:proofErr w:type="spellStart"/>
            <w:r w:rsidRPr="002B3F69">
              <w:rPr>
                <w:rFonts w:ascii="Times New Roman" w:hAnsi="Times New Roman"/>
                <w:b/>
                <w:bCs/>
              </w:rPr>
              <w:t>hiệu</w:t>
            </w:r>
            <w:proofErr w:type="spellEnd"/>
            <w:r>
              <w:rPr>
                <w:rFonts w:ascii="Times New Roman" w:hAnsi="Times New Roman"/>
                <w:b/>
                <w:bCs/>
              </w:rPr>
              <w:t>/</w:t>
            </w:r>
            <w:proofErr w:type="spellStart"/>
            <w:r>
              <w:rPr>
                <w:rFonts w:ascii="Times New Roman" w:hAnsi="Times New Roman"/>
                <w:b/>
                <w:bCs/>
              </w:rPr>
              <w:t>Xuất</w:t>
            </w:r>
            <w:proofErr w:type="spellEnd"/>
            <w:r>
              <w:rPr>
                <w:rFonts w:ascii="Times New Roman" w:hAnsi="Times New Roman"/>
                <w:b/>
                <w:bCs/>
              </w:rPr>
              <w:t xml:space="preserve"> </w:t>
            </w:r>
            <w:proofErr w:type="spellStart"/>
            <w:r>
              <w:rPr>
                <w:rFonts w:ascii="Times New Roman" w:hAnsi="Times New Roman"/>
                <w:b/>
                <w:bCs/>
              </w:rPr>
              <w:t>xứ</w:t>
            </w:r>
            <w:proofErr w:type="spellEnd"/>
          </w:p>
          <w:p w14:paraId="451EAB88" w14:textId="22B82431" w:rsidR="00E66E23" w:rsidRPr="002B3F69" w:rsidRDefault="00E66E23" w:rsidP="00F64485">
            <w:pPr>
              <w:jc w:val="center"/>
              <w:rPr>
                <w:rFonts w:ascii="Times New Roman" w:hAnsi="Times New Roman"/>
                <w:b/>
                <w:bCs/>
              </w:rPr>
            </w:pPr>
          </w:p>
        </w:tc>
        <w:tc>
          <w:tcPr>
            <w:tcW w:w="881" w:type="dxa"/>
            <w:shd w:val="clear" w:color="000000" w:fill="FCE4D6"/>
            <w:vAlign w:val="center"/>
            <w:hideMark/>
          </w:tcPr>
          <w:p w14:paraId="0541CBB8" w14:textId="2FC21EA7" w:rsidR="00E66E23" w:rsidRPr="002B3F69" w:rsidRDefault="00E66E23" w:rsidP="00F64485">
            <w:pPr>
              <w:jc w:val="center"/>
              <w:rPr>
                <w:rFonts w:ascii="Times New Roman" w:hAnsi="Times New Roman"/>
                <w:b/>
                <w:bCs/>
              </w:rPr>
            </w:pPr>
            <w:proofErr w:type="spellStart"/>
            <w:r w:rsidRPr="002B3F69">
              <w:rPr>
                <w:rFonts w:ascii="Times New Roman" w:hAnsi="Times New Roman"/>
                <w:b/>
                <w:bCs/>
              </w:rPr>
              <w:t>Đơn</w:t>
            </w:r>
            <w:proofErr w:type="spellEnd"/>
            <w:r w:rsidRPr="002B3F69">
              <w:rPr>
                <w:rFonts w:ascii="Times New Roman" w:hAnsi="Times New Roman"/>
                <w:b/>
                <w:bCs/>
              </w:rPr>
              <w:t xml:space="preserve"> </w:t>
            </w:r>
            <w:proofErr w:type="spellStart"/>
            <w:r w:rsidRPr="002B3F69">
              <w:rPr>
                <w:rFonts w:ascii="Times New Roman" w:hAnsi="Times New Roman"/>
                <w:b/>
                <w:bCs/>
              </w:rPr>
              <w:t>vị</w:t>
            </w:r>
            <w:proofErr w:type="spellEnd"/>
          </w:p>
        </w:tc>
        <w:tc>
          <w:tcPr>
            <w:tcW w:w="907" w:type="dxa"/>
            <w:shd w:val="clear" w:color="000000" w:fill="FCE4D6"/>
            <w:vAlign w:val="center"/>
            <w:hideMark/>
          </w:tcPr>
          <w:p w14:paraId="4830FCED" w14:textId="77777777" w:rsidR="00E66E23" w:rsidRPr="002B3F69" w:rsidRDefault="00E66E23" w:rsidP="00F64485">
            <w:pPr>
              <w:jc w:val="center"/>
              <w:rPr>
                <w:rFonts w:ascii="Times New Roman" w:hAnsi="Times New Roman"/>
                <w:b/>
                <w:bCs/>
              </w:rPr>
            </w:pPr>
            <w:proofErr w:type="spellStart"/>
            <w:r w:rsidRPr="002B3F69">
              <w:rPr>
                <w:rFonts w:ascii="Times New Roman" w:hAnsi="Times New Roman"/>
                <w:b/>
                <w:bCs/>
              </w:rPr>
              <w:t>Khối</w:t>
            </w:r>
            <w:proofErr w:type="spellEnd"/>
            <w:r w:rsidRPr="002B3F69">
              <w:rPr>
                <w:rFonts w:ascii="Times New Roman" w:hAnsi="Times New Roman"/>
                <w:b/>
                <w:bCs/>
              </w:rPr>
              <w:t xml:space="preserve"> </w:t>
            </w:r>
            <w:proofErr w:type="spellStart"/>
            <w:r w:rsidRPr="002B3F69">
              <w:rPr>
                <w:rFonts w:ascii="Times New Roman" w:hAnsi="Times New Roman"/>
                <w:b/>
                <w:bCs/>
              </w:rPr>
              <w:t>lượng</w:t>
            </w:r>
            <w:proofErr w:type="spellEnd"/>
          </w:p>
        </w:tc>
        <w:tc>
          <w:tcPr>
            <w:tcW w:w="1297" w:type="dxa"/>
            <w:shd w:val="clear" w:color="000000" w:fill="FCE4D6"/>
            <w:vAlign w:val="center"/>
            <w:hideMark/>
          </w:tcPr>
          <w:p w14:paraId="1A63FAF3" w14:textId="77777777" w:rsidR="00E66E23" w:rsidRPr="002B3F69" w:rsidRDefault="00E66E23" w:rsidP="00F64485">
            <w:pPr>
              <w:jc w:val="center"/>
              <w:rPr>
                <w:rFonts w:ascii="Times New Roman" w:hAnsi="Times New Roman"/>
                <w:b/>
                <w:bCs/>
              </w:rPr>
            </w:pPr>
            <w:proofErr w:type="spellStart"/>
            <w:r w:rsidRPr="002B3F69">
              <w:rPr>
                <w:rFonts w:ascii="Times New Roman" w:hAnsi="Times New Roman"/>
                <w:b/>
                <w:bCs/>
              </w:rPr>
              <w:t>Đơn</w:t>
            </w:r>
            <w:proofErr w:type="spellEnd"/>
            <w:r w:rsidRPr="002B3F69">
              <w:rPr>
                <w:rFonts w:ascii="Times New Roman" w:hAnsi="Times New Roman"/>
                <w:b/>
                <w:bCs/>
              </w:rPr>
              <w:t xml:space="preserve"> </w:t>
            </w:r>
            <w:proofErr w:type="spellStart"/>
            <w:r w:rsidRPr="002B3F69">
              <w:rPr>
                <w:rFonts w:ascii="Times New Roman" w:hAnsi="Times New Roman"/>
                <w:b/>
                <w:bCs/>
              </w:rPr>
              <w:t>giá</w:t>
            </w:r>
            <w:proofErr w:type="spellEnd"/>
            <w:r w:rsidRPr="002B3F69">
              <w:rPr>
                <w:rFonts w:ascii="Times New Roman" w:hAnsi="Times New Roman"/>
                <w:b/>
                <w:bCs/>
              </w:rPr>
              <w:br/>
              <w:t>VNĐ</w:t>
            </w:r>
          </w:p>
        </w:tc>
        <w:tc>
          <w:tcPr>
            <w:tcW w:w="1357" w:type="dxa"/>
            <w:shd w:val="clear" w:color="000000" w:fill="FCE4D6"/>
            <w:vAlign w:val="center"/>
            <w:hideMark/>
          </w:tcPr>
          <w:p w14:paraId="089EF082" w14:textId="77777777" w:rsidR="00E66E23" w:rsidRPr="002B3F69" w:rsidRDefault="00E66E23" w:rsidP="00F64485">
            <w:pPr>
              <w:jc w:val="center"/>
              <w:rPr>
                <w:rFonts w:ascii="Times New Roman" w:hAnsi="Times New Roman"/>
                <w:b/>
                <w:bCs/>
              </w:rPr>
            </w:pPr>
            <w:r w:rsidRPr="002B3F69">
              <w:rPr>
                <w:rFonts w:ascii="Times New Roman" w:hAnsi="Times New Roman"/>
                <w:b/>
                <w:bCs/>
              </w:rPr>
              <w:t xml:space="preserve">Thành </w:t>
            </w:r>
            <w:proofErr w:type="spellStart"/>
            <w:r w:rsidRPr="002B3F69">
              <w:rPr>
                <w:rFonts w:ascii="Times New Roman" w:hAnsi="Times New Roman"/>
                <w:b/>
                <w:bCs/>
              </w:rPr>
              <w:t>tiền</w:t>
            </w:r>
            <w:proofErr w:type="spellEnd"/>
            <w:r w:rsidRPr="002B3F69">
              <w:rPr>
                <w:rFonts w:ascii="Times New Roman" w:hAnsi="Times New Roman"/>
                <w:b/>
                <w:bCs/>
              </w:rPr>
              <w:br/>
              <w:t>VNĐ</w:t>
            </w:r>
          </w:p>
        </w:tc>
        <w:tc>
          <w:tcPr>
            <w:tcW w:w="2308" w:type="dxa"/>
            <w:shd w:val="clear" w:color="000000" w:fill="FCE4D6"/>
          </w:tcPr>
          <w:p w14:paraId="5A7433EB" w14:textId="1493B5B0" w:rsidR="00E66E23" w:rsidRPr="002B3F69" w:rsidRDefault="00E66E23" w:rsidP="00F64485">
            <w:pPr>
              <w:jc w:val="center"/>
              <w:rPr>
                <w:rFonts w:ascii="Times New Roman" w:hAnsi="Times New Roman"/>
                <w:b/>
                <w:bCs/>
              </w:rPr>
            </w:pPr>
            <w:proofErr w:type="spellStart"/>
            <w:r>
              <w:rPr>
                <w:rFonts w:ascii="Times New Roman" w:hAnsi="Times New Roman"/>
                <w:b/>
                <w:bCs/>
              </w:rPr>
              <w:t>Ghi</w:t>
            </w:r>
            <w:proofErr w:type="spellEnd"/>
            <w:r>
              <w:rPr>
                <w:rFonts w:ascii="Times New Roman" w:hAnsi="Times New Roman"/>
                <w:b/>
                <w:bCs/>
              </w:rPr>
              <w:t xml:space="preserve"> </w:t>
            </w:r>
            <w:proofErr w:type="spellStart"/>
            <w:r>
              <w:rPr>
                <w:rFonts w:ascii="Times New Roman" w:hAnsi="Times New Roman"/>
                <w:b/>
                <w:bCs/>
              </w:rPr>
              <w:t>chú</w:t>
            </w:r>
            <w:proofErr w:type="spellEnd"/>
          </w:p>
        </w:tc>
      </w:tr>
      <w:tr w:rsidR="00E66E23" w:rsidRPr="002B3F69" w14:paraId="5BB58D9F" w14:textId="36F8A925" w:rsidTr="00E53F4C">
        <w:trPr>
          <w:trHeight w:val="1484"/>
        </w:trPr>
        <w:tc>
          <w:tcPr>
            <w:tcW w:w="793" w:type="dxa"/>
            <w:vAlign w:val="center"/>
            <w:hideMark/>
          </w:tcPr>
          <w:p w14:paraId="656790F6" w14:textId="77777777" w:rsidR="00E66E23" w:rsidRPr="002B3F69" w:rsidRDefault="00E66E23" w:rsidP="00F64485">
            <w:pPr>
              <w:jc w:val="center"/>
              <w:outlineLvl w:val="1"/>
              <w:rPr>
                <w:rFonts w:ascii="Times New Roman" w:hAnsi="Times New Roman"/>
                <w:b/>
                <w:bCs/>
              </w:rPr>
            </w:pPr>
            <w:r w:rsidRPr="002B3F69">
              <w:rPr>
                <w:rFonts w:ascii="Times New Roman" w:hAnsi="Times New Roman"/>
                <w:b/>
                <w:bCs/>
              </w:rPr>
              <w:t xml:space="preserve">1 </w:t>
            </w:r>
          </w:p>
        </w:tc>
        <w:tc>
          <w:tcPr>
            <w:tcW w:w="1727" w:type="dxa"/>
            <w:shd w:val="clear" w:color="000000" w:fill="FFFFFF"/>
            <w:vAlign w:val="center"/>
            <w:hideMark/>
          </w:tcPr>
          <w:p w14:paraId="1A350795" w14:textId="77777777" w:rsidR="00E66E23" w:rsidRPr="00E94C08" w:rsidRDefault="00E66E23" w:rsidP="007436A7">
            <w:pPr>
              <w:outlineLvl w:val="1"/>
              <w:rPr>
                <w:rFonts w:ascii="Times New Roman" w:hAnsi="Times New Roman"/>
              </w:rPr>
            </w:pPr>
          </w:p>
          <w:p w14:paraId="5B0CDCC5" w14:textId="65228D47" w:rsidR="00E66E23" w:rsidRPr="00E94C08" w:rsidRDefault="00E66E23" w:rsidP="007436A7">
            <w:pPr>
              <w:outlineLvl w:val="1"/>
              <w:rPr>
                <w:rFonts w:ascii="Times New Roman" w:hAnsi="Times New Roman"/>
              </w:rPr>
            </w:pPr>
            <w:proofErr w:type="spellStart"/>
            <w:r w:rsidRPr="00E94C08">
              <w:rPr>
                <w:rFonts w:ascii="Times New Roman" w:hAnsi="Times New Roman"/>
              </w:rPr>
              <w:t>Thiết</w:t>
            </w:r>
            <w:proofErr w:type="spellEnd"/>
            <w:r w:rsidRPr="00E94C08">
              <w:rPr>
                <w:rFonts w:ascii="Times New Roman" w:hAnsi="Times New Roman"/>
              </w:rPr>
              <w:t xml:space="preserve"> </w:t>
            </w:r>
            <w:proofErr w:type="spellStart"/>
            <w:r w:rsidRPr="00E94C08">
              <w:rPr>
                <w:rFonts w:ascii="Times New Roman" w:hAnsi="Times New Roman"/>
              </w:rPr>
              <w:t>bị</w:t>
            </w:r>
            <w:proofErr w:type="spellEnd"/>
            <w:r w:rsidRPr="00E94C08">
              <w:rPr>
                <w:rFonts w:ascii="Times New Roman" w:hAnsi="Times New Roman"/>
              </w:rPr>
              <w:t xml:space="preserve"> </w:t>
            </w:r>
            <w:proofErr w:type="spellStart"/>
            <w:r w:rsidRPr="00E94C08">
              <w:rPr>
                <w:rFonts w:ascii="Times New Roman" w:hAnsi="Times New Roman"/>
              </w:rPr>
              <w:t>t</w:t>
            </w:r>
            <w:r w:rsidRPr="00E94C08">
              <w:rPr>
                <w:rFonts w:ascii="Times New Roman" w:hAnsi="Times New Roman" w:hint="eastAsia"/>
              </w:rPr>
              <w:t>ư</w:t>
            </w:r>
            <w:r w:rsidRPr="00E94C08">
              <w:rPr>
                <w:rFonts w:ascii="Times New Roman" w:hAnsi="Times New Roman"/>
              </w:rPr>
              <w:t>ờng</w:t>
            </w:r>
            <w:proofErr w:type="spellEnd"/>
            <w:r w:rsidRPr="00E94C08">
              <w:rPr>
                <w:rFonts w:ascii="Times New Roman" w:hAnsi="Times New Roman"/>
              </w:rPr>
              <w:t xml:space="preserve"> </w:t>
            </w:r>
            <w:proofErr w:type="spellStart"/>
            <w:r w:rsidRPr="00E94C08">
              <w:rPr>
                <w:rFonts w:ascii="Times New Roman" w:hAnsi="Times New Roman"/>
              </w:rPr>
              <w:t>lửa</w:t>
            </w:r>
            <w:proofErr w:type="spellEnd"/>
            <w:r w:rsidRPr="00E94C08">
              <w:rPr>
                <w:rFonts w:ascii="Times New Roman" w:hAnsi="Times New Roman"/>
              </w:rPr>
              <w:t xml:space="preserve"> Palo Alto Networks PA-440 _PAN-PA-440</w:t>
            </w:r>
          </w:p>
          <w:p w14:paraId="32B718E3" w14:textId="77777777" w:rsidR="00E66E23" w:rsidRPr="00E94C08" w:rsidRDefault="00E66E23" w:rsidP="007436A7">
            <w:pPr>
              <w:outlineLvl w:val="1"/>
              <w:rPr>
                <w:rFonts w:ascii="Times New Roman" w:hAnsi="Times New Roman"/>
              </w:rPr>
            </w:pPr>
          </w:p>
          <w:p w14:paraId="51312A92" w14:textId="47FF48C6" w:rsidR="00E66E23" w:rsidRPr="00E94C08" w:rsidRDefault="00E66E23" w:rsidP="007436A7">
            <w:pPr>
              <w:outlineLvl w:val="1"/>
              <w:rPr>
                <w:rFonts w:ascii="Times New Roman" w:hAnsi="Times New Roman"/>
              </w:rPr>
            </w:pPr>
          </w:p>
        </w:tc>
        <w:tc>
          <w:tcPr>
            <w:tcW w:w="1777" w:type="dxa"/>
            <w:vAlign w:val="center"/>
            <w:hideMark/>
          </w:tcPr>
          <w:p w14:paraId="65857A4E" w14:textId="6109FCA6" w:rsidR="00E66E23" w:rsidRPr="002B3F69" w:rsidRDefault="00E66E23" w:rsidP="005B0221">
            <w:pPr>
              <w:jc w:val="center"/>
              <w:outlineLvl w:val="1"/>
              <w:rPr>
                <w:rFonts w:ascii="Times New Roman" w:hAnsi="Times New Roman"/>
              </w:rPr>
            </w:pPr>
            <w:r w:rsidRPr="007436A7">
              <w:rPr>
                <w:rFonts w:ascii="Times New Roman" w:hAnsi="Times New Roman"/>
              </w:rPr>
              <w:t xml:space="preserve">Palo Alto </w:t>
            </w:r>
            <w:r>
              <w:rPr>
                <w:rFonts w:ascii="Times New Roman" w:hAnsi="Times New Roman"/>
              </w:rPr>
              <w:t>Networks/USA</w:t>
            </w:r>
          </w:p>
        </w:tc>
        <w:tc>
          <w:tcPr>
            <w:tcW w:w="881" w:type="dxa"/>
            <w:vAlign w:val="center"/>
            <w:hideMark/>
          </w:tcPr>
          <w:p w14:paraId="030392E2" w14:textId="44A76975" w:rsidR="00E66E23" w:rsidRPr="002B3F69" w:rsidRDefault="00E66E23" w:rsidP="005B0221">
            <w:pPr>
              <w:jc w:val="center"/>
              <w:outlineLvl w:val="1"/>
              <w:rPr>
                <w:rFonts w:ascii="Times New Roman" w:hAnsi="Times New Roman"/>
              </w:rPr>
            </w:pPr>
            <w:proofErr w:type="spellStart"/>
            <w:r w:rsidRPr="002B3F69">
              <w:rPr>
                <w:rFonts w:ascii="Times New Roman" w:hAnsi="Times New Roman"/>
              </w:rPr>
              <w:t>Chiếc</w:t>
            </w:r>
            <w:proofErr w:type="spellEnd"/>
          </w:p>
        </w:tc>
        <w:tc>
          <w:tcPr>
            <w:tcW w:w="907" w:type="dxa"/>
            <w:vAlign w:val="center"/>
            <w:hideMark/>
          </w:tcPr>
          <w:p w14:paraId="3B26A757" w14:textId="5A77B16D" w:rsidR="00E66E23" w:rsidRPr="002B3F69" w:rsidRDefault="00E66E23" w:rsidP="005B0221">
            <w:pPr>
              <w:jc w:val="center"/>
              <w:outlineLvl w:val="1"/>
              <w:rPr>
                <w:rFonts w:ascii="Times New Roman" w:hAnsi="Times New Roman"/>
              </w:rPr>
            </w:pPr>
            <w:r w:rsidRPr="002B3F69">
              <w:rPr>
                <w:rFonts w:ascii="Times New Roman" w:hAnsi="Times New Roman"/>
              </w:rPr>
              <w:t>1</w:t>
            </w:r>
          </w:p>
        </w:tc>
        <w:tc>
          <w:tcPr>
            <w:tcW w:w="1297" w:type="dxa"/>
            <w:vAlign w:val="center"/>
            <w:hideMark/>
          </w:tcPr>
          <w:p w14:paraId="54EE9A22" w14:textId="5260D94F" w:rsidR="00E66E23" w:rsidRPr="002B3F69" w:rsidRDefault="00E66E23" w:rsidP="005B0221">
            <w:pPr>
              <w:jc w:val="center"/>
              <w:outlineLvl w:val="1"/>
              <w:rPr>
                <w:rFonts w:ascii="Times New Roman" w:hAnsi="Times New Roman"/>
              </w:rPr>
            </w:pPr>
            <w:r>
              <w:rPr>
                <w:rFonts w:ascii="Times New Roman" w:hAnsi="Times New Roman"/>
              </w:rPr>
              <w:t>5</w:t>
            </w:r>
            <w:r w:rsidRPr="002B3F69">
              <w:rPr>
                <w:rFonts w:ascii="Times New Roman" w:hAnsi="Times New Roman"/>
              </w:rPr>
              <w:t>9</w:t>
            </w:r>
            <w:r>
              <w:rPr>
                <w:rFonts w:ascii="Times New Roman" w:hAnsi="Times New Roman"/>
              </w:rPr>
              <w:t>,0</w:t>
            </w:r>
            <w:r w:rsidRPr="002B3F69">
              <w:rPr>
                <w:rFonts w:ascii="Times New Roman" w:hAnsi="Times New Roman"/>
              </w:rPr>
              <w:t>00,000</w:t>
            </w:r>
          </w:p>
        </w:tc>
        <w:tc>
          <w:tcPr>
            <w:tcW w:w="1357" w:type="dxa"/>
            <w:vAlign w:val="center"/>
            <w:hideMark/>
          </w:tcPr>
          <w:p w14:paraId="609BFFEA" w14:textId="695E8A16" w:rsidR="00E66E23" w:rsidRPr="002B3F69" w:rsidRDefault="00E66E23" w:rsidP="005B0221">
            <w:pPr>
              <w:jc w:val="center"/>
              <w:outlineLvl w:val="1"/>
              <w:rPr>
                <w:rFonts w:ascii="Times New Roman" w:hAnsi="Times New Roman"/>
              </w:rPr>
            </w:pPr>
            <w:r>
              <w:rPr>
                <w:rFonts w:ascii="Times New Roman" w:hAnsi="Times New Roman"/>
              </w:rPr>
              <w:t>59</w:t>
            </w:r>
            <w:r w:rsidRPr="002B3F69">
              <w:rPr>
                <w:rFonts w:ascii="Times New Roman" w:hAnsi="Times New Roman"/>
              </w:rPr>
              <w:t>,</w:t>
            </w:r>
            <w:r>
              <w:rPr>
                <w:rFonts w:ascii="Times New Roman" w:hAnsi="Times New Roman"/>
              </w:rPr>
              <w:t>0</w:t>
            </w:r>
            <w:r w:rsidRPr="002B3F69">
              <w:rPr>
                <w:rFonts w:ascii="Times New Roman" w:hAnsi="Times New Roman"/>
              </w:rPr>
              <w:t>00,000</w:t>
            </w:r>
          </w:p>
        </w:tc>
        <w:tc>
          <w:tcPr>
            <w:tcW w:w="2308" w:type="dxa"/>
          </w:tcPr>
          <w:p w14:paraId="0CC73C67" w14:textId="77777777" w:rsidR="00E66E23" w:rsidRPr="00E94C08" w:rsidRDefault="00E66E23" w:rsidP="00E66E23">
            <w:pPr>
              <w:outlineLvl w:val="1"/>
              <w:rPr>
                <w:rFonts w:ascii="Times New Roman" w:hAnsi="Times New Roman"/>
              </w:rPr>
            </w:pPr>
            <w:r w:rsidRPr="00E94C08">
              <w:rPr>
                <w:rFonts w:ascii="Times New Roman" w:hAnsi="Times New Roman"/>
              </w:rPr>
              <w:t>PAN-PA-440</w:t>
            </w:r>
          </w:p>
          <w:p w14:paraId="5264F2A4" w14:textId="77777777" w:rsidR="00E66E23" w:rsidRPr="00E94C08" w:rsidRDefault="00E66E23" w:rsidP="00E66E23">
            <w:pPr>
              <w:outlineLvl w:val="1"/>
              <w:rPr>
                <w:rFonts w:ascii="Times New Roman" w:hAnsi="Times New Roman"/>
              </w:rPr>
            </w:pPr>
            <w:r w:rsidRPr="00E94C08">
              <w:rPr>
                <w:rFonts w:ascii="Times New Roman" w:hAnsi="Times New Roman"/>
              </w:rPr>
              <w:t>PAN-SVC-BKLN-440</w:t>
            </w:r>
          </w:p>
          <w:p w14:paraId="05BD5267" w14:textId="19E7B9B9" w:rsidR="00E66E23" w:rsidRPr="00E94C08" w:rsidRDefault="00E66E23" w:rsidP="00E66E23">
            <w:pPr>
              <w:outlineLvl w:val="1"/>
              <w:rPr>
                <w:rFonts w:ascii="Times New Roman" w:hAnsi="Times New Roman"/>
              </w:rPr>
            </w:pPr>
            <w:r w:rsidRPr="00E94C08">
              <w:rPr>
                <w:rFonts w:ascii="Times New Roman" w:hAnsi="Times New Roman"/>
              </w:rPr>
              <w:t>PAN-PA-4</w:t>
            </w:r>
            <w:r>
              <w:rPr>
                <w:rFonts w:ascii="Times New Roman" w:hAnsi="Times New Roman"/>
              </w:rPr>
              <w:t>4</w:t>
            </w:r>
            <w:r w:rsidRPr="00E94C08">
              <w:rPr>
                <w:rFonts w:ascii="Times New Roman" w:hAnsi="Times New Roman"/>
              </w:rPr>
              <w:t>0-ATP</w:t>
            </w:r>
            <w:r w:rsidRPr="00E94C08">
              <w:rPr>
                <w:rFonts w:ascii="Times New Roman" w:hAnsi="Times New Roman"/>
              </w:rPr>
              <w:tab/>
            </w:r>
          </w:p>
          <w:p w14:paraId="7C7DC40F" w14:textId="4B0EDE35" w:rsidR="00E66E23" w:rsidRDefault="00E66E23" w:rsidP="00E53F4C">
            <w:pPr>
              <w:outlineLvl w:val="1"/>
              <w:rPr>
                <w:rFonts w:ascii="Times New Roman" w:hAnsi="Times New Roman"/>
              </w:rPr>
            </w:pPr>
            <w:proofErr w:type="spellStart"/>
            <w:r w:rsidRPr="00E94C08">
              <w:rPr>
                <w:rFonts w:ascii="Times New Roman" w:hAnsi="Times New Roman"/>
              </w:rPr>
              <w:t>Thiết</w:t>
            </w:r>
            <w:proofErr w:type="spellEnd"/>
            <w:r w:rsidRPr="00E94C08">
              <w:rPr>
                <w:rFonts w:ascii="Times New Roman" w:hAnsi="Times New Roman"/>
              </w:rPr>
              <w:t xml:space="preserve"> </w:t>
            </w:r>
            <w:proofErr w:type="spellStart"/>
            <w:r w:rsidRPr="00E94C08">
              <w:rPr>
                <w:rFonts w:ascii="Times New Roman" w:hAnsi="Times New Roman"/>
              </w:rPr>
              <w:t>bị</w:t>
            </w:r>
            <w:proofErr w:type="spellEnd"/>
            <w:r w:rsidRPr="00E94C08">
              <w:rPr>
                <w:rFonts w:ascii="Times New Roman" w:hAnsi="Times New Roman"/>
              </w:rPr>
              <w:t xml:space="preserve"> </w:t>
            </w:r>
            <w:proofErr w:type="spellStart"/>
            <w:r w:rsidRPr="00E94C08">
              <w:rPr>
                <w:rFonts w:ascii="Times New Roman" w:hAnsi="Times New Roman"/>
              </w:rPr>
              <w:t>t</w:t>
            </w:r>
            <w:r w:rsidRPr="00E94C08">
              <w:rPr>
                <w:rFonts w:ascii="Times New Roman" w:hAnsi="Times New Roman" w:hint="eastAsia"/>
              </w:rPr>
              <w:t>ư</w:t>
            </w:r>
            <w:r w:rsidRPr="00E94C08">
              <w:rPr>
                <w:rFonts w:ascii="Times New Roman" w:hAnsi="Times New Roman"/>
              </w:rPr>
              <w:t>ờng</w:t>
            </w:r>
            <w:proofErr w:type="spellEnd"/>
            <w:r w:rsidRPr="00E94C08">
              <w:rPr>
                <w:rFonts w:ascii="Times New Roman" w:hAnsi="Times New Roman"/>
              </w:rPr>
              <w:t xml:space="preserve"> </w:t>
            </w:r>
            <w:proofErr w:type="spellStart"/>
            <w:r w:rsidRPr="00E94C08">
              <w:rPr>
                <w:rFonts w:ascii="Times New Roman" w:hAnsi="Times New Roman"/>
              </w:rPr>
              <w:t>lửa</w:t>
            </w:r>
            <w:proofErr w:type="spellEnd"/>
            <w:r w:rsidRPr="00E94C08">
              <w:rPr>
                <w:rFonts w:ascii="Times New Roman" w:hAnsi="Times New Roman"/>
              </w:rPr>
              <w:t xml:space="preserve"> Palo Alto PA-440 </w:t>
            </w:r>
            <w:proofErr w:type="spellStart"/>
            <w:r w:rsidRPr="00E94C08">
              <w:rPr>
                <w:rFonts w:ascii="Times New Roman" w:hAnsi="Times New Roman"/>
              </w:rPr>
              <w:t>kèm</w:t>
            </w:r>
            <w:proofErr w:type="spellEnd"/>
            <w:r w:rsidRPr="00E94C08">
              <w:rPr>
                <w:rFonts w:ascii="Times New Roman" w:hAnsi="Times New Roman"/>
              </w:rPr>
              <w:t xml:space="preserve"> </w:t>
            </w:r>
            <w:proofErr w:type="spellStart"/>
            <w:r w:rsidRPr="00E94C08">
              <w:rPr>
                <w:rFonts w:ascii="Times New Roman" w:hAnsi="Times New Roman"/>
              </w:rPr>
              <w:t>dịch</w:t>
            </w:r>
            <w:proofErr w:type="spellEnd"/>
            <w:r w:rsidRPr="00E94C08">
              <w:rPr>
                <w:rFonts w:ascii="Times New Roman" w:hAnsi="Times New Roman"/>
              </w:rPr>
              <w:t xml:space="preserve"> </w:t>
            </w:r>
            <w:proofErr w:type="spellStart"/>
            <w:r w:rsidRPr="00E94C08">
              <w:rPr>
                <w:rFonts w:ascii="Times New Roman" w:hAnsi="Times New Roman"/>
              </w:rPr>
              <w:t>vụ</w:t>
            </w:r>
            <w:proofErr w:type="spellEnd"/>
            <w:r w:rsidRPr="00E94C08">
              <w:rPr>
                <w:rFonts w:ascii="Times New Roman" w:hAnsi="Times New Roman"/>
              </w:rPr>
              <w:t xml:space="preserve"> </w:t>
            </w:r>
            <w:proofErr w:type="spellStart"/>
            <w:r w:rsidRPr="00E94C08">
              <w:rPr>
                <w:rFonts w:ascii="Times New Roman" w:hAnsi="Times New Roman"/>
              </w:rPr>
              <w:t>hỗ</w:t>
            </w:r>
            <w:proofErr w:type="spellEnd"/>
            <w:r w:rsidRPr="00E94C08">
              <w:rPr>
                <w:rFonts w:ascii="Times New Roman" w:hAnsi="Times New Roman"/>
              </w:rPr>
              <w:t xml:space="preserve"> </w:t>
            </w:r>
            <w:proofErr w:type="spellStart"/>
            <w:r w:rsidRPr="00E94C08">
              <w:rPr>
                <w:rFonts w:ascii="Times New Roman" w:hAnsi="Times New Roman"/>
              </w:rPr>
              <w:t>trợ</w:t>
            </w:r>
            <w:proofErr w:type="spellEnd"/>
            <w:r w:rsidRPr="00E94C08">
              <w:rPr>
                <w:rFonts w:ascii="Times New Roman" w:hAnsi="Times New Roman"/>
              </w:rPr>
              <w:t xml:space="preserve"> &amp; </w:t>
            </w:r>
            <w:proofErr w:type="spellStart"/>
            <w:r w:rsidRPr="00E94C08">
              <w:rPr>
                <w:rFonts w:ascii="Times New Roman" w:hAnsi="Times New Roman"/>
              </w:rPr>
              <w:t>bảo</w:t>
            </w:r>
            <w:proofErr w:type="spellEnd"/>
            <w:r w:rsidRPr="00E94C08">
              <w:rPr>
                <w:rFonts w:ascii="Times New Roman" w:hAnsi="Times New Roman"/>
              </w:rPr>
              <w:t xml:space="preserve"> </w:t>
            </w:r>
            <w:proofErr w:type="spellStart"/>
            <w:r w:rsidRPr="00E94C08">
              <w:rPr>
                <w:rFonts w:ascii="Times New Roman" w:hAnsi="Times New Roman"/>
              </w:rPr>
              <w:t>hành</w:t>
            </w:r>
            <w:proofErr w:type="spellEnd"/>
            <w:r w:rsidRPr="00E94C08">
              <w:rPr>
                <w:rFonts w:ascii="Times New Roman" w:hAnsi="Times New Roman"/>
              </w:rPr>
              <w:t xml:space="preserve"> </w:t>
            </w:r>
            <w:proofErr w:type="spellStart"/>
            <w:r w:rsidRPr="00E94C08">
              <w:rPr>
                <w:rFonts w:ascii="Times New Roman" w:hAnsi="Times New Roman"/>
              </w:rPr>
              <w:t>và</w:t>
            </w:r>
            <w:proofErr w:type="spellEnd"/>
            <w:r w:rsidRPr="00E94C08">
              <w:rPr>
                <w:rFonts w:ascii="Times New Roman" w:hAnsi="Times New Roman"/>
              </w:rPr>
              <w:t xml:space="preserve"> </w:t>
            </w:r>
            <w:proofErr w:type="spellStart"/>
            <w:r w:rsidRPr="00E94C08">
              <w:rPr>
                <w:rFonts w:ascii="Times New Roman" w:hAnsi="Times New Roman"/>
              </w:rPr>
              <w:t>bản</w:t>
            </w:r>
            <w:proofErr w:type="spellEnd"/>
            <w:r w:rsidRPr="00E94C08">
              <w:rPr>
                <w:rFonts w:ascii="Times New Roman" w:hAnsi="Times New Roman"/>
              </w:rPr>
              <w:t xml:space="preserve"> </w:t>
            </w:r>
            <w:proofErr w:type="spellStart"/>
            <w:r w:rsidRPr="00E94C08">
              <w:rPr>
                <w:rFonts w:ascii="Times New Roman" w:hAnsi="Times New Roman"/>
              </w:rPr>
              <w:t>quyền</w:t>
            </w:r>
            <w:proofErr w:type="spellEnd"/>
            <w:r w:rsidRPr="00E94C08">
              <w:rPr>
                <w:rFonts w:ascii="Times New Roman" w:hAnsi="Times New Roman"/>
              </w:rPr>
              <w:t xml:space="preserve"> </w:t>
            </w:r>
            <w:proofErr w:type="spellStart"/>
            <w:r w:rsidRPr="00E94C08">
              <w:rPr>
                <w:rFonts w:ascii="Times New Roman" w:hAnsi="Times New Roman"/>
              </w:rPr>
              <w:t>phần</w:t>
            </w:r>
            <w:proofErr w:type="spellEnd"/>
            <w:r w:rsidRPr="00E94C08">
              <w:rPr>
                <w:rFonts w:ascii="Times New Roman" w:hAnsi="Times New Roman"/>
              </w:rPr>
              <w:t xml:space="preserve"> </w:t>
            </w:r>
            <w:proofErr w:type="spellStart"/>
            <w:r w:rsidRPr="00E94C08">
              <w:rPr>
                <w:rFonts w:ascii="Times New Roman" w:hAnsi="Times New Roman"/>
              </w:rPr>
              <w:t>mềm</w:t>
            </w:r>
            <w:proofErr w:type="spellEnd"/>
            <w:r w:rsidRPr="00E94C08">
              <w:rPr>
                <w:rFonts w:ascii="Times New Roman" w:hAnsi="Times New Roman"/>
              </w:rPr>
              <w:t xml:space="preserve"> </w:t>
            </w:r>
            <w:proofErr w:type="spellStart"/>
            <w:r w:rsidRPr="00E94C08">
              <w:rPr>
                <w:rFonts w:ascii="Times New Roman" w:hAnsi="Times New Roman"/>
              </w:rPr>
              <w:t>bảo</w:t>
            </w:r>
            <w:proofErr w:type="spellEnd"/>
            <w:r w:rsidRPr="00E94C08">
              <w:rPr>
                <w:rFonts w:ascii="Times New Roman" w:hAnsi="Times New Roman"/>
              </w:rPr>
              <w:t xml:space="preserve"> </w:t>
            </w:r>
            <w:proofErr w:type="spellStart"/>
            <w:r w:rsidRPr="00E94C08">
              <w:rPr>
                <w:rFonts w:ascii="Times New Roman" w:hAnsi="Times New Roman"/>
              </w:rPr>
              <w:t>mật</w:t>
            </w:r>
            <w:proofErr w:type="spellEnd"/>
            <w:r w:rsidRPr="00E94C08">
              <w:rPr>
                <w:rFonts w:ascii="Times New Roman" w:hAnsi="Times New Roman"/>
              </w:rPr>
              <w:t xml:space="preserve"> (ATP) </w:t>
            </w:r>
            <w:proofErr w:type="spellStart"/>
            <w:r w:rsidRPr="00E94C08">
              <w:rPr>
                <w:rFonts w:ascii="Times New Roman" w:hAnsi="Times New Roman"/>
              </w:rPr>
              <w:t>có</w:t>
            </w:r>
            <w:proofErr w:type="spellEnd"/>
            <w:r w:rsidRPr="00E94C08">
              <w:rPr>
                <w:rFonts w:ascii="Times New Roman" w:hAnsi="Times New Roman"/>
              </w:rPr>
              <w:t xml:space="preserve"> </w:t>
            </w:r>
            <w:proofErr w:type="spellStart"/>
            <w:r w:rsidRPr="00E94C08">
              <w:rPr>
                <w:rFonts w:ascii="Times New Roman" w:hAnsi="Times New Roman"/>
              </w:rPr>
              <w:t>thời</w:t>
            </w:r>
            <w:proofErr w:type="spellEnd"/>
            <w:r w:rsidRPr="00E94C08">
              <w:rPr>
                <w:rFonts w:ascii="Times New Roman" w:hAnsi="Times New Roman"/>
              </w:rPr>
              <w:t xml:space="preserve"> </w:t>
            </w:r>
            <w:proofErr w:type="spellStart"/>
            <w:r w:rsidRPr="00E94C08">
              <w:rPr>
                <w:rFonts w:ascii="Times New Roman" w:hAnsi="Times New Roman"/>
              </w:rPr>
              <w:t>hạn</w:t>
            </w:r>
            <w:proofErr w:type="spellEnd"/>
            <w:r w:rsidRPr="00E94C08">
              <w:rPr>
                <w:rFonts w:ascii="Times New Roman" w:hAnsi="Times New Roman"/>
              </w:rPr>
              <w:t xml:space="preserve"> 1 </w:t>
            </w:r>
            <w:proofErr w:type="spellStart"/>
            <w:r w:rsidRPr="00E94C08">
              <w:rPr>
                <w:rFonts w:ascii="Times New Roman" w:hAnsi="Times New Roman"/>
              </w:rPr>
              <w:t>năm</w:t>
            </w:r>
            <w:proofErr w:type="spellEnd"/>
          </w:p>
        </w:tc>
      </w:tr>
      <w:tr w:rsidR="007A7619" w:rsidRPr="002B3F69" w14:paraId="62334BF6" w14:textId="77777777" w:rsidTr="00E53F4C">
        <w:trPr>
          <w:trHeight w:val="258"/>
        </w:trPr>
        <w:tc>
          <w:tcPr>
            <w:tcW w:w="793" w:type="dxa"/>
            <w:vAlign w:val="center"/>
          </w:tcPr>
          <w:p w14:paraId="602627AC" w14:textId="77777777" w:rsidR="007A7619" w:rsidRPr="002B3F69" w:rsidRDefault="007A7619" w:rsidP="00F64485">
            <w:pPr>
              <w:jc w:val="center"/>
              <w:outlineLvl w:val="1"/>
              <w:rPr>
                <w:rFonts w:ascii="Times New Roman" w:hAnsi="Times New Roman"/>
                <w:b/>
                <w:bCs/>
              </w:rPr>
            </w:pPr>
          </w:p>
        </w:tc>
        <w:tc>
          <w:tcPr>
            <w:tcW w:w="6589" w:type="dxa"/>
            <w:gridSpan w:val="5"/>
            <w:shd w:val="clear" w:color="000000" w:fill="FFFFFF"/>
            <w:vAlign w:val="center"/>
          </w:tcPr>
          <w:p w14:paraId="58EB8327" w14:textId="77777777" w:rsidR="007A7619" w:rsidRPr="002B3F69" w:rsidRDefault="007A7619" w:rsidP="00A67EB0">
            <w:pPr>
              <w:jc w:val="center"/>
              <w:rPr>
                <w:rFonts w:ascii="Times New Roman" w:hAnsi="Times New Roman"/>
                <w:b/>
                <w:bCs/>
              </w:rPr>
            </w:pPr>
            <w:proofErr w:type="spellStart"/>
            <w:r w:rsidRPr="002B3F69">
              <w:rPr>
                <w:rFonts w:ascii="Times New Roman" w:hAnsi="Times New Roman"/>
                <w:b/>
                <w:bCs/>
              </w:rPr>
              <w:t>Tổng</w:t>
            </w:r>
            <w:proofErr w:type="spellEnd"/>
            <w:r w:rsidRPr="002B3F69">
              <w:rPr>
                <w:rFonts w:ascii="Times New Roman" w:hAnsi="Times New Roman"/>
                <w:b/>
                <w:bCs/>
              </w:rPr>
              <w:t xml:space="preserve"> </w:t>
            </w:r>
            <w:proofErr w:type="spellStart"/>
            <w:r w:rsidRPr="002B3F69">
              <w:rPr>
                <w:rFonts w:ascii="Times New Roman" w:hAnsi="Times New Roman"/>
                <w:b/>
                <w:bCs/>
              </w:rPr>
              <w:t>trước</w:t>
            </w:r>
            <w:proofErr w:type="spellEnd"/>
            <w:r w:rsidRPr="002B3F69">
              <w:rPr>
                <w:rFonts w:ascii="Times New Roman" w:hAnsi="Times New Roman"/>
                <w:b/>
                <w:bCs/>
              </w:rPr>
              <w:t xml:space="preserve"> </w:t>
            </w:r>
            <w:proofErr w:type="spellStart"/>
            <w:r w:rsidRPr="002B3F69">
              <w:rPr>
                <w:rFonts w:ascii="Times New Roman" w:hAnsi="Times New Roman"/>
                <w:b/>
                <w:bCs/>
              </w:rPr>
              <w:t>thuế</w:t>
            </w:r>
            <w:proofErr w:type="spellEnd"/>
          </w:p>
          <w:p w14:paraId="13821FF2" w14:textId="77777777" w:rsidR="007A7619" w:rsidRDefault="007A7619" w:rsidP="00A67EB0">
            <w:pPr>
              <w:jc w:val="center"/>
              <w:outlineLvl w:val="1"/>
              <w:rPr>
                <w:rFonts w:ascii="Times New Roman" w:hAnsi="Times New Roman"/>
              </w:rPr>
            </w:pPr>
          </w:p>
        </w:tc>
        <w:tc>
          <w:tcPr>
            <w:tcW w:w="1357" w:type="dxa"/>
            <w:vAlign w:val="center"/>
          </w:tcPr>
          <w:p w14:paraId="02104914" w14:textId="787860B9" w:rsidR="007A7619" w:rsidRDefault="007A7619" w:rsidP="005B0221">
            <w:pPr>
              <w:jc w:val="center"/>
              <w:outlineLvl w:val="1"/>
              <w:rPr>
                <w:rFonts w:ascii="Times New Roman" w:hAnsi="Times New Roman"/>
              </w:rPr>
            </w:pPr>
            <w:r>
              <w:rPr>
                <w:rFonts w:ascii="Times New Roman" w:hAnsi="Times New Roman"/>
                <w:b/>
                <w:bCs/>
              </w:rPr>
              <w:t>5</w:t>
            </w:r>
            <w:r w:rsidRPr="002B3F69">
              <w:rPr>
                <w:rFonts w:ascii="Times New Roman" w:hAnsi="Times New Roman"/>
                <w:b/>
                <w:bCs/>
              </w:rPr>
              <w:t>9,</w:t>
            </w:r>
            <w:r>
              <w:rPr>
                <w:rFonts w:ascii="Times New Roman" w:hAnsi="Times New Roman"/>
                <w:b/>
                <w:bCs/>
              </w:rPr>
              <w:t>00</w:t>
            </w:r>
            <w:r w:rsidRPr="002B3F69">
              <w:rPr>
                <w:rFonts w:ascii="Times New Roman" w:hAnsi="Times New Roman"/>
                <w:b/>
                <w:bCs/>
              </w:rPr>
              <w:t>0,000</w:t>
            </w:r>
          </w:p>
        </w:tc>
        <w:tc>
          <w:tcPr>
            <w:tcW w:w="2308" w:type="dxa"/>
          </w:tcPr>
          <w:p w14:paraId="45D046A7" w14:textId="77777777" w:rsidR="007A7619" w:rsidRPr="001E6A0A" w:rsidRDefault="007A7619" w:rsidP="007A7619">
            <w:pPr>
              <w:outlineLvl w:val="1"/>
              <w:rPr>
                <w:rFonts w:ascii="Times New Roman" w:hAnsi="Times New Roman"/>
                <w:color w:val="EE0000"/>
              </w:rPr>
            </w:pPr>
          </w:p>
        </w:tc>
      </w:tr>
      <w:tr w:rsidR="007A7619" w:rsidRPr="002B3F69" w14:paraId="22613E93" w14:textId="77777777" w:rsidTr="00E53F4C">
        <w:trPr>
          <w:trHeight w:val="394"/>
        </w:trPr>
        <w:tc>
          <w:tcPr>
            <w:tcW w:w="793" w:type="dxa"/>
            <w:vAlign w:val="center"/>
          </w:tcPr>
          <w:p w14:paraId="681C26C1" w14:textId="77777777" w:rsidR="007A7619" w:rsidRPr="002B3F69" w:rsidRDefault="007A7619" w:rsidP="007A7619">
            <w:pPr>
              <w:jc w:val="center"/>
              <w:outlineLvl w:val="1"/>
              <w:rPr>
                <w:rFonts w:ascii="Times New Roman" w:hAnsi="Times New Roman"/>
                <w:b/>
                <w:bCs/>
              </w:rPr>
            </w:pPr>
          </w:p>
        </w:tc>
        <w:tc>
          <w:tcPr>
            <w:tcW w:w="6589" w:type="dxa"/>
            <w:gridSpan w:val="5"/>
            <w:shd w:val="clear" w:color="000000" w:fill="FFFFFF"/>
            <w:vAlign w:val="center"/>
          </w:tcPr>
          <w:p w14:paraId="1B079993" w14:textId="062A77B2" w:rsidR="007A7619" w:rsidRDefault="007A7619" w:rsidP="007A7619">
            <w:pPr>
              <w:jc w:val="center"/>
              <w:outlineLvl w:val="1"/>
              <w:rPr>
                <w:rFonts w:ascii="Times New Roman" w:hAnsi="Times New Roman"/>
              </w:rPr>
            </w:pPr>
            <w:proofErr w:type="spellStart"/>
            <w:r w:rsidRPr="002B3F69">
              <w:rPr>
                <w:rFonts w:ascii="Times New Roman" w:hAnsi="Times New Roman"/>
                <w:b/>
                <w:bCs/>
              </w:rPr>
              <w:t>Thuế</w:t>
            </w:r>
            <w:proofErr w:type="spellEnd"/>
            <w:r w:rsidRPr="002B3F69">
              <w:rPr>
                <w:rFonts w:ascii="Times New Roman" w:hAnsi="Times New Roman"/>
                <w:b/>
                <w:bCs/>
              </w:rPr>
              <w:t xml:space="preserve"> VAT 8%</w:t>
            </w:r>
          </w:p>
        </w:tc>
        <w:tc>
          <w:tcPr>
            <w:tcW w:w="1357" w:type="dxa"/>
            <w:vAlign w:val="center"/>
          </w:tcPr>
          <w:p w14:paraId="0D9B5F9E" w14:textId="071DF848" w:rsidR="007A7619" w:rsidRDefault="007A7619" w:rsidP="007A7619">
            <w:pPr>
              <w:jc w:val="center"/>
              <w:outlineLvl w:val="1"/>
              <w:rPr>
                <w:rFonts w:ascii="Times New Roman" w:hAnsi="Times New Roman"/>
                <w:b/>
                <w:bCs/>
              </w:rPr>
            </w:pPr>
            <w:r>
              <w:rPr>
                <w:rFonts w:ascii="Times New Roman" w:hAnsi="Times New Roman"/>
                <w:b/>
                <w:bCs/>
              </w:rPr>
              <w:t>4,720,000</w:t>
            </w:r>
          </w:p>
        </w:tc>
        <w:tc>
          <w:tcPr>
            <w:tcW w:w="2308" w:type="dxa"/>
          </w:tcPr>
          <w:p w14:paraId="1CAFE141" w14:textId="77777777" w:rsidR="007A7619" w:rsidRPr="001E6A0A" w:rsidRDefault="007A7619" w:rsidP="007A7619">
            <w:pPr>
              <w:outlineLvl w:val="1"/>
              <w:rPr>
                <w:rFonts w:ascii="Times New Roman" w:hAnsi="Times New Roman"/>
                <w:color w:val="EE0000"/>
              </w:rPr>
            </w:pPr>
          </w:p>
        </w:tc>
      </w:tr>
      <w:tr w:rsidR="007A7619" w:rsidRPr="002B3F69" w14:paraId="328F10C7" w14:textId="77777777" w:rsidTr="00E53F4C">
        <w:trPr>
          <w:trHeight w:val="428"/>
        </w:trPr>
        <w:tc>
          <w:tcPr>
            <w:tcW w:w="793" w:type="dxa"/>
            <w:vAlign w:val="center"/>
          </w:tcPr>
          <w:p w14:paraId="5A47C239" w14:textId="77777777" w:rsidR="007A7619" w:rsidRPr="002B3F69" w:rsidRDefault="007A7619" w:rsidP="007A7619">
            <w:pPr>
              <w:jc w:val="center"/>
              <w:outlineLvl w:val="1"/>
              <w:rPr>
                <w:rFonts w:ascii="Times New Roman" w:hAnsi="Times New Roman"/>
                <w:b/>
                <w:bCs/>
              </w:rPr>
            </w:pPr>
          </w:p>
        </w:tc>
        <w:tc>
          <w:tcPr>
            <w:tcW w:w="6589" w:type="dxa"/>
            <w:gridSpan w:val="5"/>
            <w:shd w:val="clear" w:color="000000" w:fill="FFFFFF"/>
            <w:vAlign w:val="center"/>
          </w:tcPr>
          <w:p w14:paraId="0DF2FACC" w14:textId="2F777F19" w:rsidR="007A7619" w:rsidRPr="002B3F69" w:rsidRDefault="007A7619" w:rsidP="007A7619">
            <w:pPr>
              <w:jc w:val="center"/>
              <w:outlineLvl w:val="1"/>
              <w:rPr>
                <w:rFonts w:ascii="Times New Roman" w:hAnsi="Times New Roman"/>
                <w:b/>
                <w:bCs/>
              </w:rPr>
            </w:pPr>
            <w:proofErr w:type="spellStart"/>
            <w:r w:rsidRPr="002B3F69">
              <w:rPr>
                <w:rFonts w:ascii="Times New Roman" w:hAnsi="Times New Roman"/>
                <w:b/>
                <w:bCs/>
              </w:rPr>
              <w:t>Tổng</w:t>
            </w:r>
            <w:proofErr w:type="spellEnd"/>
            <w:r w:rsidRPr="002B3F69">
              <w:rPr>
                <w:rFonts w:ascii="Times New Roman" w:hAnsi="Times New Roman"/>
                <w:b/>
                <w:bCs/>
              </w:rPr>
              <w:t xml:space="preserve"> bao </w:t>
            </w:r>
            <w:proofErr w:type="spellStart"/>
            <w:r w:rsidRPr="002B3F69">
              <w:rPr>
                <w:rFonts w:ascii="Times New Roman" w:hAnsi="Times New Roman"/>
                <w:b/>
                <w:bCs/>
              </w:rPr>
              <w:t>gồm</w:t>
            </w:r>
            <w:proofErr w:type="spellEnd"/>
            <w:r w:rsidRPr="002B3F69">
              <w:rPr>
                <w:rFonts w:ascii="Times New Roman" w:hAnsi="Times New Roman"/>
                <w:b/>
                <w:bCs/>
              </w:rPr>
              <w:t xml:space="preserve"> </w:t>
            </w:r>
            <w:proofErr w:type="spellStart"/>
            <w:r w:rsidRPr="002B3F69">
              <w:rPr>
                <w:rFonts w:ascii="Times New Roman" w:hAnsi="Times New Roman"/>
                <w:b/>
                <w:bCs/>
              </w:rPr>
              <w:t>thuế</w:t>
            </w:r>
            <w:proofErr w:type="spellEnd"/>
          </w:p>
        </w:tc>
        <w:tc>
          <w:tcPr>
            <w:tcW w:w="1357" w:type="dxa"/>
            <w:vAlign w:val="center"/>
          </w:tcPr>
          <w:p w14:paraId="3D8C21C7" w14:textId="1653B93A" w:rsidR="007A7619" w:rsidRDefault="007A7619" w:rsidP="007A7619">
            <w:pPr>
              <w:jc w:val="center"/>
              <w:outlineLvl w:val="1"/>
              <w:rPr>
                <w:rFonts w:ascii="Times New Roman" w:hAnsi="Times New Roman"/>
                <w:b/>
                <w:bCs/>
              </w:rPr>
            </w:pPr>
            <w:r>
              <w:rPr>
                <w:rFonts w:ascii="Times New Roman" w:hAnsi="Times New Roman"/>
                <w:b/>
                <w:bCs/>
              </w:rPr>
              <w:t>63,720,000</w:t>
            </w:r>
          </w:p>
        </w:tc>
        <w:tc>
          <w:tcPr>
            <w:tcW w:w="2308" w:type="dxa"/>
          </w:tcPr>
          <w:p w14:paraId="43F89593" w14:textId="77777777" w:rsidR="007A7619" w:rsidRPr="001E6A0A" w:rsidRDefault="007A7619" w:rsidP="007A7619">
            <w:pPr>
              <w:outlineLvl w:val="1"/>
              <w:rPr>
                <w:rFonts w:ascii="Times New Roman" w:hAnsi="Times New Roman"/>
                <w:color w:val="EE0000"/>
              </w:rPr>
            </w:pPr>
          </w:p>
        </w:tc>
      </w:tr>
    </w:tbl>
    <w:p w14:paraId="2B4D974E" w14:textId="77777777" w:rsidR="005B0221" w:rsidRPr="002B3F69" w:rsidRDefault="005B0221" w:rsidP="005B0221">
      <w:pPr>
        <w:tabs>
          <w:tab w:val="left" w:pos="2403"/>
        </w:tabs>
        <w:rPr>
          <w:rFonts w:ascii="Times New Roman" w:hAnsi="Times New Roman"/>
          <w:b/>
          <w:bCs/>
        </w:rPr>
      </w:pPr>
    </w:p>
    <w:p w14:paraId="4BD35F4B" w14:textId="2797AB39" w:rsidR="007A7619" w:rsidRPr="002B3F69" w:rsidRDefault="005B0221" w:rsidP="005B0221">
      <w:pPr>
        <w:tabs>
          <w:tab w:val="left" w:pos="2403"/>
        </w:tabs>
        <w:rPr>
          <w:rFonts w:ascii="Times New Roman" w:hAnsi="Times New Roman"/>
          <w:b/>
          <w:bCs/>
        </w:rPr>
      </w:pPr>
      <w:proofErr w:type="spellStart"/>
      <w:r w:rsidRPr="002B3F69">
        <w:rPr>
          <w:rFonts w:ascii="Times New Roman" w:hAnsi="Times New Roman"/>
          <w:b/>
          <w:bCs/>
        </w:rPr>
        <w:t>Số</w:t>
      </w:r>
      <w:proofErr w:type="spellEnd"/>
      <w:r w:rsidRPr="002B3F69">
        <w:rPr>
          <w:rFonts w:ascii="Times New Roman" w:hAnsi="Times New Roman"/>
          <w:b/>
          <w:bCs/>
        </w:rPr>
        <w:t xml:space="preserve"> </w:t>
      </w:r>
      <w:proofErr w:type="spellStart"/>
      <w:r w:rsidRPr="002B3F69">
        <w:rPr>
          <w:rFonts w:ascii="Times New Roman" w:hAnsi="Times New Roman"/>
          <w:b/>
          <w:bCs/>
        </w:rPr>
        <w:t>tiền</w:t>
      </w:r>
      <w:proofErr w:type="spellEnd"/>
      <w:r w:rsidRPr="002B3F69">
        <w:rPr>
          <w:rFonts w:ascii="Times New Roman" w:hAnsi="Times New Roman"/>
          <w:b/>
          <w:bCs/>
        </w:rPr>
        <w:t xml:space="preserve"> </w:t>
      </w:r>
      <w:proofErr w:type="spellStart"/>
      <w:r w:rsidRPr="002B3F69">
        <w:rPr>
          <w:rFonts w:ascii="Times New Roman" w:hAnsi="Times New Roman"/>
          <w:b/>
          <w:bCs/>
        </w:rPr>
        <w:t>Bằng</w:t>
      </w:r>
      <w:proofErr w:type="spellEnd"/>
      <w:r w:rsidRPr="002B3F69">
        <w:rPr>
          <w:rFonts w:ascii="Times New Roman" w:hAnsi="Times New Roman"/>
          <w:b/>
          <w:bCs/>
        </w:rPr>
        <w:t xml:space="preserve"> </w:t>
      </w:r>
      <w:proofErr w:type="spellStart"/>
      <w:r w:rsidRPr="002B3F69">
        <w:rPr>
          <w:rFonts w:ascii="Times New Roman" w:hAnsi="Times New Roman"/>
          <w:b/>
          <w:bCs/>
        </w:rPr>
        <w:t>chữ</w:t>
      </w:r>
      <w:proofErr w:type="spellEnd"/>
      <w:r w:rsidRPr="002B3F69">
        <w:rPr>
          <w:rFonts w:ascii="Times New Roman" w:hAnsi="Times New Roman"/>
          <w:b/>
          <w:bCs/>
        </w:rPr>
        <w:t xml:space="preserve">: </w:t>
      </w:r>
      <w:proofErr w:type="spellStart"/>
      <w:r w:rsidR="003C23C7">
        <w:rPr>
          <w:rFonts w:ascii="Times New Roman" w:hAnsi="Times New Roman"/>
          <w:b/>
          <w:bCs/>
        </w:rPr>
        <w:t>Sáu</w:t>
      </w:r>
      <w:proofErr w:type="spellEnd"/>
      <w:r w:rsidR="003C23C7">
        <w:rPr>
          <w:rFonts w:ascii="Times New Roman" w:hAnsi="Times New Roman"/>
          <w:b/>
          <w:bCs/>
        </w:rPr>
        <w:t xml:space="preserve"> </w:t>
      </w:r>
      <w:proofErr w:type="spellStart"/>
      <w:r w:rsidR="003C23C7">
        <w:rPr>
          <w:rFonts w:ascii="Times New Roman" w:hAnsi="Times New Roman"/>
          <w:b/>
          <w:bCs/>
        </w:rPr>
        <w:t>mươi</w:t>
      </w:r>
      <w:proofErr w:type="spellEnd"/>
      <w:r w:rsidR="003C23C7">
        <w:rPr>
          <w:rFonts w:ascii="Times New Roman" w:hAnsi="Times New Roman"/>
          <w:b/>
          <w:bCs/>
        </w:rPr>
        <w:t xml:space="preserve"> </w:t>
      </w:r>
      <w:proofErr w:type="spellStart"/>
      <w:r w:rsidR="003C23C7">
        <w:rPr>
          <w:rFonts w:ascii="Times New Roman" w:hAnsi="Times New Roman"/>
          <w:b/>
          <w:bCs/>
        </w:rPr>
        <w:t>ba</w:t>
      </w:r>
      <w:proofErr w:type="spellEnd"/>
      <w:r w:rsidR="003C23C7">
        <w:rPr>
          <w:rFonts w:ascii="Times New Roman" w:hAnsi="Times New Roman"/>
          <w:b/>
          <w:bCs/>
        </w:rPr>
        <w:t xml:space="preserve"> </w:t>
      </w:r>
      <w:proofErr w:type="spellStart"/>
      <w:r w:rsidR="003C23C7">
        <w:rPr>
          <w:rFonts w:ascii="Times New Roman" w:hAnsi="Times New Roman"/>
          <w:b/>
          <w:bCs/>
        </w:rPr>
        <w:t>triệu</w:t>
      </w:r>
      <w:proofErr w:type="spellEnd"/>
      <w:r w:rsidR="003C23C7">
        <w:rPr>
          <w:rFonts w:ascii="Times New Roman" w:hAnsi="Times New Roman"/>
          <w:b/>
          <w:bCs/>
        </w:rPr>
        <w:t xml:space="preserve">, </w:t>
      </w:r>
      <w:proofErr w:type="spellStart"/>
      <w:r w:rsidR="003C23C7">
        <w:rPr>
          <w:rFonts w:ascii="Times New Roman" w:hAnsi="Times New Roman"/>
          <w:b/>
          <w:bCs/>
        </w:rPr>
        <w:t>bảy</w:t>
      </w:r>
      <w:proofErr w:type="spellEnd"/>
      <w:r w:rsidR="003C23C7">
        <w:rPr>
          <w:rFonts w:ascii="Times New Roman" w:hAnsi="Times New Roman"/>
          <w:b/>
          <w:bCs/>
        </w:rPr>
        <w:t xml:space="preserve"> </w:t>
      </w:r>
      <w:proofErr w:type="spellStart"/>
      <w:r w:rsidR="003C23C7">
        <w:rPr>
          <w:rFonts w:ascii="Times New Roman" w:hAnsi="Times New Roman"/>
          <w:b/>
          <w:bCs/>
        </w:rPr>
        <w:t>trăm</w:t>
      </w:r>
      <w:proofErr w:type="spellEnd"/>
      <w:r w:rsidR="003C23C7">
        <w:rPr>
          <w:rFonts w:ascii="Times New Roman" w:hAnsi="Times New Roman"/>
          <w:b/>
          <w:bCs/>
        </w:rPr>
        <w:t xml:space="preserve"> </w:t>
      </w:r>
      <w:proofErr w:type="spellStart"/>
      <w:r w:rsidR="003C23C7">
        <w:rPr>
          <w:rFonts w:ascii="Times New Roman" w:hAnsi="Times New Roman"/>
          <w:b/>
          <w:bCs/>
        </w:rPr>
        <w:t>hai</w:t>
      </w:r>
      <w:proofErr w:type="spellEnd"/>
      <w:r w:rsidR="003C23C7">
        <w:rPr>
          <w:rFonts w:ascii="Times New Roman" w:hAnsi="Times New Roman"/>
          <w:b/>
          <w:bCs/>
        </w:rPr>
        <w:t xml:space="preserve"> </w:t>
      </w:r>
      <w:proofErr w:type="spellStart"/>
      <w:r w:rsidR="003C23C7">
        <w:rPr>
          <w:rFonts w:ascii="Times New Roman" w:hAnsi="Times New Roman"/>
          <w:b/>
          <w:bCs/>
        </w:rPr>
        <w:t>mươi</w:t>
      </w:r>
      <w:proofErr w:type="spellEnd"/>
      <w:r w:rsidR="003C23C7">
        <w:rPr>
          <w:rFonts w:ascii="Times New Roman" w:hAnsi="Times New Roman"/>
          <w:b/>
          <w:bCs/>
        </w:rPr>
        <w:t xml:space="preserve"> </w:t>
      </w:r>
      <w:proofErr w:type="spellStart"/>
      <w:r w:rsidR="003C23C7">
        <w:rPr>
          <w:rFonts w:ascii="Times New Roman" w:hAnsi="Times New Roman"/>
          <w:b/>
          <w:bCs/>
        </w:rPr>
        <w:t>ngàn</w:t>
      </w:r>
      <w:proofErr w:type="spellEnd"/>
      <w:r w:rsidRPr="002B3F69">
        <w:rPr>
          <w:rFonts w:ascii="Times New Roman" w:hAnsi="Times New Roman"/>
          <w:b/>
          <w:bCs/>
        </w:rPr>
        <w:t xml:space="preserve"> </w:t>
      </w:r>
      <w:proofErr w:type="spellStart"/>
      <w:r w:rsidRPr="002B3F69">
        <w:rPr>
          <w:rFonts w:ascii="Times New Roman" w:hAnsi="Times New Roman"/>
          <w:b/>
          <w:bCs/>
        </w:rPr>
        <w:t>đồng</w:t>
      </w:r>
      <w:proofErr w:type="spellEnd"/>
      <w:r w:rsidRPr="002B3F69">
        <w:rPr>
          <w:rFonts w:ascii="Times New Roman" w:hAnsi="Times New Roman"/>
          <w:b/>
          <w:bCs/>
        </w:rPr>
        <w:t>.</w:t>
      </w:r>
    </w:p>
    <w:p w14:paraId="76DFE63A" w14:textId="77777777" w:rsidR="00874045" w:rsidRPr="002B3F69" w:rsidRDefault="00874045" w:rsidP="00AF54E8">
      <w:pPr>
        <w:tabs>
          <w:tab w:val="left" w:pos="2403"/>
        </w:tabs>
        <w:rPr>
          <w:rFonts w:ascii="Times New Roman" w:hAnsi="Times New Roman"/>
          <w:bCs/>
        </w:rPr>
      </w:pPr>
    </w:p>
    <w:p w14:paraId="741BCBDB" w14:textId="6AF53783" w:rsidR="00C42F7E" w:rsidRPr="002B3F69" w:rsidRDefault="000F783C" w:rsidP="00DE4ED2">
      <w:pPr>
        <w:spacing w:after="60"/>
        <w:jc w:val="both"/>
        <w:outlineLvl w:val="0"/>
        <w:rPr>
          <w:rFonts w:ascii="Times New Roman" w:hAnsi="Times New Roman"/>
          <w:bCs/>
          <w:i/>
          <w:iCs/>
          <w:lang w:val="vi-VN"/>
        </w:rPr>
      </w:pPr>
      <w:r w:rsidRPr="002B3F69">
        <w:rPr>
          <w:rFonts w:ascii="Times New Roman" w:hAnsi="Times New Roman"/>
          <w:bCs/>
          <w:lang w:val="vi-VN"/>
        </w:rPr>
        <w:t xml:space="preserve">(*) </w:t>
      </w:r>
      <w:r w:rsidR="00600333" w:rsidRPr="002B3F69">
        <w:rPr>
          <w:rFonts w:ascii="Times New Roman" w:hAnsi="Times New Roman"/>
          <w:bCs/>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2B3F69">
        <w:rPr>
          <w:rFonts w:ascii="Times New Roman" w:hAnsi="Times New Roman"/>
          <w:bCs/>
          <w:lang w:val="vi-VN"/>
        </w:rPr>
        <w:t>Bên B</w:t>
      </w:r>
      <w:r w:rsidR="00600333" w:rsidRPr="002B3F69">
        <w:rPr>
          <w:rFonts w:ascii="Times New Roman" w:hAnsi="Times New Roman"/>
          <w:bCs/>
          <w:lang w:val="vi-VN"/>
        </w:rPr>
        <w:t xml:space="preserve"> giao hàng và xuất hóa đơn cho </w:t>
      </w:r>
      <w:r w:rsidR="005D66C8" w:rsidRPr="002B3F69">
        <w:rPr>
          <w:rFonts w:ascii="Times New Roman" w:hAnsi="Times New Roman"/>
          <w:bCs/>
          <w:lang w:val="vi-VN"/>
        </w:rPr>
        <w:t>Bên A</w:t>
      </w:r>
      <w:r w:rsidR="00600333" w:rsidRPr="002B3F69">
        <w:rPr>
          <w:rFonts w:ascii="Times New Roman" w:hAnsi="Times New Roman"/>
          <w:bCs/>
          <w:lang w:val="vi-VN"/>
        </w:rPr>
        <w:t>.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00600333" w:rsidRPr="002B3F69">
        <w:rPr>
          <w:rFonts w:ascii="Times New Roman" w:hAnsi="Times New Roman"/>
          <w:bCs/>
          <w:i/>
          <w:iCs/>
          <w:lang w:val="vi-VN"/>
        </w:rPr>
        <w:t>.</w:t>
      </w:r>
    </w:p>
    <w:p w14:paraId="2E797B38" w14:textId="77777777" w:rsidR="00147A87" w:rsidRPr="002B3F69" w:rsidRDefault="00147A87" w:rsidP="00DE4ED2">
      <w:pPr>
        <w:spacing w:after="60"/>
        <w:jc w:val="both"/>
        <w:outlineLvl w:val="0"/>
        <w:rPr>
          <w:rFonts w:ascii="Times New Roman" w:hAnsi="Times New Roman"/>
          <w:bCs/>
          <w:i/>
          <w:iCs/>
          <w:sz w:val="22"/>
          <w:szCs w:val="22"/>
          <w:lang w:val="vi-VN"/>
        </w:rPr>
      </w:pPr>
    </w:p>
    <w:p w14:paraId="0194AEDA" w14:textId="6113684E"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TRÁCH NHIỆM VÀ QUYỀN HẠN CỦA HAI BÊN TRONG HỢP ĐỒNG</w:t>
      </w:r>
    </w:p>
    <w:p w14:paraId="40047F51" w14:textId="77777777"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B:</w:t>
      </w:r>
    </w:p>
    <w:p w14:paraId="0A0E8F70" w14:textId="32F2ECCB" w:rsidR="008C6B9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5F0957" w:rsidRPr="002B3F69">
        <w:rPr>
          <w:rFonts w:ascii="Times New Roman" w:hAnsi="Times New Roman"/>
          <w:bCs/>
          <w:lang w:val="vi-VN"/>
        </w:rPr>
        <w:t xml:space="preserve">ung cấp và bàn giao cho </w:t>
      </w:r>
      <w:r w:rsidR="005D66C8" w:rsidRPr="002B3F69">
        <w:rPr>
          <w:rFonts w:ascii="Times New Roman" w:hAnsi="Times New Roman"/>
          <w:bCs/>
          <w:lang w:val="vi-VN"/>
        </w:rPr>
        <w:t>Bên A</w:t>
      </w:r>
      <w:r w:rsidR="005F0957" w:rsidRPr="002B3F69">
        <w:rPr>
          <w:rFonts w:ascii="Times New Roman" w:hAnsi="Times New Roman"/>
          <w:bCs/>
          <w:lang w:val="vi-VN"/>
        </w:rPr>
        <w:t xml:space="preserve"> hàng hóa mới 100%, </w:t>
      </w:r>
      <w:r w:rsidR="007A0780" w:rsidRPr="00AF54E8">
        <w:rPr>
          <w:rFonts w:ascii="Times New Roman" w:hAnsi="Times New Roman"/>
          <w:bCs/>
          <w:lang w:val="vi-VN"/>
        </w:rPr>
        <w:t xml:space="preserve">sản xuất </w:t>
      </w:r>
      <w:r w:rsidR="007A0780" w:rsidRPr="00E94C08">
        <w:rPr>
          <w:rFonts w:ascii="Times New Roman" w:hAnsi="Times New Roman"/>
          <w:bCs/>
          <w:lang w:val="vi-VN"/>
        </w:rPr>
        <w:t xml:space="preserve">năm 2025, </w:t>
      </w:r>
      <w:r w:rsidR="005F0957" w:rsidRPr="00E94C08">
        <w:rPr>
          <w:rFonts w:ascii="Times New Roman" w:hAnsi="Times New Roman"/>
          <w:bCs/>
          <w:lang w:val="vi-VN"/>
        </w:rPr>
        <w:t>phù</w:t>
      </w:r>
      <w:r w:rsidR="005F0957" w:rsidRPr="002B3F69">
        <w:rPr>
          <w:rFonts w:ascii="Times New Roman" w:hAnsi="Times New Roman"/>
          <w:bCs/>
          <w:lang w:val="vi-VN"/>
        </w:rPr>
        <w:t xml:space="preserve"> hợp với chủng loại, số lượng, quy cách và chất lượng</w:t>
      </w:r>
      <w:r w:rsidR="008C6B94" w:rsidRPr="002B3F69">
        <w:rPr>
          <w:rFonts w:ascii="Times New Roman" w:hAnsi="Times New Roman"/>
          <w:bCs/>
          <w:lang w:val="vi-VN"/>
        </w:rPr>
        <w:t xml:space="preserve"> theo Hợp đồng</w:t>
      </w:r>
      <w:r w:rsidR="003C23C7" w:rsidRPr="003C23C7">
        <w:rPr>
          <w:rFonts w:ascii="Times New Roman" w:hAnsi="Times New Roman"/>
          <w:bCs/>
          <w:lang w:val="vi-VN"/>
        </w:rPr>
        <w:t xml:space="preserve"> </w:t>
      </w:r>
      <w:r w:rsidR="008C6B94" w:rsidRPr="002B3F69">
        <w:rPr>
          <w:rFonts w:ascii="Times New Roman" w:hAnsi="Times New Roman"/>
          <w:bCs/>
          <w:lang w:val="vi-VN"/>
        </w:rPr>
        <w:t>đúng thời hạn đã thỏa thuận giữa các Bên.</w:t>
      </w:r>
    </w:p>
    <w:p w14:paraId="7F206C8B" w14:textId="2D03D8FD" w:rsidR="00C04C0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C04C04" w:rsidRPr="002B3F69">
        <w:rPr>
          <w:rFonts w:ascii="Times New Roman" w:hAnsi="Times New Roman"/>
          <w:bCs/>
          <w:lang w:val="vi-VN"/>
        </w:rPr>
        <w:t xml:space="preserve">ung cấp </w:t>
      </w:r>
      <w:r w:rsidR="005F0957" w:rsidRPr="002B3F69">
        <w:rPr>
          <w:rFonts w:ascii="Times New Roman" w:hAnsi="Times New Roman"/>
          <w:bCs/>
          <w:lang w:val="vi-VN"/>
        </w:rPr>
        <w:t>đầy đủ ho</w:t>
      </w:r>
      <w:r w:rsidR="00C04C04" w:rsidRPr="002B3F69">
        <w:rPr>
          <w:rFonts w:ascii="Times New Roman" w:hAnsi="Times New Roman"/>
          <w:bCs/>
          <w:lang w:val="vi-VN"/>
        </w:rPr>
        <w:t>á đơn tài chính hợp lệ</w:t>
      </w:r>
      <w:r w:rsidR="005F0957" w:rsidRPr="002B3F69">
        <w:rPr>
          <w:rFonts w:ascii="Times New Roman" w:hAnsi="Times New Roman"/>
          <w:bCs/>
          <w:lang w:val="vi-VN"/>
        </w:rPr>
        <w:t xml:space="preserve"> và biên </w:t>
      </w:r>
      <w:r w:rsidR="00C04C04" w:rsidRPr="002B3F69">
        <w:rPr>
          <w:rFonts w:ascii="Times New Roman" w:hAnsi="Times New Roman"/>
          <w:bCs/>
          <w:lang w:val="vi-VN"/>
        </w:rPr>
        <w:t>bản bàn giao</w:t>
      </w:r>
      <w:r w:rsidRPr="002B3F69">
        <w:rPr>
          <w:rFonts w:ascii="Times New Roman" w:hAnsi="Times New Roman"/>
          <w:bCs/>
          <w:lang w:val="vi-VN"/>
        </w:rPr>
        <w:t xml:space="preserve"> </w:t>
      </w:r>
      <w:r w:rsidR="00574ACE" w:rsidRPr="002B3F69">
        <w:rPr>
          <w:rFonts w:ascii="Times New Roman" w:hAnsi="Times New Roman"/>
          <w:bCs/>
          <w:lang w:val="vi-VN"/>
        </w:rPr>
        <w:t xml:space="preserve">hàng hóa </w:t>
      </w:r>
      <w:r w:rsidR="00C04C04" w:rsidRPr="002B3F69">
        <w:rPr>
          <w:rFonts w:ascii="Times New Roman" w:hAnsi="Times New Roman"/>
          <w:bCs/>
          <w:lang w:val="vi-VN"/>
        </w:rPr>
        <w:t xml:space="preserve">theo số lượng hàng hoá được quy định tại </w:t>
      </w:r>
      <w:r w:rsidR="008C6B94" w:rsidRPr="002B3F69">
        <w:rPr>
          <w:rFonts w:ascii="Times New Roman" w:hAnsi="Times New Roman"/>
          <w:bCs/>
          <w:lang w:val="vi-VN"/>
        </w:rPr>
        <w:t xml:space="preserve">Điều </w:t>
      </w:r>
      <w:r w:rsidR="00A6469F" w:rsidRPr="002B3F69">
        <w:rPr>
          <w:rFonts w:ascii="Times New Roman" w:hAnsi="Times New Roman"/>
          <w:bCs/>
          <w:lang w:val="vi-VN"/>
        </w:rPr>
        <w:t xml:space="preserve">1 </w:t>
      </w:r>
      <w:r w:rsidR="008C6B94" w:rsidRPr="002B3F69">
        <w:rPr>
          <w:rFonts w:ascii="Times New Roman" w:hAnsi="Times New Roman"/>
          <w:bCs/>
          <w:lang w:val="vi-VN"/>
        </w:rPr>
        <w:t>Hợp đồng này.</w:t>
      </w:r>
    </w:p>
    <w:p w14:paraId="2A6FFFCC" w14:textId="40D75D44" w:rsidR="00EB0AD1" w:rsidRPr="00E94C08" w:rsidRDefault="00EB0AD1" w:rsidP="00DE4ED2">
      <w:pPr>
        <w:numPr>
          <w:ilvl w:val="1"/>
          <w:numId w:val="1"/>
        </w:numPr>
        <w:tabs>
          <w:tab w:val="num" w:pos="720"/>
        </w:tabs>
        <w:spacing w:after="60"/>
        <w:ind w:left="720"/>
        <w:jc w:val="both"/>
        <w:rPr>
          <w:rFonts w:ascii="Times New Roman" w:hAnsi="Times New Roman"/>
          <w:bCs/>
          <w:lang w:val="vi-VN"/>
        </w:rPr>
      </w:pPr>
      <w:r w:rsidRPr="00E94C08">
        <w:rPr>
          <w:rFonts w:ascii="Times New Roman" w:hAnsi="Times New Roman"/>
          <w:bCs/>
          <w:lang w:val="vi-VN"/>
        </w:rPr>
        <w:t>Bên B cung cấp đầy đủ chứng từ hàng hóa cho Bên  A trong vòng 0</w:t>
      </w:r>
      <w:r w:rsidR="0054011D" w:rsidRPr="00E94C08">
        <w:rPr>
          <w:rFonts w:ascii="Times New Roman" w:hAnsi="Times New Roman"/>
          <w:bCs/>
          <w:lang w:val="vi-VN"/>
        </w:rPr>
        <w:t>1</w:t>
      </w:r>
      <w:r w:rsidRPr="00E94C08">
        <w:rPr>
          <w:rFonts w:ascii="Times New Roman" w:hAnsi="Times New Roman"/>
          <w:bCs/>
          <w:lang w:val="vi-VN"/>
        </w:rPr>
        <w:t>-0</w:t>
      </w:r>
      <w:r w:rsidR="0054011D" w:rsidRPr="00E94C08">
        <w:rPr>
          <w:rFonts w:ascii="Times New Roman" w:hAnsi="Times New Roman"/>
          <w:bCs/>
          <w:lang w:val="vi-VN"/>
        </w:rPr>
        <w:t>2</w:t>
      </w:r>
      <w:r w:rsidRPr="00E94C08">
        <w:rPr>
          <w:rFonts w:ascii="Times New Roman" w:hAnsi="Times New Roman"/>
          <w:bCs/>
          <w:lang w:val="vi-VN"/>
        </w:rPr>
        <w:t xml:space="preserve"> tuần kể từ ngày giao hàng</w:t>
      </w:r>
      <w:r w:rsidR="007A0780" w:rsidRPr="00E94C08">
        <w:rPr>
          <w:rFonts w:ascii="Times New Roman" w:hAnsi="Times New Roman"/>
          <w:bCs/>
          <w:lang w:val="vi-VN"/>
        </w:rPr>
        <w:t xml:space="preserve">. </w:t>
      </w:r>
      <w:proofErr w:type="spellStart"/>
      <w:r w:rsidR="007A0780" w:rsidRPr="00E94C08">
        <w:rPr>
          <w:rFonts w:ascii="Times New Roman" w:hAnsi="Times New Roman"/>
          <w:bCs/>
        </w:rPr>
        <w:t>Hồ</w:t>
      </w:r>
      <w:proofErr w:type="spellEnd"/>
      <w:r w:rsidR="007A0780" w:rsidRPr="00E94C08">
        <w:rPr>
          <w:rFonts w:ascii="Times New Roman" w:hAnsi="Times New Roman"/>
          <w:bCs/>
        </w:rPr>
        <w:t xml:space="preserve"> </w:t>
      </w:r>
      <w:proofErr w:type="spellStart"/>
      <w:r w:rsidR="007A0780" w:rsidRPr="00E94C08">
        <w:rPr>
          <w:rFonts w:ascii="Times New Roman" w:hAnsi="Times New Roman"/>
          <w:bCs/>
        </w:rPr>
        <w:t>sơ</w:t>
      </w:r>
      <w:proofErr w:type="spellEnd"/>
      <w:r w:rsidR="007A0780" w:rsidRPr="00E94C08">
        <w:rPr>
          <w:rFonts w:ascii="Times New Roman" w:hAnsi="Times New Roman"/>
          <w:bCs/>
        </w:rPr>
        <w:t xml:space="preserve"> </w:t>
      </w:r>
      <w:proofErr w:type="spellStart"/>
      <w:r w:rsidR="007A0780" w:rsidRPr="00E94C08">
        <w:rPr>
          <w:rFonts w:ascii="Times New Roman" w:hAnsi="Times New Roman"/>
          <w:bCs/>
        </w:rPr>
        <w:t>hàng</w:t>
      </w:r>
      <w:proofErr w:type="spellEnd"/>
      <w:r w:rsidR="007A0780" w:rsidRPr="00E94C08">
        <w:rPr>
          <w:rFonts w:ascii="Times New Roman" w:hAnsi="Times New Roman"/>
          <w:bCs/>
        </w:rPr>
        <w:t xml:space="preserve"> </w:t>
      </w:r>
      <w:proofErr w:type="spellStart"/>
      <w:r w:rsidR="007A0780" w:rsidRPr="00E94C08">
        <w:rPr>
          <w:rFonts w:ascii="Times New Roman" w:hAnsi="Times New Roman"/>
          <w:bCs/>
        </w:rPr>
        <w:t>hoá</w:t>
      </w:r>
      <w:proofErr w:type="spellEnd"/>
      <w:r w:rsidR="007A0780" w:rsidRPr="00E94C08">
        <w:rPr>
          <w:rFonts w:ascii="Times New Roman" w:hAnsi="Times New Roman"/>
          <w:bCs/>
        </w:rPr>
        <w:t xml:space="preserve"> bao </w:t>
      </w:r>
      <w:proofErr w:type="spellStart"/>
      <w:r w:rsidR="007A0780" w:rsidRPr="00E94C08">
        <w:rPr>
          <w:rFonts w:ascii="Times New Roman" w:hAnsi="Times New Roman"/>
          <w:bCs/>
        </w:rPr>
        <w:t>gồm</w:t>
      </w:r>
      <w:proofErr w:type="spellEnd"/>
      <w:r w:rsidR="007A0780" w:rsidRPr="00E94C08">
        <w:rPr>
          <w:rFonts w:ascii="Times New Roman" w:hAnsi="Times New Roman"/>
          <w:bCs/>
        </w:rPr>
        <w:t>:</w:t>
      </w:r>
    </w:p>
    <w:p w14:paraId="6FA102DF" w14:textId="2248D379" w:rsidR="007A0780" w:rsidRPr="00E94C08" w:rsidRDefault="007A0780" w:rsidP="007A0780">
      <w:pPr>
        <w:pStyle w:val="ListParagraph"/>
        <w:numPr>
          <w:ilvl w:val="4"/>
          <w:numId w:val="1"/>
        </w:numPr>
        <w:tabs>
          <w:tab w:val="clear" w:pos="3600"/>
        </w:tabs>
        <w:spacing w:after="60"/>
        <w:ind w:left="1276" w:hanging="283"/>
        <w:jc w:val="both"/>
        <w:rPr>
          <w:rFonts w:ascii="Times New Roman" w:hAnsi="Times New Roman"/>
          <w:bCs/>
          <w:lang w:val="vi-VN"/>
        </w:rPr>
      </w:pPr>
      <w:r w:rsidRPr="00E94C08">
        <w:rPr>
          <w:rFonts w:ascii="Times New Roman" w:hAnsi="Times New Roman"/>
          <w:bCs/>
          <w:lang w:val="vi-VN"/>
        </w:rPr>
        <w:t xml:space="preserve">Chứng nhận xuất xứ hàng hoá (C/O) do Phòng thương mại và công nghiệp của nhà sản xuất/xuất khẩu phát hành: 02 bản </w:t>
      </w:r>
      <w:r w:rsidR="00AF54E8" w:rsidRPr="00E53F4C">
        <w:rPr>
          <w:rFonts w:ascii="Times New Roman" w:hAnsi="Times New Roman"/>
          <w:bCs/>
          <w:lang w:val="vi-VN"/>
        </w:rPr>
        <w:t xml:space="preserve">sao y </w:t>
      </w:r>
    </w:p>
    <w:p w14:paraId="236C4F28" w14:textId="1BD0B072" w:rsidR="007A0780" w:rsidRPr="00E94C08" w:rsidRDefault="007A0780" w:rsidP="007A0780">
      <w:pPr>
        <w:pStyle w:val="ListParagraph"/>
        <w:numPr>
          <w:ilvl w:val="4"/>
          <w:numId w:val="1"/>
        </w:numPr>
        <w:tabs>
          <w:tab w:val="clear" w:pos="3600"/>
        </w:tabs>
        <w:spacing w:after="60"/>
        <w:ind w:left="1276" w:hanging="283"/>
        <w:jc w:val="both"/>
        <w:rPr>
          <w:rFonts w:ascii="Times New Roman" w:hAnsi="Times New Roman"/>
          <w:bCs/>
          <w:lang w:val="vi-VN"/>
        </w:rPr>
      </w:pPr>
      <w:r w:rsidRPr="00E94C08">
        <w:rPr>
          <w:rFonts w:ascii="Times New Roman" w:hAnsi="Times New Roman"/>
          <w:bCs/>
          <w:lang w:val="vi-VN"/>
        </w:rPr>
        <w:t xml:space="preserve">Chứng nhận chất lượng hàng hoá (C/Q) do </w:t>
      </w:r>
      <w:r w:rsidR="001F67B3" w:rsidRPr="00E53F4C">
        <w:rPr>
          <w:rFonts w:ascii="Times New Roman" w:hAnsi="Times New Roman"/>
          <w:bCs/>
          <w:lang w:val="vi-VN"/>
        </w:rPr>
        <w:t>hãng</w:t>
      </w:r>
      <w:r w:rsidRPr="00E94C08">
        <w:rPr>
          <w:rFonts w:ascii="Times New Roman" w:hAnsi="Times New Roman"/>
          <w:bCs/>
          <w:lang w:val="vi-VN"/>
        </w:rPr>
        <w:t xml:space="preserve"> phát hành: </w:t>
      </w:r>
      <w:r w:rsidR="001F67B3" w:rsidRPr="001F67B3">
        <w:rPr>
          <w:rFonts w:ascii="Times New Roman" w:hAnsi="Times New Roman"/>
          <w:bCs/>
          <w:lang w:val="vi-VN"/>
        </w:rPr>
        <w:t>Hãng ký điện tử trên file PDF gửi qua mail</w:t>
      </w:r>
      <w:r w:rsidR="001F67B3" w:rsidRPr="00E53F4C">
        <w:rPr>
          <w:rFonts w:ascii="Times New Roman" w:hAnsi="Times New Roman"/>
          <w:bCs/>
          <w:lang w:val="vi-VN"/>
        </w:rPr>
        <w:t xml:space="preserve"> </w:t>
      </w:r>
    </w:p>
    <w:p w14:paraId="34D39B3E" w14:textId="6328A837" w:rsidR="007A0780" w:rsidRPr="00E94C08" w:rsidRDefault="007A0780" w:rsidP="00AF54E8">
      <w:pPr>
        <w:pStyle w:val="ListParagraph"/>
        <w:numPr>
          <w:ilvl w:val="4"/>
          <w:numId w:val="1"/>
        </w:numPr>
        <w:tabs>
          <w:tab w:val="clear" w:pos="3600"/>
        </w:tabs>
        <w:spacing w:after="60"/>
        <w:ind w:left="1276" w:hanging="283"/>
        <w:jc w:val="both"/>
        <w:rPr>
          <w:rFonts w:ascii="Times New Roman" w:hAnsi="Times New Roman"/>
          <w:bCs/>
          <w:lang w:val="vi-VN"/>
        </w:rPr>
      </w:pPr>
      <w:r w:rsidRPr="00E94C08">
        <w:rPr>
          <w:rFonts w:ascii="Times New Roman" w:hAnsi="Times New Roman"/>
          <w:bCs/>
          <w:lang w:val="vi-VN"/>
        </w:rPr>
        <w:lastRenderedPageBreak/>
        <w:t>Bộ tờ khai hải quan (xoá giá) bao gồm Hoá đơn thương mại (Commercial Invoice), Packing List, Vận đơn (B/L hoặc AWB</w:t>
      </w:r>
      <w:r w:rsidRPr="00712AAE">
        <w:rPr>
          <w:rFonts w:ascii="Times New Roman" w:hAnsi="Times New Roman"/>
          <w:bCs/>
          <w:lang w:val="vi-VN"/>
        </w:rPr>
        <w:t>):</w:t>
      </w:r>
      <w:r w:rsidR="00127A64" w:rsidRPr="00712AAE">
        <w:rPr>
          <w:rFonts w:ascii="Times New Roman" w:hAnsi="Times New Roman"/>
          <w:bCs/>
          <w:lang w:val="vi-VN"/>
        </w:rPr>
        <w:t xml:space="preserve"> bản scan qua email và</w:t>
      </w:r>
      <w:r w:rsidRPr="00E94C08">
        <w:rPr>
          <w:rFonts w:ascii="Times New Roman" w:hAnsi="Times New Roman"/>
          <w:bCs/>
          <w:lang w:val="vi-VN"/>
        </w:rPr>
        <w:t xml:space="preserve"> 02 bản đóng dấu của đơn vị nhập khẩu. </w:t>
      </w:r>
    </w:p>
    <w:p w14:paraId="757D9487"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đ</w:t>
      </w:r>
      <w:r w:rsidRPr="002B3F69">
        <w:rPr>
          <w:rFonts w:ascii="Times New Roman" w:hAnsi="Times New Roman" w:hint="eastAsia"/>
          <w:bCs/>
          <w:lang w:val="vi-VN"/>
        </w:rPr>
        <w:t>ư</w:t>
      </w:r>
      <w:r w:rsidRPr="002B3F69">
        <w:rPr>
          <w:rFonts w:ascii="Times New Roman" w:hAnsi="Times New Roman"/>
          <w:bCs/>
          <w:lang w:val="vi-VN"/>
        </w:rPr>
        <w:t>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6DB7F44E"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 xml:space="preserve"> Nếu Bên A vi phạm nghĩa vụ thanh toán hoặc nhận hàng, Bên B có quyền: (i) Yêu cầu khắc phục trong 03 ngày làm việc; (ii) Nếu không khắc phục, Bên B đ</w:t>
      </w:r>
      <w:r w:rsidRPr="002B3F69">
        <w:rPr>
          <w:rFonts w:ascii="Times New Roman" w:hAnsi="Times New Roman" w:hint="eastAsia"/>
          <w:bCs/>
          <w:lang w:val="vi-VN"/>
        </w:rPr>
        <w:t>ư</w:t>
      </w:r>
      <w:r w:rsidRPr="002B3F69">
        <w:rPr>
          <w:rFonts w:ascii="Times New Roman" w:hAnsi="Times New Roman"/>
          <w:bCs/>
          <w:lang w:val="vi-VN"/>
        </w:rPr>
        <w:t>ợc đ</w:t>
      </w:r>
      <w:r w:rsidRPr="002B3F69">
        <w:rPr>
          <w:rFonts w:ascii="Times New Roman" w:hAnsi="Times New Roman" w:hint="eastAsia"/>
          <w:bCs/>
          <w:lang w:val="vi-VN"/>
        </w:rPr>
        <w:t>ơ</w:t>
      </w:r>
      <w:r w:rsidRPr="002B3F69">
        <w:rPr>
          <w:rFonts w:ascii="Times New Roman" w:hAnsi="Times New Roman"/>
          <w:bCs/>
          <w:lang w:val="vi-VN"/>
        </w:rPr>
        <w:t>n ph</w:t>
      </w:r>
      <w:r w:rsidRPr="002B3F69">
        <w:rPr>
          <w:rFonts w:ascii="Times New Roman" w:hAnsi="Times New Roman" w:hint="eastAsia"/>
          <w:bCs/>
          <w:lang w:val="vi-VN"/>
        </w:rPr>
        <w:t>ươ</w:t>
      </w:r>
      <w:r w:rsidRPr="002B3F69">
        <w:rPr>
          <w:rFonts w:ascii="Times New Roman" w:hAnsi="Times New Roman"/>
          <w:bCs/>
          <w:lang w:val="vi-VN"/>
        </w:rPr>
        <w:t>ng chấm dứt Hợp đồng và áp dụng chế tài theo Điều 6; (iii) Việc chậm thanh toán hoặc từ chối nhận hàng không có lý do chính đáng đ</w:t>
      </w:r>
      <w:r w:rsidRPr="002B3F69">
        <w:rPr>
          <w:rFonts w:ascii="Times New Roman" w:hAnsi="Times New Roman" w:hint="eastAsia"/>
          <w:bCs/>
          <w:lang w:val="vi-VN"/>
        </w:rPr>
        <w:t>ư</w:t>
      </w:r>
      <w:r w:rsidRPr="002B3F69">
        <w:rPr>
          <w:rFonts w:ascii="Times New Roman" w:hAnsi="Times New Roman"/>
          <w:bCs/>
          <w:lang w:val="vi-VN"/>
        </w:rPr>
        <w:t>ợc xem là lỗi của Bên A.</w:t>
      </w:r>
    </w:p>
    <w:p w14:paraId="45EF7A89" w14:textId="0F3CB09D" w:rsidR="00A80F59"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không chịu trách nhiệm về chậm trễ hoặc không thể thực hiện nghĩa vụ do lỗi từ Bên A</w:t>
      </w:r>
      <w:bookmarkStart w:id="2" w:name="_Hlk207029527"/>
      <w:r w:rsidR="00A80F59" w:rsidRPr="002B3F69">
        <w:rPr>
          <w:rFonts w:ascii="Times New Roman" w:hAnsi="Times New Roman"/>
          <w:bCs/>
          <w:lang w:val="vi-VN"/>
        </w:rPr>
        <w:t>.</w:t>
      </w:r>
    </w:p>
    <w:p w14:paraId="78ED9CDB" w14:textId="793373D4"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có trách nhiệm thực hiện đầy đủ các nghĩa vụ khác theo quy định của pháp luật Việt Nam hiện hành</w:t>
      </w:r>
      <w:bookmarkEnd w:id="2"/>
      <w:r w:rsidRPr="002B3F69">
        <w:rPr>
          <w:rFonts w:ascii="Times New Roman" w:hAnsi="Times New Roman"/>
          <w:bCs/>
          <w:lang w:val="vi-VN"/>
        </w:rPr>
        <w:t>.</w:t>
      </w:r>
    </w:p>
    <w:p w14:paraId="4E68683A" w14:textId="21E54261"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A:</w:t>
      </w:r>
    </w:p>
    <w:p w14:paraId="3E410432" w14:textId="5F09126A" w:rsidR="00622787"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h</w:t>
      </w:r>
      <w:r w:rsidR="00622787" w:rsidRPr="002B3F69">
        <w:rPr>
          <w:rFonts w:ascii="Times New Roman" w:hAnsi="Times New Roman"/>
          <w:bCs/>
          <w:lang w:val="vi-VN"/>
        </w:rPr>
        <w:t>ỗ trợ cho Bên B thực hiện bàn giao hàng hóa theo đúng thời hạn đã thỏa thuận tại Điều 3.</w:t>
      </w:r>
    </w:p>
    <w:p w14:paraId="2F39C1B3" w14:textId="70A11099" w:rsidR="00622787" w:rsidRPr="002B3F69" w:rsidRDefault="006227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 xml:space="preserve">Bên A có trách nhiệm cử đại diện nhận hàng tại </w:t>
      </w:r>
      <w:r w:rsidR="00585673" w:rsidRPr="002B3F69">
        <w:rPr>
          <w:rFonts w:ascii="Times New Roman" w:hAnsi="Times New Roman"/>
          <w:bCs/>
          <w:lang w:val="vi-VN"/>
        </w:rPr>
        <w:t xml:space="preserve">địa điểm giao hàng được nêu </w:t>
      </w:r>
      <w:r w:rsidRPr="002B3F69">
        <w:rPr>
          <w:rFonts w:ascii="Times New Roman" w:hAnsi="Times New Roman"/>
          <w:bCs/>
          <w:lang w:val="vi-VN"/>
        </w:rPr>
        <w:t>theo quy định tại Hợp đồng</w:t>
      </w:r>
    </w:p>
    <w:p w14:paraId="6274187A" w14:textId="6A970B73"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đ</w:t>
      </w:r>
      <w:r w:rsidR="00C04C04" w:rsidRPr="002B3F69">
        <w:rPr>
          <w:rFonts w:ascii="Times New Roman" w:hAnsi="Times New Roman"/>
          <w:bCs/>
          <w:lang w:val="vi-VN"/>
        </w:rPr>
        <w:t>ược nhận hóa đơn tài chính và biên bản bàn giao đúng chủng loại, số lượng hàng hóa như thỏa thuận.</w:t>
      </w:r>
    </w:p>
    <w:p w14:paraId="1ADBED1E" w14:textId="215EE28E"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phải thực</w:t>
      </w:r>
      <w:r w:rsidR="00C04C04" w:rsidRPr="002B3F69">
        <w:rPr>
          <w:rFonts w:ascii="Times New Roman" w:hAnsi="Times New Roman"/>
          <w:bCs/>
          <w:lang w:val="vi-VN"/>
        </w:rPr>
        <w:t xml:space="preserve"> hiện đầy đủ nghĩa vụ thanh toán cho Bên B theo thỏa thuận tại Điều 5 Hợp đồng này</w:t>
      </w:r>
    </w:p>
    <w:p w14:paraId="39C0FBDC" w14:textId="77777777" w:rsidR="00F2071F" w:rsidRPr="002B3F69" w:rsidRDefault="0064278C"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r w:rsidR="00F2071F" w:rsidRPr="002B3F69">
        <w:rPr>
          <w:rFonts w:ascii="Times New Roman" w:hAnsi="Times New Roman"/>
          <w:bCs/>
          <w:lang w:val="vi-VN"/>
        </w:rPr>
        <w:t>.</w:t>
      </w:r>
    </w:p>
    <w:p w14:paraId="3A6DA700" w14:textId="5276FC7C" w:rsidR="00147A87" w:rsidRPr="002B3F69" w:rsidRDefault="00147A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cam kết mục đích sử dụng sản phẩm an toàn thông tin mạng không gây phương hại đến quốc phòng, an ninh quốc gia và trật tự, an toàn xã hội.</w:t>
      </w:r>
    </w:p>
    <w:p w14:paraId="73273801" w14:textId="10CA7836" w:rsidR="00B43734" w:rsidRPr="002B3F69" w:rsidRDefault="005D66C8"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w:t>
      </w:r>
      <w:r w:rsidR="00C245D1" w:rsidRPr="002B3F69">
        <w:rPr>
          <w:rFonts w:ascii="Times New Roman" w:hAnsi="Times New Roman"/>
          <w:bCs/>
          <w:lang w:val="vi-VN"/>
        </w:rPr>
        <w:t xml:space="preserve"> có trách nhiệm thực hiện đầy đủ các nghĩa vụ khác theo quy định của pháp luật Việt Nam hiện hành.</w:t>
      </w:r>
    </w:p>
    <w:p w14:paraId="7D6105F8" w14:textId="77777777" w:rsidR="00DE4ED2" w:rsidRPr="002B3F69" w:rsidRDefault="00DE4ED2" w:rsidP="00DE4ED2">
      <w:pPr>
        <w:spacing w:after="60"/>
        <w:ind w:left="720"/>
        <w:jc w:val="both"/>
        <w:rPr>
          <w:rFonts w:ascii="Times New Roman" w:hAnsi="Times New Roman"/>
          <w:bCs/>
          <w:lang w:val="vi-VN"/>
        </w:rPr>
      </w:pPr>
    </w:p>
    <w:p w14:paraId="49B0C267" w14:textId="79856F6F"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ĐỊA ĐIỂM, THỜI HẠN GIAO HÀNG </w:t>
      </w:r>
    </w:p>
    <w:p w14:paraId="481C47BF" w14:textId="4C41E696" w:rsidR="001506B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điểm giao hàng </w:t>
      </w:r>
    </w:p>
    <w:p w14:paraId="25C329B9" w14:textId="6235B5C5" w:rsidR="00A80F59" w:rsidRPr="00E94C08" w:rsidRDefault="00622787" w:rsidP="00DE4ED2">
      <w:pPr>
        <w:pStyle w:val="ListParagraph"/>
        <w:numPr>
          <w:ilvl w:val="0"/>
          <w:numId w:val="22"/>
        </w:numPr>
        <w:spacing w:after="60"/>
        <w:jc w:val="both"/>
        <w:rPr>
          <w:rFonts w:ascii="Times New Roman" w:hAnsi="Times New Roman"/>
          <w:bCs/>
          <w:lang w:val="vi-VN"/>
        </w:rPr>
      </w:pPr>
      <w:r w:rsidRPr="00E94C08">
        <w:rPr>
          <w:rFonts w:ascii="Times New Roman" w:hAnsi="Times New Roman"/>
          <w:bCs/>
          <w:lang w:val="vi-VN"/>
        </w:rPr>
        <w:t>Địa điểm giao hàng:</w:t>
      </w:r>
      <w:r w:rsidR="008C6B94" w:rsidRPr="00E94C08">
        <w:rPr>
          <w:rFonts w:ascii="Times New Roman" w:hAnsi="Times New Roman"/>
          <w:bCs/>
          <w:lang w:val="vi-VN"/>
        </w:rPr>
        <w:t xml:space="preserve"> </w:t>
      </w:r>
      <w:r w:rsidR="00553AAD" w:rsidRPr="00E53F4C">
        <w:rPr>
          <w:rFonts w:ascii="Times New Roman" w:hAnsi="Times New Roman"/>
          <w:bCs/>
          <w:lang w:val="vi-VN"/>
        </w:rPr>
        <w:t>thông báo sau</w:t>
      </w:r>
    </w:p>
    <w:p w14:paraId="1F237886" w14:textId="250FDA43" w:rsidR="00622787" w:rsidRPr="00E94C08" w:rsidRDefault="00C04C04" w:rsidP="00DE4ED2">
      <w:pPr>
        <w:pStyle w:val="ListParagraph"/>
        <w:numPr>
          <w:ilvl w:val="0"/>
          <w:numId w:val="22"/>
        </w:numPr>
        <w:spacing w:after="60"/>
        <w:jc w:val="both"/>
        <w:rPr>
          <w:rFonts w:ascii="Times New Roman" w:hAnsi="Times New Roman"/>
          <w:bCs/>
          <w:lang w:val="vi-VN"/>
        </w:rPr>
      </w:pPr>
      <w:r w:rsidRPr="00E94C08">
        <w:rPr>
          <w:rFonts w:ascii="Times New Roman" w:hAnsi="Times New Roman"/>
          <w:bCs/>
          <w:lang w:val="vi-VN"/>
        </w:rPr>
        <w:t>Người nhận</w:t>
      </w:r>
      <w:r w:rsidR="00747D28" w:rsidRPr="00E94C08">
        <w:rPr>
          <w:rFonts w:ascii="Times New Roman" w:hAnsi="Times New Roman"/>
          <w:bCs/>
          <w:lang w:val="vi-VN"/>
        </w:rPr>
        <w:t>:</w:t>
      </w:r>
      <w:r w:rsidR="007A7619" w:rsidRPr="00E53F4C">
        <w:rPr>
          <w:rFonts w:ascii="Times New Roman" w:hAnsi="Times New Roman"/>
          <w:bCs/>
          <w:lang w:val="vi-VN"/>
        </w:rPr>
        <w:t xml:space="preserve"> </w:t>
      </w:r>
      <w:r w:rsidR="00553AAD" w:rsidRPr="00E53F4C">
        <w:rPr>
          <w:rFonts w:ascii="Times New Roman" w:hAnsi="Times New Roman"/>
          <w:bCs/>
          <w:lang w:val="vi-VN"/>
        </w:rPr>
        <w:t>thông báo sa</w:t>
      </w:r>
      <w:r w:rsidR="00553AAD">
        <w:rPr>
          <w:rFonts w:ascii="Times New Roman" w:hAnsi="Times New Roman"/>
          <w:bCs/>
        </w:rPr>
        <w:t>u</w:t>
      </w:r>
    </w:p>
    <w:p w14:paraId="20D929F9" w14:textId="44DA331E" w:rsidR="00622787" w:rsidRPr="00E94C08" w:rsidRDefault="00622787" w:rsidP="00DE4ED2">
      <w:pPr>
        <w:pStyle w:val="ListParagraph"/>
        <w:numPr>
          <w:ilvl w:val="0"/>
          <w:numId w:val="22"/>
        </w:numPr>
        <w:spacing w:after="60"/>
        <w:jc w:val="both"/>
        <w:rPr>
          <w:rFonts w:ascii="Times New Roman" w:hAnsi="Times New Roman"/>
          <w:bCs/>
          <w:lang w:val="vi-VN"/>
        </w:rPr>
      </w:pPr>
      <w:r w:rsidRPr="00E94C08">
        <w:rPr>
          <w:rFonts w:ascii="Times New Roman" w:hAnsi="Times New Roman"/>
          <w:bCs/>
          <w:lang w:val="vi-VN"/>
        </w:rPr>
        <w:t>Số điện thoại:</w:t>
      </w:r>
      <w:r w:rsidR="007A7619" w:rsidRPr="00E94C08">
        <w:rPr>
          <w:rFonts w:ascii="Times New Roman" w:hAnsi="Times New Roman"/>
          <w:bCs/>
          <w:lang w:val="vi-VN"/>
        </w:rPr>
        <w:t xml:space="preserve"> </w:t>
      </w:r>
      <w:r w:rsidR="00553AAD" w:rsidRPr="00E53F4C">
        <w:rPr>
          <w:rFonts w:ascii="Times New Roman" w:hAnsi="Times New Roman"/>
          <w:bCs/>
          <w:lang w:val="vi-VN"/>
        </w:rPr>
        <w:t>thông báo sau</w:t>
      </w:r>
    </w:p>
    <w:p w14:paraId="158C4E81" w14:textId="77777777" w:rsidR="00622787"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Thông báo giao hàng:</w:t>
      </w:r>
    </w:p>
    <w:p w14:paraId="707BA096" w14:textId="42AC66CE" w:rsidR="00C04C04" w:rsidRPr="002B3F69" w:rsidRDefault="00C04C04"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Bên B có trách nhiệm thông báo cho Bên A về thời gian giao hàng, số lượng hàng hóa sẽ giao bằng văn bản</w:t>
      </w:r>
      <w:r w:rsidR="00F80817" w:rsidRPr="002B3F69">
        <w:rPr>
          <w:rFonts w:ascii="Times New Roman" w:hAnsi="Times New Roman"/>
          <w:bCs/>
          <w:lang w:val="vi-VN"/>
        </w:rPr>
        <w:t>, email</w:t>
      </w:r>
      <w:r w:rsidRPr="002B3F69">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2B3F69" w:rsidRDefault="00C04C04"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Khi nhận thông báo giao hàng từ Bên B, Bên A trong vòng 05 ngày phải nhận hàng, quá thời hạn nêu trên xem như Bên A vi phạm hợp đồng.</w:t>
      </w:r>
    </w:p>
    <w:p w14:paraId="229F2313" w14:textId="77777777" w:rsidR="00622787"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Thời gian giao hàng:</w:t>
      </w:r>
    </w:p>
    <w:p w14:paraId="2ECDCDA4" w14:textId="36F7E204" w:rsidR="00C04C04" w:rsidRPr="00E94C08" w:rsidRDefault="00622787"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lastRenderedPageBreak/>
        <w:t xml:space="preserve">Thời </w:t>
      </w:r>
      <w:r w:rsidRPr="00E94C08">
        <w:rPr>
          <w:rFonts w:ascii="Times New Roman" w:hAnsi="Times New Roman"/>
          <w:bCs/>
          <w:lang w:val="vi-VN"/>
        </w:rPr>
        <w:t>gian giao hàng trong vòng:</w:t>
      </w:r>
      <w:r w:rsidR="00C04C04" w:rsidRPr="00E94C08">
        <w:rPr>
          <w:rFonts w:ascii="Times New Roman" w:hAnsi="Times New Roman"/>
          <w:bCs/>
          <w:lang w:val="vi-VN"/>
        </w:rPr>
        <w:t xml:space="preserve"> </w:t>
      </w:r>
      <w:r w:rsidR="003C23C7" w:rsidRPr="00E94C08">
        <w:rPr>
          <w:rFonts w:ascii="Times New Roman" w:hAnsi="Times New Roman"/>
          <w:bCs/>
          <w:lang w:val="vi-VN"/>
        </w:rPr>
        <w:t>03 ngày</w:t>
      </w:r>
      <w:r w:rsidR="00A475B0" w:rsidRPr="00E94C08">
        <w:rPr>
          <w:rFonts w:ascii="Times New Roman" w:hAnsi="Times New Roman"/>
          <w:bCs/>
          <w:lang w:val="vi-VN"/>
        </w:rPr>
        <w:t xml:space="preserve"> (trừ các ngày nghỉ, nghỉ lễ) tính </w:t>
      </w:r>
      <w:r w:rsidR="00C92872" w:rsidRPr="00E94C08">
        <w:rPr>
          <w:rFonts w:ascii="Times New Roman" w:hAnsi="Times New Roman"/>
          <w:bCs/>
          <w:lang w:val="vi-VN"/>
        </w:rPr>
        <w:t xml:space="preserve">từ ngày nhận được thanh toán của </w:t>
      </w:r>
      <w:r w:rsidR="005D66C8" w:rsidRPr="00E94C08">
        <w:rPr>
          <w:rFonts w:ascii="Times New Roman" w:hAnsi="Times New Roman"/>
          <w:bCs/>
          <w:lang w:val="vi-VN"/>
        </w:rPr>
        <w:t>Bên A</w:t>
      </w:r>
      <w:r w:rsidR="00C92872" w:rsidRPr="00E94C08">
        <w:rPr>
          <w:rFonts w:ascii="Times New Roman" w:hAnsi="Times New Roman"/>
          <w:bCs/>
          <w:lang w:val="vi-VN"/>
        </w:rPr>
        <w:t>.</w:t>
      </w:r>
    </w:p>
    <w:p w14:paraId="158B3236" w14:textId="58AF5903" w:rsidR="00F53D98" w:rsidRPr="002B3F69" w:rsidRDefault="00F53D98" w:rsidP="00DE4ED2">
      <w:pPr>
        <w:numPr>
          <w:ilvl w:val="1"/>
          <w:numId w:val="5"/>
        </w:numPr>
        <w:spacing w:after="60"/>
        <w:jc w:val="both"/>
        <w:rPr>
          <w:rFonts w:ascii="Times New Roman" w:hAnsi="Times New Roman"/>
          <w:b/>
        </w:rPr>
      </w:pPr>
      <w:proofErr w:type="spellStart"/>
      <w:r w:rsidRPr="002B3F69">
        <w:rPr>
          <w:rFonts w:ascii="Times New Roman" w:hAnsi="Times New Roman"/>
          <w:b/>
        </w:rPr>
        <w:t>Hồ</w:t>
      </w:r>
      <w:proofErr w:type="spellEnd"/>
      <w:r w:rsidRPr="002B3F69">
        <w:rPr>
          <w:rFonts w:ascii="Times New Roman" w:hAnsi="Times New Roman"/>
          <w:b/>
        </w:rPr>
        <w:t xml:space="preserve"> </w:t>
      </w:r>
      <w:proofErr w:type="spellStart"/>
      <w:r w:rsidRPr="002B3F69">
        <w:rPr>
          <w:rFonts w:ascii="Times New Roman" w:hAnsi="Times New Roman"/>
          <w:b/>
        </w:rPr>
        <w:t>sơ</w:t>
      </w:r>
      <w:proofErr w:type="spellEnd"/>
      <w:r w:rsidRPr="002B3F69">
        <w:rPr>
          <w:rFonts w:ascii="Times New Roman" w:hAnsi="Times New Roman"/>
          <w:b/>
        </w:rPr>
        <w:t xml:space="preserve"> </w:t>
      </w:r>
      <w:proofErr w:type="spellStart"/>
      <w:r w:rsidRPr="002B3F69">
        <w:rPr>
          <w:rFonts w:ascii="Times New Roman" w:hAnsi="Times New Roman"/>
          <w:b/>
        </w:rPr>
        <w:t>giao</w:t>
      </w:r>
      <w:proofErr w:type="spellEnd"/>
      <w:r w:rsidRPr="002B3F69">
        <w:rPr>
          <w:rFonts w:ascii="Times New Roman" w:hAnsi="Times New Roman"/>
          <w:b/>
        </w:rPr>
        <w:t xml:space="preserve"> </w:t>
      </w:r>
      <w:proofErr w:type="spellStart"/>
      <w:r w:rsidRPr="002B3F69">
        <w:rPr>
          <w:rFonts w:ascii="Times New Roman" w:hAnsi="Times New Roman"/>
          <w:b/>
        </w:rPr>
        <w:t>hàng</w:t>
      </w:r>
      <w:proofErr w:type="spellEnd"/>
      <w:r w:rsidRPr="002B3F69">
        <w:rPr>
          <w:rFonts w:ascii="Times New Roman" w:hAnsi="Times New Roman"/>
          <w:b/>
        </w:rPr>
        <w:t>:</w:t>
      </w:r>
    </w:p>
    <w:p w14:paraId="2856D137" w14:textId="2F1DD929" w:rsidR="00C04C04" w:rsidRPr="002B3F69" w:rsidRDefault="00C04C04"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Biên Bản Bàn </w:t>
      </w:r>
      <w:r w:rsidR="00F53D98" w:rsidRPr="002B3F69">
        <w:rPr>
          <w:rFonts w:ascii="Times New Roman" w:hAnsi="Times New Roman"/>
          <w:bCs/>
          <w:lang w:val="vi-VN"/>
        </w:rPr>
        <w:t>Giao</w:t>
      </w:r>
    </w:p>
    <w:p w14:paraId="25A4ED25" w14:textId="3EDAF7F4" w:rsidR="00C04C04" w:rsidRPr="002B3F69" w:rsidRDefault="00C04C04"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Hóa đơn tài chính hợp lệ</w:t>
      </w:r>
      <w:r w:rsidR="00F53D98" w:rsidRPr="002B3F69">
        <w:rPr>
          <w:rFonts w:ascii="Times New Roman" w:hAnsi="Times New Roman"/>
          <w:bCs/>
          <w:lang w:val="vi-VN"/>
        </w:rPr>
        <w:t xml:space="preserve"> </w:t>
      </w:r>
    </w:p>
    <w:p w14:paraId="259DF534" w14:textId="77777777" w:rsidR="00207AF8"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Giao nhận:</w:t>
      </w:r>
      <w:r w:rsidR="00207AF8" w:rsidRPr="002B3F69">
        <w:rPr>
          <w:rFonts w:ascii="Times New Roman" w:hAnsi="Times New Roman"/>
          <w:b/>
          <w:lang w:val="vi-VN"/>
        </w:rPr>
        <w:t xml:space="preserve"> </w:t>
      </w:r>
    </w:p>
    <w:p w14:paraId="0B1F007A" w14:textId="71145AD8" w:rsidR="00AE4DE0" w:rsidRPr="002B3F69" w:rsidRDefault="00AE4DE0"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 Bên A có trách nhiệm kiểm tra số lượng, tình trạng, chủng loại tại thời điểm nhận hàng. Việc giao nhận được xác nhận bằng Biên bản bàn giao có chữ ký hai Bên.</w:t>
      </w:r>
    </w:p>
    <w:p w14:paraId="3994B97C" w14:textId="6E108AA0" w:rsidR="00AE4DE0" w:rsidRPr="002B3F69" w:rsidRDefault="00AE4DE0" w:rsidP="001D542C">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Sau khi ký Biên bản bàn giao, hàng hóa được xem là đã giao đúng, đủ. Mọi rủi ro phát sinh sau thời điểm này do Bên A chịu, trừ lỗi thuộc nhà sản xuất hoặc phạm vi bảo hành.</w:t>
      </w:r>
    </w:p>
    <w:p w14:paraId="0BA308ED" w14:textId="77777777" w:rsidR="001D542C" w:rsidRPr="002B3F69" w:rsidRDefault="001D542C" w:rsidP="001D542C">
      <w:pPr>
        <w:pStyle w:val="ListParagraph"/>
        <w:spacing w:after="60"/>
        <w:jc w:val="both"/>
        <w:rPr>
          <w:rFonts w:ascii="Times New Roman" w:hAnsi="Times New Roman"/>
          <w:bCs/>
          <w:lang w:val="vi-VN"/>
        </w:rPr>
      </w:pPr>
    </w:p>
    <w:p w14:paraId="4CB7AA4E" w14:textId="79A94674"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BẢO HÀNH </w:t>
      </w:r>
    </w:p>
    <w:p w14:paraId="3D0D63A1" w14:textId="77777777" w:rsidR="00C04C04" w:rsidRPr="002B3F69" w:rsidRDefault="00C04C04" w:rsidP="00DE4ED2">
      <w:pPr>
        <w:pStyle w:val="ListParagraph"/>
        <w:numPr>
          <w:ilvl w:val="0"/>
          <w:numId w:val="5"/>
        </w:numPr>
        <w:spacing w:after="60"/>
        <w:jc w:val="both"/>
        <w:rPr>
          <w:rFonts w:ascii="Times New Roman" w:hAnsi="Times New Roman"/>
          <w:bCs/>
          <w:vanish/>
        </w:rPr>
      </w:pPr>
    </w:p>
    <w:p w14:paraId="5CF535D0" w14:textId="66A5EB2B" w:rsidR="004565DE" w:rsidRPr="002B3F69" w:rsidRDefault="00C04C04" w:rsidP="00DE4ED2">
      <w:pPr>
        <w:numPr>
          <w:ilvl w:val="1"/>
          <w:numId w:val="5"/>
        </w:numPr>
        <w:spacing w:after="60"/>
        <w:jc w:val="both"/>
        <w:rPr>
          <w:rFonts w:ascii="Times New Roman" w:hAnsi="Times New Roman"/>
          <w:b/>
          <w:lang w:val="vi-VN"/>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Cs/>
        </w:rPr>
        <w:t xml:space="preserve"> (tính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biên</w:t>
      </w:r>
      <w:proofErr w:type="spellEnd"/>
      <w:r w:rsidRPr="002B3F69">
        <w:rPr>
          <w:rFonts w:ascii="Times New Roman" w:hAnsi="Times New Roman"/>
          <w:bCs/>
        </w:rPr>
        <w:t xml:space="preserve">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bàn</w:t>
      </w:r>
      <w:proofErr w:type="spellEnd"/>
      <w:r w:rsidRPr="002B3F69">
        <w:rPr>
          <w:rFonts w:ascii="Times New Roman" w:hAnsi="Times New Roman"/>
          <w:bCs/>
        </w:rPr>
        <w:t xml:space="preserve"> </w:t>
      </w:r>
      <w:proofErr w:type="spellStart"/>
      <w:r w:rsidRPr="002B3F69">
        <w:rPr>
          <w:rFonts w:ascii="Times New Roman" w:hAnsi="Times New Roman"/>
          <w:bCs/>
        </w:rPr>
        <w:t>giao</w:t>
      </w:r>
      <w:proofErr w:type="spellEnd"/>
      <w:r w:rsidRPr="002B3F69">
        <w:rPr>
          <w:rFonts w:ascii="Times New Roman" w:hAnsi="Times New Roman"/>
          <w:bCs/>
        </w:rPr>
        <w:t xml:space="preserve"> </w:t>
      </w:r>
      <w:proofErr w:type="spellStart"/>
      <w:r w:rsidR="00B0414C" w:rsidRPr="002B3F69">
        <w:rPr>
          <w:rFonts w:ascii="Times New Roman" w:hAnsi="Times New Roman"/>
          <w:bCs/>
        </w:rPr>
        <w:t>hàng</w:t>
      </w:r>
      <w:proofErr w:type="spellEnd"/>
      <w:r w:rsidR="00B0414C" w:rsidRPr="002B3F69">
        <w:rPr>
          <w:rFonts w:ascii="Times New Roman" w:hAnsi="Times New Roman"/>
          <w:bCs/>
        </w:rPr>
        <w:t xml:space="preserve"> </w:t>
      </w:r>
      <w:proofErr w:type="spellStart"/>
      <w:r w:rsidR="00B0414C" w:rsidRPr="002B3F69">
        <w:rPr>
          <w:rFonts w:ascii="Times New Roman" w:hAnsi="Times New Roman"/>
          <w:bCs/>
        </w:rPr>
        <w:t>hóa</w:t>
      </w:r>
      <w:proofErr w:type="spellEnd"/>
      <w:r w:rsidRPr="002B3F69">
        <w:rPr>
          <w:rFonts w:ascii="Times New Roman" w:hAnsi="Times New Roman"/>
          <w:bCs/>
        </w:rPr>
        <w:t xml:space="preserve">): </w:t>
      </w:r>
      <w:r w:rsidR="002C14A0" w:rsidRPr="002B3F69">
        <w:rPr>
          <w:rFonts w:ascii="Times New Roman" w:hAnsi="Times New Roman"/>
          <w:bCs/>
        </w:rPr>
        <w:t xml:space="preserve">12 </w:t>
      </w:r>
      <w:proofErr w:type="spellStart"/>
      <w:r w:rsidR="002C14A0" w:rsidRPr="002B3F69">
        <w:rPr>
          <w:rFonts w:ascii="Times New Roman" w:hAnsi="Times New Roman"/>
          <w:bCs/>
        </w:rPr>
        <w:t>tháng</w:t>
      </w:r>
      <w:proofErr w:type="spellEnd"/>
      <w:r w:rsidR="001D542C" w:rsidRPr="002B3F69">
        <w:rPr>
          <w:rFonts w:ascii="Times New Roman" w:hAnsi="Times New Roman"/>
          <w:bCs/>
        </w:rPr>
        <w:t xml:space="preserve"> </w:t>
      </w:r>
      <w:proofErr w:type="spellStart"/>
      <w:r w:rsidR="000B6EC2" w:rsidRPr="002B3F69">
        <w:rPr>
          <w:rFonts w:ascii="Times New Roman" w:hAnsi="Times New Roman"/>
          <w:bCs/>
        </w:rPr>
        <w:t>theo</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tiêu</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chuẩn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nhà</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sản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xuất</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Nhà</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phân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phối</w:t>
      </w:r>
      <w:proofErr w:type="spellEnd"/>
      <w:r w:rsidR="000B6EC2" w:rsidRPr="002B3F69">
        <w:rPr>
          <w:rFonts w:ascii="Times New Roman" w:hAnsi="Times New Roman"/>
          <w:bCs/>
        </w:rPr>
        <w:t>.</w:t>
      </w:r>
    </w:p>
    <w:p w14:paraId="5857EFF2" w14:textId="461E656C"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chỉ liên lạc bảo hành: </w:t>
      </w:r>
    </w:p>
    <w:p w14:paraId="409CECEF" w14:textId="446E5011" w:rsidR="00C04C04" w:rsidRPr="002B3F69" w:rsidRDefault="00536588"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55/31 Trần Đình Xu, Phường Cầu Ông Lãnh, Thành Phố Hồ Chí Minh</w:t>
      </w:r>
    </w:p>
    <w:p w14:paraId="5F3A5461" w14:textId="7B7F014E" w:rsidR="00C04C04" w:rsidRPr="002B3F69" w:rsidRDefault="00C04C04"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Tel: </w:t>
      </w:r>
      <w:r w:rsidR="00232031" w:rsidRPr="002B3F69">
        <w:rPr>
          <w:rFonts w:ascii="Times New Roman" w:hAnsi="Times New Roman"/>
          <w:bCs/>
          <w:lang w:val="vi-VN"/>
        </w:rPr>
        <w:t>(84 28) 3 862 1119</w:t>
      </w:r>
    </w:p>
    <w:p w14:paraId="5BC3F8FC" w14:textId="77777777" w:rsidR="00C04C04" w:rsidRPr="002B3F69" w:rsidRDefault="00C04C04" w:rsidP="00DE4ED2">
      <w:pPr>
        <w:numPr>
          <w:ilvl w:val="1"/>
          <w:numId w:val="5"/>
        </w:numPr>
        <w:spacing w:after="60"/>
        <w:jc w:val="both"/>
        <w:rPr>
          <w:rFonts w:ascii="Times New Roman" w:hAnsi="Times New Roman"/>
          <w:b/>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làm</w:t>
      </w:r>
      <w:proofErr w:type="spellEnd"/>
      <w:r w:rsidRPr="002B3F69">
        <w:rPr>
          <w:rFonts w:ascii="Times New Roman" w:hAnsi="Times New Roman"/>
          <w:b/>
        </w:rPr>
        <w:t xml:space="preserve"> </w:t>
      </w:r>
      <w:proofErr w:type="spellStart"/>
      <w:r w:rsidRPr="002B3F69">
        <w:rPr>
          <w:rFonts w:ascii="Times New Roman" w:hAnsi="Times New Roman"/>
          <w:b/>
        </w:rPr>
        <w:t>việc</w:t>
      </w:r>
      <w:proofErr w:type="spellEnd"/>
      <w:r w:rsidRPr="002B3F69">
        <w:rPr>
          <w:rFonts w:ascii="Times New Roman" w:hAnsi="Times New Roman"/>
          <w:b/>
        </w:rPr>
        <w:t xml:space="preserve">: </w:t>
      </w:r>
    </w:p>
    <w:p w14:paraId="0833BD08" w14:textId="77777777" w:rsidR="00C04C04" w:rsidRPr="002B3F69" w:rsidRDefault="00C04C04" w:rsidP="00DE4ED2">
      <w:pPr>
        <w:numPr>
          <w:ilvl w:val="0"/>
          <w:numId w:val="3"/>
        </w:numPr>
        <w:spacing w:after="60"/>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Hai </w:t>
      </w:r>
      <w:proofErr w:type="spellStart"/>
      <w:r w:rsidRPr="002B3F69">
        <w:rPr>
          <w:rFonts w:ascii="Times New Roman" w:hAnsi="Times New Roman"/>
          <w:bCs/>
        </w:rPr>
        <w:t>đến</w:t>
      </w:r>
      <w:proofErr w:type="spellEnd"/>
      <w:r w:rsidRPr="002B3F69">
        <w:rPr>
          <w:rFonts w:ascii="Times New Roman" w:hAnsi="Times New Roman"/>
          <w:bCs/>
        </w:rPr>
        <w:t xml:space="preserve"> Thứ </w:t>
      </w:r>
      <w:proofErr w:type="spellStart"/>
      <w:r w:rsidRPr="002B3F69">
        <w:rPr>
          <w:rFonts w:ascii="Times New Roman" w:hAnsi="Times New Roman"/>
          <w:bCs/>
        </w:rPr>
        <w:t>Sáu</w:t>
      </w:r>
      <w:proofErr w:type="spellEnd"/>
      <w:r w:rsidRPr="002B3F69">
        <w:rPr>
          <w:rFonts w:ascii="Times New Roman" w:hAnsi="Times New Roman"/>
          <w:bCs/>
        </w:rPr>
        <w:t xml:space="preserve">: 8:00 </w:t>
      </w:r>
      <w:proofErr w:type="spellStart"/>
      <w:r w:rsidRPr="002B3F69">
        <w:rPr>
          <w:rFonts w:ascii="Times New Roman" w:hAnsi="Times New Roman"/>
          <w:bCs/>
        </w:rPr>
        <w:t>đến</w:t>
      </w:r>
      <w:proofErr w:type="spellEnd"/>
      <w:r w:rsidRPr="002B3F69">
        <w:rPr>
          <w:rFonts w:ascii="Times New Roman" w:hAnsi="Times New Roman"/>
          <w:bCs/>
        </w:rPr>
        <w:t xml:space="preserve"> 12:00 </w:t>
      </w:r>
      <w:proofErr w:type="spellStart"/>
      <w:r w:rsidRPr="002B3F69">
        <w:rPr>
          <w:rFonts w:ascii="Times New Roman" w:hAnsi="Times New Roman"/>
          <w:bCs/>
        </w:rPr>
        <w:t>và</w:t>
      </w:r>
      <w:proofErr w:type="spellEnd"/>
      <w:r w:rsidRPr="002B3F69">
        <w:rPr>
          <w:rFonts w:ascii="Times New Roman" w:hAnsi="Times New Roman"/>
          <w:bCs/>
        </w:rPr>
        <w:t xml:space="preserve"> 13:30 </w:t>
      </w:r>
      <w:proofErr w:type="spellStart"/>
      <w:r w:rsidRPr="002B3F69">
        <w:rPr>
          <w:rFonts w:ascii="Times New Roman" w:hAnsi="Times New Roman"/>
          <w:bCs/>
        </w:rPr>
        <w:t>đến</w:t>
      </w:r>
      <w:proofErr w:type="spellEnd"/>
      <w:r w:rsidRPr="002B3F69">
        <w:rPr>
          <w:rFonts w:ascii="Times New Roman" w:hAnsi="Times New Roman"/>
          <w:bCs/>
        </w:rPr>
        <w:t xml:space="preserve"> 17:30.</w:t>
      </w:r>
    </w:p>
    <w:p w14:paraId="43E79B72" w14:textId="77777777" w:rsidR="00C04C04" w:rsidRPr="002B3F69" w:rsidRDefault="00C04C04" w:rsidP="00DE4ED2">
      <w:pPr>
        <w:numPr>
          <w:ilvl w:val="0"/>
          <w:numId w:val="3"/>
        </w:numPr>
        <w:spacing w:after="60"/>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Bảy: </w:t>
      </w:r>
      <w:proofErr w:type="spellStart"/>
      <w:r w:rsidRPr="002B3F69">
        <w:rPr>
          <w:rFonts w:ascii="Times New Roman" w:hAnsi="Times New Roman"/>
          <w:bCs/>
        </w:rPr>
        <w:t>từ</w:t>
      </w:r>
      <w:proofErr w:type="spellEnd"/>
      <w:r w:rsidRPr="002B3F69">
        <w:rPr>
          <w:rFonts w:ascii="Times New Roman" w:hAnsi="Times New Roman"/>
          <w:bCs/>
        </w:rPr>
        <w:t xml:space="preserve"> 9:00 </w:t>
      </w:r>
      <w:proofErr w:type="spellStart"/>
      <w:r w:rsidRPr="002B3F69">
        <w:rPr>
          <w:rFonts w:ascii="Times New Roman" w:hAnsi="Times New Roman"/>
          <w:bCs/>
        </w:rPr>
        <w:t>đến</w:t>
      </w:r>
      <w:proofErr w:type="spellEnd"/>
      <w:r w:rsidRPr="002B3F69">
        <w:rPr>
          <w:rFonts w:ascii="Times New Roman" w:hAnsi="Times New Roman"/>
          <w:bCs/>
        </w:rPr>
        <w:t xml:space="preserve"> 12:00.</w:t>
      </w:r>
    </w:p>
    <w:p w14:paraId="169B4864" w14:textId="3695AE44" w:rsidR="00815543" w:rsidRPr="002B3F69" w:rsidRDefault="00C04C04" w:rsidP="00DE4ED2">
      <w:pPr>
        <w:numPr>
          <w:ilvl w:val="1"/>
          <w:numId w:val="5"/>
        </w:numPr>
        <w:spacing w:after="60"/>
        <w:jc w:val="both"/>
        <w:rPr>
          <w:rFonts w:ascii="Times New Roman" w:hAnsi="Times New Roman"/>
          <w:b/>
        </w:rPr>
      </w:pPr>
      <w:proofErr w:type="spellStart"/>
      <w:r w:rsidRPr="002B3F69">
        <w:rPr>
          <w:rFonts w:ascii="Times New Roman" w:hAnsi="Times New Roman"/>
          <w:b/>
        </w:rPr>
        <w:t>Bên</w:t>
      </w:r>
      <w:proofErr w:type="spellEnd"/>
      <w:r w:rsidRPr="002B3F69">
        <w:rPr>
          <w:rFonts w:ascii="Times New Roman" w:hAnsi="Times New Roman"/>
          <w:b/>
        </w:rPr>
        <w:t xml:space="preserve"> B </w:t>
      </w:r>
      <w:proofErr w:type="spellStart"/>
      <w:r w:rsidRPr="002B3F69">
        <w:rPr>
          <w:rFonts w:ascii="Times New Roman" w:hAnsi="Times New Roman"/>
          <w:b/>
        </w:rPr>
        <w:t>được</w:t>
      </w:r>
      <w:proofErr w:type="spellEnd"/>
      <w:r w:rsidRPr="002B3F69">
        <w:rPr>
          <w:rFonts w:ascii="Times New Roman" w:hAnsi="Times New Roman"/>
          <w:b/>
        </w:rPr>
        <w:t xml:space="preserve"> </w:t>
      </w:r>
      <w:proofErr w:type="spellStart"/>
      <w:r w:rsidRPr="002B3F69">
        <w:rPr>
          <w:rFonts w:ascii="Times New Roman" w:hAnsi="Times New Roman"/>
          <w:b/>
        </w:rPr>
        <w:t>miễn</w:t>
      </w:r>
      <w:proofErr w:type="spellEnd"/>
      <w:r w:rsidRPr="002B3F69">
        <w:rPr>
          <w:rFonts w:ascii="Times New Roman" w:hAnsi="Times New Roman"/>
          <w:b/>
        </w:rPr>
        <w:t xml:space="preserve"> </w:t>
      </w:r>
      <w:proofErr w:type="spellStart"/>
      <w:r w:rsidRPr="002B3F69">
        <w:rPr>
          <w:rFonts w:ascii="Times New Roman" w:hAnsi="Times New Roman"/>
          <w:b/>
        </w:rPr>
        <w:t>trách</w:t>
      </w:r>
      <w:proofErr w:type="spellEnd"/>
      <w:r w:rsidRPr="002B3F69">
        <w:rPr>
          <w:rFonts w:ascii="Times New Roman" w:hAnsi="Times New Roman"/>
          <w:b/>
        </w:rPr>
        <w:t xml:space="preserve"> </w:t>
      </w:r>
      <w:proofErr w:type="spellStart"/>
      <w:r w:rsidRPr="002B3F69">
        <w:rPr>
          <w:rFonts w:ascii="Times New Roman" w:hAnsi="Times New Roman"/>
          <w:b/>
        </w:rPr>
        <w:t>nhiệm</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
        </w:rPr>
        <w:t xml:space="preserve"> </w:t>
      </w:r>
      <w:proofErr w:type="spellStart"/>
      <w:r w:rsidRPr="002B3F69">
        <w:rPr>
          <w:rFonts w:ascii="Times New Roman" w:hAnsi="Times New Roman"/>
          <w:b/>
        </w:rPr>
        <w:t>trong</w:t>
      </w:r>
      <w:proofErr w:type="spellEnd"/>
      <w:r w:rsidRPr="002B3F69">
        <w:rPr>
          <w:rFonts w:ascii="Times New Roman" w:hAnsi="Times New Roman"/>
          <w:b/>
        </w:rPr>
        <w:t xml:space="preserve"> </w:t>
      </w:r>
      <w:proofErr w:type="spellStart"/>
      <w:r w:rsidRPr="002B3F69">
        <w:rPr>
          <w:rFonts w:ascii="Times New Roman" w:hAnsi="Times New Roman"/>
          <w:b/>
        </w:rPr>
        <w:t>các</w:t>
      </w:r>
      <w:proofErr w:type="spellEnd"/>
      <w:r w:rsidRPr="002B3F69">
        <w:rPr>
          <w:rFonts w:ascii="Times New Roman" w:hAnsi="Times New Roman"/>
          <w:b/>
        </w:rPr>
        <w:t xml:space="preserve"> </w:t>
      </w:r>
      <w:proofErr w:type="spellStart"/>
      <w:r w:rsidRPr="002B3F69">
        <w:rPr>
          <w:rFonts w:ascii="Times New Roman" w:hAnsi="Times New Roman"/>
          <w:b/>
        </w:rPr>
        <w:t>trường</w:t>
      </w:r>
      <w:proofErr w:type="spellEnd"/>
      <w:r w:rsidRPr="002B3F69">
        <w:rPr>
          <w:rFonts w:ascii="Times New Roman" w:hAnsi="Times New Roman"/>
          <w:b/>
        </w:rPr>
        <w:t xml:space="preserve"> </w:t>
      </w:r>
      <w:proofErr w:type="spellStart"/>
      <w:r w:rsidRPr="002B3F69">
        <w:rPr>
          <w:rFonts w:ascii="Times New Roman" w:hAnsi="Times New Roman"/>
          <w:b/>
        </w:rPr>
        <w:t>hợp</w:t>
      </w:r>
      <w:proofErr w:type="spellEnd"/>
      <w:r w:rsidRPr="002B3F69">
        <w:rPr>
          <w:rFonts w:ascii="Times New Roman" w:hAnsi="Times New Roman"/>
          <w:b/>
        </w:rPr>
        <w:t xml:space="preserve"> </w:t>
      </w:r>
      <w:proofErr w:type="spellStart"/>
      <w:r w:rsidRPr="002B3F69">
        <w:rPr>
          <w:rFonts w:ascii="Times New Roman" w:hAnsi="Times New Roman"/>
          <w:b/>
        </w:rPr>
        <w:t>sau</w:t>
      </w:r>
      <w:proofErr w:type="spellEnd"/>
      <w:r w:rsidRPr="002B3F69">
        <w:rPr>
          <w:rFonts w:ascii="Times New Roman" w:hAnsi="Times New Roman"/>
          <w:b/>
        </w:rPr>
        <w:t>:</w:t>
      </w:r>
    </w:p>
    <w:p w14:paraId="59E61337" w14:textId="681FA3AD" w:rsidR="00C04C04" w:rsidRPr="002B3F69" w:rsidRDefault="00C04C04" w:rsidP="00DE4ED2">
      <w:pPr>
        <w:pStyle w:val="ListParagraph"/>
        <w:numPr>
          <w:ilvl w:val="0"/>
          <w:numId w:val="22"/>
        </w:numPr>
        <w:spacing w:after="60"/>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tự</w:t>
      </w:r>
      <w:proofErr w:type="spellEnd"/>
      <w:r w:rsidRPr="002B3F69">
        <w:rPr>
          <w:rFonts w:ascii="Times New Roman" w:hAnsi="Times New Roman"/>
          <w:bCs/>
        </w:rPr>
        <w:t xml:space="preserve"> ý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chữa</w:t>
      </w:r>
      <w:proofErr w:type="spellEnd"/>
      <w:r w:rsidRPr="002B3F69">
        <w:rPr>
          <w:rFonts w:ascii="Times New Roman" w:hAnsi="Times New Roman"/>
          <w:bCs/>
        </w:rPr>
        <w:t xml:space="preserve"> </w:t>
      </w:r>
      <w:proofErr w:type="spellStart"/>
      <w:r w:rsidRPr="002B3F69">
        <w:rPr>
          <w:rFonts w:ascii="Times New Roman" w:hAnsi="Times New Roman"/>
          <w:bCs/>
        </w:rPr>
        <w:t>làm</w:t>
      </w:r>
      <w:proofErr w:type="spellEnd"/>
      <w:r w:rsidRPr="002B3F69">
        <w:rPr>
          <w:rFonts w:ascii="Times New Roman" w:hAnsi="Times New Roman"/>
          <w:bCs/>
        </w:rPr>
        <w:t xml:space="preserve"> </w:t>
      </w:r>
      <w:proofErr w:type="spellStart"/>
      <w:r w:rsidRPr="002B3F69">
        <w:rPr>
          <w:rFonts w:ascii="Times New Roman" w:hAnsi="Times New Roman"/>
          <w:bCs/>
        </w:rPr>
        <w:t>hư</w:t>
      </w:r>
      <w:proofErr w:type="spellEnd"/>
      <w:r w:rsidRPr="002B3F69">
        <w:rPr>
          <w:rFonts w:ascii="Times New Roman" w:hAnsi="Times New Roman"/>
          <w:bCs/>
        </w:rPr>
        <w:t xml:space="preserve"> </w:t>
      </w:r>
      <w:proofErr w:type="spellStart"/>
      <w:r w:rsidRPr="002B3F69">
        <w:rPr>
          <w:rFonts w:ascii="Times New Roman" w:hAnsi="Times New Roman"/>
          <w:bCs/>
        </w:rPr>
        <w:t>hỏng</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bị</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phụ</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w:t>
      </w:r>
    </w:p>
    <w:p w14:paraId="6A7C0928" w14:textId="20D70076" w:rsidR="00C04C04" w:rsidRPr="002B3F69" w:rsidRDefault="00C04C04" w:rsidP="00DE4ED2">
      <w:pPr>
        <w:pStyle w:val="ListParagraph"/>
        <w:numPr>
          <w:ilvl w:val="0"/>
          <w:numId w:val="22"/>
        </w:numPr>
        <w:spacing w:after="60"/>
        <w:jc w:val="both"/>
        <w:rPr>
          <w:rFonts w:ascii="Times New Roman" w:hAnsi="Times New Roman"/>
          <w:bCs/>
        </w:rPr>
      </w:pPr>
      <w:proofErr w:type="spellStart"/>
      <w:r w:rsidRPr="002B3F69">
        <w:rPr>
          <w:rFonts w:ascii="Times New Roman" w:hAnsi="Times New Roman"/>
          <w:bCs/>
        </w:rPr>
        <w:t>Nhiệt</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w:t>
      </w:r>
      <w:proofErr w:type="spellStart"/>
      <w:r w:rsidRPr="002B3F69">
        <w:rPr>
          <w:rFonts w:ascii="Times New Roman" w:hAnsi="Times New Roman"/>
          <w:bCs/>
        </w:rPr>
        <w:t>phòng</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vượt</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40 </w:t>
      </w:r>
      <w:proofErr w:type="spellStart"/>
      <w:r w:rsidRPr="002B3F69">
        <w:rPr>
          <w:rFonts w:ascii="Times New Roman" w:hAnsi="Times New Roman"/>
          <w:bCs/>
        </w:rPr>
        <w:t>độ</w:t>
      </w:r>
      <w:proofErr w:type="spellEnd"/>
      <w:r w:rsidRPr="002B3F69">
        <w:rPr>
          <w:rFonts w:ascii="Times New Roman" w:hAnsi="Times New Roman"/>
          <w:bCs/>
        </w:rPr>
        <w:t xml:space="preserve"> C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phòng</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w:t>
      </w:r>
      <w:proofErr w:type="spellStart"/>
      <w:r w:rsidRPr="002B3F69">
        <w:rPr>
          <w:rFonts w:ascii="Times New Roman" w:hAnsi="Times New Roman"/>
          <w:bCs/>
        </w:rPr>
        <w:t>ẩm</w:t>
      </w:r>
      <w:proofErr w:type="spellEnd"/>
      <w:r w:rsidRPr="002B3F69">
        <w:rPr>
          <w:rFonts w:ascii="Times New Roman" w:hAnsi="Times New Roman"/>
          <w:bCs/>
        </w:rPr>
        <w:t xml:space="preserve"> </w:t>
      </w:r>
      <w:proofErr w:type="spellStart"/>
      <w:r w:rsidRPr="002B3F69">
        <w:rPr>
          <w:rFonts w:ascii="Times New Roman" w:hAnsi="Times New Roman"/>
          <w:bCs/>
        </w:rPr>
        <w:t>ướt</w:t>
      </w:r>
      <w:proofErr w:type="spellEnd"/>
      <w:r w:rsidRPr="002B3F69">
        <w:rPr>
          <w:rFonts w:ascii="Times New Roman" w:hAnsi="Times New Roman"/>
          <w:bCs/>
        </w:rPr>
        <w:t xml:space="preserve">, </w:t>
      </w:r>
      <w:proofErr w:type="spellStart"/>
      <w:r w:rsidRPr="002B3F69">
        <w:rPr>
          <w:rFonts w:ascii="Times New Roman" w:hAnsi="Times New Roman"/>
          <w:bCs/>
        </w:rPr>
        <w:t>mưa</w:t>
      </w:r>
      <w:proofErr w:type="spellEnd"/>
      <w:r w:rsidRPr="002B3F69">
        <w:rPr>
          <w:rFonts w:ascii="Times New Roman" w:hAnsi="Times New Roman"/>
          <w:bCs/>
        </w:rPr>
        <w:t xml:space="preserve"> </w:t>
      </w:r>
      <w:proofErr w:type="spellStart"/>
      <w:r w:rsidRPr="002B3F69">
        <w:rPr>
          <w:rFonts w:ascii="Times New Roman" w:hAnsi="Times New Roman"/>
          <w:bCs/>
        </w:rPr>
        <w:t>dột</w:t>
      </w:r>
      <w:proofErr w:type="spellEnd"/>
      <w:r w:rsidRPr="002B3F69">
        <w:rPr>
          <w:rFonts w:ascii="Times New Roman" w:hAnsi="Times New Roman"/>
          <w:bCs/>
        </w:rPr>
        <w:t>.</w:t>
      </w:r>
    </w:p>
    <w:p w14:paraId="33783E1D" w14:textId="733975D2" w:rsidR="00C04C04" w:rsidRPr="002B3F69" w:rsidRDefault="00C04C04" w:rsidP="00DE4ED2">
      <w:pPr>
        <w:pStyle w:val="ListParagraph"/>
        <w:numPr>
          <w:ilvl w:val="0"/>
          <w:numId w:val="22"/>
        </w:numPr>
        <w:spacing w:after="60"/>
        <w:jc w:val="both"/>
        <w:rPr>
          <w:rFonts w:ascii="Times New Roman" w:hAnsi="Times New Roman"/>
          <w:bCs/>
        </w:rPr>
      </w:pPr>
      <w:proofErr w:type="spellStart"/>
      <w:r w:rsidRPr="002B3F69">
        <w:rPr>
          <w:rFonts w:ascii="Times New Roman" w:hAnsi="Times New Roman"/>
          <w:bCs/>
        </w:rPr>
        <w:t>Hỏa</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thiên</w:t>
      </w:r>
      <w:proofErr w:type="spellEnd"/>
      <w:r w:rsidRPr="002B3F69">
        <w:rPr>
          <w:rFonts w:ascii="Times New Roman" w:hAnsi="Times New Roman"/>
          <w:bCs/>
        </w:rPr>
        <w:t xml:space="preserve"> tai </w:t>
      </w:r>
      <w:proofErr w:type="spellStart"/>
      <w:r w:rsidRPr="002B3F69">
        <w:rPr>
          <w:rFonts w:ascii="Times New Roman" w:hAnsi="Times New Roman"/>
          <w:bCs/>
        </w:rPr>
        <w:t>khác</w:t>
      </w:r>
      <w:proofErr w:type="spellEnd"/>
      <w:r w:rsidRPr="002B3F69">
        <w:rPr>
          <w:rFonts w:ascii="Times New Roman" w:hAnsi="Times New Roman"/>
          <w:bCs/>
        </w:rPr>
        <w:t>.</w:t>
      </w:r>
    </w:p>
    <w:p w14:paraId="1B6861A6" w14:textId="554C9739" w:rsidR="00A2212A" w:rsidRPr="002B3F69" w:rsidRDefault="00C04C04" w:rsidP="00DE4ED2">
      <w:pPr>
        <w:pStyle w:val="ListParagraph"/>
        <w:numPr>
          <w:ilvl w:val="0"/>
          <w:numId w:val="22"/>
        </w:numPr>
        <w:spacing w:after="60"/>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vận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sử</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quản</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móc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đúng</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Nhà</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
    <w:p w14:paraId="5233246F" w14:textId="42C52E1E" w:rsidR="00A475B0" w:rsidRPr="002B3F69" w:rsidRDefault="00FE50BF" w:rsidP="00DE4ED2">
      <w:pPr>
        <w:spacing w:after="60"/>
        <w:jc w:val="both"/>
        <w:rPr>
          <w:rFonts w:ascii="Times New Roman" w:hAnsi="Times New Roman"/>
          <w:bCs/>
        </w:rPr>
      </w:pPr>
      <w:r w:rsidRPr="002B3F69">
        <w:rPr>
          <w:rFonts w:ascii="Times New Roman" w:hAnsi="Times New Roman"/>
          <w:bCs/>
        </w:rPr>
        <w:t xml:space="preserve">(*) </w:t>
      </w:r>
      <w:r w:rsidR="00C04C04" w:rsidRPr="002B3F69">
        <w:rPr>
          <w:rFonts w:ascii="Times New Roman" w:hAnsi="Times New Roman"/>
          <w:bCs/>
        </w:rPr>
        <w:t xml:space="preserve">Trường </w:t>
      </w:r>
      <w:proofErr w:type="spellStart"/>
      <w:r w:rsidR="00C04C04" w:rsidRPr="002B3F69">
        <w:rPr>
          <w:rFonts w:ascii="Times New Roman" w:hAnsi="Times New Roman"/>
          <w:bCs/>
        </w:rPr>
        <w:t>hợp</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xảy</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ra</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các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như</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trên</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bên</w:t>
      </w:r>
      <w:proofErr w:type="spellEnd"/>
      <w:r w:rsidR="00C04C04" w:rsidRPr="002B3F69">
        <w:rPr>
          <w:rFonts w:ascii="Times New Roman" w:hAnsi="Times New Roman"/>
          <w:bCs/>
        </w:rPr>
        <w:t xml:space="preserve"> A </w:t>
      </w:r>
      <w:proofErr w:type="spellStart"/>
      <w:r w:rsidR="00C04C04" w:rsidRPr="002B3F69">
        <w:rPr>
          <w:rFonts w:ascii="Times New Roman" w:hAnsi="Times New Roman"/>
          <w:bCs/>
        </w:rPr>
        <w:t>phải</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chịu</w:t>
      </w:r>
      <w:proofErr w:type="spellEnd"/>
      <w:r w:rsidR="00C04C04" w:rsidRPr="002B3F69">
        <w:rPr>
          <w:rFonts w:ascii="Times New Roman" w:hAnsi="Times New Roman"/>
          <w:bCs/>
        </w:rPr>
        <w:t xml:space="preserve"> 100% chi </w:t>
      </w:r>
      <w:proofErr w:type="spellStart"/>
      <w:r w:rsidR="00C04C04" w:rsidRPr="002B3F69">
        <w:rPr>
          <w:rFonts w:ascii="Times New Roman" w:hAnsi="Times New Roman"/>
          <w:bCs/>
        </w:rPr>
        <w:t>phí</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để</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khắc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phục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w:t>
      </w:r>
    </w:p>
    <w:p w14:paraId="1192D799" w14:textId="77777777" w:rsidR="00C245D1" w:rsidRPr="002B3F69" w:rsidRDefault="00C245D1" w:rsidP="00DE4ED2">
      <w:pPr>
        <w:spacing w:after="60"/>
        <w:jc w:val="both"/>
        <w:rPr>
          <w:rFonts w:ascii="Times New Roman" w:hAnsi="Times New Roman"/>
          <w:bCs/>
          <w:lang w:val="vi-VN"/>
        </w:rPr>
      </w:pPr>
    </w:p>
    <w:p w14:paraId="7909EF10" w14:textId="0E86CBA1"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THANH TOÁN </w:t>
      </w:r>
    </w:p>
    <w:p w14:paraId="0D252696" w14:textId="77777777" w:rsidR="00C04C04" w:rsidRPr="002B3F69" w:rsidRDefault="00C04C04" w:rsidP="00DE4ED2">
      <w:pPr>
        <w:pStyle w:val="ListParagraph"/>
        <w:numPr>
          <w:ilvl w:val="0"/>
          <w:numId w:val="5"/>
        </w:numPr>
        <w:spacing w:after="60"/>
        <w:jc w:val="both"/>
        <w:rPr>
          <w:rFonts w:ascii="Times New Roman" w:hAnsi="Times New Roman"/>
          <w:bCs/>
          <w:vanish/>
        </w:rPr>
      </w:pPr>
    </w:p>
    <w:p w14:paraId="377EA20D" w14:textId="3A07ECCB" w:rsidR="002C14A0" w:rsidRPr="00E94C08" w:rsidRDefault="00093C6E" w:rsidP="00DE4ED2">
      <w:pPr>
        <w:numPr>
          <w:ilvl w:val="1"/>
          <w:numId w:val="5"/>
        </w:numPr>
        <w:spacing w:after="60"/>
        <w:jc w:val="both"/>
        <w:rPr>
          <w:rFonts w:ascii="Times New Roman" w:hAnsi="Times New Roman"/>
          <w:bCs/>
        </w:rPr>
      </w:pPr>
      <w:proofErr w:type="spellStart"/>
      <w:r w:rsidRPr="002B3F69">
        <w:rPr>
          <w:rFonts w:ascii="Times New Roman" w:hAnsi="Times New Roman"/>
          <w:b/>
        </w:rPr>
        <w:t>Hình</w:t>
      </w:r>
      <w:proofErr w:type="spellEnd"/>
      <w:r w:rsidRPr="002B3F69">
        <w:rPr>
          <w:rFonts w:ascii="Times New Roman" w:hAnsi="Times New Roman"/>
          <w:b/>
        </w:rPr>
        <w:t xml:space="preserve"> </w:t>
      </w:r>
      <w:proofErr w:type="spellStart"/>
      <w:r w:rsidRPr="002B3F69">
        <w:rPr>
          <w:rFonts w:ascii="Times New Roman" w:hAnsi="Times New Roman"/>
          <w:b/>
        </w:rPr>
        <w:t>thức</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w:t>
      </w:r>
      <w:proofErr w:type="spellStart"/>
      <w:r w:rsidRPr="002B3F69">
        <w:rPr>
          <w:rFonts w:ascii="Times New Roman" w:hAnsi="Times New Roman"/>
          <w:b/>
        </w:rPr>
        <w:t>toán</w:t>
      </w:r>
      <w:proofErr w:type="spellEnd"/>
      <w:r w:rsidRPr="002B3F69">
        <w:rPr>
          <w:rFonts w:ascii="Times New Roman" w:hAnsi="Times New Roman"/>
          <w:b/>
        </w:rPr>
        <w:t xml:space="preserve">: </w:t>
      </w:r>
      <w:proofErr w:type="spellStart"/>
      <w:r w:rsidR="002017A2" w:rsidRPr="002B3F69">
        <w:rPr>
          <w:rFonts w:ascii="Times New Roman" w:hAnsi="Times New Roman"/>
          <w:bCs/>
        </w:rPr>
        <w:t>Bên</w:t>
      </w:r>
      <w:proofErr w:type="spellEnd"/>
      <w:r w:rsidR="002017A2" w:rsidRPr="002B3F69">
        <w:rPr>
          <w:rFonts w:ascii="Times New Roman" w:hAnsi="Times New Roman"/>
          <w:bCs/>
        </w:rPr>
        <w:t xml:space="preserve"> </w:t>
      </w:r>
      <w:r w:rsidR="002017A2" w:rsidRPr="00E94C08">
        <w:rPr>
          <w:rFonts w:ascii="Times New Roman" w:hAnsi="Times New Roman"/>
          <w:bCs/>
        </w:rPr>
        <w:t xml:space="preserve">A </w:t>
      </w:r>
      <w:proofErr w:type="spellStart"/>
      <w:r w:rsidR="002017A2" w:rsidRPr="00E94C08">
        <w:rPr>
          <w:rFonts w:ascii="Times New Roman" w:hAnsi="Times New Roman"/>
          <w:bCs/>
        </w:rPr>
        <w:t>thanh</w:t>
      </w:r>
      <w:proofErr w:type="spellEnd"/>
      <w:r w:rsidR="002017A2" w:rsidRPr="00E94C08">
        <w:rPr>
          <w:rFonts w:ascii="Times New Roman" w:hAnsi="Times New Roman"/>
          <w:bCs/>
        </w:rPr>
        <w:t xml:space="preserve"> </w:t>
      </w:r>
      <w:proofErr w:type="spellStart"/>
      <w:r w:rsidR="002017A2" w:rsidRPr="00E94C08">
        <w:rPr>
          <w:rFonts w:ascii="Times New Roman" w:hAnsi="Times New Roman"/>
          <w:bCs/>
        </w:rPr>
        <w:t>toán</w:t>
      </w:r>
      <w:proofErr w:type="spellEnd"/>
      <w:r w:rsidR="002017A2" w:rsidRPr="00E94C08">
        <w:rPr>
          <w:rFonts w:ascii="Times New Roman" w:hAnsi="Times New Roman"/>
          <w:bCs/>
        </w:rPr>
        <w:t xml:space="preserve"> </w:t>
      </w:r>
      <w:proofErr w:type="spellStart"/>
      <w:r w:rsidR="002017A2" w:rsidRPr="00E94C08">
        <w:rPr>
          <w:rFonts w:ascii="Times New Roman" w:hAnsi="Times New Roman"/>
          <w:bCs/>
        </w:rPr>
        <w:t>cho</w:t>
      </w:r>
      <w:proofErr w:type="spellEnd"/>
      <w:r w:rsidR="002017A2" w:rsidRPr="00E94C08">
        <w:rPr>
          <w:rFonts w:ascii="Times New Roman" w:hAnsi="Times New Roman"/>
          <w:bCs/>
        </w:rPr>
        <w:t xml:space="preserve"> </w:t>
      </w:r>
      <w:proofErr w:type="spellStart"/>
      <w:r w:rsidR="002017A2" w:rsidRPr="00E94C08">
        <w:rPr>
          <w:rFonts w:ascii="Times New Roman" w:hAnsi="Times New Roman"/>
          <w:bCs/>
        </w:rPr>
        <w:t>Bên</w:t>
      </w:r>
      <w:proofErr w:type="spellEnd"/>
      <w:r w:rsidR="002017A2" w:rsidRPr="00E94C08">
        <w:rPr>
          <w:rFonts w:ascii="Times New Roman" w:hAnsi="Times New Roman"/>
          <w:bCs/>
        </w:rPr>
        <w:t xml:space="preserve"> B </w:t>
      </w:r>
      <w:proofErr w:type="spellStart"/>
      <w:r w:rsidR="002017A2" w:rsidRPr="00E94C08">
        <w:rPr>
          <w:rFonts w:ascii="Times New Roman" w:hAnsi="Times New Roman"/>
          <w:bCs/>
        </w:rPr>
        <w:t>bằng</w:t>
      </w:r>
      <w:proofErr w:type="spellEnd"/>
      <w:r w:rsidR="002017A2" w:rsidRPr="00E94C08">
        <w:rPr>
          <w:rFonts w:ascii="Times New Roman" w:hAnsi="Times New Roman"/>
          <w:bCs/>
        </w:rPr>
        <w:t xml:space="preserve"> </w:t>
      </w:r>
      <w:proofErr w:type="spellStart"/>
      <w:r w:rsidR="002017A2" w:rsidRPr="00E94C08">
        <w:rPr>
          <w:rFonts w:ascii="Times New Roman" w:hAnsi="Times New Roman"/>
          <w:bCs/>
        </w:rPr>
        <w:t>chuyển</w:t>
      </w:r>
      <w:proofErr w:type="spellEnd"/>
      <w:r w:rsidR="002017A2" w:rsidRPr="00E94C08">
        <w:rPr>
          <w:rFonts w:ascii="Times New Roman" w:hAnsi="Times New Roman"/>
          <w:bCs/>
        </w:rPr>
        <w:t xml:space="preserve"> </w:t>
      </w:r>
      <w:proofErr w:type="spellStart"/>
      <w:r w:rsidR="002017A2" w:rsidRPr="00E94C08">
        <w:rPr>
          <w:rFonts w:ascii="Times New Roman" w:hAnsi="Times New Roman"/>
          <w:bCs/>
        </w:rPr>
        <w:t>khoản</w:t>
      </w:r>
      <w:proofErr w:type="spellEnd"/>
      <w:r w:rsidR="002017A2" w:rsidRPr="00E94C08">
        <w:rPr>
          <w:rFonts w:ascii="Times New Roman" w:hAnsi="Times New Roman"/>
          <w:bCs/>
        </w:rPr>
        <w:t xml:space="preserve"> </w:t>
      </w:r>
      <w:r w:rsidR="003C23C7" w:rsidRPr="00E94C08">
        <w:rPr>
          <w:rFonts w:ascii="Times New Roman" w:hAnsi="Times New Roman"/>
          <w:bCs/>
        </w:rPr>
        <w:t xml:space="preserve">100% </w:t>
      </w:r>
      <w:proofErr w:type="spellStart"/>
      <w:r w:rsidR="003C23C7" w:rsidRPr="00E94C08">
        <w:rPr>
          <w:rFonts w:ascii="Times New Roman" w:hAnsi="Times New Roman"/>
          <w:bCs/>
        </w:rPr>
        <w:t>giá</w:t>
      </w:r>
      <w:proofErr w:type="spellEnd"/>
      <w:r w:rsidR="003C23C7" w:rsidRPr="00E94C08">
        <w:rPr>
          <w:rFonts w:ascii="Times New Roman" w:hAnsi="Times New Roman"/>
          <w:bCs/>
        </w:rPr>
        <w:t xml:space="preserve"> </w:t>
      </w:r>
      <w:proofErr w:type="spellStart"/>
      <w:r w:rsidR="003C23C7" w:rsidRPr="00E94C08">
        <w:rPr>
          <w:rFonts w:ascii="Times New Roman" w:hAnsi="Times New Roman"/>
          <w:bCs/>
        </w:rPr>
        <w:t>trị</w:t>
      </w:r>
      <w:proofErr w:type="spellEnd"/>
      <w:r w:rsidR="003C23C7" w:rsidRPr="00E94C08">
        <w:rPr>
          <w:rFonts w:ascii="Times New Roman" w:hAnsi="Times New Roman"/>
          <w:bCs/>
        </w:rPr>
        <w:t xml:space="preserve"> </w:t>
      </w:r>
      <w:proofErr w:type="spellStart"/>
      <w:r w:rsidR="003C23C7" w:rsidRPr="00E94C08">
        <w:rPr>
          <w:rFonts w:ascii="Times New Roman" w:hAnsi="Times New Roman"/>
          <w:bCs/>
        </w:rPr>
        <w:t>của</w:t>
      </w:r>
      <w:proofErr w:type="spellEnd"/>
      <w:r w:rsidR="003C23C7" w:rsidRPr="00E94C08">
        <w:rPr>
          <w:rFonts w:ascii="Times New Roman" w:hAnsi="Times New Roman"/>
          <w:bCs/>
        </w:rPr>
        <w:t xml:space="preserve"> </w:t>
      </w:r>
      <w:proofErr w:type="spellStart"/>
      <w:r w:rsidR="003C23C7" w:rsidRPr="00E94C08">
        <w:rPr>
          <w:rFonts w:ascii="Times New Roman" w:hAnsi="Times New Roman"/>
          <w:bCs/>
        </w:rPr>
        <w:t>Hợp</w:t>
      </w:r>
      <w:proofErr w:type="spellEnd"/>
      <w:r w:rsidR="003C23C7" w:rsidRPr="00E94C08">
        <w:rPr>
          <w:rFonts w:ascii="Times New Roman" w:hAnsi="Times New Roman"/>
          <w:bCs/>
        </w:rPr>
        <w:t xml:space="preserve"> </w:t>
      </w:r>
      <w:proofErr w:type="spellStart"/>
      <w:r w:rsidR="003C23C7" w:rsidRPr="00E94C08">
        <w:rPr>
          <w:rFonts w:ascii="Times New Roman" w:hAnsi="Times New Roman"/>
          <w:bCs/>
        </w:rPr>
        <w:t>đồng</w:t>
      </w:r>
      <w:proofErr w:type="spellEnd"/>
      <w:r w:rsidR="003C23C7" w:rsidRPr="00E94C08">
        <w:rPr>
          <w:rFonts w:ascii="Times New Roman" w:hAnsi="Times New Roman"/>
          <w:bCs/>
        </w:rPr>
        <w:t xml:space="preserve"> </w:t>
      </w:r>
      <w:proofErr w:type="spellStart"/>
      <w:r w:rsidR="003C23C7" w:rsidRPr="00E94C08">
        <w:rPr>
          <w:rFonts w:ascii="Times New Roman" w:hAnsi="Times New Roman"/>
          <w:bCs/>
        </w:rPr>
        <w:t>trước</w:t>
      </w:r>
      <w:proofErr w:type="spellEnd"/>
      <w:r w:rsidR="003C23C7" w:rsidRPr="00E94C08">
        <w:rPr>
          <w:rFonts w:ascii="Times New Roman" w:hAnsi="Times New Roman"/>
          <w:bCs/>
        </w:rPr>
        <w:t xml:space="preserve"> </w:t>
      </w:r>
      <w:proofErr w:type="spellStart"/>
      <w:r w:rsidR="003C23C7" w:rsidRPr="00E94C08">
        <w:rPr>
          <w:rFonts w:ascii="Times New Roman" w:hAnsi="Times New Roman"/>
          <w:bCs/>
        </w:rPr>
        <w:t>khi</w:t>
      </w:r>
      <w:proofErr w:type="spellEnd"/>
      <w:r w:rsidR="003C23C7" w:rsidRPr="00E94C08">
        <w:rPr>
          <w:rFonts w:ascii="Times New Roman" w:hAnsi="Times New Roman"/>
          <w:bCs/>
        </w:rPr>
        <w:t xml:space="preserve"> </w:t>
      </w:r>
      <w:proofErr w:type="spellStart"/>
      <w:r w:rsidR="003C23C7" w:rsidRPr="00E94C08">
        <w:rPr>
          <w:rFonts w:ascii="Times New Roman" w:hAnsi="Times New Roman"/>
          <w:bCs/>
        </w:rPr>
        <w:t>giao</w:t>
      </w:r>
      <w:proofErr w:type="spellEnd"/>
      <w:r w:rsidR="003C23C7" w:rsidRPr="00E94C08">
        <w:rPr>
          <w:rFonts w:ascii="Times New Roman" w:hAnsi="Times New Roman"/>
          <w:bCs/>
        </w:rPr>
        <w:t xml:space="preserve"> </w:t>
      </w:r>
      <w:proofErr w:type="spellStart"/>
      <w:r w:rsidR="003C23C7" w:rsidRPr="00E94C08">
        <w:rPr>
          <w:rFonts w:ascii="Times New Roman" w:hAnsi="Times New Roman"/>
          <w:bCs/>
        </w:rPr>
        <w:t>hàng</w:t>
      </w:r>
      <w:proofErr w:type="spellEnd"/>
      <w:r w:rsidR="003C23C7" w:rsidRPr="00E94C08">
        <w:rPr>
          <w:rFonts w:ascii="Times New Roman" w:hAnsi="Times New Roman"/>
          <w:bCs/>
        </w:rPr>
        <w:t>.</w:t>
      </w:r>
    </w:p>
    <w:p w14:paraId="245C93D0" w14:textId="5D13E988" w:rsidR="00093C6E" w:rsidRPr="002B3F69" w:rsidRDefault="00093C6E" w:rsidP="00DE4ED2">
      <w:pPr>
        <w:numPr>
          <w:ilvl w:val="1"/>
          <w:numId w:val="5"/>
        </w:numPr>
        <w:spacing w:after="60"/>
        <w:jc w:val="both"/>
        <w:rPr>
          <w:rFonts w:ascii="Times New Roman" w:hAnsi="Times New Roman"/>
          <w:bCs/>
        </w:rPr>
      </w:pPr>
      <w:proofErr w:type="spellStart"/>
      <w:r w:rsidRPr="002B3F69">
        <w:rPr>
          <w:rFonts w:ascii="Times New Roman" w:hAnsi="Times New Roman"/>
          <w:b/>
        </w:rPr>
        <w:t>Đồng</w:t>
      </w:r>
      <w:proofErr w:type="spellEnd"/>
      <w:r w:rsidRPr="002B3F69">
        <w:rPr>
          <w:rFonts w:ascii="Times New Roman" w:hAnsi="Times New Roman"/>
          <w:b/>
        </w:rPr>
        <w:t xml:space="preserve"> </w:t>
      </w:r>
      <w:proofErr w:type="spellStart"/>
      <w:r w:rsidRPr="002B3F69">
        <w:rPr>
          <w:rFonts w:ascii="Times New Roman" w:hAnsi="Times New Roman"/>
          <w:b/>
        </w:rPr>
        <w:t>tiền</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w:t>
      </w:r>
      <w:proofErr w:type="spellStart"/>
      <w:r w:rsidRPr="002B3F69">
        <w:rPr>
          <w:rFonts w:ascii="Times New Roman" w:hAnsi="Times New Roman"/>
          <w:b/>
        </w:rPr>
        <w:t>toán</w:t>
      </w:r>
      <w:proofErr w:type="spellEnd"/>
      <w:r w:rsidRPr="002B3F69">
        <w:rPr>
          <w:rFonts w:ascii="Times New Roman" w:hAnsi="Times New Roman"/>
          <w:b/>
        </w:rPr>
        <w:t>:</w:t>
      </w:r>
      <w:r w:rsidRPr="002B3F69">
        <w:rPr>
          <w:rFonts w:ascii="Times New Roman" w:hAnsi="Times New Roman"/>
          <w:bCs/>
        </w:rPr>
        <w:t xml:space="preserve"> Việt Nam </w:t>
      </w:r>
      <w:proofErr w:type="spellStart"/>
      <w:r w:rsidRPr="002B3F69">
        <w:rPr>
          <w:rFonts w:ascii="Times New Roman" w:hAnsi="Times New Roman"/>
          <w:bCs/>
        </w:rPr>
        <w:t>đồng</w:t>
      </w:r>
      <w:proofErr w:type="spellEnd"/>
      <w:r w:rsidR="003C23C7">
        <w:rPr>
          <w:rFonts w:ascii="Times New Roman" w:hAnsi="Times New Roman"/>
          <w:bCs/>
        </w:rPr>
        <w:t>.</w:t>
      </w:r>
    </w:p>
    <w:p w14:paraId="045276A0" w14:textId="0240F620"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
        </w:rPr>
        <w:t>Đơn</w:t>
      </w:r>
      <w:proofErr w:type="spellEnd"/>
      <w:r w:rsidRPr="002B3F69">
        <w:rPr>
          <w:rFonts w:ascii="Times New Roman" w:hAnsi="Times New Roman"/>
          <w:b/>
        </w:rPr>
        <w:t xml:space="preserve"> </w:t>
      </w:r>
      <w:proofErr w:type="spellStart"/>
      <w:r w:rsidRPr="002B3F69">
        <w:rPr>
          <w:rFonts w:ascii="Times New Roman" w:hAnsi="Times New Roman"/>
          <w:b/>
        </w:rPr>
        <w:t>vị</w:t>
      </w:r>
      <w:proofErr w:type="spellEnd"/>
      <w:r w:rsidRPr="002B3F69">
        <w:rPr>
          <w:rFonts w:ascii="Times New Roman" w:hAnsi="Times New Roman"/>
          <w:b/>
        </w:rPr>
        <w:t xml:space="preserve"> </w:t>
      </w:r>
      <w:proofErr w:type="spellStart"/>
      <w:r w:rsidRPr="002B3F69">
        <w:rPr>
          <w:rFonts w:ascii="Times New Roman" w:hAnsi="Times New Roman"/>
          <w:b/>
        </w:rPr>
        <w:t>thủ</w:t>
      </w:r>
      <w:proofErr w:type="spellEnd"/>
      <w:r w:rsidRPr="002B3F69">
        <w:rPr>
          <w:rFonts w:ascii="Times New Roman" w:hAnsi="Times New Roman"/>
          <w:b/>
        </w:rPr>
        <w:t xml:space="preserve"> </w:t>
      </w:r>
      <w:proofErr w:type="spellStart"/>
      <w:r w:rsidRPr="002B3F69">
        <w:rPr>
          <w:rFonts w:ascii="Times New Roman" w:hAnsi="Times New Roman"/>
          <w:b/>
        </w:rPr>
        <w:t>hưởng</w:t>
      </w:r>
      <w:proofErr w:type="spellEnd"/>
      <w:r w:rsidRPr="002B3F69">
        <w:rPr>
          <w:rFonts w:ascii="Times New Roman" w:hAnsi="Times New Roman"/>
          <w:b/>
        </w:rPr>
        <w:t>:</w:t>
      </w:r>
      <w:r w:rsidRPr="002B3F69">
        <w:rPr>
          <w:rFonts w:ascii="Times New Roman" w:hAnsi="Times New Roman"/>
          <w:bCs/>
        </w:rPr>
        <w:t xml:space="preserve"> CÔNG TY TNHH VIỄN THÔNG SÁNG TẠO THUẬN PHONG </w:t>
      </w:r>
    </w:p>
    <w:p w14:paraId="431F1F13" w14:textId="6D6D69C6" w:rsidR="00C245D1" w:rsidRPr="002B3F69" w:rsidRDefault="00C04C04" w:rsidP="007A0780">
      <w:pPr>
        <w:spacing w:after="60"/>
        <w:ind w:left="1440" w:firstLine="720"/>
        <w:jc w:val="both"/>
        <w:rPr>
          <w:rFonts w:ascii="Times New Roman" w:hAnsi="Times New Roman"/>
          <w:bCs/>
        </w:rPr>
      </w:pPr>
      <w:r w:rsidRPr="002B3F69">
        <w:rPr>
          <w:rFonts w:ascii="Times New Roman" w:hAnsi="Times New Roman"/>
          <w:bCs/>
        </w:rPr>
        <w:t xml:space="preserve">STK: </w:t>
      </w:r>
      <w:r w:rsidRPr="002B3F69">
        <w:rPr>
          <w:rFonts w:ascii="Times New Roman" w:hAnsi="Times New Roman"/>
          <w:b/>
        </w:rPr>
        <w:t>17058209-</w:t>
      </w:r>
      <w:r w:rsidRPr="002B3F69">
        <w:rPr>
          <w:rFonts w:ascii="Times New Roman" w:hAnsi="Times New Roman"/>
          <w:bCs/>
        </w:rPr>
        <w:t xml:space="preserve">Ngân </w:t>
      </w:r>
      <w:proofErr w:type="spellStart"/>
      <w:r w:rsidRPr="002B3F69">
        <w:rPr>
          <w:rFonts w:ascii="Times New Roman" w:hAnsi="Times New Roman"/>
          <w:bCs/>
        </w:rPr>
        <w:t>hàng</w:t>
      </w:r>
      <w:proofErr w:type="spellEnd"/>
      <w:r w:rsidRPr="002B3F69">
        <w:rPr>
          <w:rFonts w:ascii="Times New Roman" w:hAnsi="Times New Roman"/>
          <w:bCs/>
        </w:rPr>
        <w:t xml:space="preserve"> TMCP Á Châu-CN.TP.HCM </w:t>
      </w:r>
    </w:p>
    <w:p w14:paraId="13927AE0" w14:textId="15E8AB6B" w:rsidR="00F740AD" w:rsidRPr="002B3F69" w:rsidRDefault="00F740AD"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PHẠT VI PHẠM </w:t>
      </w:r>
    </w:p>
    <w:p w14:paraId="1A1FA850" w14:textId="77777777" w:rsidR="000F783C" w:rsidRPr="002B3F69" w:rsidRDefault="000F783C" w:rsidP="00DE4ED2">
      <w:pPr>
        <w:pStyle w:val="ListParagraph"/>
        <w:numPr>
          <w:ilvl w:val="0"/>
          <w:numId w:val="5"/>
        </w:numPr>
        <w:spacing w:after="60"/>
        <w:jc w:val="both"/>
        <w:rPr>
          <w:rFonts w:ascii="Times New Roman" w:hAnsi="Times New Roman"/>
          <w:b/>
          <w:bCs/>
          <w:vanish/>
          <w:lang w:eastAsia="zh-CN"/>
        </w:rPr>
      </w:pPr>
    </w:p>
    <w:p w14:paraId="7580A72F" w14:textId="0D587762" w:rsidR="00F740AD" w:rsidRPr="002B3F69" w:rsidRDefault="00F740AD" w:rsidP="00DE4ED2">
      <w:pPr>
        <w:numPr>
          <w:ilvl w:val="1"/>
          <w:numId w:val="5"/>
        </w:numPr>
        <w:spacing w:after="60"/>
        <w:jc w:val="both"/>
        <w:rPr>
          <w:rFonts w:ascii="Times New Roman" w:hAnsi="Times New Roman"/>
          <w:b/>
          <w:bCs/>
          <w:lang w:eastAsia="zh-CN"/>
        </w:rPr>
      </w:pPr>
      <w:proofErr w:type="spellStart"/>
      <w:r w:rsidRPr="002B3F69">
        <w:rPr>
          <w:rFonts w:ascii="Times New Roman" w:hAnsi="Times New Roman"/>
          <w:b/>
          <w:bCs/>
          <w:lang w:eastAsia="zh-CN"/>
        </w:rPr>
        <w:t>Phạt</w:t>
      </w:r>
      <w:proofErr w:type="spellEnd"/>
      <w:r w:rsidRPr="002B3F69">
        <w:rPr>
          <w:rFonts w:ascii="Times New Roman" w:hAnsi="Times New Roman"/>
          <w:b/>
          <w:bCs/>
          <w:lang w:eastAsia="zh-CN"/>
        </w:rPr>
        <w:t xml:space="preserve"> vi </w:t>
      </w:r>
      <w:proofErr w:type="spellStart"/>
      <w:r w:rsidRPr="002B3F69">
        <w:rPr>
          <w:rFonts w:ascii="Times New Roman" w:hAnsi="Times New Roman"/>
          <w:b/>
          <w:bCs/>
          <w:lang w:eastAsia="zh-CN"/>
        </w:rPr>
        <w:t>phạm</w:t>
      </w:r>
      <w:proofErr w:type="spellEnd"/>
      <w:r w:rsidRPr="002B3F69">
        <w:rPr>
          <w:rFonts w:ascii="Times New Roman" w:hAnsi="Times New Roman"/>
          <w:b/>
          <w:bCs/>
          <w:lang w:eastAsia="zh-CN"/>
        </w:rPr>
        <w:t xml:space="preserve"> </w:t>
      </w:r>
      <w:proofErr w:type="spellStart"/>
      <w:r w:rsidRPr="002B3F69">
        <w:rPr>
          <w:rFonts w:ascii="Times New Roman" w:hAnsi="Times New Roman"/>
          <w:b/>
          <w:bCs/>
          <w:lang w:eastAsia="zh-CN"/>
        </w:rPr>
        <w:t>hợp</w:t>
      </w:r>
      <w:proofErr w:type="spellEnd"/>
      <w:r w:rsidRPr="002B3F69">
        <w:rPr>
          <w:rFonts w:ascii="Times New Roman" w:hAnsi="Times New Roman"/>
          <w:b/>
          <w:bCs/>
          <w:lang w:eastAsia="zh-CN"/>
        </w:rPr>
        <w:t xml:space="preserve"> </w:t>
      </w:r>
      <w:proofErr w:type="spellStart"/>
      <w:r w:rsidRPr="002B3F69">
        <w:rPr>
          <w:rFonts w:ascii="Times New Roman" w:hAnsi="Times New Roman"/>
          <w:b/>
          <w:bCs/>
          <w:lang w:eastAsia="zh-CN"/>
        </w:rPr>
        <w:t>đồng</w:t>
      </w:r>
      <w:proofErr w:type="spellEnd"/>
    </w:p>
    <w:p w14:paraId="3DC61C34" w14:textId="6AC4C481"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3,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w:t>
      </w:r>
      <w:r w:rsidR="00AE4DE0"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w:t>
      </w:r>
    </w:p>
    <w:p w14:paraId="7434CA0F" w14:textId="1639B2F6"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lastRenderedPageBreak/>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trong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theo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báo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w:t>
      </w:r>
      <w:r w:rsidR="00AE4DE0"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nhận</w:t>
      </w:r>
      <w:proofErr w:type="spellEnd"/>
      <w:r w:rsidR="007C35C6"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Ngoài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ra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các</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lưu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lưu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bãi</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giữ</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các</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khác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sinh</w:t>
      </w:r>
      <w:proofErr w:type="spellEnd"/>
      <w:r w:rsidRPr="002B3F69">
        <w:rPr>
          <w:rFonts w:ascii="Times New Roman" w:hAnsi="Times New Roman"/>
          <w:lang w:eastAsia="zh-CN"/>
        </w:rPr>
        <w:t xml:space="preserve"> do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w:t>
      </w:r>
    </w:p>
    <w:p w14:paraId="2838931E" w14:textId="77777777" w:rsidR="00F740AD" w:rsidRPr="002B3F69" w:rsidRDefault="00F740AD" w:rsidP="00DE4ED2">
      <w:pPr>
        <w:numPr>
          <w:ilvl w:val="0"/>
          <w:numId w:val="21"/>
        </w:numPr>
        <w:spacing w:after="60"/>
        <w:jc w:val="both"/>
        <w:rPr>
          <w:rFonts w:ascii="Times New Roman" w:hAnsi="Times New Roman"/>
          <w:lang w:eastAsia="zh-CN"/>
        </w:rPr>
      </w:pPr>
      <w:proofErr w:type="spellStart"/>
      <w:r w:rsidRPr="002B3F69">
        <w:rPr>
          <w:rFonts w:ascii="Times New Roman" w:hAnsi="Times New Roman"/>
          <w:lang w:eastAsia="zh-CN"/>
        </w:rPr>
        <w:t>Đối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phẩm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mềm</w:t>
      </w:r>
      <w:proofErr w:type="spellEnd"/>
      <w:r w:rsidRPr="002B3F69">
        <w:rPr>
          <w:rFonts w:ascii="Times New Roman" w:hAnsi="Times New Roman"/>
          <w:lang w:eastAsia="zh-CN"/>
        </w:rPr>
        <w:t xml:space="preserve">: 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đặt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nhưng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huỷ</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hoặc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từ</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chối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hoặc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chỉnh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chỉ</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thực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hiện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được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nếu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có</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văn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xác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Hãng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cung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cấp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mềm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100%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sinh</w:t>
      </w:r>
      <w:proofErr w:type="spellEnd"/>
      <w:r w:rsidRPr="002B3F69">
        <w:rPr>
          <w:rFonts w:ascii="Times New Roman" w:hAnsi="Times New Roman"/>
          <w:lang w:eastAsia="zh-CN"/>
        </w:rPr>
        <w:t>.</w:t>
      </w:r>
    </w:p>
    <w:p w14:paraId="6D32DF68" w14:textId="77777777" w:rsidR="000F783C" w:rsidRPr="002B3F69" w:rsidRDefault="000F783C"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nào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chấm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dứt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thì</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vi </w:t>
      </w:r>
      <w:proofErr w:type="spellStart"/>
      <w:r w:rsidRPr="002B3F69">
        <w:rPr>
          <w:rFonts w:ascii="Times New Roman" w:hAnsi="Times New Roman"/>
          <w:lang w:eastAsia="zh-CN"/>
        </w:rPr>
        <w:t>phạm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08% (</w:t>
      </w:r>
      <w:proofErr w:type="spellStart"/>
      <w:r w:rsidRPr="002B3F69">
        <w:rPr>
          <w:rFonts w:ascii="Times New Roman" w:hAnsi="Times New Roman"/>
          <w:lang w:eastAsia="zh-CN"/>
        </w:rPr>
        <w:t>tám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trăm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bồi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thiệt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gây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ra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kia </w:t>
      </w:r>
      <w:proofErr w:type="spellStart"/>
      <w:r w:rsidRPr="002B3F69">
        <w:rPr>
          <w:rFonts w:ascii="Times New Roman" w:hAnsi="Times New Roman"/>
          <w:lang w:eastAsia="zh-CN"/>
        </w:rPr>
        <w:t>theo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luật</w:t>
      </w:r>
      <w:proofErr w:type="spellEnd"/>
      <w:r w:rsidRPr="002B3F69">
        <w:rPr>
          <w:rFonts w:ascii="Times New Roman" w:hAnsi="Times New Roman"/>
          <w:lang w:eastAsia="zh-CN"/>
        </w:rPr>
        <w:t>.</w:t>
      </w:r>
    </w:p>
    <w:p w14:paraId="53B197DC" w14:textId="77777777" w:rsidR="000F783C" w:rsidRPr="002B3F69" w:rsidRDefault="000F783C" w:rsidP="00DE4ED2">
      <w:pPr>
        <w:spacing w:after="60"/>
        <w:ind w:left="720"/>
        <w:jc w:val="both"/>
        <w:outlineLvl w:val="3"/>
        <w:rPr>
          <w:rFonts w:ascii="Times New Roman" w:hAnsi="Times New Roman"/>
          <w:lang w:eastAsia="zh-CN"/>
        </w:rPr>
      </w:pPr>
      <w:proofErr w:type="spellStart"/>
      <w:r w:rsidRPr="002B3F69">
        <w:rPr>
          <w:rFonts w:ascii="Times New Roman" w:hAnsi="Times New Roman"/>
          <w:lang w:eastAsia="zh-CN"/>
        </w:rPr>
        <w:t>Riêng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đặt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từ</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xuất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mà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chấm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dứt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thì</w:t>
      </w:r>
      <w:proofErr w:type="spellEnd"/>
      <w:r w:rsidRPr="002B3F69">
        <w:rPr>
          <w:rFonts w:ascii="Times New Roman" w:hAnsi="Times New Roman"/>
          <w:lang w:eastAsia="zh-CN"/>
        </w:rPr>
        <w:t xml:space="preserve"> Các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ý </w:t>
      </w:r>
      <w:proofErr w:type="spellStart"/>
      <w:r w:rsidRPr="002B3F69">
        <w:rPr>
          <w:rFonts w:ascii="Times New Roman" w:hAnsi="Times New Roman"/>
          <w:lang w:eastAsia="zh-CN"/>
        </w:rPr>
        <w:t>thoả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thuận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bồi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thiệt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số</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tiền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100%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Bán.</w:t>
      </w:r>
    </w:p>
    <w:p w14:paraId="53123B0C" w14:textId="7411AAFA" w:rsidR="00F740AD" w:rsidRPr="002B3F69" w:rsidRDefault="00F740AD" w:rsidP="00DE4ED2">
      <w:pPr>
        <w:numPr>
          <w:ilvl w:val="1"/>
          <w:numId w:val="5"/>
        </w:numPr>
        <w:spacing w:after="60"/>
        <w:jc w:val="both"/>
        <w:rPr>
          <w:rFonts w:ascii="Times New Roman" w:hAnsi="Times New Roman"/>
          <w:b/>
          <w:bCs/>
          <w:lang w:val="vi-VN" w:eastAsia="zh-CN"/>
        </w:rPr>
      </w:pPr>
      <w:r w:rsidRPr="002B3F69">
        <w:rPr>
          <w:rFonts w:ascii="Times New Roman" w:hAnsi="Times New Roman"/>
          <w:b/>
          <w:bCs/>
          <w:lang w:val="vi-VN" w:eastAsia="zh-CN"/>
        </w:rPr>
        <w:t xml:space="preserve"> </w:t>
      </w:r>
      <w:r w:rsidRPr="002B3F69">
        <w:rPr>
          <w:rFonts w:ascii="Times New Roman" w:hAnsi="Times New Roman"/>
          <w:bCs/>
          <w:lang w:val="vi-VN"/>
        </w:rPr>
        <w:t>Các khoản phạt và bồi thường</w:t>
      </w:r>
      <w:r w:rsidR="000F783C" w:rsidRPr="002B3F69">
        <w:rPr>
          <w:rFonts w:ascii="Times New Roman" w:hAnsi="Times New Roman"/>
          <w:bCs/>
          <w:lang w:val="vi-VN"/>
        </w:rPr>
        <w:t xml:space="preserve"> thiệt hại (nếu có) </w:t>
      </w:r>
      <w:r w:rsidRPr="002B3F69">
        <w:rPr>
          <w:rFonts w:ascii="Times New Roman" w:hAnsi="Times New Roman"/>
          <w:bCs/>
          <w:lang w:val="vi-VN"/>
        </w:rPr>
        <w:t>phải được Bên vi phạm thanh toán cho Bên bị vi phạm trong thời hạn 15 (mười lăm) ngày kể từ ngày hai Bên ký biên bản xác định hành vi vi phạm hoặc có phán quyết/thoả thuận khác bằng văn bản.</w:t>
      </w:r>
    </w:p>
    <w:p w14:paraId="34ECD347" w14:textId="77777777" w:rsidR="00C245D1" w:rsidRPr="002B3F69" w:rsidRDefault="00C245D1" w:rsidP="00DE4ED2">
      <w:pPr>
        <w:spacing w:after="60"/>
        <w:ind w:left="360"/>
        <w:jc w:val="both"/>
        <w:rPr>
          <w:rFonts w:ascii="Times New Roman" w:hAnsi="Times New Roman"/>
          <w:bCs/>
          <w:lang w:val="vi-VN"/>
        </w:rPr>
      </w:pPr>
    </w:p>
    <w:p w14:paraId="3E7FB408" w14:textId="2C542114"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TRỌNG TÀI VÀ LUẬT ÁP DỤNG</w:t>
      </w:r>
    </w:p>
    <w:p w14:paraId="5E10B67A" w14:textId="77777777" w:rsidR="000F783C" w:rsidRPr="002B3F69" w:rsidRDefault="000F783C" w:rsidP="00DE4ED2">
      <w:pPr>
        <w:pStyle w:val="ListParagraph"/>
        <w:numPr>
          <w:ilvl w:val="0"/>
          <w:numId w:val="5"/>
        </w:numPr>
        <w:spacing w:after="60"/>
        <w:jc w:val="both"/>
        <w:rPr>
          <w:rFonts w:ascii="Times New Roman" w:hAnsi="Times New Roman"/>
          <w:bCs/>
          <w:vanish/>
        </w:rPr>
      </w:pPr>
    </w:p>
    <w:p w14:paraId="2C1A16B7" w14:textId="48B8368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 xml:space="preserve">Trường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phát</w:t>
      </w:r>
      <w:proofErr w:type="spellEnd"/>
      <w:r w:rsidRPr="002B3F69">
        <w:rPr>
          <w:rFonts w:ascii="Times New Roman" w:hAnsi="Times New Roman"/>
          <w:bCs/>
        </w:rPr>
        <w:t xml:space="preserve"> </w:t>
      </w:r>
      <w:proofErr w:type="spellStart"/>
      <w:r w:rsidRPr="002B3F69">
        <w:rPr>
          <w:rFonts w:ascii="Times New Roman" w:hAnsi="Times New Roman"/>
          <w:bCs/>
        </w:rPr>
        <w:t>sinh</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chấp</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trên</w:t>
      </w:r>
      <w:proofErr w:type="spellEnd"/>
      <w:r w:rsidRPr="002B3F69">
        <w:rPr>
          <w:rFonts w:ascii="Times New Roman" w:hAnsi="Times New Roman"/>
          <w:bCs/>
        </w:rPr>
        <w:t xml:space="preserve"> </w:t>
      </w:r>
      <w:proofErr w:type="spellStart"/>
      <w:r w:rsidRPr="002B3F69">
        <w:rPr>
          <w:rFonts w:ascii="Times New Roman" w:hAnsi="Times New Roman"/>
          <w:bCs/>
        </w:rPr>
        <w:t>tinh</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tác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tôn</w:t>
      </w:r>
      <w:proofErr w:type="spellEnd"/>
      <w:r w:rsidRPr="002B3F69">
        <w:rPr>
          <w:rFonts w:ascii="Times New Roman" w:hAnsi="Times New Roman"/>
          <w:bCs/>
        </w:rPr>
        <w:t xml:space="preserve"> </w:t>
      </w:r>
      <w:proofErr w:type="spellStart"/>
      <w:r w:rsidRPr="002B3F69">
        <w:rPr>
          <w:rFonts w:ascii="Times New Roman" w:hAnsi="Times New Roman"/>
          <w:bCs/>
        </w:rPr>
        <w:t>trọng</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hạn</w:t>
      </w:r>
      <w:proofErr w:type="spellEnd"/>
      <w:r w:rsidRPr="002B3F69">
        <w:rPr>
          <w:rFonts w:ascii="Times New Roman" w:hAnsi="Times New Roman"/>
          <w:bCs/>
        </w:rPr>
        <w:t xml:space="preserve"> </w:t>
      </w:r>
      <w:proofErr w:type="spellStart"/>
      <w:r w:rsidRPr="002B3F69">
        <w:rPr>
          <w:rFonts w:ascii="Times New Roman" w:hAnsi="Times New Roman"/>
          <w:bCs/>
        </w:rPr>
        <w:t>chế</w:t>
      </w:r>
      <w:proofErr w:type="spellEnd"/>
      <w:r w:rsidRPr="002B3F69">
        <w:rPr>
          <w:rFonts w:ascii="Times New Roman" w:hAnsi="Times New Roman"/>
          <w:bCs/>
        </w:rPr>
        <w:t xml:space="preserve"> </w:t>
      </w:r>
      <w:proofErr w:type="spellStart"/>
      <w:r w:rsidRPr="002B3F69">
        <w:rPr>
          <w:rFonts w:ascii="Times New Roman" w:hAnsi="Times New Roman"/>
          <w:bCs/>
        </w:rPr>
        <w:t>tối</w:t>
      </w:r>
      <w:proofErr w:type="spellEnd"/>
      <w:r w:rsidRPr="002B3F69">
        <w:rPr>
          <w:rFonts w:ascii="Times New Roman" w:hAnsi="Times New Roman"/>
          <w:bCs/>
        </w:rPr>
        <w:t xml:space="preserve"> </w:t>
      </w:r>
      <w:proofErr w:type="spellStart"/>
      <w:r w:rsidRPr="002B3F69">
        <w:rPr>
          <w:rFonts w:ascii="Times New Roman" w:hAnsi="Times New Roman"/>
          <w:bCs/>
        </w:rPr>
        <w:t>đa</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thất</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từng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w:t>
      </w:r>
    </w:p>
    <w:p w14:paraId="7FE62D17" w14:textId="77777777"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 </w:t>
      </w:r>
      <w:proofErr w:type="spellStart"/>
      <w:r w:rsidRPr="002B3F69">
        <w:rPr>
          <w:rFonts w:ascii="Times New Roman" w:hAnsi="Times New Roman"/>
          <w:bCs/>
        </w:rPr>
        <w:t>Tòa</w:t>
      </w:r>
      <w:proofErr w:type="spellEnd"/>
      <w:r w:rsidRPr="002B3F69">
        <w:rPr>
          <w:rFonts w:ascii="Times New Roman" w:hAnsi="Times New Roman"/>
          <w:bCs/>
        </w:rPr>
        <w:t xml:space="preserve"> </w:t>
      </w:r>
      <w:proofErr w:type="spellStart"/>
      <w:r w:rsidRPr="002B3F69">
        <w:rPr>
          <w:rFonts w:ascii="Times New Roman" w:hAnsi="Times New Roman"/>
          <w:bCs/>
        </w:rPr>
        <w:t>Án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Dân</w:t>
      </w:r>
      <w:proofErr w:type="spellEnd"/>
      <w:r w:rsidRPr="002B3F69">
        <w:rPr>
          <w:rFonts w:ascii="Times New Roman" w:hAnsi="Times New Roman"/>
          <w:bCs/>
        </w:rPr>
        <w:t xml:space="preserve"> </w:t>
      </w:r>
      <w:proofErr w:type="spellStart"/>
      <w:r w:rsidRPr="002B3F69">
        <w:rPr>
          <w:rFonts w:ascii="Times New Roman" w:hAnsi="Times New Roman"/>
          <w:bCs/>
        </w:rPr>
        <w:t>Tp.HCM</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đứng</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phân</w:t>
      </w:r>
      <w:proofErr w:type="spellEnd"/>
      <w:r w:rsidRPr="002B3F69">
        <w:rPr>
          <w:rFonts w:ascii="Times New Roman" w:hAnsi="Times New Roman"/>
          <w:bCs/>
        </w:rPr>
        <w:t xml:space="preserve"> </w:t>
      </w:r>
      <w:proofErr w:type="spellStart"/>
      <w:r w:rsidRPr="002B3F69">
        <w:rPr>
          <w:rFonts w:ascii="Times New Roman" w:hAnsi="Times New Roman"/>
          <w:bCs/>
        </w:rPr>
        <w:t>xử</w:t>
      </w:r>
      <w:proofErr w:type="spellEnd"/>
      <w:r w:rsidRPr="002B3F69">
        <w:rPr>
          <w:rFonts w:ascii="Times New Roman" w:hAnsi="Times New Roman"/>
          <w:bCs/>
        </w:rPr>
        <w:t>.</w:t>
      </w:r>
    </w:p>
    <w:p w14:paraId="3C5CB78D" w14:textId="77777777"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áp</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nước</w:t>
      </w:r>
      <w:proofErr w:type="spellEnd"/>
      <w:r w:rsidRPr="002B3F69">
        <w:rPr>
          <w:rFonts w:ascii="Times New Roman" w:hAnsi="Times New Roman"/>
          <w:bCs/>
        </w:rPr>
        <w:t xml:space="preserve"> </w:t>
      </w:r>
      <w:proofErr w:type="spellStart"/>
      <w:r w:rsidRPr="002B3F69">
        <w:rPr>
          <w:rFonts w:ascii="Times New Roman" w:hAnsi="Times New Roman"/>
          <w:bCs/>
        </w:rPr>
        <w:t>Cộng</w:t>
      </w:r>
      <w:proofErr w:type="spellEnd"/>
      <w:r w:rsidRPr="002B3F69">
        <w:rPr>
          <w:rFonts w:ascii="Times New Roman" w:hAnsi="Times New Roman"/>
          <w:bCs/>
        </w:rPr>
        <w:t xml:space="preserve"> Hòa </w:t>
      </w:r>
      <w:proofErr w:type="spellStart"/>
      <w:r w:rsidRPr="002B3F69">
        <w:rPr>
          <w:rFonts w:ascii="Times New Roman" w:hAnsi="Times New Roman"/>
          <w:bCs/>
        </w:rPr>
        <w:t>Xã</w:t>
      </w:r>
      <w:proofErr w:type="spellEnd"/>
      <w:r w:rsidRPr="002B3F69">
        <w:rPr>
          <w:rFonts w:ascii="Times New Roman" w:hAnsi="Times New Roman"/>
          <w:bCs/>
        </w:rPr>
        <w:t xml:space="preserve"> </w:t>
      </w:r>
      <w:proofErr w:type="spellStart"/>
      <w:r w:rsidRPr="002B3F69">
        <w:rPr>
          <w:rFonts w:ascii="Times New Roman" w:hAnsi="Times New Roman"/>
          <w:bCs/>
        </w:rPr>
        <w:t>Hội</w:t>
      </w:r>
      <w:proofErr w:type="spellEnd"/>
      <w:r w:rsidRPr="002B3F69">
        <w:rPr>
          <w:rFonts w:ascii="Times New Roman" w:hAnsi="Times New Roman"/>
          <w:bCs/>
        </w:rPr>
        <w:t xml:space="preserve"> </w:t>
      </w:r>
      <w:proofErr w:type="spellStart"/>
      <w:r w:rsidRPr="002B3F69">
        <w:rPr>
          <w:rFonts w:ascii="Times New Roman" w:hAnsi="Times New Roman"/>
          <w:bCs/>
        </w:rPr>
        <w:t>Chủ</w:t>
      </w:r>
      <w:proofErr w:type="spellEnd"/>
      <w:r w:rsidRPr="002B3F69">
        <w:rPr>
          <w:rFonts w:ascii="Times New Roman" w:hAnsi="Times New Roman"/>
          <w:bCs/>
        </w:rPr>
        <w:t xml:space="preserve"> Nghĩa Việt Nam.</w:t>
      </w:r>
    </w:p>
    <w:p w14:paraId="3D43FD7A" w14:textId="2719D46B" w:rsidR="00A475B0"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cuối</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buộc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phải</w:t>
      </w:r>
      <w:proofErr w:type="spellEnd"/>
      <w:r w:rsidRPr="002B3F69">
        <w:rPr>
          <w:rFonts w:ascii="Times New Roman" w:hAnsi="Times New Roman"/>
          <w:bCs/>
        </w:rPr>
        <w:t xml:space="preserve"> </w:t>
      </w:r>
      <w:proofErr w:type="spellStart"/>
      <w:r w:rsidRPr="002B3F69">
        <w:rPr>
          <w:rFonts w:ascii="Times New Roman" w:hAnsi="Times New Roman"/>
          <w:bCs/>
        </w:rPr>
        <w:t>thi</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phí</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do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thua</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chịu</w:t>
      </w:r>
      <w:proofErr w:type="spellEnd"/>
      <w:r w:rsidRPr="002B3F69">
        <w:rPr>
          <w:rFonts w:ascii="Times New Roman" w:hAnsi="Times New Roman"/>
          <w:bCs/>
        </w:rPr>
        <w:t>.</w:t>
      </w:r>
    </w:p>
    <w:p w14:paraId="378E594E" w14:textId="77777777" w:rsidR="00C245D1" w:rsidRPr="002B3F69" w:rsidRDefault="00C245D1" w:rsidP="00DE4ED2">
      <w:pPr>
        <w:spacing w:after="60"/>
        <w:ind w:left="360"/>
        <w:jc w:val="both"/>
        <w:rPr>
          <w:rFonts w:ascii="Times New Roman" w:hAnsi="Times New Roman"/>
          <w:bCs/>
        </w:rPr>
      </w:pPr>
    </w:p>
    <w:p w14:paraId="64398258" w14:textId="2631A40C"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TRƯỜNG HỢP BẤT KHẢ KHÁNG</w:t>
      </w:r>
    </w:p>
    <w:p w14:paraId="0D4A4742" w14:textId="77777777" w:rsidR="00C04C04" w:rsidRPr="002B3F69" w:rsidRDefault="00C04C04" w:rsidP="00DE4ED2">
      <w:pPr>
        <w:pStyle w:val="ListParagraph"/>
        <w:numPr>
          <w:ilvl w:val="0"/>
          <w:numId w:val="5"/>
        </w:numPr>
        <w:spacing w:after="60"/>
        <w:jc w:val="both"/>
        <w:rPr>
          <w:rFonts w:ascii="Times New Roman" w:hAnsi="Times New Roman"/>
          <w:vanish/>
        </w:rPr>
      </w:pPr>
    </w:p>
    <w:p w14:paraId="759C67EB" w14:textId="7777777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 xml:space="preserve">Định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w:t>
      </w:r>
    </w:p>
    <w:p w14:paraId="0C4BA460" w14:textId="77777777" w:rsidR="00C04C04" w:rsidRPr="002B3F69" w:rsidRDefault="00C04C04" w:rsidP="00DE4ED2">
      <w:pPr>
        <w:numPr>
          <w:ilvl w:val="0"/>
          <w:numId w:val="7"/>
        </w:numPr>
        <w:spacing w:after="60"/>
        <w:jc w:val="both"/>
        <w:rPr>
          <w:rFonts w:ascii="Times New Roman" w:hAnsi="Times New Roman"/>
          <w:bCs/>
        </w:rPr>
      </w:pP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mang</w:t>
      </w:r>
      <w:proofErr w:type="spellEnd"/>
      <w:r w:rsidRPr="002B3F69">
        <w:rPr>
          <w:rFonts w:ascii="Times New Roman" w:hAnsi="Times New Roman"/>
          <w:bCs/>
        </w:rPr>
        <w:t xml:space="preserve"> tính </w:t>
      </w:r>
      <w:proofErr w:type="spellStart"/>
      <w:r w:rsidRPr="002B3F69">
        <w:rPr>
          <w:rFonts w:ascii="Times New Roman" w:hAnsi="Times New Roman"/>
          <w:bCs/>
        </w:rPr>
        <w:t>khách</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nằm</w:t>
      </w:r>
      <w:proofErr w:type="spellEnd"/>
      <w:r w:rsidRPr="002B3F69">
        <w:rPr>
          <w:rFonts w:ascii="Times New Roman" w:hAnsi="Times New Roman"/>
          <w:bCs/>
        </w:rPr>
        <w:t xml:space="preserve"> </w:t>
      </w:r>
      <w:proofErr w:type="spellStart"/>
      <w:r w:rsidRPr="002B3F69">
        <w:rPr>
          <w:rFonts w:ascii="Times New Roman" w:hAnsi="Times New Roman"/>
          <w:bCs/>
        </w:rPr>
        <w:t>ngoài</w:t>
      </w:r>
      <w:proofErr w:type="spellEnd"/>
      <w:r w:rsidRPr="002B3F69">
        <w:rPr>
          <w:rFonts w:ascii="Times New Roman" w:hAnsi="Times New Roman"/>
          <w:bCs/>
        </w:rPr>
        <w:t xml:space="preserve"> </w:t>
      </w:r>
      <w:proofErr w:type="spellStart"/>
      <w:r w:rsidRPr="002B3F69">
        <w:rPr>
          <w:rFonts w:ascii="Times New Roman" w:hAnsi="Times New Roman"/>
          <w:bCs/>
        </w:rPr>
        <w:t>tầm</w:t>
      </w:r>
      <w:proofErr w:type="spellEnd"/>
      <w:r w:rsidRPr="002B3F69">
        <w:rPr>
          <w:rFonts w:ascii="Times New Roman" w:hAnsi="Times New Roman"/>
          <w:bCs/>
        </w:rPr>
        <w:t xml:space="preserve"> </w:t>
      </w:r>
      <w:proofErr w:type="spellStart"/>
      <w:r w:rsidRPr="002B3F69">
        <w:rPr>
          <w:rFonts w:ascii="Times New Roman" w:hAnsi="Times New Roman"/>
          <w:bCs/>
        </w:rPr>
        <w:t>kiểm</w:t>
      </w:r>
      <w:proofErr w:type="spellEnd"/>
      <w:r w:rsidRPr="002B3F69">
        <w:rPr>
          <w:rFonts w:ascii="Times New Roman" w:hAnsi="Times New Roman"/>
          <w:bCs/>
        </w:rPr>
        <w:t xml:space="preserve"> </w:t>
      </w:r>
      <w:proofErr w:type="spellStart"/>
      <w:r w:rsidRPr="002B3F69">
        <w:rPr>
          <w:rFonts w:ascii="Times New Roman" w:hAnsi="Times New Roman"/>
          <w:bCs/>
        </w:rPr>
        <w:t>soát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động</w:t>
      </w:r>
      <w:proofErr w:type="spellEnd"/>
      <w:r w:rsidRPr="002B3F69">
        <w:rPr>
          <w:rFonts w:ascii="Times New Roman" w:hAnsi="Times New Roman"/>
          <w:bCs/>
        </w:rPr>
        <w:t xml:space="preserve"> </w:t>
      </w:r>
      <w:proofErr w:type="spellStart"/>
      <w:r w:rsidRPr="002B3F69">
        <w:rPr>
          <w:rFonts w:ascii="Times New Roman" w:hAnsi="Times New Roman"/>
          <w:bCs/>
        </w:rPr>
        <w:t>đất</w:t>
      </w:r>
      <w:proofErr w:type="spellEnd"/>
      <w:r w:rsidRPr="002B3F69">
        <w:rPr>
          <w:rFonts w:ascii="Times New Roman" w:hAnsi="Times New Roman"/>
          <w:bCs/>
        </w:rPr>
        <w:t xml:space="preserve">, </w:t>
      </w:r>
      <w:proofErr w:type="spellStart"/>
      <w:r w:rsidRPr="002B3F69">
        <w:rPr>
          <w:rFonts w:ascii="Times New Roman" w:hAnsi="Times New Roman"/>
          <w:bCs/>
        </w:rPr>
        <w:t>bão</w:t>
      </w:r>
      <w:proofErr w:type="spellEnd"/>
      <w:r w:rsidRPr="002B3F69">
        <w:rPr>
          <w:rFonts w:ascii="Times New Roman" w:hAnsi="Times New Roman"/>
          <w:bCs/>
        </w:rPr>
        <w:t xml:space="preserve">, </w:t>
      </w:r>
      <w:proofErr w:type="spellStart"/>
      <w:r w:rsidRPr="002B3F69">
        <w:rPr>
          <w:rFonts w:ascii="Times New Roman" w:hAnsi="Times New Roman"/>
          <w:bCs/>
        </w:rPr>
        <w:t>lũ</w:t>
      </w:r>
      <w:proofErr w:type="spellEnd"/>
      <w:r w:rsidRPr="002B3F69">
        <w:rPr>
          <w:rFonts w:ascii="Times New Roman" w:hAnsi="Times New Roman"/>
          <w:bCs/>
        </w:rPr>
        <w:t xml:space="preserve">, </w:t>
      </w:r>
      <w:proofErr w:type="spellStart"/>
      <w:r w:rsidRPr="002B3F69">
        <w:rPr>
          <w:rFonts w:ascii="Times New Roman" w:hAnsi="Times New Roman"/>
          <w:bCs/>
        </w:rPr>
        <w:t>lụt</w:t>
      </w:r>
      <w:proofErr w:type="spellEnd"/>
      <w:r w:rsidRPr="002B3F69">
        <w:rPr>
          <w:rFonts w:ascii="Times New Roman" w:hAnsi="Times New Roman"/>
          <w:bCs/>
        </w:rPr>
        <w:t xml:space="preserve">, </w:t>
      </w:r>
      <w:proofErr w:type="spellStart"/>
      <w:r w:rsidRPr="002B3F69">
        <w:rPr>
          <w:rFonts w:ascii="Times New Roman" w:hAnsi="Times New Roman"/>
          <w:bCs/>
        </w:rPr>
        <w:t>lốc</w:t>
      </w:r>
      <w:proofErr w:type="spellEnd"/>
      <w:r w:rsidRPr="002B3F69">
        <w:rPr>
          <w:rFonts w:ascii="Times New Roman" w:hAnsi="Times New Roman"/>
          <w:bCs/>
        </w:rPr>
        <w:t xml:space="preserve">, </w:t>
      </w:r>
      <w:proofErr w:type="spellStart"/>
      <w:r w:rsidRPr="002B3F69">
        <w:rPr>
          <w:rFonts w:ascii="Times New Roman" w:hAnsi="Times New Roman"/>
          <w:bCs/>
        </w:rPr>
        <w:t>sóng</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w:t>
      </w:r>
      <w:proofErr w:type="spellStart"/>
      <w:r w:rsidRPr="002B3F69">
        <w:rPr>
          <w:rFonts w:ascii="Times New Roman" w:hAnsi="Times New Roman"/>
          <w:bCs/>
        </w:rPr>
        <w:t>lở</w:t>
      </w:r>
      <w:proofErr w:type="spellEnd"/>
      <w:r w:rsidRPr="002B3F69">
        <w:rPr>
          <w:rFonts w:ascii="Times New Roman" w:hAnsi="Times New Roman"/>
          <w:bCs/>
        </w:rPr>
        <w:t xml:space="preserve"> </w:t>
      </w:r>
      <w:proofErr w:type="spellStart"/>
      <w:r w:rsidRPr="002B3F69">
        <w:rPr>
          <w:rFonts w:ascii="Times New Roman" w:hAnsi="Times New Roman"/>
          <w:bCs/>
        </w:rPr>
        <w:t>đất</w:t>
      </w:r>
      <w:proofErr w:type="spellEnd"/>
      <w:r w:rsidRPr="002B3F69">
        <w:rPr>
          <w:rFonts w:ascii="Times New Roman" w:hAnsi="Times New Roman"/>
          <w:bCs/>
        </w:rPr>
        <w:t xml:space="preserve">; </w:t>
      </w:r>
      <w:proofErr w:type="spellStart"/>
      <w:r w:rsidRPr="002B3F69">
        <w:rPr>
          <w:rFonts w:ascii="Times New Roman" w:hAnsi="Times New Roman"/>
          <w:bCs/>
        </w:rPr>
        <w:t>hoả</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dịch</w:t>
      </w:r>
      <w:proofErr w:type="spellEnd"/>
      <w:r w:rsidRPr="002B3F69">
        <w:rPr>
          <w:rFonts w:ascii="Times New Roman" w:hAnsi="Times New Roman"/>
          <w:bCs/>
        </w:rPr>
        <w:t xml:space="preserve"> </w:t>
      </w:r>
      <w:proofErr w:type="spellStart"/>
      <w:r w:rsidRPr="002B3F69">
        <w:rPr>
          <w:rFonts w:ascii="Times New Roman" w:hAnsi="Times New Roman"/>
          <w:bCs/>
        </w:rPr>
        <w:t>bệnh</w:t>
      </w:r>
      <w:proofErr w:type="spellEnd"/>
      <w:r w:rsidRPr="002B3F69">
        <w:rPr>
          <w:rFonts w:ascii="Times New Roman" w:hAnsi="Times New Roman"/>
          <w:bCs/>
        </w:rPr>
        <w:t xml:space="preserve">; </w:t>
      </w:r>
      <w:proofErr w:type="spellStart"/>
      <w:r w:rsidRPr="002B3F69">
        <w:rPr>
          <w:rFonts w:ascii="Times New Roman" w:hAnsi="Times New Roman"/>
          <w:bCs/>
        </w:rPr>
        <w:t>chiến</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nguy</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chiến</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đứt</w:t>
      </w:r>
      <w:proofErr w:type="spellEnd"/>
      <w:r w:rsidRPr="002B3F69">
        <w:rPr>
          <w:rFonts w:ascii="Times New Roman" w:hAnsi="Times New Roman"/>
          <w:bCs/>
        </w:rPr>
        <w:t xml:space="preserve"> </w:t>
      </w:r>
      <w:proofErr w:type="spellStart"/>
      <w:r w:rsidRPr="002B3F69">
        <w:rPr>
          <w:rFonts w:ascii="Times New Roman" w:hAnsi="Times New Roman"/>
          <w:bCs/>
        </w:rPr>
        <w:t>gãy</w:t>
      </w:r>
      <w:proofErr w:type="spellEnd"/>
      <w:r w:rsidRPr="002B3F69">
        <w:rPr>
          <w:rFonts w:ascii="Times New Roman" w:hAnsi="Times New Roman"/>
          <w:bCs/>
        </w:rPr>
        <w:t xml:space="preserve"> </w:t>
      </w:r>
      <w:proofErr w:type="spellStart"/>
      <w:r w:rsidRPr="002B3F69">
        <w:rPr>
          <w:rFonts w:ascii="Times New Roman" w:hAnsi="Times New Roman"/>
          <w:bCs/>
        </w:rPr>
        <w:t>chuỗi</w:t>
      </w:r>
      <w:proofErr w:type="spellEnd"/>
      <w:r w:rsidRPr="002B3F69">
        <w:rPr>
          <w:rFonts w:ascii="Times New Roman" w:hAnsi="Times New Roman"/>
          <w:bCs/>
        </w:rPr>
        <w:t xml:space="preserve"> </w:t>
      </w:r>
      <w:proofErr w:type="spellStart"/>
      <w:r w:rsidRPr="002B3F69">
        <w:rPr>
          <w:rFonts w:ascii="Times New Roman" w:hAnsi="Times New Roman"/>
          <w:bCs/>
        </w:rPr>
        <w:t>cung</w:t>
      </w:r>
      <w:proofErr w:type="spellEnd"/>
      <w:r w:rsidRPr="002B3F69">
        <w:rPr>
          <w:rFonts w:ascii="Times New Roman" w:hAnsi="Times New Roman"/>
          <w:bCs/>
        </w:rPr>
        <w:t xml:space="preserve"> </w:t>
      </w:r>
      <w:proofErr w:type="spellStart"/>
      <w:r w:rsidRPr="002B3F69">
        <w:rPr>
          <w:rFonts w:ascii="Times New Roman" w:hAnsi="Times New Roman"/>
          <w:bCs/>
        </w:rPr>
        <w:t>ứng</w:t>
      </w:r>
      <w:proofErr w:type="spellEnd"/>
      <w:r w:rsidRPr="002B3F69">
        <w:rPr>
          <w:rFonts w:ascii="Times New Roman" w:hAnsi="Times New Roman"/>
          <w:bCs/>
        </w:rPr>
        <w:t xml:space="preserve"> </w:t>
      </w:r>
      <w:proofErr w:type="spellStart"/>
      <w:r w:rsidRPr="002B3F69">
        <w:rPr>
          <w:rFonts w:ascii="Times New Roman" w:hAnsi="Times New Roman"/>
          <w:bCs/>
        </w:rPr>
        <w:t>ảnh</w:t>
      </w:r>
      <w:proofErr w:type="spellEnd"/>
      <w:r w:rsidRPr="002B3F69">
        <w:rPr>
          <w:rFonts w:ascii="Times New Roman" w:hAnsi="Times New Roman"/>
          <w:bCs/>
        </w:rPr>
        <w:t xml:space="preserve"> </w:t>
      </w:r>
      <w:proofErr w:type="spellStart"/>
      <w:r w:rsidRPr="002B3F69">
        <w:rPr>
          <w:rFonts w:ascii="Times New Roman" w:hAnsi="Times New Roman"/>
          <w:bCs/>
        </w:rPr>
        <w:t>hướng</w:t>
      </w:r>
      <w:proofErr w:type="spellEnd"/>
      <w:r w:rsidRPr="002B3F69">
        <w:rPr>
          <w:rFonts w:ascii="Times New Roman" w:hAnsi="Times New Roman"/>
          <w:bCs/>
        </w:rPr>
        <w:t xml:space="preserve"> </w:t>
      </w:r>
      <w:proofErr w:type="spellStart"/>
      <w:r w:rsidRPr="002B3F69">
        <w:rPr>
          <w:rFonts w:ascii="Times New Roman" w:hAnsi="Times New Roman"/>
          <w:bCs/>
        </w:rPr>
        <w:t>đến</w:t>
      </w:r>
      <w:proofErr w:type="spellEnd"/>
      <w:r w:rsidRPr="002B3F69">
        <w:rPr>
          <w:rFonts w:ascii="Times New Roman" w:hAnsi="Times New Roman"/>
          <w:bCs/>
        </w:rPr>
        <w:t xml:space="preserve"> </w:t>
      </w:r>
      <w:proofErr w:type="spellStart"/>
      <w:r w:rsidRPr="002B3F69">
        <w:rPr>
          <w:rFonts w:ascii="Times New Roman" w:hAnsi="Times New Roman"/>
          <w:bCs/>
        </w:rPr>
        <w:t>tiến</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 xml:space="preserve"> </w:t>
      </w:r>
      <w:proofErr w:type="spellStart"/>
      <w:r w:rsidRPr="002B3F69">
        <w:rPr>
          <w:rFonts w:ascii="Times New Roman" w:hAnsi="Times New Roman"/>
          <w:bCs/>
        </w:rPr>
        <w:t>hàng</w:t>
      </w:r>
      <w:proofErr w:type="spellEnd"/>
      <w:r w:rsidRPr="002B3F69">
        <w:rPr>
          <w:rFonts w:ascii="Times New Roman" w:hAnsi="Times New Roman"/>
          <w:bCs/>
        </w:rPr>
        <w:t xml:space="preserve"> </w:t>
      </w:r>
      <w:proofErr w:type="spellStart"/>
      <w:r w:rsidRPr="002B3F69">
        <w:rPr>
          <w:rFonts w:ascii="Times New Roman" w:hAnsi="Times New Roman"/>
          <w:bCs/>
        </w:rPr>
        <w:t>hóa</w:t>
      </w:r>
      <w:proofErr w:type="spellEnd"/>
      <w:r w:rsidRPr="002B3F69">
        <w:rPr>
          <w:rFonts w:ascii="Times New Roman" w:hAnsi="Times New Roman"/>
          <w:bCs/>
        </w:rPr>
        <w:t xml:space="preserve"> </w:t>
      </w:r>
      <w:proofErr w:type="spellStart"/>
      <w:r w:rsidRPr="002B3F69">
        <w:rPr>
          <w:rFonts w:ascii="Times New Roman" w:hAnsi="Times New Roman"/>
          <w:bCs/>
        </w:rPr>
        <w:t>mà</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w:t>
      </w:r>
      <w:proofErr w:type="spellStart"/>
      <w:r w:rsidRPr="002B3F69">
        <w:rPr>
          <w:rFonts w:ascii="Times New Roman" w:hAnsi="Times New Roman"/>
          <w:bCs/>
        </w:rPr>
        <w:t>báo</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hãng</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thảm</w:t>
      </w:r>
      <w:proofErr w:type="spellEnd"/>
      <w:r w:rsidRPr="002B3F69">
        <w:rPr>
          <w:rFonts w:ascii="Times New Roman" w:hAnsi="Times New Roman"/>
          <w:bCs/>
        </w:rPr>
        <w:t xml:space="preserve"> </w:t>
      </w:r>
      <w:proofErr w:type="spellStart"/>
      <w:r w:rsidRPr="002B3F69">
        <w:rPr>
          <w:rFonts w:ascii="Times New Roman" w:hAnsi="Times New Roman"/>
          <w:bCs/>
        </w:rPr>
        <w:t>họa</w:t>
      </w:r>
      <w:proofErr w:type="spellEnd"/>
      <w:r w:rsidRPr="002B3F69">
        <w:rPr>
          <w:rFonts w:ascii="Times New Roman" w:hAnsi="Times New Roman"/>
          <w:bCs/>
        </w:rPr>
        <w:t xml:space="preserve"> </w:t>
      </w:r>
      <w:proofErr w:type="spellStart"/>
      <w:r w:rsidRPr="002B3F69">
        <w:rPr>
          <w:rFonts w:ascii="Times New Roman" w:hAnsi="Times New Roman"/>
          <w:bCs/>
        </w:rPr>
        <w:t>khác</w:t>
      </w:r>
      <w:proofErr w:type="spellEnd"/>
      <w:r w:rsidRPr="002B3F69">
        <w:rPr>
          <w:rFonts w:ascii="Times New Roman" w:hAnsi="Times New Roman"/>
          <w:bCs/>
        </w:rPr>
        <w:t xml:space="preserve"> </w:t>
      </w:r>
      <w:proofErr w:type="spellStart"/>
      <w:r w:rsidRPr="002B3F69">
        <w:rPr>
          <w:rFonts w:ascii="Times New Roman" w:hAnsi="Times New Roman"/>
          <w:bCs/>
        </w:rPr>
        <w:t>chưa</w:t>
      </w:r>
      <w:proofErr w:type="spellEnd"/>
      <w:r w:rsidRPr="002B3F69">
        <w:rPr>
          <w:rFonts w:ascii="Times New Roman" w:hAnsi="Times New Roman"/>
          <w:bCs/>
        </w:rPr>
        <w:t xml:space="preserve"> </w:t>
      </w:r>
      <w:proofErr w:type="spellStart"/>
      <w:r w:rsidRPr="002B3F69">
        <w:rPr>
          <w:rFonts w:ascii="Times New Roman" w:hAnsi="Times New Roman"/>
          <w:bCs/>
        </w:rPr>
        <w:t>lường</w:t>
      </w:r>
      <w:proofErr w:type="spellEnd"/>
      <w:r w:rsidRPr="002B3F69">
        <w:rPr>
          <w:rFonts w:ascii="Times New Roman" w:hAnsi="Times New Roman"/>
          <w:bCs/>
        </w:rPr>
        <w:t xml:space="preserve"> </w:t>
      </w:r>
      <w:proofErr w:type="spellStart"/>
      <w:r w:rsidRPr="002B3F69">
        <w:rPr>
          <w:rFonts w:ascii="Times New Roman" w:hAnsi="Times New Roman"/>
          <w:bCs/>
        </w:rPr>
        <w:t>hết</w:t>
      </w:r>
      <w:proofErr w:type="spellEnd"/>
      <w:r w:rsidRPr="002B3F69">
        <w:rPr>
          <w:rFonts w:ascii="Times New Roman" w:hAnsi="Times New Roman"/>
          <w:bCs/>
        </w:rPr>
        <w:t xml:space="preserve"> </w:t>
      </w:r>
      <w:proofErr w:type="spellStart"/>
      <w:r w:rsidRPr="002B3F69">
        <w:rPr>
          <w:rFonts w:ascii="Times New Roman" w:hAnsi="Times New Roman"/>
          <w:bCs/>
        </w:rPr>
        <w:t>trước</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thay</w:t>
      </w:r>
      <w:proofErr w:type="spellEnd"/>
      <w:r w:rsidRPr="002B3F69">
        <w:rPr>
          <w:rFonts w:ascii="Times New Roman" w:hAnsi="Times New Roman"/>
          <w:bCs/>
        </w:rPr>
        <w:t xml:space="preserve"> </w:t>
      </w:r>
      <w:proofErr w:type="spellStart"/>
      <w:r w:rsidRPr="002B3F69">
        <w:rPr>
          <w:rFonts w:ascii="Times New Roman" w:hAnsi="Times New Roman"/>
          <w:bCs/>
        </w:rPr>
        <w:t>đổi</w:t>
      </w:r>
      <w:proofErr w:type="spellEnd"/>
      <w:r w:rsidRPr="002B3F69">
        <w:rPr>
          <w:rFonts w:ascii="Times New Roman" w:hAnsi="Times New Roman"/>
          <w:bCs/>
        </w:rPr>
        <w:t xml:space="preserve"> </w:t>
      </w:r>
      <w:proofErr w:type="spellStart"/>
      <w:r w:rsidRPr="002B3F69">
        <w:rPr>
          <w:rFonts w:ascii="Times New Roman" w:hAnsi="Times New Roman"/>
          <w:bCs/>
        </w:rPr>
        <w:t>chính</w:t>
      </w:r>
      <w:proofErr w:type="spellEnd"/>
      <w:r w:rsidRPr="002B3F69">
        <w:rPr>
          <w:rFonts w:ascii="Times New Roman" w:hAnsi="Times New Roman"/>
          <w:bCs/>
        </w:rPr>
        <w:t xml:space="preserve"> </w:t>
      </w:r>
      <w:proofErr w:type="spellStart"/>
      <w:r w:rsidRPr="002B3F69">
        <w:rPr>
          <w:rFonts w:ascii="Times New Roman" w:hAnsi="Times New Roman"/>
          <w:bCs/>
        </w:rPr>
        <w:t>sách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ngăn</w:t>
      </w:r>
      <w:proofErr w:type="spellEnd"/>
      <w:r w:rsidRPr="002B3F69">
        <w:rPr>
          <w:rFonts w:ascii="Times New Roman" w:hAnsi="Times New Roman"/>
          <w:bCs/>
        </w:rPr>
        <w:t xml:space="preserve"> </w:t>
      </w:r>
      <w:proofErr w:type="spellStart"/>
      <w:r w:rsidRPr="002B3F69">
        <w:rPr>
          <w:rFonts w:ascii="Times New Roman" w:hAnsi="Times New Roman"/>
          <w:bCs/>
        </w:rPr>
        <w:t>cấm</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thẩm</w:t>
      </w:r>
      <w:proofErr w:type="spellEnd"/>
      <w:r w:rsidRPr="002B3F69">
        <w:rPr>
          <w:rFonts w:ascii="Times New Roman" w:hAnsi="Times New Roman"/>
          <w:bCs/>
        </w:rPr>
        <w:t xml:space="preserve"> </w:t>
      </w:r>
      <w:proofErr w:type="spellStart"/>
      <w:r w:rsidRPr="002B3F69">
        <w:rPr>
          <w:rFonts w:ascii="Times New Roman" w:hAnsi="Times New Roman"/>
          <w:bCs/>
        </w:rPr>
        <w:t>quyền</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Việt Nam.</w:t>
      </w:r>
    </w:p>
    <w:p w14:paraId="54788C94" w14:textId="77777777" w:rsidR="00F740AD" w:rsidRPr="002B3F69" w:rsidRDefault="00C04C04" w:rsidP="00DE4ED2">
      <w:pPr>
        <w:numPr>
          <w:ilvl w:val="1"/>
          <w:numId w:val="5"/>
        </w:numPr>
        <w:spacing w:after="60"/>
        <w:jc w:val="both"/>
        <w:rPr>
          <w:rFonts w:ascii="Times New Roman" w:hAnsi="Times New Roman"/>
          <w:b/>
        </w:rPr>
      </w:pPr>
      <w:r w:rsidRPr="002B3F69">
        <w:rPr>
          <w:rFonts w:ascii="Times New Roman" w:hAnsi="Times New Roman"/>
          <w:b/>
        </w:rPr>
        <w:t xml:space="preserve">Thông </w:t>
      </w:r>
      <w:proofErr w:type="spellStart"/>
      <w:r w:rsidRPr="002B3F69">
        <w:rPr>
          <w:rFonts w:ascii="Times New Roman" w:hAnsi="Times New Roman"/>
          <w:b/>
        </w:rPr>
        <w:t>báo</w:t>
      </w:r>
      <w:proofErr w:type="spellEnd"/>
      <w:r w:rsidRPr="002B3F69">
        <w:rPr>
          <w:rFonts w:ascii="Times New Roman" w:hAnsi="Times New Roman"/>
          <w:b/>
        </w:rPr>
        <w:t xml:space="preserve"> </w:t>
      </w:r>
      <w:proofErr w:type="spellStart"/>
      <w:r w:rsidRPr="002B3F69">
        <w:rPr>
          <w:rFonts w:ascii="Times New Roman" w:hAnsi="Times New Roman"/>
          <w:b/>
        </w:rPr>
        <w:t>tình</w:t>
      </w:r>
      <w:proofErr w:type="spellEnd"/>
      <w:r w:rsidRPr="002B3F69">
        <w:rPr>
          <w:rFonts w:ascii="Times New Roman" w:hAnsi="Times New Roman"/>
          <w:b/>
        </w:rPr>
        <w:t xml:space="preserve"> </w:t>
      </w:r>
      <w:proofErr w:type="spellStart"/>
      <w:r w:rsidRPr="002B3F69">
        <w:rPr>
          <w:rFonts w:ascii="Times New Roman" w:hAnsi="Times New Roman"/>
          <w:b/>
        </w:rPr>
        <w:t>trạng</w:t>
      </w:r>
      <w:proofErr w:type="spellEnd"/>
      <w:r w:rsidRPr="002B3F69">
        <w:rPr>
          <w:rFonts w:ascii="Times New Roman" w:hAnsi="Times New Roman"/>
          <w:b/>
        </w:rPr>
        <w:t xml:space="preserve"> </w:t>
      </w:r>
      <w:proofErr w:type="spellStart"/>
      <w:r w:rsidRPr="002B3F69">
        <w:rPr>
          <w:rFonts w:ascii="Times New Roman" w:hAnsi="Times New Roman"/>
          <w:b/>
        </w:rPr>
        <w:t>bất</w:t>
      </w:r>
      <w:proofErr w:type="spellEnd"/>
      <w:r w:rsidRPr="002B3F69">
        <w:rPr>
          <w:rFonts w:ascii="Times New Roman" w:hAnsi="Times New Roman"/>
          <w:b/>
        </w:rPr>
        <w:t xml:space="preserve"> </w:t>
      </w:r>
      <w:proofErr w:type="spellStart"/>
      <w:r w:rsidRPr="002B3F69">
        <w:rPr>
          <w:rFonts w:ascii="Times New Roman" w:hAnsi="Times New Roman"/>
          <w:b/>
        </w:rPr>
        <w:t>khả</w:t>
      </w:r>
      <w:proofErr w:type="spellEnd"/>
      <w:r w:rsidRPr="002B3F69">
        <w:rPr>
          <w:rFonts w:ascii="Times New Roman" w:hAnsi="Times New Roman"/>
          <w:b/>
        </w:rPr>
        <w:t xml:space="preserve"> </w:t>
      </w:r>
      <w:proofErr w:type="spellStart"/>
      <w:r w:rsidRPr="002B3F69">
        <w:rPr>
          <w:rFonts w:ascii="Times New Roman" w:hAnsi="Times New Roman"/>
          <w:b/>
        </w:rPr>
        <w:t>kháng</w:t>
      </w:r>
      <w:proofErr w:type="spellEnd"/>
      <w:r w:rsidRPr="002B3F69">
        <w:rPr>
          <w:rFonts w:ascii="Times New Roman" w:hAnsi="Times New Roman"/>
          <w:b/>
        </w:rPr>
        <w:t>:</w:t>
      </w:r>
    </w:p>
    <w:p w14:paraId="39558460" w14:textId="66D29FEB" w:rsidR="00F740AD" w:rsidRPr="002B3F69" w:rsidRDefault="00C04C04" w:rsidP="00DE4ED2">
      <w:pPr>
        <w:numPr>
          <w:ilvl w:val="0"/>
          <w:numId w:val="7"/>
        </w:numPr>
        <w:spacing w:after="60"/>
        <w:jc w:val="both"/>
        <w:rPr>
          <w:rFonts w:ascii="Times New Roman" w:hAnsi="Times New Roman"/>
          <w:bCs/>
        </w:rPr>
      </w:pPr>
      <w:r w:rsidRPr="002B3F69">
        <w:rPr>
          <w:rFonts w:ascii="Times New Roman" w:hAnsi="Times New Roman"/>
          <w:bCs/>
        </w:rPr>
        <w:t xml:space="preserve">Khi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 xml:space="preserve">, </w:t>
      </w:r>
      <w:proofErr w:type="spellStart"/>
      <w:r w:rsidRPr="002B3F69">
        <w:rPr>
          <w:rFonts w:ascii="Times New Roman" w:hAnsi="Times New Roman"/>
          <w:bCs/>
        </w:rPr>
        <w:t>một</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thư</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w:t>
      </w:r>
      <w:proofErr w:type="spellStart"/>
      <w:r w:rsidRPr="002B3F69">
        <w:rPr>
          <w:rFonts w:ascii="Times New Roman" w:hAnsi="Times New Roman"/>
          <w:bCs/>
        </w:rPr>
        <w:t>báo</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w:t>
      </w:r>
      <w:proofErr w:type="spellStart"/>
      <w:r w:rsidRPr="002B3F69">
        <w:rPr>
          <w:rFonts w:ascii="Times New Roman" w:hAnsi="Times New Roman"/>
          <w:bCs/>
        </w:rPr>
        <w:t>vòng</w:t>
      </w:r>
      <w:proofErr w:type="spellEnd"/>
      <w:r w:rsidRPr="002B3F69">
        <w:rPr>
          <w:rFonts w:ascii="Times New Roman" w:hAnsi="Times New Roman"/>
          <w:bCs/>
        </w:rPr>
        <w:t xml:space="preserve"> 10 (</w:t>
      </w:r>
      <w:proofErr w:type="spellStart"/>
      <w:r w:rsidRPr="002B3F69">
        <w:rPr>
          <w:rFonts w:ascii="Times New Roman" w:hAnsi="Times New Roman"/>
          <w:bCs/>
        </w:rPr>
        <w:t>mười</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nguyên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gây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00F740AD" w:rsidRPr="002B3F69">
        <w:rPr>
          <w:rFonts w:ascii="Times New Roman" w:hAnsi="Times New Roman"/>
          <w:bCs/>
        </w:rPr>
        <w:t>Đồng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thời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Bên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thông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báo</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có</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trách</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nhiệm</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gửi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kèm</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cho</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Bên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còn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lại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giấy</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xác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nhận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bằng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văn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bản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về</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sự</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kiện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bất</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khả</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kháng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được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cấp</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bởi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một</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trong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các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cơ</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quan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sau</w:t>
      </w:r>
      <w:proofErr w:type="spellEnd"/>
      <w:r w:rsidR="00F740AD" w:rsidRPr="002B3F69">
        <w:rPr>
          <w:rFonts w:ascii="Times New Roman" w:hAnsi="Times New Roman"/>
          <w:bCs/>
        </w:rPr>
        <w:t>:</w:t>
      </w:r>
      <w:r w:rsidR="006D672A" w:rsidRPr="002B3F69">
        <w:rPr>
          <w:rFonts w:ascii="Times New Roman" w:hAnsi="Times New Roman"/>
          <w:bCs/>
        </w:rPr>
        <w:t xml:space="preserve"> </w:t>
      </w:r>
      <w:r w:rsidR="004F2DDB" w:rsidRPr="002B3F69">
        <w:rPr>
          <w:rFonts w:ascii="Times New Roman" w:hAnsi="Times New Roman"/>
          <w:bCs/>
          <w:lang w:val="vi-VN"/>
        </w:rPr>
        <w:t>Phòng Thương mại và Công nghiệp Việt Nam (VCCI);</w:t>
      </w:r>
      <w:r w:rsidR="006D672A" w:rsidRPr="002B3F69">
        <w:rPr>
          <w:rFonts w:ascii="Times New Roman" w:hAnsi="Times New Roman"/>
          <w:bCs/>
        </w:rPr>
        <w:t xml:space="preserve"> </w:t>
      </w:r>
      <w:r w:rsidR="00F740AD" w:rsidRPr="002B3F69">
        <w:rPr>
          <w:rFonts w:ascii="Times New Roman" w:hAnsi="Times New Roman"/>
          <w:bCs/>
          <w:lang w:val="vi-VN"/>
        </w:rPr>
        <w:t xml:space="preserve">Cơ quan quản lý Nhà nước có thẩm quyền tại địa phương (như UBND cấp </w:t>
      </w:r>
      <w:proofErr w:type="spellStart"/>
      <w:r w:rsidR="000F783C" w:rsidRPr="002B3F69">
        <w:rPr>
          <w:rFonts w:ascii="Times New Roman" w:hAnsi="Times New Roman"/>
          <w:bCs/>
        </w:rPr>
        <w:t>xã</w:t>
      </w:r>
      <w:proofErr w:type="spellEnd"/>
      <w:r w:rsidR="000F783C" w:rsidRPr="002B3F69">
        <w:rPr>
          <w:rFonts w:ascii="Times New Roman" w:hAnsi="Times New Roman"/>
          <w:bCs/>
        </w:rPr>
        <w:t>/</w:t>
      </w:r>
      <w:proofErr w:type="spellStart"/>
      <w:r w:rsidR="000F783C" w:rsidRPr="002B3F69">
        <w:rPr>
          <w:rFonts w:ascii="Times New Roman" w:hAnsi="Times New Roman"/>
          <w:bCs/>
        </w:rPr>
        <w:t>phường</w:t>
      </w:r>
      <w:proofErr w:type="spellEnd"/>
      <w:r w:rsidR="00F740AD" w:rsidRPr="002B3F69">
        <w:rPr>
          <w:rFonts w:ascii="Times New Roman" w:hAnsi="Times New Roman"/>
          <w:bCs/>
          <w:lang w:val="vi-VN"/>
        </w:rPr>
        <w:t xml:space="preserve"> trở lên, Sở Công Thương, Sở Giao thông Vận tải, v.v.);</w:t>
      </w:r>
      <w:r w:rsidR="006D672A" w:rsidRPr="002B3F69">
        <w:rPr>
          <w:rFonts w:ascii="Times New Roman" w:hAnsi="Times New Roman"/>
          <w:bCs/>
        </w:rPr>
        <w:t xml:space="preserve"> </w:t>
      </w:r>
      <w:r w:rsidR="00F740AD" w:rsidRPr="002B3F69">
        <w:rPr>
          <w:rFonts w:ascii="Times New Roman" w:hAnsi="Times New Roman"/>
          <w:bCs/>
          <w:lang w:val="vi-VN"/>
        </w:rPr>
        <w:t>Hãng sản xuất hoặc đơn vị cung cấp hàng hóa (trong trường hợp đứt gãy chuỗi cung ứng hoặc trì hoãn sản xuất).</w:t>
      </w:r>
    </w:p>
    <w:p w14:paraId="51A23131" w14:textId="0F164658" w:rsidR="00F740AD" w:rsidRPr="002B3F69" w:rsidRDefault="00F740AD"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lastRenderedPageBreak/>
        <w:t>Văn bản xác nhận này phải được gửi trong vòng 10 (mười) ngày làm việc kể từ ngày xảy ra sự kiện bất khả kháng.</w:t>
      </w:r>
    </w:p>
    <w:p w14:paraId="4B412F3A" w14:textId="5646138B"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Trách nhiệm của các Bên trong trường hợp bất khả kháng:</w:t>
      </w:r>
    </w:p>
    <w:p w14:paraId="1EBDAEC5" w14:textId="5116F731" w:rsidR="00C04C04" w:rsidRPr="002B3F69" w:rsidRDefault="00C04C04"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Việc một Bên không hoàn thành nghĩa vụ của mình do sự kiện bất khả kháng sẽ không phải là cơ sở để bên kia chấm dứt Hợp đồng hoặc yêu cầu thanh toán phạt vi phạm Hợp đồng.</w:t>
      </w:r>
      <w:r w:rsidR="0036411E" w:rsidRPr="002B3F69">
        <w:rPr>
          <w:rFonts w:ascii="Times New Roman" w:hAnsi="Times New Roman"/>
          <w:bCs/>
          <w:lang w:val="vi-VN"/>
        </w:rPr>
        <w:t xml:space="preserve"> Bên bị ảnh hưởng bởi bất khả kháng sẽ được gia hạn thời gian thực hiện nghĩa vụ tương ứng với thời gian bị ảnh hưởng</w:t>
      </w:r>
    </w:p>
    <w:p w14:paraId="6DE68837" w14:textId="7E282163" w:rsidR="00C04C04" w:rsidRPr="002B3F69" w:rsidRDefault="00C04C04"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r w:rsidR="0036411E" w:rsidRPr="002B3F69">
        <w:rPr>
          <w:rFonts w:ascii="Times New Roman" w:hAnsi="Times New Roman"/>
          <w:bCs/>
          <w:lang w:val="vi-VN"/>
        </w:rPr>
        <w:t xml:space="preserve"> </w:t>
      </w:r>
    </w:p>
    <w:p w14:paraId="2257040E" w14:textId="796DAA43" w:rsidR="00A475B0" w:rsidRPr="002B3F69" w:rsidRDefault="00535AA9"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51F293A8" w14:textId="77777777" w:rsidR="00C245D1" w:rsidRPr="002B3F69" w:rsidRDefault="00C245D1" w:rsidP="00DE4ED2">
      <w:pPr>
        <w:pStyle w:val="ListParagraph"/>
        <w:spacing w:after="60"/>
        <w:ind w:left="1080"/>
        <w:jc w:val="both"/>
        <w:rPr>
          <w:rFonts w:ascii="Times New Roman" w:hAnsi="Times New Roman"/>
          <w:bCs/>
          <w:lang w:val="vi-VN"/>
        </w:rPr>
      </w:pPr>
    </w:p>
    <w:p w14:paraId="40049F37" w14:textId="0C3DB27F"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ĐIỀU KHOẢN CHUNG</w:t>
      </w:r>
    </w:p>
    <w:p w14:paraId="0C5CD6ED" w14:textId="77777777" w:rsidR="00C04C04" w:rsidRPr="002B3F69" w:rsidRDefault="00C04C04" w:rsidP="00DE4ED2">
      <w:pPr>
        <w:pStyle w:val="ListParagraph"/>
        <w:numPr>
          <w:ilvl w:val="0"/>
          <w:numId w:val="5"/>
        </w:numPr>
        <w:spacing w:after="60"/>
        <w:jc w:val="both"/>
        <w:rPr>
          <w:rFonts w:ascii="Times New Roman" w:hAnsi="Times New Roman"/>
          <w:bCs/>
          <w:vanish/>
        </w:rPr>
      </w:pPr>
    </w:p>
    <w:p w14:paraId="67A945F7" w14:textId="3489B7E6" w:rsidR="00AE4DE0" w:rsidRPr="002B3F69" w:rsidRDefault="000F783C" w:rsidP="00DE4ED2">
      <w:pPr>
        <w:pStyle w:val="ListParagraph"/>
        <w:numPr>
          <w:ilvl w:val="1"/>
          <w:numId w:val="5"/>
        </w:numPr>
        <w:spacing w:after="60"/>
        <w:rPr>
          <w:rFonts w:ascii="Times New Roman" w:hAnsi="Times New Roman"/>
          <w:bCs/>
        </w:rPr>
      </w:pP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đổi</w:t>
      </w:r>
      <w:proofErr w:type="spellEnd"/>
      <w:r w:rsidRPr="002B3F69">
        <w:rPr>
          <w:rFonts w:ascii="Times New Roman" w:hAnsi="Times New Roman"/>
          <w:bCs/>
        </w:rPr>
        <w:t xml:space="preserve">, </w:t>
      </w:r>
      <w:proofErr w:type="spellStart"/>
      <w:r w:rsidRPr="002B3F69">
        <w:rPr>
          <w:rFonts w:ascii="Times New Roman" w:hAnsi="Times New Roman"/>
          <w:bCs/>
        </w:rPr>
        <w:t>bổ</w:t>
      </w:r>
      <w:proofErr w:type="spellEnd"/>
      <w:r w:rsidRPr="002B3F69">
        <w:rPr>
          <w:rFonts w:ascii="Times New Roman" w:hAnsi="Times New Roman"/>
          <w:bCs/>
        </w:rPr>
        <w:t xml:space="preserve"> sung </w:t>
      </w:r>
      <w:proofErr w:type="spellStart"/>
      <w:r w:rsidRPr="002B3F69">
        <w:rPr>
          <w:rFonts w:ascii="Times New Roman" w:hAnsi="Times New Roman"/>
          <w:bCs/>
        </w:rPr>
        <w:t>đối</w:t>
      </w:r>
      <w:proofErr w:type="spellEnd"/>
      <w:r w:rsidRPr="002B3F69">
        <w:rPr>
          <w:rFonts w:ascii="Times New Roman" w:hAnsi="Times New Roman"/>
          <w:bCs/>
        </w:rPr>
        <w:t xml:space="preserve"> </w:t>
      </w:r>
      <w:proofErr w:type="spellStart"/>
      <w:r w:rsidRPr="002B3F69">
        <w:rPr>
          <w:rFonts w:ascii="Times New Roman" w:hAnsi="Times New Roman"/>
          <w:bCs/>
        </w:rPr>
        <w:t>với</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này</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w:t>
      </w:r>
      <w:proofErr w:type="spellStart"/>
      <w:r w:rsidRPr="002B3F69">
        <w:rPr>
          <w:rFonts w:ascii="Times New Roman" w:hAnsi="Times New Roman"/>
          <w:bCs/>
        </w:rPr>
        <w:t>thành</w:t>
      </w:r>
      <w:proofErr w:type="spellEnd"/>
      <w:r w:rsidRPr="002B3F69">
        <w:rPr>
          <w:rFonts w:ascii="Times New Roman" w:hAnsi="Times New Roman"/>
          <w:bCs/>
        </w:rPr>
        <w:t xml:space="preserve"> </w:t>
      </w:r>
      <w:proofErr w:type="spellStart"/>
      <w:r w:rsidRPr="002B3F69">
        <w:rPr>
          <w:rFonts w:ascii="Times New Roman" w:hAnsi="Times New Roman"/>
          <w:bCs/>
        </w:rPr>
        <w:t>văn</w:t>
      </w:r>
      <w:proofErr w:type="spellEnd"/>
      <w:r w:rsidRPr="002B3F69">
        <w:rPr>
          <w:rFonts w:ascii="Times New Roman" w:hAnsi="Times New Roman"/>
          <w:bCs/>
        </w:rPr>
        <w:t xml:space="preserve">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chữ</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xác</w:t>
      </w:r>
      <w:proofErr w:type="spellEnd"/>
      <w:r w:rsidRPr="002B3F69">
        <w:rPr>
          <w:rFonts w:ascii="Times New Roman" w:hAnsi="Times New Roman"/>
          <w:bCs/>
        </w:rPr>
        <w:t xml:space="preserve"> </w:t>
      </w:r>
      <w:proofErr w:type="spellStart"/>
      <w:r w:rsidRPr="002B3F69">
        <w:rPr>
          <w:rFonts w:ascii="Times New Roman" w:hAnsi="Times New Roman"/>
          <w:bCs/>
        </w:rPr>
        <w:t>nhận</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đại</w:t>
      </w:r>
      <w:proofErr w:type="spellEnd"/>
      <w:r w:rsidRPr="002B3F69">
        <w:rPr>
          <w:rFonts w:ascii="Times New Roman" w:hAnsi="Times New Roman"/>
          <w:bCs/>
        </w:rPr>
        <w:t xml:space="preserve"> </w:t>
      </w:r>
      <w:proofErr w:type="spellStart"/>
      <w:r w:rsidRPr="002B3F69">
        <w:rPr>
          <w:rFonts w:ascii="Times New Roman" w:hAnsi="Times New Roman"/>
          <w:bCs/>
        </w:rPr>
        <w:t>diện</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cả</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w:t>
      </w:r>
    </w:p>
    <w:p w14:paraId="63EDF310" w14:textId="6EA5A173" w:rsidR="00AE4DE0" w:rsidRPr="002B3F69" w:rsidRDefault="00AE4DE0" w:rsidP="00DE4ED2">
      <w:pPr>
        <w:numPr>
          <w:ilvl w:val="1"/>
          <w:numId w:val="5"/>
        </w:numPr>
        <w:spacing w:after="60"/>
        <w:jc w:val="both"/>
        <w:rPr>
          <w:rFonts w:ascii="Times New Roman" w:hAnsi="Times New Roman"/>
          <w:bCs/>
        </w:rPr>
      </w:pPr>
      <w:r w:rsidRPr="002B3F69">
        <w:rPr>
          <w:rFonts w:ascii="Times New Roman" w:hAnsi="Times New Roman"/>
          <w:bCs/>
        </w:rPr>
        <w:t xml:space="preserve">Hai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đã</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thủ</w:t>
      </w:r>
      <w:proofErr w:type="spellEnd"/>
      <w:r w:rsidRPr="002B3F69">
        <w:rPr>
          <w:rFonts w:ascii="Times New Roman" w:hAnsi="Times New Roman"/>
          <w:bCs/>
        </w:rPr>
        <w:t xml:space="preserve"> </w:t>
      </w:r>
      <w:proofErr w:type="spellStart"/>
      <w:r w:rsidRPr="002B3F69">
        <w:rPr>
          <w:rFonts w:ascii="Times New Roman" w:hAnsi="Times New Roman"/>
          <w:bCs/>
        </w:rPr>
        <w:t>tục</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nội</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đảm</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w:t>
      </w:r>
    </w:p>
    <w:p w14:paraId="21229343" w14:textId="096ACEB1" w:rsidR="00147A87" w:rsidRDefault="0064278C" w:rsidP="00DE4ED2">
      <w:pPr>
        <w:numPr>
          <w:ilvl w:val="1"/>
          <w:numId w:val="5"/>
        </w:numPr>
        <w:spacing w:after="60"/>
        <w:jc w:val="both"/>
        <w:rPr>
          <w:rFonts w:ascii="Times New Roman" w:hAnsi="Times New Roman"/>
          <w:bCs/>
        </w:rPr>
      </w:pPr>
      <w:r w:rsidRPr="002B3F69">
        <w:rPr>
          <w:rFonts w:ascii="Times New Roman" w:hAnsi="Times New Roman"/>
          <w:bCs/>
        </w:rPr>
        <w:t xml:space="preserve">Hai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giấy</w:t>
      </w:r>
      <w:proofErr w:type="spellEnd"/>
      <w:r w:rsidRPr="002B3F69">
        <w:rPr>
          <w:rFonts w:ascii="Times New Roman" w:hAnsi="Times New Roman"/>
          <w:bCs/>
        </w:rPr>
        <w:t xml:space="preserve"> </w:t>
      </w:r>
      <w:proofErr w:type="spellStart"/>
      <w:r w:rsidRPr="002B3F69">
        <w:rPr>
          <w:rFonts w:ascii="Times New Roman" w:hAnsi="Times New Roman"/>
          <w:bCs/>
        </w:rPr>
        <w:t>phép</w:t>
      </w:r>
      <w:proofErr w:type="spellEnd"/>
      <w:r w:rsidRPr="002B3F69">
        <w:rPr>
          <w:rFonts w:ascii="Times New Roman" w:hAnsi="Times New Roman"/>
          <w:bCs/>
        </w:rPr>
        <w:t xml:space="preserve">, </w:t>
      </w:r>
      <w:proofErr w:type="spellStart"/>
      <w:r w:rsidRPr="002B3F69">
        <w:rPr>
          <w:rFonts w:ascii="Times New Roman" w:hAnsi="Times New Roman"/>
          <w:bCs/>
        </w:rPr>
        <w:t>chứng</w:t>
      </w:r>
      <w:proofErr w:type="spellEnd"/>
      <w:r w:rsidRPr="002B3F69">
        <w:rPr>
          <w:rFonts w:ascii="Times New Roman" w:hAnsi="Times New Roman"/>
          <w:bCs/>
        </w:rPr>
        <w:t xml:space="preserve"> </w:t>
      </w:r>
      <w:proofErr w:type="spellStart"/>
      <w:r w:rsidRPr="002B3F69">
        <w:rPr>
          <w:rFonts w:ascii="Times New Roman" w:hAnsi="Times New Roman"/>
          <w:bCs/>
        </w:rPr>
        <w:t>nhận</w:t>
      </w:r>
      <w:proofErr w:type="spellEnd"/>
      <w:r w:rsidRPr="002B3F69">
        <w:rPr>
          <w:rFonts w:ascii="Times New Roman" w:hAnsi="Times New Roman"/>
          <w:bCs/>
        </w:rPr>
        <w:t xml:space="preserve"> </w:t>
      </w:r>
      <w:proofErr w:type="spellStart"/>
      <w:r w:rsidRPr="002B3F69">
        <w:rPr>
          <w:rFonts w:ascii="Times New Roman" w:hAnsi="Times New Roman"/>
          <w:bCs/>
        </w:rPr>
        <w:t>cần</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cung</w:t>
      </w:r>
      <w:proofErr w:type="spellEnd"/>
      <w:r w:rsidRPr="002B3F69">
        <w:rPr>
          <w:rFonts w:ascii="Times New Roman" w:hAnsi="Times New Roman"/>
          <w:bCs/>
        </w:rPr>
        <w:t xml:space="preserve"> </w:t>
      </w:r>
      <w:proofErr w:type="spellStart"/>
      <w:r w:rsidRPr="002B3F69">
        <w:rPr>
          <w:rFonts w:ascii="Times New Roman" w:hAnsi="Times New Roman"/>
          <w:bCs/>
        </w:rPr>
        <w:t>cấp</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phẩm</w:t>
      </w:r>
      <w:proofErr w:type="spellEnd"/>
      <w:r w:rsidRPr="002B3F69">
        <w:rPr>
          <w:rFonts w:ascii="Times New Roman" w:hAnsi="Times New Roman"/>
          <w:bCs/>
        </w:rPr>
        <w:t xml:space="preserve">, </w:t>
      </w:r>
      <w:proofErr w:type="spellStart"/>
      <w:r w:rsidRPr="002B3F69">
        <w:rPr>
          <w:rFonts w:ascii="Times New Roman" w:hAnsi="Times New Roman"/>
          <w:bCs/>
        </w:rPr>
        <w:t>dịch</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này</w:t>
      </w:r>
      <w:proofErr w:type="spellEnd"/>
      <w:r w:rsidR="00147A87" w:rsidRPr="002B3F69">
        <w:rPr>
          <w:rFonts w:ascii="Times New Roman" w:hAnsi="Times New Roman"/>
          <w:bCs/>
        </w:rPr>
        <w:t>.</w:t>
      </w:r>
    </w:p>
    <w:p w14:paraId="3E5A6FEB" w14:textId="14A482CB" w:rsidR="00BF06C8" w:rsidRPr="002B3F69" w:rsidRDefault="00BF06C8" w:rsidP="00DE4ED2">
      <w:pPr>
        <w:numPr>
          <w:ilvl w:val="1"/>
          <w:numId w:val="5"/>
        </w:numPr>
        <w:spacing w:after="60"/>
        <w:jc w:val="both"/>
        <w:rPr>
          <w:rFonts w:ascii="Times New Roman" w:hAnsi="Times New Roman"/>
          <w:bCs/>
        </w:rPr>
      </w:pPr>
      <w:r w:rsidRPr="00BF06C8">
        <w:rPr>
          <w:rFonts w:ascii="Times New Roman" w:hAnsi="Times New Roman"/>
          <w:bCs/>
        </w:rPr>
        <w:t xml:space="preserve">Hai </w:t>
      </w:r>
      <w:proofErr w:type="spellStart"/>
      <w:r w:rsidRPr="00BF06C8">
        <w:rPr>
          <w:rFonts w:ascii="Times New Roman" w:hAnsi="Times New Roman"/>
          <w:bCs/>
        </w:rPr>
        <w:t>bên</w:t>
      </w:r>
      <w:proofErr w:type="spellEnd"/>
      <w:r w:rsidRPr="00BF06C8">
        <w:rPr>
          <w:rFonts w:ascii="Times New Roman" w:hAnsi="Times New Roman"/>
          <w:bCs/>
        </w:rPr>
        <w:t xml:space="preserve"> cam </w:t>
      </w:r>
      <w:proofErr w:type="spellStart"/>
      <w:r w:rsidRPr="00BF06C8">
        <w:rPr>
          <w:rFonts w:ascii="Times New Roman" w:hAnsi="Times New Roman"/>
          <w:bCs/>
        </w:rPr>
        <w:t>kết</w:t>
      </w:r>
      <w:proofErr w:type="spellEnd"/>
      <w:r w:rsidRPr="00BF06C8">
        <w:rPr>
          <w:rFonts w:ascii="Times New Roman" w:hAnsi="Times New Roman"/>
          <w:bCs/>
        </w:rPr>
        <w:t xml:space="preserve"> </w:t>
      </w:r>
      <w:proofErr w:type="spellStart"/>
      <w:r w:rsidRPr="00BF06C8">
        <w:rPr>
          <w:rFonts w:ascii="Times New Roman" w:hAnsi="Times New Roman"/>
          <w:bCs/>
        </w:rPr>
        <w:t>có</w:t>
      </w:r>
      <w:proofErr w:type="spellEnd"/>
      <w:r w:rsidRPr="00BF06C8">
        <w:rPr>
          <w:rFonts w:ascii="Times New Roman" w:hAnsi="Times New Roman"/>
          <w:bCs/>
        </w:rPr>
        <w:t xml:space="preserve"> </w:t>
      </w:r>
      <w:proofErr w:type="spellStart"/>
      <w:r w:rsidRPr="00BF06C8">
        <w:rPr>
          <w:rFonts w:ascii="Times New Roman" w:hAnsi="Times New Roman"/>
          <w:bCs/>
        </w:rPr>
        <w:t>đầy</w:t>
      </w:r>
      <w:proofErr w:type="spellEnd"/>
      <w:r w:rsidRPr="00BF06C8">
        <w:rPr>
          <w:rFonts w:ascii="Times New Roman" w:hAnsi="Times New Roman"/>
          <w:bCs/>
        </w:rPr>
        <w:t xml:space="preserve"> </w:t>
      </w:r>
      <w:proofErr w:type="spellStart"/>
      <w:r w:rsidRPr="00BF06C8">
        <w:rPr>
          <w:rFonts w:ascii="Times New Roman" w:hAnsi="Times New Roman"/>
          <w:bCs/>
        </w:rPr>
        <w:t>đủ</w:t>
      </w:r>
      <w:proofErr w:type="spellEnd"/>
      <w:r w:rsidRPr="00BF06C8">
        <w:rPr>
          <w:rFonts w:ascii="Times New Roman" w:hAnsi="Times New Roman"/>
          <w:bCs/>
        </w:rPr>
        <w:t xml:space="preserve"> </w:t>
      </w:r>
      <w:proofErr w:type="spellStart"/>
      <w:r w:rsidRPr="00BF06C8">
        <w:rPr>
          <w:rFonts w:ascii="Times New Roman" w:hAnsi="Times New Roman"/>
          <w:bCs/>
        </w:rPr>
        <w:t>giấy</w:t>
      </w:r>
      <w:proofErr w:type="spellEnd"/>
      <w:r w:rsidRPr="00BF06C8">
        <w:rPr>
          <w:rFonts w:ascii="Times New Roman" w:hAnsi="Times New Roman"/>
          <w:bCs/>
        </w:rPr>
        <w:t xml:space="preserve"> </w:t>
      </w:r>
      <w:proofErr w:type="spellStart"/>
      <w:r w:rsidRPr="00BF06C8">
        <w:rPr>
          <w:rFonts w:ascii="Times New Roman" w:hAnsi="Times New Roman"/>
          <w:bCs/>
        </w:rPr>
        <w:t>phép</w:t>
      </w:r>
      <w:proofErr w:type="spellEnd"/>
      <w:r w:rsidRPr="00BF06C8">
        <w:rPr>
          <w:rFonts w:ascii="Times New Roman" w:hAnsi="Times New Roman"/>
          <w:bCs/>
        </w:rPr>
        <w:t xml:space="preserve"> </w:t>
      </w:r>
      <w:proofErr w:type="spellStart"/>
      <w:r w:rsidRPr="00BF06C8">
        <w:rPr>
          <w:rFonts w:ascii="Times New Roman" w:hAnsi="Times New Roman"/>
          <w:bCs/>
        </w:rPr>
        <w:t>kinh</w:t>
      </w:r>
      <w:proofErr w:type="spellEnd"/>
      <w:r w:rsidRPr="00BF06C8">
        <w:rPr>
          <w:rFonts w:ascii="Times New Roman" w:hAnsi="Times New Roman"/>
          <w:bCs/>
        </w:rPr>
        <w:t xml:space="preserve"> </w:t>
      </w:r>
      <w:proofErr w:type="spellStart"/>
      <w:r w:rsidRPr="00BF06C8">
        <w:rPr>
          <w:rFonts w:ascii="Times New Roman" w:hAnsi="Times New Roman"/>
          <w:bCs/>
        </w:rPr>
        <w:t>doanh</w:t>
      </w:r>
      <w:proofErr w:type="spellEnd"/>
      <w:r w:rsidRPr="00BF06C8">
        <w:rPr>
          <w:rFonts w:ascii="Times New Roman" w:hAnsi="Times New Roman"/>
          <w:bCs/>
        </w:rPr>
        <w:t xml:space="preserve"> </w:t>
      </w:r>
      <w:proofErr w:type="spellStart"/>
      <w:r w:rsidRPr="00BF06C8">
        <w:rPr>
          <w:rFonts w:ascii="Times New Roman" w:hAnsi="Times New Roman"/>
          <w:bCs/>
        </w:rPr>
        <w:t>sản</w:t>
      </w:r>
      <w:proofErr w:type="spellEnd"/>
      <w:r w:rsidRPr="00BF06C8">
        <w:rPr>
          <w:rFonts w:ascii="Times New Roman" w:hAnsi="Times New Roman"/>
          <w:bCs/>
        </w:rPr>
        <w:t xml:space="preserve"> </w:t>
      </w:r>
      <w:proofErr w:type="spellStart"/>
      <w:r w:rsidRPr="00BF06C8">
        <w:rPr>
          <w:rFonts w:ascii="Times New Roman" w:hAnsi="Times New Roman"/>
          <w:bCs/>
        </w:rPr>
        <w:t>phẩm</w:t>
      </w:r>
      <w:proofErr w:type="spellEnd"/>
      <w:r w:rsidRPr="00BF06C8">
        <w:rPr>
          <w:rFonts w:ascii="Times New Roman" w:hAnsi="Times New Roman"/>
          <w:bCs/>
        </w:rPr>
        <w:t xml:space="preserve"> </w:t>
      </w:r>
      <w:proofErr w:type="spellStart"/>
      <w:r w:rsidRPr="00BF06C8">
        <w:rPr>
          <w:rFonts w:ascii="Times New Roman" w:hAnsi="Times New Roman"/>
          <w:bCs/>
        </w:rPr>
        <w:t>dịch</w:t>
      </w:r>
      <w:proofErr w:type="spellEnd"/>
      <w:r w:rsidRPr="00BF06C8">
        <w:rPr>
          <w:rFonts w:ascii="Times New Roman" w:hAnsi="Times New Roman"/>
          <w:bCs/>
        </w:rPr>
        <w:t xml:space="preserve"> </w:t>
      </w:r>
      <w:proofErr w:type="spellStart"/>
      <w:r w:rsidRPr="00BF06C8">
        <w:rPr>
          <w:rFonts w:ascii="Times New Roman" w:hAnsi="Times New Roman"/>
          <w:bCs/>
        </w:rPr>
        <w:t>vụ</w:t>
      </w:r>
      <w:proofErr w:type="spellEnd"/>
      <w:r w:rsidRPr="00BF06C8">
        <w:rPr>
          <w:rFonts w:ascii="Times New Roman" w:hAnsi="Times New Roman"/>
          <w:bCs/>
        </w:rPr>
        <w:t xml:space="preserve"> </w:t>
      </w:r>
      <w:proofErr w:type="spellStart"/>
      <w:r w:rsidRPr="00BF06C8">
        <w:rPr>
          <w:rFonts w:ascii="Times New Roman" w:hAnsi="Times New Roman"/>
          <w:bCs/>
        </w:rPr>
        <w:t>mật</w:t>
      </w:r>
      <w:proofErr w:type="spellEnd"/>
      <w:r w:rsidRPr="00BF06C8">
        <w:rPr>
          <w:rFonts w:ascii="Times New Roman" w:hAnsi="Times New Roman"/>
          <w:bCs/>
        </w:rPr>
        <w:t xml:space="preserve"> </w:t>
      </w:r>
      <w:proofErr w:type="spellStart"/>
      <w:r w:rsidRPr="00BF06C8">
        <w:rPr>
          <w:rFonts w:ascii="Times New Roman" w:hAnsi="Times New Roman"/>
          <w:bCs/>
        </w:rPr>
        <w:t>mã</w:t>
      </w:r>
      <w:proofErr w:type="spellEnd"/>
      <w:r w:rsidRPr="00BF06C8">
        <w:rPr>
          <w:rFonts w:ascii="Times New Roman" w:hAnsi="Times New Roman"/>
          <w:bCs/>
        </w:rPr>
        <w:t xml:space="preserve"> </w:t>
      </w:r>
      <w:proofErr w:type="spellStart"/>
      <w:r w:rsidRPr="00BF06C8">
        <w:rPr>
          <w:rFonts w:ascii="Times New Roman" w:hAnsi="Times New Roman"/>
          <w:bCs/>
        </w:rPr>
        <w:t>dân</w:t>
      </w:r>
      <w:proofErr w:type="spellEnd"/>
      <w:r w:rsidRPr="00BF06C8">
        <w:rPr>
          <w:rFonts w:ascii="Times New Roman" w:hAnsi="Times New Roman"/>
          <w:bCs/>
        </w:rPr>
        <w:t xml:space="preserve"> </w:t>
      </w:r>
      <w:proofErr w:type="spellStart"/>
      <w:r w:rsidRPr="00BF06C8">
        <w:rPr>
          <w:rFonts w:ascii="Times New Roman" w:hAnsi="Times New Roman"/>
          <w:bCs/>
        </w:rPr>
        <w:t>sự</w:t>
      </w:r>
      <w:proofErr w:type="spellEnd"/>
      <w:r w:rsidRPr="00BF06C8">
        <w:rPr>
          <w:rFonts w:ascii="Times New Roman" w:hAnsi="Times New Roman"/>
          <w:bCs/>
        </w:rPr>
        <w:t xml:space="preserve"> </w:t>
      </w:r>
      <w:proofErr w:type="spellStart"/>
      <w:r w:rsidRPr="00BF06C8">
        <w:rPr>
          <w:rFonts w:ascii="Times New Roman" w:hAnsi="Times New Roman"/>
          <w:bCs/>
        </w:rPr>
        <w:t>cho</w:t>
      </w:r>
      <w:proofErr w:type="spellEnd"/>
      <w:r w:rsidRPr="00BF06C8">
        <w:rPr>
          <w:rFonts w:ascii="Times New Roman" w:hAnsi="Times New Roman"/>
          <w:bCs/>
        </w:rPr>
        <w:t xml:space="preserve"> </w:t>
      </w:r>
      <w:proofErr w:type="spellStart"/>
      <w:r w:rsidRPr="00BF06C8">
        <w:rPr>
          <w:rFonts w:ascii="Times New Roman" w:hAnsi="Times New Roman"/>
          <w:bCs/>
        </w:rPr>
        <w:t>các</w:t>
      </w:r>
      <w:proofErr w:type="spellEnd"/>
      <w:r w:rsidRPr="00BF06C8">
        <w:rPr>
          <w:rFonts w:ascii="Times New Roman" w:hAnsi="Times New Roman"/>
          <w:bCs/>
        </w:rPr>
        <w:t xml:space="preserve"> </w:t>
      </w:r>
      <w:proofErr w:type="spellStart"/>
      <w:r w:rsidRPr="00BF06C8">
        <w:rPr>
          <w:rFonts w:ascii="Times New Roman" w:hAnsi="Times New Roman"/>
          <w:bCs/>
        </w:rPr>
        <w:t>thiết</w:t>
      </w:r>
      <w:proofErr w:type="spellEnd"/>
      <w:r w:rsidRPr="00BF06C8">
        <w:rPr>
          <w:rFonts w:ascii="Times New Roman" w:hAnsi="Times New Roman"/>
          <w:bCs/>
        </w:rPr>
        <w:t xml:space="preserve"> </w:t>
      </w:r>
      <w:proofErr w:type="spellStart"/>
      <w:r w:rsidRPr="00BF06C8">
        <w:rPr>
          <w:rFonts w:ascii="Times New Roman" w:hAnsi="Times New Roman"/>
          <w:bCs/>
        </w:rPr>
        <w:t>bị</w:t>
      </w:r>
      <w:proofErr w:type="spellEnd"/>
      <w:r w:rsidRPr="00BF06C8">
        <w:rPr>
          <w:rFonts w:ascii="Times New Roman" w:hAnsi="Times New Roman"/>
          <w:bCs/>
        </w:rPr>
        <w:t xml:space="preserve"> </w:t>
      </w:r>
      <w:proofErr w:type="spellStart"/>
      <w:r w:rsidRPr="00BF06C8">
        <w:rPr>
          <w:rFonts w:ascii="Times New Roman" w:hAnsi="Times New Roman"/>
          <w:bCs/>
        </w:rPr>
        <w:t>liên</w:t>
      </w:r>
      <w:proofErr w:type="spellEnd"/>
      <w:r w:rsidRPr="00BF06C8">
        <w:rPr>
          <w:rFonts w:ascii="Times New Roman" w:hAnsi="Times New Roman"/>
          <w:bCs/>
        </w:rPr>
        <w:t xml:space="preserve"> </w:t>
      </w:r>
      <w:proofErr w:type="spellStart"/>
      <w:r w:rsidRPr="00BF06C8">
        <w:rPr>
          <w:rFonts w:ascii="Times New Roman" w:hAnsi="Times New Roman"/>
          <w:bCs/>
        </w:rPr>
        <w:t>quan</w:t>
      </w:r>
      <w:proofErr w:type="spellEnd"/>
      <w:r w:rsidRPr="00BF06C8">
        <w:rPr>
          <w:rFonts w:ascii="Times New Roman" w:hAnsi="Times New Roman"/>
          <w:bCs/>
        </w:rPr>
        <w:t xml:space="preserve"> </w:t>
      </w:r>
      <w:proofErr w:type="spellStart"/>
      <w:r w:rsidRPr="00BF06C8">
        <w:rPr>
          <w:rFonts w:ascii="Times New Roman" w:hAnsi="Times New Roman"/>
          <w:bCs/>
        </w:rPr>
        <w:t>trong</w:t>
      </w:r>
      <w:proofErr w:type="spellEnd"/>
      <w:r w:rsidRPr="00BF06C8">
        <w:rPr>
          <w:rFonts w:ascii="Times New Roman" w:hAnsi="Times New Roman"/>
          <w:bCs/>
        </w:rPr>
        <w:t xml:space="preserve"> </w:t>
      </w:r>
      <w:proofErr w:type="spellStart"/>
      <w:r w:rsidRPr="00BF06C8">
        <w:rPr>
          <w:rFonts w:ascii="Times New Roman" w:hAnsi="Times New Roman"/>
          <w:bCs/>
        </w:rPr>
        <w:t>hợp</w:t>
      </w:r>
      <w:proofErr w:type="spellEnd"/>
      <w:r w:rsidRPr="00BF06C8">
        <w:rPr>
          <w:rFonts w:ascii="Times New Roman" w:hAnsi="Times New Roman"/>
          <w:bCs/>
        </w:rPr>
        <w:t xml:space="preserve"> </w:t>
      </w:r>
      <w:proofErr w:type="spellStart"/>
      <w:r w:rsidRPr="00BF06C8">
        <w:rPr>
          <w:rFonts w:ascii="Times New Roman" w:hAnsi="Times New Roman"/>
          <w:bCs/>
        </w:rPr>
        <w:t>đồng</w:t>
      </w:r>
      <w:proofErr w:type="spellEnd"/>
      <w:r w:rsidRPr="00BF06C8">
        <w:rPr>
          <w:rFonts w:ascii="Times New Roman" w:hAnsi="Times New Roman"/>
          <w:bCs/>
        </w:rPr>
        <w:t xml:space="preserve"> </w:t>
      </w:r>
      <w:proofErr w:type="spellStart"/>
      <w:r w:rsidRPr="00BF06C8">
        <w:rPr>
          <w:rFonts w:ascii="Times New Roman" w:hAnsi="Times New Roman"/>
          <w:bCs/>
        </w:rPr>
        <w:t>này</w:t>
      </w:r>
      <w:proofErr w:type="spellEnd"/>
      <w:r w:rsidRPr="00BF06C8">
        <w:rPr>
          <w:rFonts w:ascii="Times New Roman" w:hAnsi="Times New Roman"/>
          <w:bCs/>
        </w:rPr>
        <w:t>.</w:t>
      </w:r>
    </w:p>
    <w:p w14:paraId="29051074" w14:textId="2BA62057" w:rsidR="00AE4DE0" w:rsidRPr="002B3F69" w:rsidRDefault="00AE4DE0" w:rsidP="00DE4ED2">
      <w:pPr>
        <w:numPr>
          <w:ilvl w:val="1"/>
          <w:numId w:val="5"/>
        </w:numPr>
        <w:spacing w:after="60"/>
        <w:jc w:val="both"/>
        <w:rPr>
          <w:rFonts w:ascii="Times New Roman" w:hAnsi="Times New Roman"/>
          <w:bCs/>
        </w:rPr>
      </w:pPr>
      <w:r w:rsidRPr="002B3F69">
        <w:rPr>
          <w:rFonts w:ascii="Times New Roman" w:hAnsi="Times New Roman"/>
          <w:bCs/>
        </w:rPr>
        <w:t xml:space="preserve">Các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mật</w:t>
      </w:r>
      <w:proofErr w:type="spellEnd"/>
      <w:r w:rsidRPr="002B3F69">
        <w:rPr>
          <w:rFonts w:ascii="Times New Roman" w:hAnsi="Times New Roman"/>
          <w:bCs/>
        </w:rPr>
        <w:t xml:space="preserve"> </w:t>
      </w:r>
      <w:proofErr w:type="spellStart"/>
      <w:r w:rsidRPr="002B3F69">
        <w:rPr>
          <w:rFonts w:ascii="Times New Roman" w:hAnsi="Times New Roman"/>
          <w:bCs/>
        </w:rPr>
        <w:t>toàn</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tin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đến</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Việc</w:t>
      </w:r>
      <w:proofErr w:type="spellEnd"/>
      <w:r w:rsidRPr="002B3F69">
        <w:rPr>
          <w:rFonts w:ascii="Times New Roman" w:hAnsi="Times New Roman"/>
          <w:bCs/>
        </w:rPr>
        <w:t xml:space="preserve"> </w:t>
      </w:r>
      <w:proofErr w:type="spellStart"/>
      <w:r w:rsidRPr="002B3F69">
        <w:rPr>
          <w:rFonts w:ascii="Times New Roman" w:hAnsi="Times New Roman"/>
          <w:bCs/>
        </w:rPr>
        <w:t>tiết</w:t>
      </w:r>
      <w:proofErr w:type="spellEnd"/>
      <w:r w:rsidRPr="002B3F69">
        <w:rPr>
          <w:rFonts w:ascii="Times New Roman" w:hAnsi="Times New Roman"/>
          <w:bCs/>
        </w:rPr>
        <w:t xml:space="preserve"> </w:t>
      </w:r>
      <w:proofErr w:type="spellStart"/>
      <w:r w:rsidRPr="002B3F69">
        <w:rPr>
          <w:rFonts w:ascii="Times New Roman" w:hAnsi="Times New Roman"/>
          <w:bCs/>
        </w:rPr>
        <w:t>lộ</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ý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yêu</w:t>
      </w:r>
      <w:proofErr w:type="spellEnd"/>
      <w:r w:rsidRPr="002B3F69">
        <w:rPr>
          <w:rFonts w:ascii="Times New Roman" w:hAnsi="Times New Roman"/>
          <w:bCs/>
        </w:rPr>
        <w:t xml:space="preserve"> </w:t>
      </w:r>
      <w:proofErr w:type="spellStart"/>
      <w:r w:rsidRPr="002B3F69">
        <w:rPr>
          <w:rFonts w:ascii="Times New Roman" w:hAnsi="Times New Roman"/>
          <w:bCs/>
        </w:rPr>
        <w:t>cầu</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thẩm</w:t>
      </w:r>
      <w:proofErr w:type="spellEnd"/>
      <w:r w:rsidRPr="002B3F69">
        <w:rPr>
          <w:rFonts w:ascii="Times New Roman" w:hAnsi="Times New Roman"/>
          <w:bCs/>
        </w:rPr>
        <w:t xml:space="preserve"> </w:t>
      </w:r>
      <w:proofErr w:type="spellStart"/>
      <w:r w:rsidRPr="002B3F69">
        <w:rPr>
          <w:rFonts w:ascii="Times New Roman" w:hAnsi="Times New Roman"/>
          <w:bCs/>
        </w:rPr>
        <w:t>quyền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mật</w:t>
      </w:r>
      <w:proofErr w:type="spellEnd"/>
      <w:r w:rsidRPr="002B3F69">
        <w:rPr>
          <w:rFonts w:ascii="Times New Roman" w:hAnsi="Times New Roman"/>
          <w:bCs/>
        </w:rPr>
        <w:t xml:space="preserve"> </w:t>
      </w:r>
      <w:proofErr w:type="spellStart"/>
      <w:r w:rsidRPr="002B3F69">
        <w:rPr>
          <w:rFonts w:ascii="Times New Roman" w:hAnsi="Times New Roman"/>
          <w:bCs/>
        </w:rPr>
        <w:t>tiếp</w:t>
      </w:r>
      <w:proofErr w:type="spellEnd"/>
      <w:r w:rsidRPr="002B3F69">
        <w:rPr>
          <w:rFonts w:ascii="Times New Roman" w:hAnsi="Times New Roman"/>
          <w:bCs/>
        </w:rPr>
        <w:t xml:space="preserve"> </w:t>
      </w:r>
      <w:proofErr w:type="spellStart"/>
      <w:r w:rsidRPr="002B3F69">
        <w:rPr>
          <w:rFonts w:ascii="Times New Roman" w:hAnsi="Times New Roman"/>
          <w:bCs/>
        </w:rPr>
        <w:t>tục</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chấm</w:t>
      </w:r>
      <w:proofErr w:type="spellEnd"/>
      <w:r w:rsidRPr="002B3F69">
        <w:rPr>
          <w:rFonts w:ascii="Times New Roman" w:hAnsi="Times New Roman"/>
          <w:bCs/>
        </w:rPr>
        <w:t xml:space="preserve"> </w:t>
      </w:r>
      <w:proofErr w:type="spellStart"/>
      <w:r w:rsidRPr="002B3F69">
        <w:rPr>
          <w:rFonts w:ascii="Times New Roman" w:hAnsi="Times New Roman"/>
          <w:bCs/>
        </w:rPr>
        <w:t>dứt</w:t>
      </w:r>
      <w:proofErr w:type="spellEnd"/>
      <w:r w:rsidRPr="002B3F69">
        <w:rPr>
          <w:rFonts w:ascii="Times New Roman" w:hAnsi="Times New Roman"/>
          <w:bCs/>
        </w:rPr>
        <w:t>.</w:t>
      </w:r>
    </w:p>
    <w:p w14:paraId="31DDEC43" w14:textId="51D7A042" w:rsidR="000F783C" w:rsidRPr="002B3F69" w:rsidRDefault="0064278C" w:rsidP="00DE4ED2">
      <w:pPr>
        <w:numPr>
          <w:ilvl w:val="1"/>
          <w:numId w:val="5"/>
        </w:numPr>
        <w:spacing w:after="60"/>
        <w:jc w:val="both"/>
        <w:rPr>
          <w:rFonts w:ascii="Times New Roman" w:hAnsi="Times New Roman"/>
          <w:bCs/>
        </w:rPr>
      </w:pP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kể</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tự</w:t>
      </w:r>
      <w:proofErr w:type="spellEnd"/>
      <w:r w:rsidRPr="002B3F69">
        <w:rPr>
          <w:rFonts w:ascii="Times New Roman" w:hAnsi="Times New Roman"/>
          <w:bCs/>
        </w:rPr>
        <w:t xml:space="preserve"> </w:t>
      </w:r>
      <w:proofErr w:type="spellStart"/>
      <w:r w:rsidRPr="002B3F69">
        <w:rPr>
          <w:rFonts w:ascii="Times New Roman" w:hAnsi="Times New Roman"/>
          <w:bCs/>
        </w:rPr>
        <w:t>động</w:t>
      </w:r>
      <w:proofErr w:type="spellEnd"/>
      <w:r w:rsidRPr="002B3F69">
        <w:rPr>
          <w:rFonts w:ascii="Times New Roman" w:hAnsi="Times New Roman"/>
          <w:bCs/>
        </w:rPr>
        <w:t xml:space="preserve"> </w:t>
      </w:r>
      <w:proofErr w:type="spellStart"/>
      <w:r w:rsidRPr="002B3F69">
        <w:rPr>
          <w:rFonts w:ascii="Times New Roman" w:hAnsi="Times New Roman"/>
          <w:bCs/>
        </w:rPr>
        <w:t>thanh</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02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kể</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hoàn</w:t>
      </w:r>
      <w:proofErr w:type="spellEnd"/>
      <w:r w:rsidRPr="002B3F69">
        <w:rPr>
          <w:rFonts w:ascii="Times New Roman" w:hAnsi="Times New Roman"/>
          <w:bCs/>
        </w:rPr>
        <w:t xml:space="preserve"> </w:t>
      </w:r>
      <w:proofErr w:type="spellStart"/>
      <w:r w:rsidRPr="002B3F69">
        <w:rPr>
          <w:rFonts w:ascii="Times New Roman" w:hAnsi="Times New Roman"/>
          <w:bCs/>
        </w:rPr>
        <w:t>tất</w:t>
      </w:r>
      <w:proofErr w:type="spellEnd"/>
      <w:r w:rsidRPr="002B3F69">
        <w:rPr>
          <w:rFonts w:ascii="Times New Roman" w:hAnsi="Times New Roman"/>
          <w:bCs/>
        </w:rPr>
        <w:t xml:space="preserve"> </w:t>
      </w:r>
      <w:proofErr w:type="spellStart"/>
      <w:r w:rsidRPr="002B3F69">
        <w:rPr>
          <w:rFonts w:ascii="Times New Roman" w:hAnsi="Times New Roman"/>
          <w:bCs/>
        </w:rPr>
        <w:t>toàn</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nào</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chuyển</w:t>
      </w:r>
      <w:proofErr w:type="spellEnd"/>
      <w:r w:rsidRPr="002B3F69">
        <w:rPr>
          <w:rFonts w:ascii="Times New Roman" w:hAnsi="Times New Roman"/>
          <w:bCs/>
        </w:rPr>
        <w:t xml:space="preserve"> </w:t>
      </w:r>
      <w:proofErr w:type="spellStart"/>
      <w:r w:rsidRPr="002B3F69">
        <w:rPr>
          <w:rFonts w:ascii="Times New Roman" w:hAnsi="Times New Roman"/>
          <w:bCs/>
        </w:rPr>
        <w:t>nhượng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ý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trừ</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w:t>
      </w:r>
    </w:p>
    <w:p w14:paraId="3C47F567" w14:textId="75288AC2" w:rsidR="0064278C" w:rsidRPr="002B3F69" w:rsidRDefault="0064278C" w:rsidP="00DE4ED2">
      <w:pPr>
        <w:spacing w:after="60"/>
        <w:ind w:left="360"/>
        <w:jc w:val="both"/>
        <w:rPr>
          <w:rFonts w:ascii="Times New Roman" w:hAnsi="Times New Roman"/>
          <w:bCs/>
        </w:rPr>
      </w:pP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thể</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qua </w:t>
      </w:r>
      <w:proofErr w:type="spellStart"/>
      <w:r w:rsidRPr="002B3F69">
        <w:rPr>
          <w:rFonts w:ascii="Times New Roman" w:hAnsi="Times New Roman"/>
          <w:bCs/>
        </w:rPr>
        <w:t>bản</w:t>
      </w:r>
      <w:proofErr w:type="spellEnd"/>
      <w:r w:rsidRPr="002B3F69">
        <w:rPr>
          <w:rFonts w:ascii="Times New Roman" w:hAnsi="Times New Roman"/>
          <w:bCs/>
        </w:rPr>
        <w:t xml:space="preserve"> scan/email/</w:t>
      </w:r>
      <w:proofErr w:type="spellStart"/>
      <w:r w:rsidRPr="002B3F69">
        <w:rPr>
          <w:rFonts w:ascii="Times New Roman" w:hAnsi="Times New Roman"/>
          <w:bCs/>
        </w:rPr>
        <w:t>chữ</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điện</w:t>
      </w:r>
      <w:proofErr w:type="spellEnd"/>
      <w:r w:rsidRPr="002B3F69">
        <w:rPr>
          <w:rFonts w:ascii="Times New Roman" w:hAnsi="Times New Roman"/>
          <w:bCs/>
        </w:rPr>
        <w:t xml:space="preserve"> </w:t>
      </w:r>
      <w:proofErr w:type="spellStart"/>
      <w:r w:rsidRPr="002B3F69">
        <w:rPr>
          <w:rFonts w:ascii="Times New Roman" w:hAnsi="Times New Roman"/>
          <w:bCs/>
        </w:rPr>
        <w:t>tử</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đều</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giá</w:t>
      </w:r>
      <w:proofErr w:type="spellEnd"/>
      <w:r w:rsidRPr="002B3F69">
        <w:rPr>
          <w:rFonts w:ascii="Times New Roman" w:hAnsi="Times New Roman"/>
          <w:bCs/>
        </w:rPr>
        <w:t xml:space="preserve"> </w:t>
      </w:r>
      <w:proofErr w:type="spellStart"/>
      <w:r w:rsidRPr="002B3F69">
        <w:rPr>
          <w:rFonts w:ascii="Times New Roman" w:hAnsi="Times New Roman"/>
          <w:bCs/>
        </w:rPr>
        <w:t>trị</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gồm</w:t>
      </w:r>
      <w:proofErr w:type="spellEnd"/>
      <w:r w:rsidRPr="002B3F69">
        <w:rPr>
          <w:rFonts w:ascii="Times New Roman" w:hAnsi="Times New Roman"/>
          <w:bCs/>
        </w:rPr>
        <w:t xml:space="preserve"> 02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mỗi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giữ</w:t>
      </w:r>
      <w:proofErr w:type="spellEnd"/>
      <w:r w:rsidRPr="002B3F69">
        <w:rPr>
          <w:rFonts w:ascii="Times New Roman" w:hAnsi="Times New Roman"/>
          <w:bCs/>
        </w:rPr>
        <w:t xml:space="preserve"> 01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giá</w:t>
      </w:r>
      <w:proofErr w:type="spellEnd"/>
      <w:r w:rsidRPr="002B3F69">
        <w:rPr>
          <w:rFonts w:ascii="Times New Roman" w:hAnsi="Times New Roman"/>
          <w:bCs/>
        </w:rPr>
        <w:t xml:space="preserve"> </w:t>
      </w:r>
      <w:proofErr w:type="spellStart"/>
      <w:r w:rsidRPr="002B3F69">
        <w:rPr>
          <w:rFonts w:ascii="Times New Roman" w:hAnsi="Times New Roman"/>
          <w:bCs/>
        </w:rPr>
        <w:t>trị</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nhau.</w:t>
      </w:r>
    </w:p>
    <w:p w14:paraId="51C1602D" w14:textId="77777777" w:rsidR="0036411E" w:rsidRPr="002B3F69" w:rsidRDefault="0036411E" w:rsidP="00DE4ED2">
      <w:pPr>
        <w:spacing w:after="60"/>
        <w:jc w:val="both"/>
        <w:rPr>
          <w:rFonts w:ascii="Times New Roman" w:hAnsi="Times New Roman"/>
          <w:bCs/>
        </w:rPr>
      </w:pPr>
    </w:p>
    <w:p w14:paraId="6308F3FB" w14:textId="582BD9C5" w:rsidR="000F783C" w:rsidRPr="002B3F69" w:rsidRDefault="00C04C04" w:rsidP="00DE4ED2">
      <w:pPr>
        <w:tabs>
          <w:tab w:val="center" w:pos="3240"/>
          <w:tab w:val="center" w:pos="6480"/>
        </w:tabs>
        <w:spacing w:after="60"/>
        <w:jc w:val="both"/>
        <w:rPr>
          <w:rFonts w:ascii="Times New Roman" w:hAnsi="Times New Roman"/>
          <w:b/>
          <w:bCs/>
        </w:rPr>
      </w:pPr>
      <w:r w:rsidRPr="002B3F69">
        <w:rPr>
          <w:rFonts w:ascii="Times New Roman" w:hAnsi="Times New Roman"/>
          <w:bCs/>
        </w:rPr>
        <w:t xml:space="preserve">                               </w:t>
      </w:r>
      <w:r w:rsidRPr="002B3F69">
        <w:rPr>
          <w:rFonts w:ascii="Times New Roman" w:hAnsi="Times New Roman"/>
          <w:b/>
          <w:bCs/>
        </w:rPr>
        <w:t xml:space="preserve">ĐẠI DIỆN BÊN A                                               </w:t>
      </w:r>
      <w:r w:rsidRPr="002B3F69">
        <w:rPr>
          <w:rFonts w:ascii="Times New Roman" w:hAnsi="Times New Roman"/>
          <w:b/>
          <w:bCs/>
        </w:rPr>
        <w:tab/>
        <w:t xml:space="preserve"> ĐẠI DIỆN BÊN </w:t>
      </w:r>
      <w:r w:rsidRPr="002B3F69">
        <w:rPr>
          <w:rFonts w:ascii="Times New Roman" w:hAnsi="Times New Roman"/>
          <w:b/>
          <w:bCs/>
          <w:lang w:val="vi-VN"/>
        </w:rPr>
        <w:t>B</w:t>
      </w:r>
    </w:p>
    <w:p w14:paraId="29B361B7" w14:textId="77777777" w:rsidR="000F783C" w:rsidRPr="002B3F69" w:rsidRDefault="000F783C" w:rsidP="00DE4ED2">
      <w:pPr>
        <w:tabs>
          <w:tab w:val="center" w:pos="3240"/>
          <w:tab w:val="center" w:pos="6480"/>
        </w:tabs>
        <w:spacing w:after="60"/>
        <w:jc w:val="both"/>
        <w:rPr>
          <w:rFonts w:ascii="Times New Roman" w:hAnsi="Times New Roman"/>
          <w:b/>
          <w:bCs/>
        </w:rPr>
      </w:pPr>
    </w:p>
    <w:p w14:paraId="1E8237B3" w14:textId="77777777" w:rsidR="0054011D" w:rsidRPr="002B3F69" w:rsidRDefault="0054011D" w:rsidP="00DE4ED2">
      <w:pPr>
        <w:spacing w:after="60"/>
        <w:jc w:val="both"/>
        <w:rPr>
          <w:rFonts w:ascii="Times New Roman" w:hAnsi="Times New Roman"/>
        </w:rPr>
      </w:pPr>
    </w:p>
    <w:sectPr w:rsidR="0054011D" w:rsidRPr="002B3F69" w:rsidSect="00D76078">
      <w:headerReference w:type="default" r:id="rId8"/>
      <w:footerReference w:type="default" r:id="rId9"/>
      <w:pgSz w:w="12240" w:h="15840" w:code="1"/>
      <w:pgMar w:top="1890" w:right="720" w:bottom="720" w:left="720" w:header="810" w:footer="10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49129" w14:textId="77777777" w:rsidR="00CB37B9" w:rsidRDefault="00CB37B9" w:rsidP="00F8736D">
      <w:r>
        <w:separator/>
      </w:r>
    </w:p>
  </w:endnote>
  <w:endnote w:type="continuationSeparator" w:id="0">
    <w:p w14:paraId="097BE2DD" w14:textId="77777777" w:rsidR="00CB37B9" w:rsidRDefault="00CB37B9"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38F1FB8D" w:rsidR="00F8736D" w:rsidRPr="00F8736D" w:rsidRDefault="00F8736D">
        <w:pPr>
          <w:pStyle w:val="Footer"/>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4B0B1E">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0F789044" w:rsidR="00F8736D" w:rsidRPr="00F11567" w:rsidRDefault="00F11567">
    <w:pPr>
      <w:pStyle w:val="Footer"/>
      <w:rPr>
        <w:i/>
        <w:iCs/>
        <w:sz w:val="20"/>
        <w:szCs w:val="20"/>
      </w:rPr>
    </w:pPr>
    <w:r w:rsidRPr="00F11567">
      <w:rPr>
        <w:i/>
        <w:iCs/>
        <w:sz w:val="20"/>
        <w:szCs w:val="20"/>
      </w:rPr>
      <w:t>HDMB</w:t>
    </w:r>
    <w:r w:rsidR="007C35C6">
      <w:rPr>
        <w:i/>
        <w:iCs/>
        <w:sz w:val="20"/>
        <w:szCs w:val="20"/>
      </w:rPr>
      <w:t>2025</w:t>
    </w:r>
    <w:r w:rsidRPr="00F11567">
      <w:rPr>
        <w:i/>
        <w:iCs/>
        <w:sz w:val="20"/>
        <w:szCs w:val="20"/>
      </w:rPr>
      <w:t>/INNOTEL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56A86" w14:textId="77777777" w:rsidR="00CB37B9" w:rsidRDefault="00CB37B9" w:rsidP="00F8736D">
      <w:r>
        <w:separator/>
      </w:r>
    </w:p>
  </w:footnote>
  <w:footnote w:type="continuationSeparator" w:id="0">
    <w:p w14:paraId="67C510C4" w14:textId="77777777" w:rsidR="00CB37B9" w:rsidRDefault="00CB37B9"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1931747" w:rsidR="00F11567" w:rsidRDefault="004C1A7B">
    <w:pPr>
      <w:pStyle w:val="Header"/>
    </w:pPr>
    <w:r>
      <w:rPr>
        <w:noProof/>
      </w:rPr>
      <w:drawing>
        <wp:inline distT="0" distB="0" distL="0" distR="0" wp14:anchorId="565D847A" wp14:editId="455E7762">
          <wp:extent cx="1050093" cy="494030"/>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0"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04998204">
    <w:abstractNumId w:val="32"/>
  </w:num>
  <w:num w:numId="2" w16cid:durableId="1504971311">
    <w:abstractNumId w:val="7"/>
  </w:num>
  <w:num w:numId="3" w16cid:durableId="337580640">
    <w:abstractNumId w:val="20"/>
  </w:num>
  <w:num w:numId="4" w16cid:durableId="1721704063">
    <w:abstractNumId w:val="6"/>
  </w:num>
  <w:num w:numId="5" w16cid:durableId="2108385766">
    <w:abstractNumId w:val="21"/>
  </w:num>
  <w:num w:numId="6" w16cid:durableId="902134943">
    <w:abstractNumId w:val="5"/>
  </w:num>
  <w:num w:numId="7" w16cid:durableId="571238475">
    <w:abstractNumId w:val="25"/>
  </w:num>
  <w:num w:numId="8" w16cid:durableId="1794014978">
    <w:abstractNumId w:val="2"/>
  </w:num>
  <w:num w:numId="9" w16cid:durableId="820780324">
    <w:abstractNumId w:val="8"/>
  </w:num>
  <w:num w:numId="10" w16cid:durableId="540631697">
    <w:abstractNumId w:val="10"/>
  </w:num>
  <w:num w:numId="11" w16cid:durableId="39060256">
    <w:abstractNumId w:val="1"/>
  </w:num>
  <w:num w:numId="12" w16cid:durableId="1508903036">
    <w:abstractNumId w:val="14"/>
  </w:num>
  <w:num w:numId="13" w16cid:durableId="1535921036">
    <w:abstractNumId w:val="24"/>
  </w:num>
  <w:num w:numId="14" w16cid:durableId="692800313">
    <w:abstractNumId w:val="15"/>
  </w:num>
  <w:num w:numId="15" w16cid:durableId="804154302">
    <w:abstractNumId w:val="4"/>
  </w:num>
  <w:num w:numId="16" w16cid:durableId="879391364">
    <w:abstractNumId w:val="16"/>
  </w:num>
  <w:num w:numId="17" w16cid:durableId="1580285381">
    <w:abstractNumId w:val="26"/>
  </w:num>
  <w:num w:numId="18" w16cid:durableId="852458288">
    <w:abstractNumId w:val="9"/>
  </w:num>
  <w:num w:numId="19" w16cid:durableId="531767226">
    <w:abstractNumId w:val="18"/>
  </w:num>
  <w:num w:numId="20" w16cid:durableId="2059088943">
    <w:abstractNumId w:val="13"/>
  </w:num>
  <w:num w:numId="21" w16cid:durableId="1990748712">
    <w:abstractNumId w:val="30"/>
  </w:num>
  <w:num w:numId="22" w16cid:durableId="1398280838">
    <w:abstractNumId w:val="3"/>
  </w:num>
  <w:num w:numId="23" w16cid:durableId="822233848">
    <w:abstractNumId w:val="12"/>
  </w:num>
  <w:num w:numId="24" w16cid:durableId="326519989">
    <w:abstractNumId w:val="11"/>
  </w:num>
  <w:num w:numId="25" w16cid:durableId="511140338">
    <w:abstractNumId w:val="17"/>
  </w:num>
  <w:num w:numId="26" w16cid:durableId="80880110">
    <w:abstractNumId w:val="28"/>
  </w:num>
  <w:num w:numId="27" w16cid:durableId="724136980">
    <w:abstractNumId w:val="31"/>
  </w:num>
  <w:num w:numId="28" w16cid:durableId="1971983097">
    <w:abstractNumId w:val="29"/>
  </w:num>
  <w:num w:numId="29" w16cid:durableId="1199125803">
    <w:abstractNumId w:val="23"/>
  </w:num>
  <w:num w:numId="30" w16cid:durableId="1724212883">
    <w:abstractNumId w:val="0"/>
  </w:num>
  <w:num w:numId="31" w16cid:durableId="12602189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12527046">
    <w:abstractNumId w:val="22"/>
  </w:num>
  <w:num w:numId="33" w16cid:durableId="840698614">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25912"/>
    <w:rsid w:val="0004317B"/>
    <w:rsid w:val="0005756B"/>
    <w:rsid w:val="0006745A"/>
    <w:rsid w:val="00074A64"/>
    <w:rsid w:val="000802D2"/>
    <w:rsid w:val="00093C6E"/>
    <w:rsid w:val="000A6215"/>
    <w:rsid w:val="000B6EC2"/>
    <w:rsid w:val="000C2FEF"/>
    <w:rsid w:val="000D001F"/>
    <w:rsid w:val="000D0BA1"/>
    <w:rsid w:val="000E73B3"/>
    <w:rsid w:val="000F30F7"/>
    <w:rsid w:val="000F4133"/>
    <w:rsid w:val="000F783C"/>
    <w:rsid w:val="00102223"/>
    <w:rsid w:val="001121E8"/>
    <w:rsid w:val="00127A64"/>
    <w:rsid w:val="00132CFE"/>
    <w:rsid w:val="00143C76"/>
    <w:rsid w:val="00144FE5"/>
    <w:rsid w:val="00147A87"/>
    <w:rsid w:val="001506B4"/>
    <w:rsid w:val="0017701C"/>
    <w:rsid w:val="001A17F5"/>
    <w:rsid w:val="001C526D"/>
    <w:rsid w:val="001D542C"/>
    <w:rsid w:val="001E1B37"/>
    <w:rsid w:val="001E2B68"/>
    <w:rsid w:val="001E6A0A"/>
    <w:rsid w:val="001F482E"/>
    <w:rsid w:val="001F67B3"/>
    <w:rsid w:val="00200265"/>
    <w:rsid w:val="002017A2"/>
    <w:rsid w:val="0020544A"/>
    <w:rsid w:val="00207AF8"/>
    <w:rsid w:val="00210611"/>
    <w:rsid w:val="002212A5"/>
    <w:rsid w:val="00230982"/>
    <w:rsid w:val="00232031"/>
    <w:rsid w:val="0024214D"/>
    <w:rsid w:val="00252719"/>
    <w:rsid w:val="00252762"/>
    <w:rsid w:val="00267BE5"/>
    <w:rsid w:val="0028493C"/>
    <w:rsid w:val="002B3F69"/>
    <w:rsid w:val="002B440E"/>
    <w:rsid w:val="002B58C3"/>
    <w:rsid w:val="002C14A0"/>
    <w:rsid w:val="002C3DC3"/>
    <w:rsid w:val="002D624C"/>
    <w:rsid w:val="002E0087"/>
    <w:rsid w:val="002E3ECE"/>
    <w:rsid w:val="002F6370"/>
    <w:rsid w:val="003115CE"/>
    <w:rsid w:val="00314400"/>
    <w:rsid w:val="00326D5E"/>
    <w:rsid w:val="003564DC"/>
    <w:rsid w:val="003612A7"/>
    <w:rsid w:val="0036411E"/>
    <w:rsid w:val="0038355C"/>
    <w:rsid w:val="003A2A8F"/>
    <w:rsid w:val="003C0A80"/>
    <w:rsid w:val="003C23C7"/>
    <w:rsid w:val="003E0FEA"/>
    <w:rsid w:val="003F1DFB"/>
    <w:rsid w:val="004219D7"/>
    <w:rsid w:val="0042679A"/>
    <w:rsid w:val="00430C80"/>
    <w:rsid w:val="0043356F"/>
    <w:rsid w:val="004440A6"/>
    <w:rsid w:val="00446B84"/>
    <w:rsid w:val="004565DE"/>
    <w:rsid w:val="00470C4B"/>
    <w:rsid w:val="004B0B1E"/>
    <w:rsid w:val="004C1A7B"/>
    <w:rsid w:val="004C3B08"/>
    <w:rsid w:val="004C3C02"/>
    <w:rsid w:val="004D4735"/>
    <w:rsid w:val="004F2DDB"/>
    <w:rsid w:val="005109B8"/>
    <w:rsid w:val="00510BEF"/>
    <w:rsid w:val="005154E6"/>
    <w:rsid w:val="00532BF3"/>
    <w:rsid w:val="00535AA9"/>
    <w:rsid w:val="00536588"/>
    <w:rsid w:val="0054011D"/>
    <w:rsid w:val="00541D1C"/>
    <w:rsid w:val="00553AAD"/>
    <w:rsid w:val="00574ACE"/>
    <w:rsid w:val="00575328"/>
    <w:rsid w:val="00585673"/>
    <w:rsid w:val="00591C0F"/>
    <w:rsid w:val="005A2AE3"/>
    <w:rsid w:val="005A3529"/>
    <w:rsid w:val="005B0221"/>
    <w:rsid w:val="005C560E"/>
    <w:rsid w:val="005D66C8"/>
    <w:rsid w:val="005D7247"/>
    <w:rsid w:val="005E0843"/>
    <w:rsid w:val="005F0957"/>
    <w:rsid w:val="005F5315"/>
    <w:rsid w:val="00600333"/>
    <w:rsid w:val="0061068A"/>
    <w:rsid w:val="00613E59"/>
    <w:rsid w:val="00614B7B"/>
    <w:rsid w:val="00622787"/>
    <w:rsid w:val="0064278C"/>
    <w:rsid w:val="0064370F"/>
    <w:rsid w:val="006546BE"/>
    <w:rsid w:val="006802D6"/>
    <w:rsid w:val="006A79F7"/>
    <w:rsid w:val="006A7DB5"/>
    <w:rsid w:val="006B1AAF"/>
    <w:rsid w:val="006B6BD4"/>
    <w:rsid w:val="006C34FD"/>
    <w:rsid w:val="006C4966"/>
    <w:rsid w:val="006D3E27"/>
    <w:rsid w:val="006D672A"/>
    <w:rsid w:val="006D6960"/>
    <w:rsid w:val="00702394"/>
    <w:rsid w:val="00712AAE"/>
    <w:rsid w:val="007149BB"/>
    <w:rsid w:val="007317CC"/>
    <w:rsid w:val="007436A7"/>
    <w:rsid w:val="00747D28"/>
    <w:rsid w:val="00754CFC"/>
    <w:rsid w:val="0076078D"/>
    <w:rsid w:val="0078505A"/>
    <w:rsid w:val="00793DED"/>
    <w:rsid w:val="00794C89"/>
    <w:rsid w:val="007A0780"/>
    <w:rsid w:val="007A382B"/>
    <w:rsid w:val="007A7619"/>
    <w:rsid w:val="007C2EC2"/>
    <w:rsid w:val="007C35C6"/>
    <w:rsid w:val="007C40E7"/>
    <w:rsid w:val="007C5C0F"/>
    <w:rsid w:val="007D27E7"/>
    <w:rsid w:val="007D4E44"/>
    <w:rsid w:val="007F4DF9"/>
    <w:rsid w:val="00815543"/>
    <w:rsid w:val="008260D9"/>
    <w:rsid w:val="00874045"/>
    <w:rsid w:val="00880B77"/>
    <w:rsid w:val="00882222"/>
    <w:rsid w:val="00892AAD"/>
    <w:rsid w:val="008B7134"/>
    <w:rsid w:val="008C3943"/>
    <w:rsid w:val="008C6B94"/>
    <w:rsid w:val="008D2D0A"/>
    <w:rsid w:val="008D3CE0"/>
    <w:rsid w:val="008E14A7"/>
    <w:rsid w:val="008E75E7"/>
    <w:rsid w:val="008F1BA4"/>
    <w:rsid w:val="009071C8"/>
    <w:rsid w:val="00910CC2"/>
    <w:rsid w:val="00941271"/>
    <w:rsid w:val="00973D4C"/>
    <w:rsid w:val="009915DE"/>
    <w:rsid w:val="009965A8"/>
    <w:rsid w:val="0099751E"/>
    <w:rsid w:val="009A3D14"/>
    <w:rsid w:val="00A0354C"/>
    <w:rsid w:val="00A143DF"/>
    <w:rsid w:val="00A15B40"/>
    <w:rsid w:val="00A2212A"/>
    <w:rsid w:val="00A24087"/>
    <w:rsid w:val="00A42672"/>
    <w:rsid w:val="00A44420"/>
    <w:rsid w:val="00A475B0"/>
    <w:rsid w:val="00A6469F"/>
    <w:rsid w:val="00A66A59"/>
    <w:rsid w:val="00A67EB0"/>
    <w:rsid w:val="00A76611"/>
    <w:rsid w:val="00A80F59"/>
    <w:rsid w:val="00A93A4D"/>
    <w:rsid w:val="00AA17D0"/>
    <w:rsid w:val="00AA4E4A"/>
    <w:rsid w:val="00AB6480"/>
    <w:rsid w:val="00AB6536"/>
    <w:rsid w:val="00AD2A1F"/>
    <w:rsid w:val="00AE3160"/>
    <w:rsid w:val="00AE4DE0"/>
    <w:rsid w:val="00AF54E8"/>
    <w:rsid w:val="00B01704"/>
    <w:rsid w:val="00B0414C"/>
    <w:rsid w:val="00B22244"/>
    <w:rsid w:val="00B31523"/>
    <w:rsid w:val="00B31731"/>
    <w:rsid w:val="00B43734"/>
    <w:rsid w:val="00B70DE9"/>
    <w:rsid w:val="00B77C41"/>
    <w:rsid w:val="00BA34D4"/>
    <w:rsid w:val="00BB6C82"/>
    <w:rsid w:val="00BD34F5"/>
    <w:rsid w:val="00BD64BA"/>
    <w:rsid w:val="00BF06C8"/>
    <w:rsid w:val="00C04C04"/>
    <w:rsid w:val="00C06854"/>
    <w:rsid w:val="00C21319"/>
    <w:rsid w:val="00C23C98"/>
    <w:rsid w:val="00C245D1"/>
    <w:rsid w:val="00C42271"/>
    <w:rsid w:val="00C42F7E"/>
    <w:rsid w:val="00C55AFA"/>
    <w:rsid w:val="00C8781C"/>
    <w:rsid w:val="00C92872"/>
    <w:rsid w:val="00C979C7"/>
    <w:rsid w:val="00CA03C6"/>
    <w:rsid w:val="00CB29E7"/>
    <w:rsid w:val="00CB37B9"/>
    <w:rsid w:val="00CD66A3"/>
    <w:rsid w:val="00CE40E1"/>
    <w:rsid w:val="00CF5588"/>
    <w:rsid w:val="00D059ED"/>
    <w:rsid w:val="00D327F3"/>
    <w:rsid w:val="00D656F8"/>
    <w:rsid w:val="00D76078"/>
    <w:rsid w:val="00D824D7"/>
    <w:rsid w:val="00DD19C9"/>
    <w:rsid w:val="00DE4ED2"/>
    <w:rsid w:val="00DE5073"/>
    <w:rsid w:val="00DF0702"/>
    <w:rsid w:val="00DF1E5F"/>
    <w:rsid w:val="00E30510"/>
    <w:rsid w:val="00E440D7"/>
    <w:rsid w:val="00E53F4C"/>
    <w:rsid w:val="00E63E73"/>
    <w:rsid w:val="00E66E23"/>
    <w:rsid w:val="00E77E30"/>
    <w:rsid w:val="00E94C08"/>
    <w:rsid w:val="00EA3A1E"/>
    <w:rsid w:val="00EA5EAB"/>
    <w:rsid w:val="00EB0AD1"/>
    <w:rsid w:val="00EC49B1"/>
    <w:rsid w:val="00EE2447"/>
    <w:rsid w:val="00EE7EC7"/>
    <w:rsid w:val="00EF1C2A"/>
    <w:rsid w:val="00EF25CB"/>
    <w:rsid w:val="00F1117A"/>
    <w:rsid w:val="00F11567"/>
    <w:rsid w:val="00F2071F"/>
    <w:rsid w:val="00F308C7"/>
    <w:rsid w:val="00F53D98"/>
    <w:rsid w:val="00F62FCA"/>
    <w:rsid w:val="00F64B4E"/>
    <w:rsid w:val="00F740AD"/>
    <w:rsid w:val="00F77F7F"/>
    <w:rsid w:val="00F80817"/>
    <w:rsid w:val="00F82ADF"/>
    <w:rsid w:val="00F8736D"/>
    <w:rsid w:val="00F96DFC"/>
    <w:rsid w:val="00FB4DB5"/>
    <w:rsid w:val="00FD3445"/>
    <w:rsid w:val="00FE50BF"/>
    <w:rsid w:val="00FF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C04"/>
    <w:pPr>
      <w:ind w:left="720"/>
    </w:pPr>
  </w:style>
  <w:style w:type="paragraph" w:styleId="Header">
    <w:name w:val="header"/>
    <w:basedOn w:val="Normal"/>
    <w:link w:val="HeaderChar"/>
    <w:uiPriority w:val="99"/>
    <w:unhideWhenUsed/>
    <w:rsid w:val="00F8736D"/>
    <w:pPr>
      <w:tabs>
        <w:tab w:val="center" w:pos="4513"/>
        <w:tab w:val="right" w:pos="9026"/>
      </w:tabs>
    </w:pPr>
  </w:style>
  <w:style w:type="character" w:customStyle="1" w:styleId="HeaderChar">
    <w:name w:val="Header Char"/>
    <w:basedOn w:val="DefaultParagraphFont"/>
    <w:link w:val="Header"/>
    <w:uiPriority w:val="99"/>
    <w:rsid w:val="00F8736D"/>
    <w:rPr>
      <w:rFonts w:ascii="VNI-Times" w:eastAsia="Times New Roman" w:hAnsi="VNI-Times" w:cs="Times New Roman"/>
      <w:kern w:val="0"/>
      <w:sz w:val="24"/>
      <w:szCs w:val="24"/>
      <w:lang w:eastAsia="en-US"/>
      <w14:ligatures w14:val="none"/>
    </w:rPr>
  </w:style>
  <w:style w:type="paragraph" w:styleId="Footer">
    <w:name w:val="footer"/>
    <w:basedOn w:val="Normal"/>
    <w:link w:val="FooterChar"/>
    <w:uiPriority w:val="99"/>
    <w:unhideWhenUsed/>
    <w:rsid w:val="00F8736D"/>
    <w:pPr>
      <w:tabs>
        <w:tab w:val="center" w:pos="4513"/>
        <w:tab w:val="right" w:pos="9026"/>
      </w:tabs>
    </w:pPr>
  </w:style>
  <w:style w:type="character" w:customStyle="1" w:styleId="FooterChar">
    <w:name w:val="Footer Char"/>
    <w:basedOn w:val="DefaultParagraphFont"/>
    <w:link w:val="Footer"/>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DefaultParagraphFont"/>
    <w:rsid w:val="00600333"/>
    <w:rPr>
      <w:rFonts w:ascii="TimesNewRomanPSMT" w:hAnsi="TimesNewRomanPSMT" w:hint="default"/>
      <w:b w:val="0"/>
      <w:bCs w:val="0"/>
      <w:i w:val="0"/>
      <w:iCs w:val="0"/>
      <w:color w:val="000000"/>
      <w:sz w:val="20"/>
      <w:szCs w:val="20"/>
    </w:rPr>
  </w:style>
  <w:style w:type="paragraph" w:styleId="NormalWeb">
    <w:name w:val="Normal (Web)"/>
    <w:basedOn w:val="Normal"/>
    <w:uiPriority w:val="99"/>
    <w:unhideWhenUsed/>
    <w:rsid w:val="00F740AD"/>
    <w:pPr>
      <w:spacing w:before="100" w:beforeAutospacing="1" w:after="100" w:afterAutospacing="1"/>
    </w:pPr>
    <w:rPr>
      <w:rFonts w:ascii="Times New Roman" w:hAnsi="Times New Roman"/>
      <w:lang w:eastAsia="zh-CN"/>
    </w:rPr>
  </w:style>
  <w:style w:type="character" w:styleId="Strong">
    <w:name w:val="Strong"/>
    <w:basedOn w:val="DefaultParagraphFont"/>
    <w:uiPriority w:val="22"/>
    <w:qFormat/>
    <w:rsid w:val="00F740AD"/>
    <w:rPr>
      <w:b/>
      <w:bCs/>
    </w:rPr>
  </w:style>
  <w:style w:type="character" w:styleId="CommentReference">
    <w:name w:val="annotation reference"/>
    <w:basedOn w:val="DefaultParagraphFont"/>
    <w:uiPriority w:val="99"/>
    <w:semiHidden/>
    <w:unhideWhenUsed/>
    <w:rsid w:val="00574ACE"/>
    <w:rPr>
      <w:sz w:val="16"/>
      <w:szCs w:val="16"/>
    </w:rPr>
  </w:style>
  <w:style w:type="paragraph" w:styleId="CommentText">
    <w:name w:val="annotation text"/>
    <w:basedOn w:val="Normal"/>
    <w:link w:val="CommentTextChar"/>
    <w:uiPriority w:val="99"/>
    <w:semiHidden/>
    <w:unhideWhenUsed/>
    <w:rsid w:val="00574ACE"/>
    <w:rPr>
      <w:sz w:val="20"/>
      <w:szCs w:val="20"/>
    </w:rPr>
  </w:style>
  <w:style w:type="character" w:customStyle="1" w:styleId="CommentTextChar">
    <w:name w:val="Comment Text Char"/>
    <w:basedOn w:val="DefaultParagraphFont"/>
    <w:link w:val="CommentText"/>
    <w:uiPriority w:val="99"/>
    <w:semiHidden/>
    <w:rsid w:val="00574ACE"/>
    <w:rPr>
      <w:rFonts w:ascii="VNI-Times" w:eastAsia="Times New Roman" w:hAnsi="VNI-Times"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574ACE"/>
    <w:rPr>
      <w:b/>
      <w:bCs/>
    </w:rPr>
  </w:style>
  <w:style w:type="character" w:customStyle="1" w:styleId="CommentSubjectChar">
    <w:name w:val="Comment Subject Char"/>
    <w:basedOn w:val="CommentTextChar"/>
    <w:link w:val="CommentSubject"/>
    <w:uiPriority w:val="99"/>
    <w:semiHidden/>
    <w:rsid w:val="00574ACE"/>
    <w:rPr>
      <w:rFonts w:ascii="VNI-Times" w:eastAsia="Times New Roman" w:hAnsi="VNI-Times" w:cs="Times New Roman"/>
      <w:b/>
      <w:bCs/>
      <w:kern w:val="0"/>
      <w:sz w:val="20"/>
      <w:szCs w:val="20"/>
      <w:lang w:eastAsia="en-US"/>
      <w14:ligatures w14:val="none"/>
    </w:rPr>
  </w:style>
  <w:style w:type="table" w:styleId="TableGrid">
    <w:name w:val="Table Grid"/>
    <w:basedOn w:val="TableNormal"/>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4045"/>
    <w:rPr>
      <w:color w:val="0563C1" w:themeColor="hyperlink"/>
      <w:u w:val="single"/>
    </w:rPr>
  </w:style>
  <w:style w:type="character" w:customStyle="1" w:styleId="UnresolvedMention1">
    <w:name w:val="Unresolved Mention1"/>
    <w:basedOn w:val="DefaultParagraphFont"/>
    <w:uiPriority w:val="99"/>
    <w:semiHidden/>
    <w:unhideWhenUsed/>
    <w:rsid w:val="00874045"/>
    <w:rPr>
      <w:color w:val="605E5C"/>
      <w:shd w:val="clear" w:color="auto" w:fill="E1DFDD"/>
    </w:rPr>
  </w:style>
  <w:style w:type="paragraph" w:styleId="BalloonText">
    <w:name w:val="Balloon Text"/>
    <w:basedOn w:val="Normal"/>
    <w:link w:val="BalloonTextChar"/>
    <w:uiPriority w:val="99"/>
    <w:semiHidden/>
    <w:unhideWhenUsed/>
    <w:rsid w:val="007C2E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2EC2"/>
    <w:rPr>
      <w:rFonts w:ascii="Segoe UI" w:eastAsia="Times New Roman" w:hAnsi="Segoe UI" w:cs="Segoe UI"/>
      <w:kern w:val="0"/>
      <w:sz w:val="18"/>
      <w:szCs w:val="18"/>
      <w:lang w:eastAsia="en-US"/>
      <w14:ligatures w14:val="none"/>
    </w:rPr>
  </w:style>
  <w:style w:type="paragraph" w:styleId="Revision">
    <w:name w:val="Revision"/>
    <w:hidden/>
    <w:uiPriority w:val="99"/>
    <w:semiHidden/>
    <w:rsid w:val="001E6A0A"/>
    <w:pPr>
      <w:spacing w:after="0" w:line="240" w:lineRule="auto"/>
    </w:pPr>
    <w:rPr>
      <w:rFonts w:ascii="VNI-Times" w:eastAsia="Times New Roman" w:hAnsi="VNI-Times" w:cs="Times New Roman"/>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B584-C6EB-4220-BDDE-FB07BF9BE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1915</Words>
  <Characters>10919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DELL</cp:lastModifiedBy>
  <cp:revision>3</cp:revision>
  <cp:lastPrinted>2025-09-24T07:17:00Z</cp:lastPrinted>
  <dcterms:created xsi:type="dcterms:W3CDTF">2025-12-06T02:47:00Z</dcterms:created>
  <dcterms:modified xsi:type="dcterms:W3CDTF">2025-12-12T04:00:00Z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