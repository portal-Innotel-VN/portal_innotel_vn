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55F5A" w14:textId="087C57CF" w:rsidR="005B3377" w:rsidRPr="00E51F32" w:rsidRDefault="005E619F" w:rsidP="00DA541C">
      <w:pPr>
        <w:keepNext/>
        <w:widowControl w:val="0"/>
        <w:tabs>
          <w:tab w:val="left" w:pos="2337"/>
          <w:tab w:val="center" w:pos="4514"/>
        </w:tabs>
        <w:rPr>
          <w:rFonts w:ascii="Times New Roman" w:hAnsi="Times New Roman"/>
          <w:b/>
          <w:bCs/>
        </w:rPr>
      </w:pPr>
      <w:r w:rsidRPr="00E51F32">
        <w:rPr>
          <w:rFonts w:ascii="Times New Roman" w:hAnsi="Times New Roman"/>
          <w:b/>
          <w:bCs/>
        </w:rPr>
        <w:tab/>
      </w:r>
      <w:r w:rsidRPr="00E51F32">
        <w:rPr>
          <w:rFonts w:ascii="Times New Roman" w:hAnsi="Times New Roman"/>
          <w:b/>
          <w:bCs/>
        </w:rPr>
        <w:tab/>
      </w:r>
      <w:r w:rsidR="005B3377" w:rsidRPr="00E51F32">
        <w:rPr>
          <w:rFonts w:ascii="Times New Roman" w:hAnsi="Times New Roman"/>
          <w:b/>
          <w:bCs/>
        </w:rPr>
        <w:t xml:space="preserve">HỢP ĐỒNG </w:t>
      </w:r>
      <w:r w:rsidR="0042330F" w:rsidRPr="00E51F32">
        <w:rPr>
          <w:rFonts w:ascii="Times New Roman" w:hAnsi="Times New Roman"/>
          <w:b/>
          <w:bCs/>
        </w:rPr>
        <w:t>MUA</w:t>
      </w:r>
      <w:r w:rsidR="005B3377" w:rsidRPr="00E51F32">
        <w:rPr>
          <w:rFonts w:ascii="Times New Roman" w:hAnsi="Times New Roman"/>
          <w:b/>
          <w:bCs/>
        </w:rPr>
        <w:t xml:space="preserve"> HÀNG HÓA</w:t>
      </w:r>
    </w:p>
    <w:p w14:paraId="3294A04E" w14:textId="0EE393AB" w:rsidR="00B65188" w:rsidRPr="00E51F32" w:rsidRDefault="009F1D49" w:rsidP="00DA541C">
      <w:pPr>
        <w:keepNext/>
        <w:widowControl w:val="0"/>
        <w:jc w:val="center"/>
        <w:rPr>
          <w:rFonts w:ascii="Times New Roman" w:hAnsi="Times New Roman"/>
          <w:b/>
          <w:bCs/>
          <w:i/>
          <w:iCs/>
        </w:rPr>
      </w:pPr>
      <w:r w:rsidRPr="00E51F32">
        <w:rPr>
          <w:rFonts w:ascii="Times New Roman" w:hAnsi="Times New Roman"/>
          <w:b/>
          <w:bCs/>
          <w:i/>
          <w:iCs/>
        </w:rPr>
        <w:t xml:space="preserve">GOODS </w:t>
      </w:r>
      <w:r w:rsidR="00B65188" w:rsidRPr="00E51F32">
        <w:rPr>
          <w:rFonts w:ascii="Times New Roman" w:hAnsi="Times New Roman"/>
          <w:b/>
          <w:bCs/>
          <w:i/>
          <w:iCs/>
        </w:rPr>
        <w:t>PURCHAS</w:t>
      </w:r>
      <w:r w:rsidR="0042330F" w:rsidRPr="00E51F32">
        <w:rPr>
          <w:rFonts w:ascii="Times New Roman" w:hAnsi="Times New Roman"/>
          <w:b/>
          <w:bCs/>
          <w:i/>
          <w:iCs/>
        </w:rPr>
        <w:t>ING</w:t>
      </w:r>
      <w:r w:rsidR="00B65188" w:rsidRPr="00E51F32">
        <w:rPr>
          <w:rFonts w:ascii="Times New Roman" w:hAnsi="Times New Roman"/>
          <w:b/>
          <w:bCs/>
          <w:i/>
          <w:iCs/>
        </w:rPr>
        <w:t xml:space="preserve"> CONTRACT</w:t>
      </w:r>
    </w:p>
    <w:p w14:paraId="0147D2DF" w14:textId="0A4C6379" w:rsidR="00ED50AB" w:rsidRPr="00E51F32" w:rsidRDefault="005B3377" w:rsidP="00DA541C">
      <w:pPr>
        <w:keepNext/>
        <w:widowControl w:val="0"/>
        <w:jc w:val="center"/>
        <w:rPr>
          <w:rFonts w:ascii="Times New Roman" w:hAnsi="Times New Roman"/>
          <w:b/>
        </w:rPr>
      </w:pPr>
      <w:r w:rsidRPr="00E51F32">
        <w:rPr>
          <w:rFonts w:ascii="Times New Roman" w:hAnsi="Times New Roman"/>
          <w:b/>
          <w:bCs/>
        </w:rPr>
        <w:t>SỐ</w:t>
      </w:r>
      <w:r w:rsidR="00B65188" w:rsidRPr="00E51F32">
        <w:rPr>
          <w:rFonts w:ascii="Times New Roman" w:hAnsi="Times New Roman"/>
          <w:b/>
          <w:bCs/>
        </w:rPr>
        <w:t xml:space="preserve">/ </w:t>
      </w:r>
      <w:r w:rsidR="00B65188" w:rsidRPr="00E51F32">
        <w:rPr>
          <w:rFonts w:ascii="Times New Roman" w:hAnsi="Times New Roman"/>
          <w:b/>
          <w:bCs/>
          <w:i/>
          <w:iCs/>
        </w:rPr>
        <w:t>NO.</w:t>
      </w:r>
      <w:r w:rsidR="00ED50AB" w:rsidRPr="00E51F32">
        <w:rPr>
          <w:rFonts w:ascii="Times New Roman" w:hAnsi="Times New Roman"/>
          <w:b/>
          <w:bCs/>
          <w:i/>
          <w:iCs/>
        </w:rPr>
        <w:t>:</w:t>
      </w:r>
      <w:r w:rsidR="00ED50AB" w:rsidRPr="00E51F32">
        <w:rPr>
          <w:rFonts w:ascii="Times New Roman" w:hAnsi="Times New Roman"/>
          <w:b/>
          <w:bCs/>
        </w:rPr>
        <w:t xml:space="preserve"> </w:t>
      </w:r>
      <w:ins w:id="0" w:author="HIEN" w:date="2025-12-05T17:00:00Z" w16du:dateUtc="2025-12-05T10:00:00Z">
        <w:r w:rsidR="005F0458" w:rsidRPr="00E51F32">
          <w:rPr>
            <w:rFonts w:ascii="Times New Roman" w:hAnsi="Times New Roman"/>
            <w:b/>
            <w:bCs/>
          </w:rPr>
          <w:t>0512</w:t>
        </w:r>
      </w:ins>
      <w:del w:id="1" w:author="HIEN" w:date="2025-12-05T17:00:00Z" w16du:dateUtc="2025-12-05T10:00:00Z">
        <w:r w:rsidR="002246B4" w:rsidRPr="00E51F32" w:rsidDel="005F0458">
          <w:rPr>
            <w:rFonts w:ascii="Times New Roman" w:hAnsi="Times New Roman"/>
            <w:b/>
            <w:bCs/>
          </w:rPr>
          <w:delText>0</w:delText>
        </w:r>
        <w:r w:rsidR="009F6BE4" w:rsidRPr="00E51F32" w:rsidDel="005F0458">
          <w:rPr>
            <w:rFonts w:ascii="Times New Roman" w:hAnsi="Times New Roman"/>
            <w:b/>
            <w:bCs/>
          </w:rPr>
          <w:delText>8</w:delText>
        </w:r>
        <w:r w:rsidR="002246B4" w:rsidRPr="00E51F32" w:rsidDel="005F0458">
          <w:rPr>
            <w:rFonts w:ascii="Times New Roman" w:hAnsi="Times New Roman"/>
            <w:b/>
            <w:bCs/>
          </w:rPr>
          <w:delText>20</w:delText>
        </w:r>
      </w:del>
      <w:r w:rsidR="002246B4" w:rsidRPr="00E51F32">
        <w:rPr>
          <w:rFonts w:ascii="Times New Roman" w:hAnsi="Times New Roman"/>
          <w:b/>
          <w:bCs/>
        </w:rPr>
        <w:t>25/DIAG-</w:t>
      </w:r>
      <w:r w:rsidR="009F6BE4" w:rsidRPr="00E51F32">
        <w:rPr>
          <w:rFonts w:ascii="Times New Roman" w:hAnsi="Times New Roman"/>
          <w:b/>
          <w:bCs/>
        </w:rPr>
        <w:t>INNOTEL</w:t>
      </w:r>
    </w:p>
    <w:p w14:paraId="3B7159F4" w14:textId="18927556" w:rsidR="005B3377" w:rsidRPr="00E51F32" w:rsidRDefault="005B3377" w:rsidP="00DA541C">
      <w:pPr>
        <w:keepNext/>
        <w:widowControl w:val="0"/>
        <w:jc w:val="center"/>
        <w:rPr>
          <w:rFonts w:ascii="Times New Roman" w:hAnsi="Times New Roman"/>
          <w:bCs/>
        </w:rPr>
      </w:pPr>
    </w:p>
    <w:p w14:paraId="0694AE2D" w14:textId="6BA720DD" w:rsidR="005B3377" w:rsidRPr="00E51F32" w:rsidRDefault="005B3377" w:rsidP="00DA541C">
      <w:pPr>
        <w:keepNext/>
        <w:widowControl w:val="0"/>
        <w:jc w:val="both"/>
        <w:rPr>
          <w:rFonts w:ascii="Times New Roman" w:hAnsi="Times New Roman"/>
          <w:bCs/>
        </w:rPr>
      </w:pPr>
      <w:proofErr w:type="spellStart"/>
      <w:r w:rsidRPr="00E51F32">
        <w:rPr>
          <w:rFonts w:ascii="Times New Roman" w:hAnsi="Times New Roman"/>
          <w:bCs/>
        </w:rPr>
        <w:t>Hợp</w:t>
      </w:r>
      <w:proofErr w:type="spellEnd"/>
      <w:r w:rsidRPr="00E51F32">
        <w:rPr>
          <w:rFonts w:ascii="Times New Roman" w:hAnsi="Times New Roman"/>
          <w:bCs/>
        </w:rPr>
        <w:t xml:space="preserve"> </w:t>
      </w:r>
      <w:proofErr w:type="spellStart"/>
      <w:r w:rsidRPr="00E51F32">
        <w:rPr>
          <w:rFonts w:ascii="Times New Roman" w:hAnsi="Times New Roman"/>
          <w:bCs/>
        </w:rPr>
        <w:t>Đồng</w:t>
      </w:r>
      <w:proofErr w:type="spellEnd"/>
      <w:r w:rsidRPr="00E51F32">
        <w:rPr>
          <w:rFonts w:ascii="Times New Roman" w:hAnsi="Times New Roman"/>
          <w:bCs/>
        </w:rPr>
        <w:t xml:space="preserve"> Mua </w:t>
      </w:r>
      <w:proofErr w:type="spellStart"/>
      <w:r w:rsidRPr="00E51F32">
        <w:rPr>
          <w:rFonts w:ascii="Times New Roman" w:hAnsi="Times New Roman"/>
          <w:bCs/>
        </w:rPr>
        <w:t>Hàng</w:t>
      </w:r>
      <w:proofErr w:type="spellEnd"/>
      <w:r w:rsidRPr="00E51F32">
        <w:rPr>
          <w:rFonts w:ascii="Times New Roman" w:hAnsi="Times New Roman"/>
          <w:bCs/>
        </w:rPr>
        <w:t xml:space="preserve"> </w:t>
      </w:r>
      <w:proofErr w:type="spellStart"/>
      <w:r w:rsidR="00B65188" w:rsidRPr="00E51F32">
        <w:rPr>
          <w:rFonts w:ascii="Times New Roman" w:hAnsi="Times New Roman"/>
          <w:bCs/>
        </w:rPr>
        <w:t>Hóa</w:t>
      </w:r>
      <w:proofErr w:type="spellEnd"/>
      <w:r w:rsidR="00B65188" w:rsidRPr="00E51F32">
        <w:rPr>
          <w:rFonts w:ascii="Times New Roman" w:hAnsi="Times New Roman"/>
          <w:bCs/>
        </w:rPr>
        <w:t xml:space="preserve"> </w:t>
      </w:r>
      <w:proofErr w:type="spellStart"/>
      <w:r w:rsidR="00B65188" w:rsidRPr="00E51F32">
        <w:rPr>
          <w:rFonts w:ascii="Times New Roman" w:hAnsi="Times New Roman"/>
          <w:bCs/>
        </w:rPr>
        <w:t>này</w:t>
      </w:r>
      <w:proofErr w:type="spellEnd"/>
      <w:r w:rsidRPr="00E51F32">
        <w:rPr>
          <w:rFonts w:ascii="Times New Roman" w:hAnsi="Times New Roman"/>
          <w:bCs/>
        </w:rPr>
        <w:t xml:space="preserve"> </w:t>
      </w:r>
      <w:r w:rsidR="00B65188" w:rsidRPr="00E51F32">
        <w:rPr>
          <w:rFonts w:ascii="Times New Roman" w:hAnsi="Times New Roman"/>
          <w:bCs/>
        </w:rPr>
        <w:t>(</w:t>
      </w:r>
      <w:r w:rsidRPr="00E51F32">
        <w:rPr>
          <w:rFonts w:ascii="Times New Roman" w:hAnsi="Times New Roman"/>
          <w:bCs/>
        </w:rPr>
        <w:t>“</w:t>
      </w:r>
      <w:proofErr w:type="spellStart"/>
      <w:r w:rsidRPr="00E51F32">
        <w:rPr>
          <w:rFonts w:ascii="Times New Roman" w:hAnsi="Times New Roman"/>
          <w:b/>
          <w:bCs/>
        </w:rPr>
        <w:t>Hợ</w:t>
      </w:r>
      <w:r w:rsidR="0067305D" w:rsidRPr="00E51F32">
        <w:rPr>
          <w:rFonts w:ascii="Times New Roman" w:hAnsi="Times New Roman"/>
          <w:b/>
          <w:bCs/>
        </w:rPr>
        <w:t>p</w:t>
      </w:r>
      <w:proofErr w:type="spellEnd"/>
      <w:r w:rsidR="0067305D" w:rsidRPr="00E51F32">
        <w:rPr>
          <w:rFonts w:ascii="Times New Roman" w:hAnsi="Times New Roman"/>
          <w:b/>
          <w:bCs/>
        </w:rPr>
        <w:t xml:space="preserve"> </w:t>
      </w:r>
      <w:proofErr w:type="spellStart"/>
      <w:r w:rsidR="0067305D" w:rsidRPr="00E51F32">
        <w:rPr>
          <w:rFonts w:ascii="Times New Roman" w:hAnsi="Times New Roman"/>
          <w:b/>
          <w:bCs/>
        </w:rPr>
        <w:t>Đ</w:t>
      </w:r>
      <w:r w:rsidRPr="00E51F32">
        <w:rPr>
          <w:rFonts w:ascii="Times New Roman" w:hAnsi="Times New Roman"/>
          <w:b/>
          <w:bCs/>
        </w:rPr>
        <w:t>ồng</w:t>
      </w:r>
      <w:proofErr w:type="spellEnd"/>
      <w:r w:rsidRPr="00E51F32">
        <w:rPr>
          <w:rFonts w:ascii="Times New Roman" w:hAnsi="Times New Roman"/>
          <w:bCs/>
        </w:rPr>
        <w:t>”</w:t>
      </w:r>
      <w:r w:rsidR="00B65188" w:rsidRPr="00E51F32">
        <w:rPr>
          <w:rFonts w:ascii="Times New Roman" w:hAnsi="Times New Roman"/>
          <w:bCs/>
        </w:rPr>
        <w:t>)</w:t>
      </w:r>
      <w:r w:rsidRPr="00E51F32">
        <w:rPr>
          <w:rFonts w:ascii="Times New Roman" w:hAnsi="Times New Roman"/>
          <w:bCs/>
        </w:rPr>
        <w:t xml:space="preserve"> </w:t>
      </w:r>
      <w:proofErr w:type="spellStart"/>
      <w:r w:rsidRPr="00E51F32">
        <w:rPr>
          <w:rFonts w:ascii="Times New Roman" w:hAnsi="Times New Roman"/>
          <w:bCs/>
        </w:rPr>
        <w:t>được</w:t>
      </w:r>
      <w:proofErr w:type="spellEnd"/>
      <w:r w:rsidRPr="00E51F32">
        <w:rPr>
          <w:rFonts w:ascii="Times New Roman" w:hAnsi="Times New Roman"/>
          <w:bCs/>
        </w:rPr>
        <w:t xml:space="preserve"> </w:t>
      </w:r>
      <w:proofErr w:type="spellStart"/>
      <w:r w:rsidRPr="00E51F32">
        <w:rPr>
          <w:rFonts w:ascii="Times New Roman" w:hAnsi="Times New Roman"/>
          <w:bCs/>
        </w:rPr>
        <w:t>lập</w:t>
      </w:r>
      <w:proofErr w:type="spellEnd"/>
      <w:r w:rsidRPr="00E51F32">
        <w:rPr>
          <w:rFonts w:ascii="Times New Roman" w:hAnsi="Times New Roman"/>
          <w:bCs/>
        </w:rPr>
        <w:t xml:space="preserve"> </w:t>
      </w:r>
      <w:proofErr w:type="spellStart"/>
      <w:r w:rsidRPr="00E51F32">
        <w:rPr>
          <w:rFonts w:ascii="Times New Roman" w:hAnsi="Times New Roman"/>
          <w:bCs/>
        </w:rPr>
        <w:t>vào</w:t>
      </w:r>
      <w:proofErr w:type="spellEnd"/>
      <w:r w:rsidRPr="00E51F32">
        <w:rPr>
          <w:rFonts w:ascii="Times New Roman" w:hAnsi="Times New Roman"/>
          <w:bCs/>
        </w:rPr>
        <w:t xml:space="preserve"> </w:t>
      </w:r>
      <w:proofErr w:type="spellStart"/>
      <w:r w:rsidRPr="00E51F32">
        <w:rPr>
          <w:rFonts w:ascii="Times New Roman" w:hAnsi="Times New Roman"/>
          <w:bCs/>
        </w:rPr>
        <w:t>ngày</w:t>
      </w:r>
      <w:proofErr w:type="spellEnd"/>
      <w:r w:rsidRPr="00E51F32">
        <w:rPr>
          <w:rFonts w:ascii="Times New Roman" w:hAnsi="Times New Roman"/>
          <w:bCs/>
        </w:rPr>
        <w:t xml:space="preserve"> </w:t>
      </w:r>
      <w:del w:id="2" w:author="XuanVNT" w:date="2025-09-09T18:03:00Z" w16du:dateUtc="2025-09-09T11:03:00Z">
        <w:r w:rsidR="0067305D" w:rsidRPr="00E51F32" w:rsidDel="00BF0508">
          <w:rPr>
            <w:rFonts w:ascii="Times New Roman" w:hAnsi="Times New Roman"/>
            <w:bCs/>
          </w:rPr>
          <w:delText>[___________]</w:delText>
        </w:r>
        <w:r w:rsidRPr="00E51F32" w:rsidDel="00BF0508">
          <w:rPr>
            <w:rFonts w:ascii="Times New Roman" w:hAnsi="Times New Roman"/>
            <w:bCs/>
          </w:rPr>
          <w:delText xml:space="preserve"> </w:delText>
        </w:r>
      </w:del>
      <w:ins w:id="3" w:author="XuanVNT" w:date="2025-09-09T18:03:00Z" w16du:dateUtc="2025-09-09T11:03:00Z">
        <w:del w:id="4" w:author="Việt Nguyễn" w:date="2025-12-15T14:12:00Z" w16du:dateUtc="2025-12-15T07:12:00Z">
          <w:r w:rsidR="00BF0508" w:rsidRPr="00E51F32" w:rsidDel="00D73A3A">
            <w:rPr>
              <w:rFonts w:ascii="Times New Roman" w:hAnsi="Times New Roman"/>
              <w:bCs/>
            </w:rPr>
            <w:delText>0</w:delText>
          </w:r>
        </w:del>
      </w:ins>
      <w:ins w:id="5" w:author="Việt Nguyễn" w:date="2025-12-15T14:12:00Z" w16du:dateUtc="2025-12-15T07:12:00Z">
        <w:r w:rsidR="00D73A3A">
          <w:rPr>
            <w:rFonts w:ascii="Times New Roman" w:hAnsi="Times New Roman"/>
            <w:bCs/>
          </w:rPr>
          <w:t>1</w:t>
        </w:r>
      </w:ins>
      <w:ins w:id="6" w:author="HIEN" w:date="2025-12-05T17:00:00Z" w16du:dateUtc="2025-12-05T10:00:00Z">
        <w:r w:rsidR="005F0458" w:rsidRPr="00E51F32">
          <w:rPr>
            <w:rFonts w:ascii="Times New Roman" w:hAnsi="Times New Roman"/>
            <w:bCs/>
          </w:rPr>
          <w:t>5</w:t>
        </w:r>
      </w:ins>
      <w:ins w:id="7" w:author="XuanVNT" w:date="2025-09-09T18:03:00Z" w16du:dateUtc="2025-09-09T11:03:00Z">
        <w:del w:id="8" w:author="HIEN" w:date="2025-12-05T17:00:00Z" w16du:dateUtc="2025-12-05T10:00:00Z">
          <w:r w:rsidR="00BF0508" w:rsidRPr="00E51F32" w:rsidDel="005F0458">
            <w:rPr>
              <w:rFonts w:ascii="Times New Roman" w:hAnsi="Times New Roman"/>
              <w:bCs/>
            </w:rPr>
            <w:delText>3</w:delText>
          </w:r>
        </w:del>
        <w:r w:rsidR="00BF0508" w:rsidRPr="00E51F32">
          <w:rPr>
            <w:rFonts w:ascii="Times New Roman" w:hAnsi="Times New Roman"/>
            <w:bCs/>
          </w:rPr>
          <w:t>/</w:t>
        </w:r>
      </w:ins>
      <w:ins w:id="9" w:author="HIEN" w:date="2025-12-05T17:00:00Z" w16du:dateUtc="2025-12-05T10:00:00Z">
        <w:r w:rsidR="005F0458" w:rsidRPr="00E51F32">
          <w:rPr>
            <w:rFonts w:ascii="Times New Roman" w:hAnsi="Times New Roman"/>
            <w:bCs/>
          </w:rPr>
          <w:t>12</w:t>
        </w:r>
      </w:ins>
      <w:ins w:id="10" w:author="XuanVNT" w:date="2025-09-09T18:03:00Z" w16du:dateUtc="2025-09-09T11:03:00Z">
        <w:del w:id="11" w:author="HIEN" w:date="2025-12-05T17:00:00Z" w16du:dateUtc="2025-12-05T10:00:00Z">
          <w:r w:rsidR="00BF0508" w:rsidRPr="00E51F32" w:rsidDel="005F0458">
            <w:rPr>
              <w:rFonts w:ascii="Times New Roman" w:hAnsi="Times New Roman"/>
              <w:bCs/>
            </w:rPr>
            <w:delText>09</w:delText>
          </w:r>
        </w:del>
        <w:r w:rsidR="00BF0508" w:rsidRPr="00E51F32">
          <w:rPr>
            <w:rFonts w:ascii="Times New Roman" w:hAnsi="Times New Roman"/>
            <w:bCs/>
          </w:rPr>
          <w:t xml:space="preserve">/2025 </w:t>
        </w:r>
      </w:ins>
      <w:proofErr w:type="spellStart"/>
      <w:r w:rsidR="0067305D" w:rsidRPr="00E51F32">
        <w:rPr>
          <w:rFonts w:ascii="Times New Roman" w:hAnsi="Times New Roman"/>
          <w:bCs/>
        </w:rPr>
        <w:t>bởi</w:t>
      </w:r>
      <w:proofErr w:type="spellEnd"/>
      <w:r w:rsidR="0067305D" w:rsidRPr="00E51F32">
        <w:rPr>
          <w:rFonts w:ascii="Times New Roman" w:hAnsi="Times New Roman"/>
          <w:bCs/>
        </w:rPr>
        <w:t xml:space="preserve"> </w:t>
      </w:r>
      <w:proofErr w:type="spellStart"/>
      <w:r w:rsidRPr="00E51F32">
        <w:rPr>
          <w:rFonts w:ascii="Times New Roman" w:hAnsi="Times New Roman"/>
          <w:bCs/>
        </w:rPr>
        <w:t>và</w:t>
      </w:r>
      <w:proofErr w:type="spellEnd"/>
      <w:r w:rsidRPr="00E51F32">
        <w:rPr>
          <w:rFonts w:ascii="Times New Roman" w:hAnsi="Times New Roman"/>
          <w:bCs/>
        </w:rPr>
        <w:t xml:space="preserve"> </w:t>
      </w:r>
      <w:proofErr w:type="spellStart"/>
      <w:r w:rsidRPr="00E51F32">
        <w:rPr>
          <w:rFonts w:ascii="Times New Roman" w:hAnsi="Times New Roman"/>
          <w:bCs/>
        </w:rPr>
        <w:t>giữa</w:t>
      </w:r>
      <w:proofErr w:type="spellEnd"/>
      <w:r w:rsidR="00B65188" w:rsidRPr="00E51F32">
        <w:rPr>
          <w:rFonts w:ascii="Times New Roman" w:hAnsi="Times New Roman"/>
          <w:bCs/>
        </w:rPr>
        <w:t>:</w:t>
      </w:r>
    </w:p>
    <w:p w14:paraId="613F8E47" w14:textId="6FB3AFF2" w:rsidR="00B65188" w:rsidRPr="00E51F32" w:rsidRDefault="00B65188" w:rsidP="00DA541C">
      <w:pPr>
        <w:keepNext/>
        <w:widowControl w:val="0"/>
        <w:jc w:val="both"/>
        <w:rPr>
          <w:rFonts w:ascii="Times New Roman" w:hAnsi="Times New Roman"/>
          <w:bCs/>
          <w:i/>
          <w:iCs/>
        </w:rPr>
      </w:pPr>
      <w:r w:rsidRPr="00E51F32">
        <w:rPr>
          <w:rFonts w:ascii="Times New Roman" w:hAnsi="Times New Roman"/>
          <w:bCs/>
          <w:i/>
          <w:iCs/>
        </w:rPr>
        <w:t>This</w:t>
      </w:r>
      <w:r w:rsidR="00B2310F" w:rsidRPr="00E51F32">
        <w:rPr>
          <w:rFonts w:ascii="Times New Roman" w:hAnsi="Times New Roman"/>
          <w:bCs/>
          <w:i/>
          <w:iCs/>
        </w:rPr>
        <w:t xml:space="preserve"> </w:t>
      </w:r>
      <w:r w:rsidR="009F1D49" w:rsidRPr="00E51F32">
        <w:rPr>
          <w:rFonts w:ascii="Times New Roman" w:hAnsi="Times New Roman"/>
          <w:bCs/>
          <w:i/>
          <w:iCs/>
        </w:rPr>
        <w:t xml:space="preserve">Goods </w:t>
      </w:r>
      <w:r w:rsidR="0042330F" w:rsidRPr="00E51F32">
        <w:rPr>
          <w:rFonts w:ascii="Times New Roman" w:hAnsi="Times New Roman"/>
          <w:bCs/>
          <w:i/>
          <w:iCs/>
        </w:rPr>
        <w:t>Purchasing</w:t>
      </w:r>
      <w:r w:rsidRPr="00E51F32">
        <w:rPr>
          <w:rFonts w:ascii="Times New Roman" w:hAnsi="Times New Roman"/>
          <w:bCs/>
          <w:i/>
          <w:iCs/>
        </w:rPr>
        <w:t xml:space="preserve"> Contract (the “</w:t>
      </w:r>
      <w:r w:rsidRPr="00E51F32">
        <w:rPr>
          <w:rFonts w:ascii="Times New Roman" w:hAnsi="Times New Roman"/>
          <w:b/>
          <w:i/>
          <w:iCs/>
        </w:rPr>
        <w:t>Contract</w:t>
      </w:r>
      <w:r w:rsidRPr="00E51F32">
        <w:rPr>
          <w:rFonts w:ascii="Times New Roman" w:hAnsi="Times New Roman"/>
          <w:bCs/>
          <w:i/>
          <w:iCs/>
        </w:rPr>
        <w:t xml:space="preserve">”) is entered into on </w:t>
      </w:r>
      <w:del w:id="12" w:author="XuanVNT" w:date="2025-09-09T18:03:00Z" w16du:dateUtc="2025-09-09T11:03:00Z">
        <w:r w:rsidRPr="00E51F32" w:rsidDel="00BF0508">
          <w:rPr>
            <w:rFonts w:ascii="Times New Roman" w:hAnsi="Times New Roman"/>
            <w:bCs/>
            <w:i/>
            <w:iCs/>
          </w:rPr>
          <w:delText xml:space="preserve">[___________] </w:delText>
        </w:r>
      </w:del>
      <w:ins w:id="13" w:author="XuanVNT" w:date="2025-09-09T18:03:00Z" w16du:dateUtc="2025-09-09T11:03:00Z">
        <w:r w:rsidR="00BF0508" w:rsidRPr="00E51F32">
          <w:rPr>
            <w:rFonts w:ascii="Times New Roman" w:hAnsi="Times New Roman"/>
            <w:bCs/>
            <w:i/>
            <w:iCs/>
          </w:rPr>
          <w:t xml:space="preserve">September, </w:t>
        </w:r>
        <w:del w:id="14" w:author="Việt Nguyễn" w:date="2025-12-15T14:12:00Z" w16du:dateUtc="2025-12-15T07:12:00Z">
          <w:r w:rsidR="00BF0508" w:rsidRPr="00E51F32" w:rsidDel="00D73A3A">
            <w:rPr>
              <w:rFonts w:ascii="Times New Roman" w:hAnsi="Times New Roman"/>
              <w:bCs/>
              <w:i/>
              <w:iCs/>
            </w:rPr>
            <w:delText>3</w:delText>
          </w:r>
        </w:del>
      </w:ins>
      <w:ins w:id="15" w:author="Việt Nguyễn" w:date="2025-12-15T14:12:00Z" w16du:dateUtc="2025-12-15T07:12:00Z">
        <w:r w:rsidR="00D73A3A">
          <w:rPr>
            <w:rFonts w:ascii="Times New Roman" w:hAnsi="Times New Roman"/>
            <w:bCs/>
            <w:i/>
            <w:iCs/>
          </w:rPr>
          <w:t>15</w:t>
        </w:r>
      </w:ins>
      <w:ins w:id="16" w:author="XuanVNT" w:date="2025-09-09T18:03:00Z" w16du:dateUtc="2025-09-09T11:03:00Z">
        <w:del w:id="17" w:author="Việt Nguyễn" w:date="2025-12-15T14:12:00Z" w16du:dateUtc="2025-12-15T07:12:00Z">
          <w:r w:rsidR="00BF0508" w:rsidRPr="00E51F32" w:rsidDel="00D73A3A">
            <w:rPr>
              <w:rFonts w:ascii="Times New Roman" w:hAnsi="Times New Roman"/>
              <w:bCs/>
              <w:i/>
              <w:iCs/>
              <w:vertAlign w:val="superscript"/>
            </w:rPr>
            <w:delText>rd</w:delText>
          </w:r>
        </w:del>
      </w:ins>
      <w:ins w:id="18" w:author="Việt Nguyễn" w:date="2025-12-15T14:12:00Z" w16du:dateUtc="2025-12-15T07:12:00Z">
        <w:r w:rsidR="00D73A3A">
          <w:rPr>
            <w:rFonts w:ascii="Times New Roman" w:hAnsi="Times New Roman"/>
            <w:bCs/>
            <w:i/>
            <w:iCs/>
            <w:vertAlign w:val="superscript"/>
          </w:rPr>
          <w:t>th</w:t>
        </w:r>
      </w:ins>
      <w:ins w:id="19" w:author="XuanVNT" w:date="2025-09-09T18:13:00Z" w16du:dateUtc="2025-09-09T11:13:00Z">
        <w:r w:rsidR="00DF2C25" w:rsidRPr="00E51F32">
          <w:rPr>
            <w:rFonts w:ascii="Times New Roman" w:hAnsi="Times New Roman"/>
            <w:bCs/>
            <w:i/>
            <w:iCs/>
          </w:rPr>
          <w:t xml:space="preserve">, </w:t>
        </w:r>
      </w:ins>
      <w:ins w:id="20" w:author="XuanVNT" w:date="2025-09-09T18:03:00Z" w16du:dateUtc="2025-09-09T11:03:00Z">
        <w:r w:rsidR="00BF0508" w:rsidRPr="00E51F32">
          <w:rPr>
            <w:rFonts w:ascii="Times New Roman" w:hAnsi="Times New Roman"/>
            <w:bCs/>
            <w:i/>
            <w:iCs/>
          </w:rPr>
          <w:t xml:space="preserve">2025 </w:t>
        </w:r>
      </w:ins>
      <w:r w:rsidRPr="00E51F32">
        <w:rPr>
          <w:rFonts w:ascii="Times New Roman" w:hAnsi="Times New Roman"/>
          <w:bCs/>
          <w:i/>
          <w:iCs/>
        </w:rPr>
        <w:t>by and between:</w:t>
      </w:r>
    </w:p>
    <w:p w14:paraId="1F05367A" w14:textId="77777777" w:rsidR="00DF4975" w:rsidRPr="00E51F32" w:rsidRDefault="00DF4975" w:rsidP="00DA541C">
      <w:pPr>
        <w:keepNext/>
        <w:widowControl w:val="0"/>
        <w:jc w:val="both"/>
        <w:rPr>
          <w:rFonts w:ascii="Times New Roman" w:hAnsi="Times New Roman"/>
        </w:rPr>
      </w:pPr>
    </w:p>
    <w:p w14:paraId="65899B94" w14:textId="77777777" w:rsidR="00517DAB" w:rsidRPr="00E51F32" w:rsidRDefault="00517DAB" w:rsidP="00517DAB">
      <w:pPr>
        <w:rPr>
          <w:rFonts w:ascii="Times New Roman" w:hAnsi="Times New Roman"/>
        </w:rPr>
      </w:pPr>
    </w:p>
    <w:p w14:paraId="6B226570" w14:textId="77777777" w:rsidR="00517DAB" w:rsidRPr="00E51F32" w:rsidRDefault="00517DAB" w:rsidP="00517DAB">
      <w:pPr>
        <w:rPr>
          <w:rFonts w:ascii="Times New Roman" w:hAnsi="Times New Roman"/>
          <w:b/>
          <w:bCs/>
        </w:rPr>
      </w:pPr>
      <w:r w:rsidRPr="00E51F32">
        <w:rPr>
          <w:rFonts w:ascii="Times New Roman" w:hAnsi="Times New Roman"/>
          <w:b/>
          <w:bCs/>
        </w:rPr>
        <w:t xml:space="preserve">CÔNG TY TNHH LAB GROUP INTERNATIONAL VIỆT NAM </w:t>
      </w:r>
    </w:p>
    <w:p w14:paraId="219A7060" w14:textId="77777777" w:rsidR="00517DAB" w:rsidRPr="00E51F32" w:rsidRDefault="00517DAB" w:rsidP="00517DAB">
      <w:pPr>
        <w:rPr>
          <w:rFonts w:ascii="Times New Roman" w:hAnsi="Times New Roman"/>
        </w:rPr>
      </w:pPr>
      <w:r w:rsidRPr="00E51F32">
        <w:rPr>
          <w:rFonts w:ascii="Times New Roman" w:hAnsi="Times New Roman"/>
          <w:b/>
          <w:bCs/>
        </w:rPr>
        <w:t>LAB GROUP INTERNATIONAL VIETNAM COMPANY LIMITED</w:t>
      </w:r>
    </w:p>
    <w:p w14:paraId="3CD5E1ED" w14:textId="77777777" w:rsidR="00517DAB" w:rsidRPr="00E51F32" w:rsidRDefault="00517DAB" w:rsidP="00517DAB">
      <w:pPr>
        <w:rPr>
          <w:rFonts w:ascii="Times New Roman" w:hAnsi="Times New Roman"/>
        </w:rPr>
      </w:pPr>
      <w:proofErr w:type="spellStart"/>
      <w:r w:rsidRPr="00E51F32">
        <w:rPr>
          <w:rFonts w:ascii="Times New Roman" w:hAnsi="Times New Roman"/>
        </w:rPr>
        <w:t>Mã</w:t>
      </w:r>
      <w:proofErr w:type="spellEnd"/>
      <w:r w:rsidRPr="00E51F32">
        <w:rPr>
          <w:rFonts w:ascii="Times New Roman" w:hAnsi="Times New Roman"/>
        </w:rPr>
        <w:t xml:space="preserve"> </w:t>
      </w:r>
      <w:proofErr w:type="spellStart"/>
      <w:r w:rsidRPr="00E51F32">
        <w:rPr>
          <w:rFonts w:ascii="Times New Roman" w:hAnsi="Times New Roman"/>
        </w:rPr>
        <w:t>số</w:t>
      </w:r>
      <w:proofErr w:type="spellEnd"/>
      <w:r w:rsidRPr="00E51F32">
        <w:rPr>
          <w:rFonts w:ascii="Times New Roman" w:hAnsi="Times New Roman"/>
        </w:rPr>
        <w:t xml:space="preserve"> </w:t>
      </w:r>
      <w:proofErr w:type="spellStart"/>
      <w:r w:rsidRPr="00E51F32">
        <w:rPr>
          <w:rFonts w:ascii="Times New Roman" w:hAnsi="Times New Roman"/>
        </w:rPr>
        <w:t>thuế</w:t>
      </w:r>
      <w:proofErr w:type="spellEnd"/>
      <w:r w:rsidRPr="00E51F32">
        <w:rPr>
          <w:rFonts w:ascii="Times New Roman" w:hAnsi="Times New Roman"/>
        </w:rPr>
        <w:t>/</w:t>
      </w:r>
      <w:r w:rsidRPr="00E51F32">
        <w:rPr>
          <w:rFonts w:ascii="Times New Roman" w:hAnsi="Times New Roman"/>
          <w:i/>
          <w:iCs/>
        </w:rPr>
        <w:t>Tax code</w:t>
      </w:r>
      <w:r w:rsidRPr="00E51F32">
        <w:rPr>
          <w:rFonts w:ascii="Times New Roman" w:hAnsi="Times New Roman"/>
        </w:rPr>
        <w:t>: 0301482205</w:t>
      </w:r>
    </w:p>
    <w:p w14:paraId="74490CC6" w14:textId="77777777" w:rsidR="00517DAB" w:rsidRPr="00E51F32" w:rsidRDefault="00517DAB" w:rsidP="00517DAB">
      <w:pPr>
        <w:rPr>
          <w:rFonts w:ascii="Times New Roman" w:hAnsi="Times New Roman"/>
          <w:i/>
          <w:iCs/>
        </w:rPr>
      </w:pPr>
      <w:proofErr w:type="spellStart"/>
      <w:r w:rsidRPr="00E51F32">
        <w:rPr>
          <w:rFonts w:ascii="Times New Roman" w:hAnsi="Times New Roman"/>
        </w:rPr>
        <w:t>Địa</w:t>
      </w:r>
      <w:proofErr w:type="spellEnd"/>
      <w:r w:rsidRPr="00E51F32">
        <w:rPr>
          <w:rFonts w:ascii="Times New Roman" w:hAnsi="Times New Roman"/>
        </w:rPr>
        <w:t xml:space="preserve"> </w:t>
      </w:r>
      <w:proofErr w:type="spellStart"/>
      <w:r w:rsidRPr="00E51F32">
        <w:rPr>
          <w:rFonts w:ascii="Times New Roman" w:hAnsi="Times New Roman"/>
        </w:rPr>
        <w:t>chỉ</w:t>
      </w:r>
      <w:proofErr w:type="spellEnd"/>
      <w:r w:rsidRPr="00E51F32">
        <w:rPr>
          <w:rFonts w:ascii="Times New Roman" w:hAnsi="Times New Roman"/>
        </w:rPr>
        <w:t>/</w:t>
      </w:r>
      <w:r w:rsidRPr="00E51F32">
        <w:rPr>
          <w:rFonts w:ascii="Times New Roman" w:hAnsi="Times New Roman"/>
          <w:i/>
          <w:iCs/>
        </w:rPr>
        <w:t>Address:</w:t>
      </w:r>
      <w:r w:rsidRPr="00E51F32">
        <w:rPr>
          <w:rFonts w:ascii="Times New Roman" w:hAnsi="Times New Roman"/>
        </w:rPr>
        <w:t xml:space="preserve"> 414-416-418-420 Cao Thắng, </w:t>
      </w:r>
      <w:proofErr w:type="spellStart"/>
      <w:r w:rsidRPr="00E51F32">
        <w:rPr>
          <w:rFonts w:ascii="Times New Roman" w:hAnsi="Times New Roman"/>
        </w:rPr>
        <w:t>Phường</w:t>
      </w:r>
      <w:proofErr w:type="spellEnd"/>
      <w:r w:rsidRPr="00E51F32">
        <w:rPr>
          <w:rFonts w:ascii="Times New Roman" w:hAnsi="Times New Roman"/>
        </w:rPr>
        <w:t xml:space="preserve"> 12, </w:t>
      </w:r>
      <w:proofErr w:type="spellStart"/>
      <w:r w:rsidRPr="00E51F32">
        <w:rPr>
          <w:rFonts w:ascii="Times New Roman" w:hAnsi="Times New Roman"/>
        </w:rPr>
        <w:t>Quận</w:t>
      </w:r>
      <w:proofErr w:type="spellEnd"/>
      <w:r w:rsidRPr="00E51F32">
        <w:rPr>
          <w:rFonts w:ascii="Times New Roman" w:hAnsi="Times New Roman"/>
        </w:rPr>
        <w:t xml:space="preserve"> 10, Tp. </w:t>
      </w:r>
      <w:proofErr w:type="spellStart"/>
      <w:r w:rsidRPr="00E51F32">
        <w:rPr>
          <w:rFonts w:ascii="Times New Roman" w:hAnsi="Times New Roman"/>
        </w:rPr>
        <w:t>Hồ</w:t>
      </w:r>
      <w:proofErr w:type="spellEnd"/>
      <w:r w:rsidRPr="00E51F32">
        <w:rPr>
          <w:rFonts w:ascii="Times New Roman" w:hAnsi="Times New Roman"/>
        </w:rPr>
        <w:t xml:space="preserve"> Chí Minh, Việt Nam/</w:t>
      </w:r>
      <w:r w:rsidRPr="00E51F32">
        <w:rPr>
          <w:rFonts w:ascii="Times New Roman" w:hAnsi="Times New Roman"/>
          <w:i/>
          <w:iCs/>
        </w:rPr>
        <w:t>414-416-418-420 Cao Thang, Ward 12, District 10, Ho Chi Minh City, Vietnam</w:t>
      </w:r>
    </w:p>
    <w:p w14:paraId="317BF34E" w14:textId="77777777" w:rsidR="00517DAB" w:rsidRPr="00E51F32" w:rsidRDefault="00517DAB" w:rsidP="00517DAB">
      <w:pPr>
        <w:rPr>
          <w:rFonts w:ascii="Times New Roman" w:hAnsi="Times New Roman"/>
        </w:rPr>
      </w:pPr>
      <w:r w:rsidRPr="00E51F32">
        <w:rPr>
          <w:rFonts w:ascii="Times New Roman" w:hAnsi="Times New Roman"/>
        </w:rPr>
        <w:t xml:space="preserve">(Nay </w:t>
      </w:r>
      <w:proofErr w:type="spellStart"/>
      <w:r w:rsidRPr="00E51F32">
        <w:rPr>
          <w:rFonts w:ascii="Times New Roman" w:hAnsi="Times New Roman"/>
        </w:rPr>
        <w:t>là</w:t>
      </w:r>
      <w:proofErr w:type="spellEnd"/>
      <w:r w:rsidRPr="00E51F32">
        <w:rPr>
          <w:rFonts w:ascii="Times New Roman" w:hAnsi="Times New Roman"/>
        </w:rPr>
        <w:t xml:space="preserve">: 414-416-418-420 </w:t>
      </w:r>
      <w:proofErr w:type="spellStart"/>
      <w:r w:rsidRPr="00E51F32">
        <w:rPr>
          <w:rFonts w:ascii="Times New Roman" w:hAnsi="Times New Roman"/>
        </w:rPr>
        <w:t>Đường</w:t>
      </w:r>
      <w:proofErr w:type="spellEnd"/>
      <w:r w:rsidRPr="00E51F32">
        <w:rPr>
          <w:rFonts w:ascii="Times New Roman" w:hAnsi="Times New Roman"/>
        </w:rPr>
        <w:t xml:space="preserve"> Cao Thắng, </w:t>
      </w:r>
      <w:proofErr w:type="spellStart"/>
      <w:r w:rsidRPr="00E51F32">
        <w:rPr>
          <w:rFonts w:ascii="Times New Roman" w:hAnsi="Times New Roman"/>
        </w:rPr>
        <w:t>Phường</w:t>
      </w:r>
      <w:proofErr w:type="spellEnd"/>
      <w:r w:rsidRPr="00E51F32">
        <w:rPr>
          <w:rFonts w:ascii="Times New Roman" w:hAnsi="Times New Roman"/>
        </w:rPr>
        <w:t xml:space="preserve"> </w:t>
      </w:r>
      <w:proofErr w:type="spellStart"/>
      <w:r w:rsidRPr="00E51F32">
        <w:rPr>
          <w:rFonts w:ascii="Times New Roman" w:hAnsi="Times New Roman"/>
        </w:rPr>
        <w:t>Hòa</w:t>
      </w:r>
      <w:proofErr w:type="spellEnd"/>
      <w:r w:rsidRPr="00E51F32">
        <w:rPr>
          <w:rFonts w:ascii="Times New Roman" w:hAnsi="Times New Roman"/>
        </w:rPr>
        <w:t xml:space="preserve"> Hưng, Thành </w:t>
      </w:r>
      <w:proofErr w:type="spellStart"/>
      <w:r w:rsidRPr="00E51F32">
        <w:rPr>
          <w:rFonts w:ascii="Times New Roman" w:hAnsi="Times New Roman"/>
        </w:rPr>
        <w:t>phố</w:t>
      </w:r>
      <w:proofErr w:type="spellEnd"/>
      <w:r w:rsidRPr="00E51F32">
        <w:rPr>
          <w:rFonts w:ascii="Times New Roman" w:hAnsi="Times New Roman"/>
        </w:rPr>
        <w:t xml:space="preserve"> </w:t>
      </w:r>
      <w:proofErr w:type="spellStart"/>
      <w:r w:rsidRPr="00E51F32">
        <w:rPr>
          <w:rFonts w:ascii="Times New Roman" w:hAnsi="Times New Roman"/>
        </w:rPr>
        <w:t>Hồ</w:t>
      </w:r>
      <w:proofErr w:type="spellEnd"/>
      <w:r w:rsidRPr="00E51F32">
        <w:rPr>
          <w:rFonts w:ascii="Times New Roman" w:hAnsi="Times New Roman"/>
        </w:rPr>
        <w:t xml:space="preserve"> Chí Minh/</w:t>
      </w:r>
    </w:p>
    <w:p w14:paraId="7B31B60C" w14:textId="77777777" w:rsidR="00517DAB" w:rsidRPr="00E51F32" w:rsidRDefault="00517DAB" w:rsidP="00517DAB">
      <w:pPr>
        <w:rPr>
          <w:rFonts w:ascii="Times New Roman" w:hAnsi="Times New Roman"/>
        </w:rPr>
      </w:pPr>
      <w:r w:rsidRPr="00E51F32">
        <w:rPr>
          <w:rFonts w:ascii="Times New Roman" w:hAnsi="Times New Roman"/>
          <w:i/>
          <w:iCs/>
        </w:rPr>
        <w:t>Now: 414-416-418-420 Cao Thang, Hoa Hung Ward, Ho Chi Minh City, Vietnam</w:t>
      </w:r>
      <w:r w:rsidRPr="00E51F32">
        <w:rPr>
          <w:rFonts w:ascii="Times New Roman" w:hAnsi="Times New Roman"/>
        </w:rPr>
        <w:t>)</w:t>
      </w:r>
    </w:p>
    <w:p w14:paraId="3D21EBD6" w14:textId="77777777" w:rsidR="00517DAB" w:rsidRPr="00E51F32" w:rsidRDefault="00517DAB" w:rsidP="00517DAB">
      <w:pPr>
        <w:rPr>
          <w:rFonts w:ascii="Times New Roman" w:hAnsi="Times New Roman"/>
        </w:rPr>
      </w:pPr>
      <w:proofErr w:type="spellStart"/>
      <w:r w:rsidRPr="00E51F32">
        <w:rPr>
          <w:rFonts w:ascii="Times New Roman" w:hAnsi="Times New Roman"/>
        </w:rPr>
        <w:t>Điện</w:t>
      </w:r>
      <w:proofErr w:type="spellEnd"/>
      <w:r w:rsidRPr="00E51F32">
        <w:rPr>
          <w:rFonts w:ascii="Times New Roman" w:hAnsi="Times New Roman"/>
        </w:rPr>
        <w:t xml:space="preserve"> </w:t>
      </w:r>
      <w:proofErr w:type="spellStart"/>
      <w:r w:rsidRPr="00E51F32">
        <w:rPr>
          <w:rFonts w:ascii="Times New Roman" w:hAnsi="Times New Roman"/>
        </w:rPr>
        <w:t>thoại</w:t>
      </w:r>
      <w:proofErr w:type="spellEnd"/>
      <w:r w:rsidRPr="00E51F32">
        <w:rPr>
          <w:rFonts w:ascii="Times New Roman" w:hAnsi="Times New Roman"/>
        </w:rPr>
        <w:t>/</w:t>
      </w:r>
      <w:r w:rsidRPr="00E51F32">
        <w:rPr>
          <w:rFonts w:ascii="Times New Roman" w:hAnsi="Times New Roman"/>
          <w:i/>
          <w:iCs/>
        </w:rPr>
        <w:t>Tel</w:t>
      </w:r>
      <w:r w:rsidRPr="00E51F32">
        <w:rPr>
          <w:rFonts w:ascii="Times New Roman" w:hAnsi="Times New Roman"/>
        </w:rPr>
        <w:t>: 19001717</w:t>
      </w:r>
    </w:p>
    <w:p w14:paraId="596145C9" w14:textId="6DE4967B" w:rsidR="00517DAB" w:rsidRPr="00E51F32" w:rsidRDefault="00517DAB" w:rsidP="00517DAB">
      <w:pPr>
        <w:rPr>
          <w:rFonts w:ascii="Times New Roman" w:hAnsi="Times New Roman"/>
        </w:rPr>
      </w:pPr>
      <w:proofErr w:type="spellStart"/>
      <w:r w:rsidRPr="00E51F32">
        <w:rPr>
          <w:rFonts w:ascii="Times New Roman" w:hAnsi="Times New Roman"/>
        </w:rPr>
        <w:t>Người</w:t>
      </w:r>
      <w:proofErr w:type="spellEnd"/>
      <w:r w:rsidRPr="00E51F32">
        <w:rPr>
          <w:rFonts w:ascii="Times New Roman" w:hAnsi="Times New Roman"/>
        </w:rPr>
        <w:t xml:space="preserve"> </w:t>
      </w:r>
      <w:proofErr w:type="spellStart"/>
      <w:r w:rsidRPr="00E51F32">
        <w:rPr>
          <w:rFonts w:ascii="Times New Roman" w:hAnsi="Times New Roman"/>
        </w:rPr>
        <w:t>đại</w:t>
      </w:r>
      <w:proofErr w:type="spellEnd"/>
      <w:r w:rsidRPr="00E51F32">
        <w:rPr>
          <w:rFonts w:ascii="Times New Roman" w:hAnsi="Times New Roman"/>
        </w:rPr>
        <w:t xml:space="preserve"> </w:t>
      </w:r>
      <w:proofErr w:type="spellStart"/>
      <w:r w:rsidRPr="00E51F32">
        <w:rPr>
          <w:rFonts w:ascii="Times New Roman" w:hAnsi="Times New Roman"/>
        </w:rPr>
        <w:t>diện</w:t>
      </w:r>
      <w:proofErr w:type="spellEnd"/>
      <w:r w:rsidRPr="00E51F32">
        <w:rPr>
          <w:rFonts w:ascii="Times New Roman" w:hAnsi="Times New Roman"/>
        </w:rPr>
        <w:t>/</w:t>
      </w:r>
      <w:r w:rsidRPr="00E51F32">
        <w:rPr>
          <w:rFonts w:ascii="Times New Roman" w:hAnsi="Times New Roman"/>
          <w:i/>
          <w:iCs/>
        </w:rPr>
        <w:t>Representative:</w:t>
      </w:r>
      <w:r w:rsidRPr="00E51F32">
        <w:rPr>
          <w:rFonts w:ascii="Times New Roman" w:hAnsi="Times New Roman"/>
        </w:rPr>
        <w:t xml:space="preserve"> </w:t>
      </w:r>
      <w:proofErr w:type="spellStart"/>
      <w:r w:rsidR="00F810F8" w:rsidRPr="00E51F32">
        <w:rPr>
          <w:rFonts w:ascii="Times New Roman" w:hAnsi="Times New Roman"/>
        </w:rPr>
        <w:t>Bà</w:t>
      </w:r>
      <w:proofErr w:type="spellEnd"/>
      <w:r w:rsidR="00F810F8" w:rsidRPr="00E51F32">
        <w:rPr>
          <w:rFonts w:ascii="Times New Roman" w:hAnsi="Times New Roman"/>
        </w:rPr>
        <w:t xml:space="preserve"> MAI THANH THẢO UYÊN</w:t>
      </w:r>
    </w:p>
    <w:p w14:paraId="03BF1015" w14:textId="67E95920" w:rsidR="00517DAB" w:rsidRPr="00E51F32" w:rsidRDefault="00517DAB" w:rsidP="00517DAB">
      <w:pPr>
        <w:rPr>
          <w:rFonts w:ascii="Times New Roman" w:hAnsi="Times New Roman"/>
        </w:rPr>
      </w:pPr>
      <w:proofErr w:type="spellStart"/>
      <w:r w:rsidRPr="00E51F32">
        <w:rPr>
          <w:rFonts w:ascii="Times New Roman" w:hAnsi="Times New Roman"/>
        </w:rPr>
        <w:t>Chức</w:t>
      </w:r>
      <w:proofErr w:type="spellEnd"/>
      <w:r w:rsidRPr="00E51F32">
        <w:rPr>
          <w:rFonts w:ascii="Times New Roman" w:hAnsi="Times New Roman"/>
        </w:rPr>
        <w:t xml:space="preserve"> </w:t>
      </w:r>
      <w:proofErr w:type="spellStart"/>
      <w:r w:rsidRPr="00E51F32">
        <w:rPr>
          <w:rFonts w:ascii="Times New Roman" w:hAnsi="Times New Roman"/>
        </w:rPr>
        <w:t>vụ</w:t>
      </w:r>
      <w:proofErr w:type="spellEnd"/>
      <w:r w:rsidRPr="00E51F32">
        <w:rPr>
          <w:rFonts w:ascii="Times New Roman" w:hAnsi="Times New Roman"/>
        </w:rPr>
        <w:t>/</w:t>
      </w:r>
      <w:r w:rsidRPr="00E51F32">
        <w:rPr>
          <w:rFonts w:ascii="Times New Roman" w:hAnsi="Times New Roman"/>
          <w:i/>
          <w:iCs/>
        </w:rPr>
        <w:t>Title</w:t>
      </w:r>
      <w:r w:rsidRPr="00E51F32">
        <w:rPr>
          <w:rFonts w:ascii="Times New Roman" w:hAnsi="Times New Roman"/>
        </w:rPr>
        <w:t xml:space="preserve">: </w:t>
      </w:r>
      <w:proofErr w:type="spellStart"/>
      <w:r w:rsidR="00C17EE4" w:rsidRPr="00E51F32">
        <w:rPr>
          <w:rFonts w:ascii="Times New Roman" w:hAnsi="Times New Roman"/>
        </w:rPr>
        <w:t>Tổng</w:t>
      </w:r>
      <w:proofErr w:type="spellEnd"/>
      <w:r w:rsidR="00C17EE4" w:rsidRPr="00E51F32">
        <w:rPr>
          <w:rFonts w:ascii="Times New Roman" w:hAnsi="Times New Roman"/>
        </w:rPr>
        <w:t xml:space="preserve"> </w:t>
      </w:r>
      <w:proofErr w:type="spellStart"/>
      <w:r w:rsidR="00C17EE4" w:rsidRPr="00E51F32">
        <w:rPr>
          <w:rFonts w:ascii="Times New Roman" w:hAnsi="Times New Roman"/>
        </w:rPr>
        <w:t>Giám</w:t>
      </w:r>
      <w:proofErr w:type="spellEnd"/>
      <w:r w:rsidR="00C17EE4" w:rsidRPr="00E51F32">
        <w:rPr>
          <w:rFonts w:ascii="Times New Roman" w:hAnsi="Times New Roman"/>
        </w:rPr>
        <w:t xml:space="preserve"> Đốc/General Director</w:t>
      </w:r>
    </w:p>
    <w:p w14:paraId="39130B89" w14:textId="748BB7B6" w:rsidR="00517DAB" w:rsidRPr="00E51F32" w:rsidRDefault="00517DAB" w:rsidP="00517DAB">
      <w:pPr>
        <w:rPr>
          <w:rFonts w:ascii="Times New Roman" w:hAnsi="Times New Roman"/>
          <w:i/>
          <w:iCs/>
        </w:rPr>
      </w:pPr>
      <w:r w:rsidRPr="00E51F32">
        <w:rPr>
          <w:rFonts w:ascii="Times New Roman" w:hAnsi="Times New Roman"/>
        </w:rPr>
        <w:t xml:space="preserve">(Sau </w:t>
      </w:r>
      <w:proofErr w:type="spellStart"/>
      <w:r w:rsidRPr="00E51F32">
        <w:rPr>
          <w:rFonts w:ascii="Times New Roman" w:hAnsi="Times New Roman"/>
        </w:rPr>
        <w:t>đây</w:t>
      </w:r>
      <w:proofErr w:type="spellEnd"/>
      <w:r w:rsidRPr="00E51F32">
        <w:rPr>
          <w:rFonts w:ascii="Times New Roman" w:hAnsi="Times New Roman"/>
        </w:rPr>
        <w:t xml:space="preserve"> </w:t>
      </w:r>
      <w:proofErr w:type="spellStart"/>
      <w:r w:rsidRPr="00E51F32">
        <w:rPr>
          <w:rFonts w:ascii="Times New Roman" w:hAnsi="Times New Roman"/>
        </w:rPr>
        <w:t>được</w:t>
      </w:r>
      <w:proofErr w:type="spellEnd"/>
      <w:r w:rsidRPr="00E51F32">
        <w:rPr>
          <w:rFonts w:ascii="Times New Roman" w:hAnsi="Times New Roman"/>
        </w:rPr>
        <w:t xml:space="preserve"> </w:t>
      </w:r>
      <w:proofErr w:type="spellStart"/>
      <w:r w:rsidRPr="00E51F32">
        <w:rPr>
          <w:rFonts w:ascii="Times New Roman" w:hAnsi="Times New Roman"/>
        </w:rPr>
        <w:t>gọi</w:t>
      </w:r>
      <w:proofErr w:type="spellEnd"/>
      <w:r w:rsidRPr="00E51F32">
        <w:rPr>
          <w:rFonts w:ascii="Times New Roman" w:hAnsi="Times New Roman"/>
        </w:rPr>
        <w:t xml:space="preserve"> </w:t>
      </w:r>
      <w:proofErr w:type="spellStart"/>
      <w:r w:rsidRPr="00E51F32">
        <w:rPr>
          <w:rFonts w:ascii="Times New Roman" w:hAnsi="Times New Roman"/>
        </w:rPr>
        <w:t>là</w:t>
      </w:r>
      <w:proofErr w:type="spellEnd"/>
      <w:r w:rsidRPr="00E51F32">
        <w:rPr>
          <w:rFonts w:ascii="Times New Roman" w:hAnsi="Times New Roman"/>
        </w:rPr>
        <w:t xml:space="preserve"> “</w:t>
      </w:r>
      <w:proofErr w:type="spellStart"/>
      <w:r w:rsidRPr="00E51F32">
        <w:rPr>
          <w:rFonts w:ascii="Times New Roman" w:hAnsi="Times New Roman"/>
          <w:b/>
          <w:bCs/>
        </w:rPr>
        <w:t>Bên</w:t>
      </w:r>
      <w:proofErr w:type="spellEnd"/>
      <w:r w:rsidRPr="00E51F32">
        <w:rPr>
          <w:rFonts w:ascii="Times New Roman" w:hAnsi="Times New Roman"/>
          <w:b/>
          <w:bCs/>
        </w:rPr>
        <w:t xml:space="preserve"> Mua</w:t>
      </w:r>
      <w:r w:rsidRPr="00E51F32">
        <w:rPr>
          <w:rFonts w:ascii="Times New Roman" w:hAnsi="Times New Roman"/>
        </w:rPr>
        <w:t xml:space="preserve">” </w:t>
      </w:r>
      <w:proofErr w:type="spellStart"/>
      <w:r w:rsidRPr="00E51F32">
        <w:rPr>
          <w:rFonts w:ascii="Times New Roman" w:hAnsi="Times New Roman"/>
        </w:rPr>
        <w:t>hoặc</w:t>
      </w:r>
      <w:proofErr w:type="spellEnd"/>
      <w:r w:rsidRPr="00E51F32">
        <w:rPr>
          <w:rFonts w:ascii="Times New Roman" w:hAnsi="Times New Roman"/>
        </w:rPr>
        <w:t xml:space="preserve"> “</w:t>
      </w:r>
      <w:proofErr w:type="spellStart"/>
      <w:r w:rsidRPr="00E51F32">
        <w:rPr>
          <w:rFonts w:ascii="Times New Roman" w:hAnsi="Times New Roman"/>
          <w:b/>
          <w:bCs/>
        </w:rPr>
        <w:t>Diag</w:t>
      </w:r>
      <w:proofErr w:type="spellEnd"/>
      <w:r w:rsidRPr="00E51F32">
        <w:rPr>
          <w:rFonts w:ascii="Times New Roman" w:hAnsi="Times New Roman"/>
        </w:rPr>
        <w:t xml:space="preserve">”/ </w:t>
      </w:r>
      <w:r w:rsidRPr="00E51F32">
        <w:rPr>
          <w:rFonts w:ascii="Times New Roman" w:hAnsi="Times New Roman"/>
          <w:i/>
          <w:iCs/>
        </w:rPr>
        <w:t>Hereinafter referred to as the “</w:t>
      </w:r>
      <w:r w:rsidRPr="00E51F32">
        <w:rPr>
          <w:rFonts w:ascii="Times New Roman" w:hAnsi="Times New Roman"/>
          <w:b/>
          <w:bCs/>
          <w:i/>
          <w:iCs/>
        </w:rPr>
        <w:t>Purchaser</w:t>
      </w:r>
      <w:r w:rsidRPr="00E51F32">
        <w:rPr>
          <w:rFonts w:ascii="Times New Roman" w:hAnsi="Times New Roman"/>
          <w:i/>
          <w:iCs/>
        </w:rPr>
        <w:t>” or “</w:t>
      </w:r>
      <w:proofErr w:type="spellStart"/>
      <w:r w:rsidRPr="00E51F32">
        <w:rPr>
          <w:rFonts w:ascii="Times New Roman" w:hAnsi="Times New Roman"/>
          <w:b/>
          <w:bCs/>
          <w:i/>
          <w:iCs/>
        </w:rPr>
        <w:t>Diag</w:t>
      </w:r>
      <w:proofErr w:type="spellEnd"/>
      <w:r w:rsidRPr="00E51F32">
        <w:rPr>
          <w:rFonts w:ascii="Times New Roman" w:hAnsi="Times New Roman"/>
          <w:i/>
          <w:iCs/>
        </w:rPr>
        <w:t>”)</w:t>
      </w:r>
    </w:p>
    <w:p w14:paraId="18AE7CC4" w14:textId="77777777" w:rsidR="00DF4975" w:rsidRPr="00E51F32" w:rsidRDefault="00DF4975" w:rsidP="00DA541C">
      <w:pPr>
        <w:keepNext/>
        <w:widowControl w:val="0"/>
        <w:jc w:val="both"/>
        <w:rPr>
          <w:rFonts w:ascii="Times New Roman" w:hAnsi="Times New Roman"/>
        </w:rPr>
      </w:pPr>
    </w:p>
    <w:p w14:paraId="78F51D67" w14:textId="77777777" w:rsidR="00DF4975" w:rsidRPr="00E51F32" w:rsidRDefault="00DF4975" w:rsidP="00DA541C">
      <w:pPr>
        <w:keepNext/>
        <w:widowControl w:val="0"/>
        <w:jc w:val="both"/>
        <w:rPr>
          <w:rFonts w:ascii="Times New Roman" w:hAnsi="Times New Roman"/>
          <w:b/>
          <w:bCs/>
        </w:rPr>
      </w:pPr>
      <w:r w:rsidRPr="00E51F32">
        <w:rPr>
          <w:rFonts w:ascii="Times New Roman" w:hAnsi="Times New Roman"/>
          <w:b/>
          <w:bCs/>
        </w:rPr>
        <w:t xml:space="preserve">VÀ/ </w:t>
      </w:r>
      <w:r w:rsidRPr="00E51F32">
        <w:rPr>
          <w:rFonts w:ascii="Times New Roman" w:hAnsi="Times New Roman"/>
          <w:b/>
          <w:bCs/>
          <w:i/>
          <w:iCs/>
        </w:rPr>
        <w:t>AND</w:t>
      </w:r>
    </w:p>
    <w:p w14:paraId="6E75ED14" w14:textId="77777777" w:rsidR="00DF4975" w:rsidRPr="00E51F32" w:rsidRDefault="00DF4975" w:rsidP="00DA541C">
      <w:pPr>
        <w:keepNext/>
        <w:widowControl w:val="0"/>
        <w:jc w:val="both"/>
        <w:rPr>
          <w:rFonts w:ascii="Times New Roman" w:hAnsi="Times New Roman"/>
        </w:rPr>
      </w:pPr>
    </w:p>
    <w:p w14:paraId="59B3BAF3" w14:textId="6CB360F3" w:rsidR="008C4998" w:rsidRPr="00E51F32" w:rsidRDefault="00376975" w:rsidP="00DA541C">
      <w:pPr>
        <w:jc w:val="both"/>
        <w:rPr>
          <w:rFonts w:ascii="Times New Roman" w:hAnsi="Times New Roman"/>
          <w:i/>
        </w:rPr>
      </w:pPr>
      <w:r w:rsidRPr="00E51F32">
        <w:rPr>
          <w:rFonts w:ascii="Times New Roman" w:hAnsi="Times New Roman"/>
          <w:b/>
        </w:rPr>
        <w:t>CÔNG TY TNHH VIỄN THÔNG SÁNG TẠO THUẬN PHONG</w:t>
      </w:r>
    </w:p>
    <w:p w14:paraId="5F17E64D" w14:textId="2F1C36A7" w:rsidR="008C4998" w:rsidRPr="00E51F32" w:rsidRDefault="008C4998" w:rsidP="00DA541C">
      <w:pPr>
        <w:tabs>
          <w:tab w:val="left" w:pos="3969"/>
        </w:tabs>
        <w:ind w:left="3238" w:hanging="3238"/>
        <w:jc w:val="both"/>
        <w:rPr>
          <w:rFonts w:ascii="Times New Roman" w:hAnsi="Times New Roman"/>
        </w:rPr>
      </w:pPr>
      <w:r w:rsidRPr="00E51F32">
        <w:rPr>
          <w:rFonts w:ascii="Times New Roman" w:hAnsi="Times New Roman"/>
        </w:rPr>
        <w:t xml:space="preserve">GCNĐKDN </w:t>
      </w:r>
      <w:proofErr w:type="spellStart"/>
      <w:r w:rsidRPr="00E51F32">
        <w:rPr>
          <w:rFonts w:ascii="Times New Roman" w:hAnsi="Times New Roman"/>
        </w:rPr>
        <w:t>số</w:t>
      </w:r>
      <w:proofErr w:type="spellEnd"/>
      <w:r w:rsidRPr="00E51F32">
        <w:rPr>
          <w:rFonts w:ascii="Times New Roman" w:hAnsi="Times New Roman"/>
        </w:rPr>
        <w:t xml:space="preserve">/ </w:t>
      </w:r>
      <w:proofErr w:type="spellStart"/>
      <w:r w:rsidRPr="00E51F32">
        <w:rPr>
          <w:rFonts w:ascii="Times New Roman" w:hAnsi="Times New Roman"/>
          <w:i/>
        </w:rPr>
        <w:t>Enteprise</w:t>
      </w:r>
      <w:proofErr w:type="spellEnd"/>
      <w:r w:rsidRPr="00E51F32">
        <w:rPr>
          <w:rFonts w:ascii="Times New Roman" w:hAnsi="Times New Roman"/>
          <w:i/>
        </w:rPr>
        <w:t xml:space="preserve"> Registration Certificate No</w:t>
      </w:r>
      <w:r w:rsidRPr="00E51F32">
        <w:rPr>
          <w:rFonts w:ascii="Times New Roman" w:hAnsi="Times New Roman"/>
        </w:rPr>
        <w:t xml:space="preserve">: </w:t>
      </w:r>
      <w:bookmarkStart w:id="21" w:name="_Hlk206433796"/>
      <w:r w:rsidR="00376975" w:rsidRPr="00E51F32">
        <w:rPr>
          <w:rFonts w:ascii="Times New Roman" w:hAnsi="Times New Roman"/>
          <w:bCs/>
        </w:rPr>
        <w:t>0304195505</w:t>
      </w:r>
      <w:bookmarkEnd w:id="21"/>
    </w:p>
    <w:p w14:paraId="32EAF2A3" w14:textId="1F4B3CD9" w:rsidR="008C4998" w:rsidRPr="00E51F32" w:rsidRDefault="008C4998" w:rsidP="00DA541C">
      <w:pPr>
        <w:tabs>
          <w:tab w:val="left" w:pos="3969"/>
        </w:tabs>
        <w:jc w:val="both"/>
        <w:rPr>
          <w:rFonts w:ascii="Times New Roman" w:hAnsi="Times New Roman"/>
        </w:rPr>
      </w:pPr>
      <w:proofErr w:type="spellStart"/>
      <w:r w:rsidRPr="00E51F32">
        <w:rPr>
          <w:rFonts w:ascii="Times New Roman" w:hAnsi="Times New Roman"/>
        </w:rPr>
        <w:t>Địa</w:t>
      </w:r>
      <w:proofErr w:type="spellEnd"/>
      <w:r w:rsidRPr="00E51F32">
        <w:rPr>
          <w:rFonts w:ascii="Times New Roman" w:hAnsi="Times New Roman"/>
        </w:rPr>
        <w:t xml:space="preserve"> </w:t>
      </w:r>
      <w:proofErr w:type="spellStart"/>
      <w:r w:rsidRPr="00E51F32">
        <w:rPr>
          <w:rFonts w:ascii="Times New Roman" w:hAnsi="Times New Roman"/>
        </w:rPr>
        <w:t>chỉ</w:t>
      </w:r>
      <w:proofErr w:type="spellEnd"/>
      <w:r w:rsidRPr="00E51F32">
        <w:rPr>
          <w:rFonts w:ascii="Times New Roman" w:hAnsi="Times New Roman"/>
        </w:rPr>
        <w:t xml:space="preserve"> </w:t>
      </w:r>
      <w:proofErr w:type="spellStart"/>
      <w:r w:rsidRPr="00E51F32">
        <w:rPr>
          <w:rFonts w:ascii="Times New Roman" w:hAnsi="Times New Roman"/>
        </w:rPr>
        <w:t>trụ</w:t>
      </w:r>
      <w:proofErr w:type="spellEnd"/>
      <w:r w:rsidRPr="00E51F32">
        <w:rPr>
          <w:rFonts w:ascii="Times New Roman" w:hAnsi="Times New Roman"/>
        </w:rPr>
        <w:t xml:space="preserve"> </w:t>
      </w:r>
      <w:proofErr w:type="spellStart"/>
      <w:r w:rsidRPr="00E51F32">
        <w:rPr>
          <w:rFonts w:ascii="Times New Roman" w:hAnsi="Times New Roman"/>
        </w:rPr>
        <w:t>sở</w:t>
      </w:r>
      <w:proofErr w:type="spellEnd"/>
      <w:r w:rsidRPr="00E51F32">
        <w:rPr>
          <w:rFonts w:ascii="Times New Roman" w:hAnsi="Times New Roman"/>
        </w:rPr>
        <w:t xml:space="preserve"> </w:t>
      </w:r>
      <w:proofErr w:type="spellStart"/>
      <w:r w:rsidRPr="00E51F32">
        <w:rPr>
          <w:rFonts w:ascii="Times New Roman" w:hAnsi="Times New Roman"/>
        </w:rPr>
        <w:t>chính</w:t>
      </w:r>
      <w:proofErr w:type="spellEnd"/>
      <w:r w:rsidRPr="00E51F32">
        <w:rPr>
          <w:rFonts w:ascii="Times New Roman" w:hAnsi="Times New Roman"/>
        </w:rPr>
        <w:t xml:space="preserve">: </w:t>
      </w:r>
      <w:bookmarkStart w:id="22" w:name="_Hlk201322198"/>
      <w:proofErr w:type="spellStart"/>
      <w:r w:rsidR="00376975" w:rsidRPr="00E51F32">
        <w:rPr>
          <w:rFonts w:ascii="Times New Roman" w:hAnsi="Times New Roman"/>
          <w:bCs/>
        </w:rPr>
        <w:t>Số</w:t>
      </w:r>
      <w:proofErr w:type="spellEnd"/>
      <w:r w:rsidR="00376975" w:rsidRPr="00E51F32">
        <w:rPr>
          <w:rFonts w:ascii="Times New Roman" w:hAnsi="Times New Roman"/>
          <w:bCs/>
        </w:rPr>
        <w:t xml:space="preserve"> 55/31 </w:t>
      </w:r>
      <w:proofErr w:type="spellStart"/>
      <w:r w:rsidR="00376975" w:rsidRPr="00E51F32">
        <w:rPr>
          <w:rFonts w:ascii="Times New Roman" w:hAnsi="Times New Roman"/>
          <w:bCs/>
        </w:rPr>
        <w:t>Đường</w:t>
      </w:r>
      <w:proofErr w:type="spellEnd"/>
      <w:r w:rsidR="00376975" w:rsidRPr="00E51F32">
        <w:rPr>
          <w:rFonts w:ascii="Times New Roman" w:hAnsi="Times New Roman"/>
          <w:bCs/>
        </w:rPr>
        <w:t xml:space="preserve"> Trần Đình Xu, </w:t>
      </w:r>
      <w:proofErr w:type="spellStart"/>
      <w:r w:rsidR="00376975" w:rsidRPr="00E51F32">
        <w:rPr>
          <w:rFonts w:ascii="Times New Roman" w:hAnsi="Times New Roman"/>
          <w:bCs/>
        </w:rPr>
        <w:t>Phường</w:t>
      </w:r>
      <w:proofErr w:type="spellEnd"/>
      <w:r w:rsidR="00376975" w:rsidRPr="00E51F32">
        <w:rPr>
          <w:rFonts w:ascii="Times New Roman" w:hAnsi="Times New Roman"/>
          <w:bCs/>
        </w:rPr>
        <w:t xml:space="preserve"> </w:t>
      </w:r>
      <w:proofErr w:type="spellStart"/>
      <w:r w:rsidR="00376975" w:rsidRPr="00E51F32">
        <w:rPr>
          <w:rFonts w:ascii="Times New Roman" w:hAnsi="Times New Roman"/>
          <w:bCs/>
        </w:rPr>
        <w:t>Cầu</w:t>
      </w:r>
      <w:proofErr w:type="spellEnd"/>
      <w:r w:rsidR="00376975" w:rsidRPr="00E51F32">
        <w:rPr>
          <w:rFonts w:ascii="Times New Roman" w:hAnsi="Times New Roman"/>
          <w:bCs/>
        </w:rPr>
        <w:t xml:space="preserve"> </w:t>
      </w:r>
      <w:proofErr w:type="spellStart"/>
      <w:r w:rsidR="00376975" w:rsidRPr="00E51F32">
        <w:rPr>
          <w:rFonts w:ascii="Times New Roman" w:hAnsi="Times New Roman"/>
          <w:bCs/>
        </w:rPr>
        <w:t>Ông</w:t>
      </w:r>
      <w:proofErr w:type="spellEnd"/>
      <w:r w:rsidR="00376975" w:rsidRPr="00E51F32">
        <w:rPr>
          <w:rFonts w:ascii="Times New Roman" w:hAnsi="Times New Roman"/>
          <w:bCs/>
        </w:rPr>
        <w:t xml:space="preserve"> </w:t>
      </w:r>
      <w:proofErr w:type="spellStart"/>
      <w:r w:rsidR="00376975" w:rsidRPr="00E51F32">
        <w:rPr>
          <w:rFonts w:ascii="Times New Roman" w:hAnsi="Times New Roman"/>
          <w:bCs/>
        </w:rPr>
        <w:t>Lãnh</w:t>
      </w:r>
      <w:proofErr w:type="spellEnd"/>
      <w:r w:rsidR="00376975" w:rsidRPr="00E51F32">
        <w:rPr>
          <w:rFonts w:ascii="Times New Roman" w:hAnsi="Times New Roman"/>
          <w:bCs/>
        </w:rPr>
        <w:t xml:space="preserve">, TP. </w:t>
      </w:r>
      <w:proofErr w:type="spellStart"/>
      <w:r w:rsidR="00376975" w:rsidRPr="00E51F32">
        <w:rPr>
          <w:rFonts w:ascii="Times New Roman" w:hAnsi="Times New Roman"/>
          <w:bCs/>
        </w:rPr>
        <w:t>Hồ</w:t>
      </w:r>
      <w:proofErr w:type="spellEnd"/>
      <w:r w:rsidR="00376975" w:rsidRPr="00E51F32">
        <w:rPr>
          <w:rFonts w:ascii="Times New Roman" w:hAnsi="Times New Roman"/>
          <w:bCs/>
        </w:rPr>
        <w:t xml:space="preserve"> Chí Minh, Việt Nam </w:t>
      </w:r>
      <w:bookmarkEnd w:id="22"/>
    </w:p>
    <w:p w14:paraId="7A6B28CF" w14:textId="4453177F" w:rsidR="008C4998" w:rsidRPr="00E51F32" w:rsidRDefault="008C4998" w:rsidP="00DA541C">
      <w:pPr>
        <w:tabs>
          <w:tab w:val="left" w:pos="3969"/>
        </w:tabs>
        <w:jc w:val="both"/>
        <w:rPr>
          <w:rFonts w:ascii="Times New Roman" w:hAnsi="Times New Roman"/>
        </w:rPr>
      </w:pPr>
      <w:r w:rsidRPr="00E51F32">
        <w:rPr>
          <w:rFonts w:ascii="Times New Roman" w:hAnsi="Times New Roman"/>
          <w:i/>
          <w:iCs/>
        </w:rPr>
        <w:t xml:space="preserve">Head office address: </w:t>
      </w:r>
      <w:r w:rsidR="00376975" w:rsidRPr="00E51F32">
        <w:rPr>
          <w:rFonts w:ascii="Times New Roman" w:hAnsi="Times New Roman"/>
          <w:bCs/>
          <w:i/>
          <w:iCs/>
        </w:rPr>
        <w:t xml:space="preserve">No. 55/31 Tran Dinh Xu, Phuong Cau Ong Lanh, Ho Chi Minh City, Viet Nam  </w:t>
      </w:r>
    </w:p>
    <w:p w14:paraId="2457AAA5" w14:textId="58A023ED" w:rsidR="008C4998" w:rsidRPr="00E51F32" w:rsidRDefault="008C4998" w:rsidP="00DA541C">
      <w:pPr>
        <w:tabs>
          <w:tab w:val="left" w:pos="3969"/>
        </w:tabs>
        <w:ind w:left="3238" w:hanging="3238"/>
        <w:jc w:val="both"/>
        <w:rPr>
          <w:rFonts w:ascii="Times New Roman" w:hAnsi="Times New Roman"/>
          <w:lang w:val="es-ES"/>
        </w:rPr>
      </w:pPr>
      <w:r w:rsidRPr="00E51F32">
        <w:rPr>
          <w:rFonts w:ascii="Times New Roman" w:hAnsi="Times New Roman"/>
          <w:lang w:val="es-ES"/>
        </w:rPr>
        <w:t xml:space="preserve">Điện thoại/ </w:t>
      </w:r>
      <w:r w:rsidRPr="00E51F32">
        <w:rPr>
          <w:rFonts w:ascii="Times New Roman" w:hAnsi="Times New Roman"/>
          <w:i/>
          <w:lang w:val="es-ES"/>
        </w:rPr>
        <w:t>Tel</w:t>
      </w:r>
      <w:r w:rsidRPr="00E51F32">
        <w:rPr>
          <w:rFonts w:ascii="Times New Roman" w:hAnsi="Times New Roman"/>
          <w:lang w:val="es-ES"/>
        </w:rPr>
        <w:t xml:space="preserve">: </w:t>
      </w:r>
      <w:r w:rsidR="00376975" w:rsidRPr="00E51F32">
        <w:rPr>
          <w:rFonts w:ascii="Times New Roman" w:hAnsi="Times New Roman"/>
          <w:bCs/>
        </w:rPr>
        <w:t>028.3862 11 19</w:t>
      </w:r>
    </w:p>
    <w:p w14:paraId="523A5268" w14:textId="11A52B68" w:rsidR="008C4998" w:rsidRPr="00E51F32" w:rsidRDefault="008C4998" w:rsidP="00DA541C">
      <w:pPr>
        <w:tabs>
          <w:tab w:val="left" w:pos="3969"/>
        </w:tabs>
        <w:ind w:left="3238" w:hanging="3238"/>
        <w:jc w:val="both"/>
        <w:rPr>
          <w:rFonts w:ascii="Times New Roman" w:hAnsi="Times New Roman"/>
          <w:lang w:val="es-ES"/>
        </w:rPr>
      </w:pPr>
      <w:r w:rsidRPr="00E51F32">
        <w:rPr>
          <w:rFonts w:ascii="Times New Roman" w:hAnsi="Times New Roman"/>
          <w:lang w:val="es-ES"/>
        </w:rPr>
        <w:t xml:space="preserve">Mã số thuế/ </w:t>
      </w:r>
      <w:r w:rsidRPr="00E51F32">
        <w:rPr>
          <w:rFonts w:ascii="Times New Roman" w:hAnsi="Times New Roman"/>
          <w:i/>
          <w:lang w:val="es-ES"/>
        </w:rPr>
        <w:t>Tax code</w:t>
      </w:r>
      <w:r w:rsidRPr="00E51F32">
        <w:rPr>
          <w:rFonts w:ascii="Times New Roman" w:hAnsi="Times New Roman"/>
          <w:lang w:val="es-ES"/>
        </w:rPr>
        <w:t xml:space="preserve">: </w:t>
      </w:r>
      <w:r w:rsidR="00376975" w:rsidRPr="00E51F32">
        <w:rPr>
          <w:rFonts w:ascii="Times New Roman" w:hAnsi="Times New Roman"/>
          <w:bCs/>
        </w:rPr>
        <w:t>0304195505</w:t>
      </w:r>
      <w:r w:rsidRPr="00E51F32">
        <w:rPr>
          <w:rFonts w:ascii="Times New Roman" w:hAnsi="Times New Roman"/>
          <w:lang w:val="es-ES"/>
        </w:rPr>
        <w:tab/>
        <w:t xml:space="preserve">          </w:t>
      </w:r>
    </w:p>
    <w:p w14:paraId="22785126" w14:textId="28EBC94B" w:rsidR="008C4998" w:rsidRPr="00E51F32" w:rsidRDefault="008C4998" w:rsidP="00DA541C">
      <w:pPr>
        <w:tabs>
          <w:tab w:val="left" w:pos="3969"/>
        </w:tabs>
        <w:jc w:val="both"/>
        <w:rPr>
          <w:rFonts w:ascii="Times New Roman" w:hAnsi="Times New Roman"/>
          <w:lang w:val="es-ES"/>
        </w:rPr>
      </w:pPr>
      <w:r w:rsidRPr="00E51F32">
        <w:rPr>
          <w:rFonts w:ascii="Times New Roman" w:hAnsi="Times New Roman"/>
          <w:lang w:val="es-ES"/>
        </w:rPr>
        <w:t xml:space="preserve">Tài khoản số/ </w:t>
      </w:r>
      <w:r w:rsidRPr="00E51F32">
        <w:rPr>
          <w:rFonts w:ascii="Times New Roman" w:hAnsi="Times New Roman"/>
          <w:i/>
          <w:lang w:val="es-ES"/>
        </w:rPr>
        <w:t>Account No</w:t>
      </w:r>
      <w:r w:rsidRPr="00E51F32">
        <w:rPr>
          <w:rFonts w:ascii="Times New Roman" w:hAnsi="Times New Roman"/>
          <w:lang w:val="es-ES"/>
        </w:rPr>
        <w:t xml:space="preserve">: </w:t>
      </w:r>
      <w:r w:rsidR="00376975" w:rsidRPr="00E51F32">
        <w:rPr>
          <w:rFonts w:ascii="Times New Roman" w:hAnsi="Times New Roman"/>
          <w:bCs/>
          <w:lang w:val="es-ES"/>
        </w:rPr>
        <w:t>17058209</w:t>
      </w:r>
      <w:r w:rsidRPr="00E51F32">
        <w:rPr>
          <w:rFonts w:ascii="Times New Roman" w:hAnsi="Times New Roman"/>
          <w:lang w:val="es-ES"/>
        </w:rPr>
        <w:t xml:space="preserve">       - Ngân hàng/ Bank name: </w:t>
      </w:r>
      <w:r w:rsidR="00376975" w:rsidRPr="00E51F32">
        <w:rPr>
          <w:rFonts w:ascii="Times New Roman" w:hAnsi="Times New Roman"/>
          <w:bCs/>
          <w:lang w:val="es-ES"/>
        </w:rPr>
        <w:t>TMCP Á Châu-CN.TP.HCM/ ACB – HCM City Branch</w:t>
      </w:r>
      <w:r w:rsidRPr="00E51F32">
        <w:rPr>
          <w:rFonts w:ascii="Times New Roman" w:hAnsi="Times New Roman"/>
          <w:lang w:val="es-ES"/>
        </w:rPr>
        <w:t xml:space="preserve">        </w:t>
      </w:r>
    </w:p>
    <w:p w14:paraId="7CCDF1D2" w14:textId="78DD4D25" w:rsidR="008C4998" w:rsidRPr="00E51F32" w:rsidRDefault="008C4998" w:rsidP="00DA541C">
      <w:pPr>
        <w:tabs>
          <w:tab w:val="left" w:pos="2880"/>
          <w:tab w:val="left" w:pos="3240"/>
        </w:tabs>
        <w:ind w:left="3240" w:hanging="3240"/>
        <w:jc w:val="both"/>
        <w:rPr>
          <w:rFonts w:ascii="Times New Roman" w:hAnsi="Times New Roman"/>
          <w:lang w:val="es-ES"/>
        </w:rPr>
      </w:pPr>
      <w:r w:rsidRPr="00E51F32">
        <w:rPr>
          <w:rFonts w:ascii="Times New Roman" w:hAnsi="Times New Roman"/>
          <w:lang w:val="es-ES"/>
        </w:rPr>
        <w:t xml:space="preserve">Người đại diện/ </w:t>
      </w:r>
      <w:r w:rsidRPr="00E51F32">
        <w:rPr>
          <w:rFonts w:ascii="Times New Roman" w:hAnsi="Times New Roman"/>
          <w:i/>
          <w:lang w:val="es-ES"/>
        </w:rPr>
        <w:t>Represented by</w:t>
      </w:r>
      <w:r w:rsidRPr="00E51F32">
        <w:rPr>
          <w:rFonts w:ascii="Times New Roman" w:hAnsi="Times New Roman"/>
          <w:lang w:val="es-ES"/>
        </w:rPr>
        <w:t xml:space="preserve">: </w:t>
      </w:r>
      <w:proofErr w:type="spellStart"/>
      <w:r w:rsidR="00376975" w:rsidRPr="00E51F32">
        <w:rPr>
          <w:rFonts w:ascii="Times New Roman" w:hAnsi="Times New Roman"/>
        </w:rPr>
        <w:t>Ông</w:t>
      </w:r>
      <w:proofErr w:type="spellEnd"/>
      <w:r w:rsidR="00376975" w:rsidRPr="00E51F32">
        <w:rPr>
          <w:rFonts w:ascii="Times New Roman" w:hAnsi="Times New Roman"/>
        </w:rPr>
        <w:t xml:space="preserve"> </w:t>
      </w:r>
      <w:r w:rsidR="00376975" w:rsidRPr="00E51F32">
        <w:rPr>
          <w:rFonts w:ascii="Times New Roman" w:hAnsi="Times New Roman"/>
          <w:b/>
          <w:bCs/>
        </w:rPr>
        <w:t>HUỲNH THANH HẢI</w:t>
      </w:r>
    </w:p>
    <w:p w14:paraId="34D2B8E0" w14:textId="4239D431" w:rsidR="00900981" w:rsidRPr="00E51F32" w:rsidRDefault="00900981" w:rsidP="00900981">
      <w:pPr>
        <w:keepNext/>
        <w:widowControl w:val="0"/>
        <w:jc w:val="both"/>
        <w:rPr>
          <w:rFonts w:ascii="Times New Roman" w:hAnsi="Times New Roman"/>
          <w:bCs/>
        </w:rPr>
      </w:pPr>
      <w:proofErr w:type="spellStart"/>
      <w:r w:rsidRPr="00E51F32">
        <w:rPr>
          <w:rFonts w:ascii="Times New Roman" w:hAnsi="Times New Roman"/>
          <w:bCs/>
        </w:rPr>
        <w:t>Chức</w:t>
      </w:r>
      <w:proofErr w:type="spellEnd"/>
      <w:r w:rsidRPr="00E51F32">
        <w:rPr>
          <w:rFonts w:ascii="Times New Roman" w:hAnsi="Times New Roman"/>
          <w:bCs/>
        </w:rPr>
        <w:t xml:space="preserve"> </w:t>
      </w:r>
      <w:proofErr w:type="spellStart"/>
      <w:r w:rsidRPr="00E51F32">
        <w:rPr>
          <w:rFonts w:ascii="Times New Roman" w:hAnsi="Times New Roman"/>
          <w:bCs/>
        </w:rPr>
        <w:t>vụ</w:t>
      </w:r>
      <w:proofErr w:type="spellEnd"/>
      <w:r w:rsidRPr="00E51F32">
        <w:rPr>
          <w:rFonts w:ascii="Times New Roman" w:hAnsi="Times New Roman"/>
          <w:bCs/>
        </w:rPr>
        <w:t xml:space="preserve">/Title: </w:t>
      </w:r>
      <w:proofErr w:type="spellStart"/>
      <w:r w:rsidR="00376975" w:rsidRPr="00E51F32">
        <w:rPr>
          <w:rFonts w:ascii="Times New Roman" w:hAnsi="Times New Roman"/>
        </w:rPr>
        <w:t>Giám</w:t>
      </w:r>
      <w:proofErr w:type="spellEnd"/>
      <w:r w:rsidR="00376975" w:rsidRPr="00E51F32">
        <w:rPr>
          <w:rFonts w:ascii="Times New Roman" w:hAnsi="Times New Roman"/>
        </w:rPr>
        <w:t xml:space="preserve"> </w:t>
      </w:r>
      <w:proofErr w:type="spellStart"/>
      <w:r w:rsidR="00376975" w:rsidRPr="00E51F32">
        <w:rPr>
          <w:rFonts w:ascii="Times New Roman" w:hAnsi="Times New Roman"/>
        </w:rPr>
        <w:t>đốc</w:t>
      </w:r>
      <w:proofErr w:type="spellEnd"/>
      <w:r w:rsidR="00376975" w:rsidRPr="00E51F32">
        <w:rPr>
          <w:rFonts w:ascii="Times New Roman" w:hAnsi="Times New Roman"/>
        </w:rPr>
        <w:t>/ Director</w:t>
      </w:r>
    </w:p>
    <w:p w14:paraId="03C30F63" w14:textId="77777777" w:rsidR="008C4998" w:rsidRPr="00E51F32" w:rsidRDefault="008C4998" w:rsidP="00DA541C">
      <w:pPr>
        <w:jc w:val="both"/>
        <w:rPr>
          <w:rFonts w:ascii="Times New Roman" w:hAnsi="Times New Roman"/>
        </w:rPr>
      </w:pPr>
      <w:r w:rsidRPr="00E51F32">
        <w:rPr>
          <w:rFonts w:ascii="Times New Roman" w:hAnsi="Times New Roman"/>
        </w:rPr>
        <w:t xml:space="preserve">(Sau </w:t>
      </w:r>
      <w:proofErr w:type="spellStart"/>
      <w:r w:rsidRPr="00E51F32">
        <w:rPr>
          <w:rFonts w:ascii="Times New Roman" w:hAnsi="Times New Roman"/>
        </w:rPr>
        <w:t>đây</w:t>
      </w:r>
      <w:proofErr w:type="spellEnd"/>
      <w:r w:rsidRPr="00E51F32">
        <w:rPr>
          <w:rFonts w:ascii="Times New Roman" w:hAnsi="Times New Roman"/>
        </w:rPr>
        <w:t xml:space="preserve"> </w:t>
      </w:r>
      <w:proofErr w:type="spellStart"/>
      <w:r w:rsidRPr="00E51F32">
        <w:rPr>
          <w:rFonts w:ascii="Times New Roman" w:hAnsi="Times New Roman"/>
        </w:rPr>
        <w:t>được</w:t>
      </w:r>
      <w:proofErr w:type="spellEnd"/>
      <w:r w:rsidRPr="00E51F32">
        <w:rPr>
          <w:rFonts w:ascii="Times New Roman" w:hAnsi="Times New Roman"/>
        </w:rPr>
        <w:t xml:space="preserve"> </w:t>
      </w:r>
      <w:proofErr w:type="spellStart"/>
      <w:r w:rsidRPr="00E51F32">
        <w:rPr>
          <w:rFonts w:ascii="Times New Roman" w:hAnsi="Times New Roman"/>
        </w:rPr>
        <w:t>gọi</w:t>
      </w:r>
      <w:proofErr w:type="spellEnd"/>
      <w:r w:rsidRPr="00E51F32">
        <w:rPr>
          <w:rFonts w:ascii="Times New Roman" w:hAnsi="Times New Roman"/>
        </w:rPr>
        <w:t xml:space="preserve"> </w:t>
      </w:r>
      <w:proofErr w:type="spellStart"/>
      <w:r w:rsidRPr="00E51F32">
        <w:rPr>
          <w:rFonts w:ascii="Times New Roman" w:hAnsi="Times New Roman"/>
        </w:rPr>
        <w:t>là</w:t>
      </w:r>
      <w:proofErr w:type="spellEnd"/>
      <w:r w:rsidRPr="00E51F32">
        <w:rPr>
          <w:rFonts w:ascii="Times New Roman" w:hAnsi="Times New Roman"/>
        </w:rPr>
        <w:t xml:space="preserve"> “</w:t>
      </w:r>
      <w:proofErr w:type="spellStart"/>
      <w:r w:rsidRPr="00E51F32">
        <w:rPr>
          <w:rFonts w:ascii="Times New Roman" w:hAnsi="Times New Roman"/>
          <w:b/>
          <w:bCs/>
        </w:rPr>
        <w:t>Nhà</w:t>
      </w:r>
      <w:proofErr w:type="spellEnd"/>
      <w:r w:rsidRPr="00E51F32">
        <w:rPr>
          <w:rFonts w:ascii="Times New Roman" w:hAnsi="Times New Roman"/>
          <w:b/>
          <w:bCs/>
        </w:rPr>
        <w:t xml:space="preserve"> Cung </w:t>
      </w:r>
      <w:proofErr w:type="spellStart"/>
      <w:r w:rsidRPr="00E51F32">
        <w:rPr>
          <w:rFonts w:ascii="Times New Roman" w:hAnsi="Times New Roman"/>
          <w:b/>
          <w:bCs/>
        </w:rPr>
        <w:t>Cấp</w:t>
      </w:r>
      <w:proofErr w:type="spellEnd"/>
      <w:r w:rsidRPr="00E51F32">
        <w:rPr>
          <w:rFonts w:ascii="Times New Roman" w:hAnsi="Times New Roman"/>
        </w:rPr>
        <w:t xml:space="preserve">”/ </w:t>
      </w:r>
      <w:r w:rsidRPr="00E51F32">
        <w:rPr>
          <w:rFonts w:ascii="Times New Roman" w:hAnsi="Times New Roman"/>
          <w:i/>
          <w:iCs/>
        </w:rPr>
        <w:t>Hereinafter referred to as the “</w:t>
      </w:r>
      <w:r w:rsidRPr="00E51F32">
        <w:rPr>
          <w:rFonts w:ascii="Times New Roman" w:hAnsi="Times New Roman"/>
          <w:b/>
          <w:bCs/>
          <w:i/>
          <w:iCs/>
        </w:rPr>
        <w:t>Supplier</w:t>
      </w:r>
      <w:r w:rsidRPr="00E51F32">
        <w:rPr>
          <w:rFonts w:ascii="Times New Roman" w:hAnsi="Times New Roman"/>
          <w:i/>
          <w:iCs/>
        </w:rPr>
        <w:t>”</w:t>
      </w:r>
      <w:r w:rsidRPr="00E51F32">
        <w:rPr>
          <w:rFonts w:ascii="Times New Roman" w:hAnsi="Times New Roman"/>
        </w:rPr>
        <w:t>).</w:t>
      </w:r>
    </w:p>
    <w:p w14:paraId="45C9462B" w14:textId="77777777" w:rsidR="00DF4975" w:rsidRPr="00E51F32" w:rsidRDefault="00DF4975" w:rsidP="00DA541C">
      <w:pPr>
        <w:keepNext/>
        <w:widowControl w:val="0"/>
        <w:jc w:val="both"/>
        <w:rPr>
          <w:rFonts w:ascii="Times New Roman" w:hAnsi="Times New Roman"/>
        </w:rPr>
      </w:pPr>
    </w:p>
    <w:p w14:paraId="5595C7FF" w14:textId="502C0ED3" w:rsidR="00DF4975" w:rsidRPr="00E51F32" w:rsidRDefault="002E20CB" w:rsidP="00DA541C">
      <w:pPr>
        <w:keepNext/>
        <w:widowControl w:val="0"/>
        <w:jc w:val="both"/>
        <w:rPr>
          <w:rFonts w:ascii="Times New Roman" w:hAnsi="Times New Roman"/>
        </w:rPr>
      </w:pPr>
      <w:proofErr w:type="spellStart"/>
      <w:r w:rsidRPr="00E51F32">
        <w:rPr>
          <w:rFonts w:ascii="Times New Roman" w:hAnsi="Times New Roman"/>
        </w:rPr>
        <w:t>Bên</w:t>
      </w:r>
      <w:proofErr w:type="spellEnd"/>
      <w:r w:rsidRPr="00E51F32">
        <w:rPr>
          <w:rFonts w:ascii="Times New Roman" w:hAnsi="Times New Roman"/>
        </w:rPr>
        <w:t xml:space="preserve"> Mua</w:t>
      </w:r>
      <w:r w:rsidR="00DF4975" w:rsidRPr="00E51F32">
        <w:rPr>
          <w:rFonts w:ascii="Times New Roman" w:hAnsi="Times New Roman"/>
        </w:rPr>
        <w:t xml:space="preserve"> </w:t>
      </w:r>
      <w:proofErr w:type="spellStart"/>
      <w:r w:rsidR="00DF4975" w:rsidRPr="00E51F32">
        <w:rPr>
          <w:rFonts w:ascii="Times New Roman" w:hAnsi="Times New Roman"/>
        </w:rPr>
        <w:t>và</w:t>
      </w:r>
      <w:proofErr w:type="spellEnd"/>
      <w:r w:rsidR="00DF4975" w:rsidRPr="00E51F32">
        <w:rPr>
          <w:rFonts w:ascii="Times New Roman" w:hAnsi="Times New Roman"/>
        </w:rPr>
        <w:t xml:space="preserve"> </w:t>
      </w:r>
      <w:proofErr w:type="spellStart"/>
      <w:r w:rsidR="00DF4975" w:rsidRPr="00E51F32">
        <w:rPr>
          <w:rFonts w:ascii="Times New Roman" w:hAnsi="Times New Roman"/>
        </w:rPr>
        <w:t>Nhà</w:t>
      </w:r>
      <w:proofErr w:type="spellEnd"/>
      <w:r w:rsidR="00DF4975" w:rsidRPr="00E51F32">
        <w:rPr>
          <w:rFonts w:ascii="Times New Roman" w:hAnsi="Times New Roman"/>
        </w:rPr>
        <w:t xml:space="preserve"> Cung </w:t>
      </w:r>
      <w:proofErr w:type="spellStart"/>
      <w:r w:rsidR="00DF4975" w:rsidRPr="00E51F32">
        <w:rPr>
          <w:rFonts w:ascii="Times New Roman" w:hAnsi="Times New Roman"/>
        </w:rPr>
        <w:t>Cấp</w:t>
      </w:r>
      <w:proofErr w:type="spellEnd"/>
      <w:r w:rsidR="00DF4975" w:rsidRPr="00E51F32">
        <w:rPr>
          <w:rFonts w:ascii="Times New Roman" w:hAnsi="Times New Roman"/>
        </w:rPr>
        <w:t xml:space="preserve"> </w:t>
      </w:r>
      <w:proofErr w:type="spellStart"/>
      <w:r w:rsidR="00DF4975" w:rsidRPr="00E51F32">
        <w:rPr>
          <w:rFonts w:ascii="Times New Roman" w:hAnsi="Times New Roman"/>
        </w:rPr>
        <w:t>được</w:t>
      </w:r>
      <w:proofErr w:type="spellEnd"/>
      <w:r w:rsidR="00DF4975" w:rsidRPr="00E51F32">
        <w:rPr>
          <w:rFonts w:ascii="Times New Roman" w:hAnsi="Times New Roman"/>
        </w:rPr>
        <w:t xml:space="preserve"> </w:t>
      </w:r>
      <w:proofErr w:type="spellStart"/>
      <w:r w:rsidR="00DF4975" w:rsidRPr="00E51F32">
        <w:rPr>
          <w:rFonts w:ascii="Times New Roman" w:hAnsi="Times New Roman"/>
        </w:rPr>
        <w:t>gọi</w:t>
      </w:r>
      <w:proofErr w:type="spellEnd"/>
      <w:r w:rsidR="00DF4975" w:rsidRPr="00E51F32">
        <w:rPr>
          <w:rFonts w:ascii="Times New Roman" w:hAnsi="Times New Roman"/>
        </w:rPr>
        <w:t xml:space="preserve"> </w:t>
      </w:r>
      <w:proofErr w:type="spellStart"/>
      <w:r w:rsidR="00DF4975" w:rsidRPr="00E51F32">
        <w:rPr>
          <w:rFonts w:ascii="Times New Roman" w:hAnsi="Times New Roman"/>
        </w:rPr>
        <w:t>chung</w:t>
      </w:r>
      <w:proofErr w:type="spellEnd"/>
      <w:r w:rsidR="00DF4975" w:rsidRPr="00E51F32">
        <w:rPr>
          <w:rFonts w:ascii="Times New Roman" w:hAnsi="Times New Roman"/>
        </w:rPr>
        <w:t xml:space="preserve"> </w:t>
      </w:r>
      <w:proofErr w:type="spellStart"/>
      <w:r w:rsidR="00DF4975" w:rsidRPr="00E51F32">
        <w:rPr>
          <w:rFonts w:ascii="Times New Roman" w:hAnsi="Times New Roman"/>
        </w:rPr>
        <w:t>là</w:t>
      </w:r>
      <w:proofErr w:type="spellEnd"/>
      <w:r w:rsidR="00DF4975" w:rsidRPr="00E51F32">
        <w:rPr>
          <w:rFonts w:ascii="Times New Roman" w:hAnsi="Times New Roman"/>
        </w:rPr>
        <w:t xml:space="preserve"> “</w:t>
      </w:r>
      <w:r w:rsidR="00DF4975" w:rsidRPr="00E51F32">
        <w:rPr>
          <w:rFonts w:ascii="Times New Roman" w:hAnsi="Times New Roman"/>
          <w:b/>
          <w:bCs/>
        </w:rPr>
        <w:t xml:space="preserve">Các </w:t>
      </w:r>
      <w:proofErr w:type="spellStart"/>
      <w:r w:rsidR="00DF4975" w:rsidRPr="00E51F32">
        <w:rPr>
          <w:rFonts w:ascii="Times New Roman" w:hAnsi="Times New Roman"/>
          <w:b/>
          <w:bCs/>
        </w:rPr>
        <w:t>Bên</w:t>
      </w:r>
      <w:proofErr w:type="spellEnd"/>
      <w:r w:rsidR="00DF4975" w:rsidRPr="00E51F32">
        <w:rPr>
          <w:rFonts w:ascii="Times New Roman" w:hAnsi="Times New Roman"/>
        </w:rPr>
        <w:t xml:space="preserve">” </w:t>
      </w:r>
      <w:proofErr w:type="spellStart"/>
      <w:r w:rsidR="00DF4975" w:rsidRPr="00E51F32">
        <w:rPr>
          <w:rFonts w:ascii="Times New Roman" w:hAnsi="Times New Roman"/>
        </w:rPr>
        <w:t>và</w:t>
      </w:r>
      <w:proofErr w:type="spellEnd"/>
      <w:r w:rsidR="00DF4975" w:rsidRPr="00E51F32">
        <w:rPr>
          <w:rFonts w:ascii="Times New Roman" w:hAnsi="Times New Roman"/>
        </w:rPr>
        <w:t xml:space="preserve"> </w:t>
      </w:r>
      <w:proofErr w:type="spellStart"/>
      <w:r w:rsidR="00DF4975" w:rsidRPr="00E51F32">
        <w:rPr>
          <w:rFonts w:ascii="Times New Roman" w:hAnsi="Times New Roman"/>
        </w:rPr>
        <w:t>gọi</w:t>
      </w:r>
      <w:proofErr w:type="spellEnd"/>
      <w:r w:rsidR="00DF4975" w:rsidRPr="00E51F32">
        <w:rPr>
          <w:rFonts w:ascii="Times New Roman" w:hAnsi="Times New Roman"/>
        </w:rPr>
        <w:t xml:space="preserve"> </w:t>
      </w:r>
      <w:proofErr w:type="spellStart"/>
      <w:r w:rsidR="00DF4975" w:rsidRPr="00E51F32">
        <w:rPr>
          <w:rFonts w:ascii="Times New Roman" w:hAnsi="Times New Roman"/>
        </w:rPr>
        <w:t>riêng</w:t>
      </w:r>
      <w:proofErr w:type="spellEnd"/>
      <w:r w:rsidR="00DF4975" w:rsidRPr="00E51F32">
        <w:rPr>
          <w:rFonts w:ascii="Times New Roman" w:hAnsi="Times New Roman"/>
        </w:rPr>
        <w:t xml:space="preserve"> </w:t>
      </w:r>
      <w:proofErr w:type="spellStart"/>
      <w:r w:rsidR="00DF4975" w:rsidRPr="00E51F32">
        <w:rPr>
          <w:rFonts w:ascii="Times New Roman" w:hAnsi="Times New Roman"/>
        </w:rPr>
        <w:t>là</w:t>
      </w:r>
      <w:proofErr w:type="spellEnd"/>
      <w:r w:rsidR="00DF4975" w:rsidRPr="00E51F32">
        <w:rPr>
          <w:rFonts w:ascii="Times New Roman" w:hAnsi="Times New Roman"/>
        </w:rPr>
        <w:t xml:space="preserve"> “</w:t>
      </w:r>
      <w:proofErr w:type="spellStart"/>
      <w:r w:rsidR="00DF4975" w:rsidRPr="00E51F32">
        <w:rPr>
          <w:rFonts w:ascii="Times New Roman" w:hAnsi="Times New Roman"/>
          <w:b/>
          <w:bCs/>
        </w:rPr>
        <w:t>Bên</w:t>
      </w:r>
      <w:proofErr w:type="spellEnd"/>
      <w:r w:rsidR="00DF4975" w:rsidRPr="00E51F32">
        <w:rPr>
          <w:rFonts w:ascii="Times New Roman" w:hAnsi="Times New Roman"/>
        </w:rPr>
        <w:t>”.</w:t>
      </w:r>
    </w:p>
    <w:p w14:paraId="6E265C73" w14:textId="430D1C9E" w:rsidR="00DF4975" w:rsidRPr="00E51F32" w:rsidRDefault="00DF4975" w:rsidP="00DA541C">
      <w:pPr>
        <w:keepNext/>
        <w:widowControl w:val="0"/>
        <w:jc w:val="both"/>
        <w:rPr>
          <w:rFonts w:ascii="Times New Roman" w:hAnsi="Times New Roman"/>
          <w:i/>
          <w:iCs/>
        </w:rPr>
      </w:pPr>
      <w:r w:rsidRPr="00E51F32">
        <w:rPr>
          <w:rFonts w:ascii="Times New Roman" w:hAnsi="Times New Roman"/>
          <w:i/>
          <w:iCs/>
        </w:rPr>
        <w:t xml:space="preserve">The </w:t>
      </w:r>
      <w:r w:rsidR="002E20CB" w:rsidRPr="00E51F32">
        <w:rPr>
          <w:rFonts w:ascii="Times New Roman" w:hAnsi="Times New Roman"/>
          <w:i/>
          <w:iCs/>
        </w:rPr>
        <w:t>Purchaser</w:t>
      </w:r>
      <w:r w:rsidR="006A0FF0" w:rsidRPr="00E51F32">
        <w:rPr>
          <w:rFonts w:ascii="Times New Roman" w:hAnsi="Times New Roman"/>
          <w:i/>
          <w:iCs/>
        </w:rPr>
        <w:t xml:space="preserve"> </w:t>
      </w:r>
      <w:r w:rsidRPr="00E51F32">
        <w:rPr>
          <w:rFonts w:ascii="Times New Roman" w:hAnsi="Times New Roman"/>
          <w:i/>
          <w:iCs/>
        </w:rPr>
        <w:t xml:space="preserve">and the </w:t>
      </w:r>
      <w:r w:rsidR="002E58B5" w:rsidRPr="00E51F32">
        <w:rPr>
          <w:rFonts w:ascii="Times New Roman" w:hAnsi="Times New Roman"/>
          <w:i/>
          <w:iCs/>
        </w:rPr>
        <w:t>Supplier</w:t>
      </w:r>
      <w:r w:rsidRPr="00E51F32">
        <w:rPr>
          <w:rFonts w:ascii="Times New Roman" w:hAnsi="Times New Roman"/>
          <w:i/>
          <w:iCs/>
        </w:rPr>
        <w:t xml:space="preserve"> are hereinafter referred to as the “</w:t>
      </w:r>
      <w:r w:rsidRPr="00E51F32">
        <w:rPr>
          <w:rFonts w:ascii="Times New Roman" w:hAnsi="Times New Roman"/>
          <w:b/>
          <w:bCs/>
          <w:i/>
          <w:iCs/>
        </w:rPr>
        <w:t>Parties</w:t>
      </w:r>
      <w:r w:rsidRPr="00E51F32">
        <w:rPr>
          <w:rFonts w:ascii="Times New Roman" w:hAnsi="Times New Roman"/>
          <w:i/>
          <w:iCs/>
        </w:rPr>
        <w:t>” collectively and the “</w:t>
      </w:r>
      <w:r w:rsidRPr="00E51F32">
        <w:rPr>
          <w:rFonts w:ascii="Times New Roman" w:hAnsi="Times New Roman"/>
          <w:b/>
          <w:bCs/>
          <w:i/>
          <w:iCs/>
        </w:rPr>
        <w:t>Party</w:t>
      </w:r>
      <w:r w:rsidRPr="00E51F32">
        <w:rPr>
          <w:rFonts w:ascii="Times New Roman" w:hAnsi="Times New Roman"/>
          <w:i/>
          <w:iCs/>
        </w:rPr>
        <w:t xml:space="preserve">” separately. </w:t>
      </w:r>
    </w:p>
    <w:p w14:paraId="059928DB" w14:textId="77777777" w:rsidR="002E22F6" w:rsidRPr="00E51F32" w:rsidRDefault="002E22F6" w:rsidP="002E22F6">
      <w:pPr>
        <w:keepNext/>
        <w:widowControl w:val="0"/>
        <w:tabs>
          <w:tab w:val="left" w:pos="720"/>
        </w:tabs>
        <w:jc w:val="both"/>
        <w:rPr>
          <w:rFonts w:ascii="Times New Roman" w:hAnsi="Times New Roman"/>
        </w:rPr>
      </w:pPr>
      <w:bookmarkStart w:id="23" w:name="_Hlk166071892"/>
    </w:p>
    <w:p w14:paraId="183C3E24" w14:textId="77777777" w:rsidR="002E22F6" w:rsidRPr="00E51F32" w:rsidRDefault="002E22F6" w:rsidP="002E22F6">
      <w:pPr>
        <w:keepNext/>
        <w:widowControl w:val="0"/>
        <w:jc w:val="both"/>
        <w:rPr>
          <w:rFonts w:ascii="Times New Roman" w:hAnsi="Times New Roman"/>
          <w:bCs/>
        </w:rPr>
      </w:pPr>
      <w:bookmarkStart w:id="24" w:name="_Hlk167787257"/>
      <w:bookmarkEnd w:id="23"/>
      <w:r w:rsidRPr="00E51F32">
        <w:rPr>
          <w:rFonts w:ascii="Times New Roman" w:hAnsi="Times New Roman"/>
          <w:bCs/>
        </w:rPr>
        <w:t xml:space="preserve">Sau </w:t>
      </w:r>
      <w:proofErr w:type="spellStart"/>
      <w:r w:rsidRPr="00E51F32">
        <w:rPr>
          <w:rFonts w:ascii="Times New Roman" w:hAnsi="Times New Roman"/>
          <w:bCs/>
        </w:rPr>
        <w:t>khi</w:t>
      </w:r>
      <w:proofErr w:type="spellEnd"/>
      <w:r w:rsidRPr="00E51F32">
        <w:rPr>
          <w:rFonts w:ascii="Times New Roman" w:hAnsi="Times New Roman"/>
          <w:bCs/>
        </w:rPr>
        <w:t xml:space="preserve"> </w:t>
      </w:r>
      <w:proofErr w:type="spellStart"/>
      <w:r w:rsidRPr="00E51F32">
        <w:rPr>
          <w:rFonts w:ascii="Times New Roman" w:hAnsi="Times New Roman"/>
        </w:rPr>
        <w:t>thảo</w:t>
      </w:r>
      <w:proofErr w:type="spellEnd"/>
      <w:r w:rsidRPr="00E51F32">
        <w:rPr>
          <w:rFonts w:ascii="Times New Roman" w:hAnsi="Times New Roman"/>
          <w:bCs/>
        </w:rPr>
        <w:t xml:space="preserve"> </w:t>
      </w:r>
      <w:proofErr w:type="spellStart"/>
      <w:r w:rsidRPr="00E51F32">
        <w:rPr>
          <w:rFonts w:ascii="Times New Roman" w:hAnsi="Times New Roman"/>
          <w:bCs/>
        </w:rPr>
        <w:t>luận</w:t>
      </w:r>
      <w:proofErr w:type="spellEnd"/>
      <w:r w:rsidRPr="00E51F32">
        <w:rPr>
          <w:rFonts w:ascii="Times New Roman" w:hAnsi="Times New Roman"/>
          <w:bCs/>
        </w:rPr>
        <w:t xml:space="preserve">, Các </w:t>
      </w:r>
      <w:proofErr w:type="spellStart"/>
      <w:r w:rsidRPr="00E51F32">
        <w:rPr>
          <w:rFonts w:ascii="Times New Roman" w:hAnsi="Times New Roman"/>
          <w:bCs/>
        </w:rPr>
        <w:t>Bên</w:t>
      </w:r>
      <w:proofErr w:type="spellEnd"/>
      <w:r w:rsidRPr="00E51F32">
        <w:rPr>
          <w:rFonts w:ascii="Times New Roman" w:hAnsi="Times New Roman"/>
          <w:bCs/>
        </w:rPr>
        <w:t xml:space="preserve"> </w:t>
      </w:r>
      <w:proofErr w:type="spellStart"/>
      <w:r w:rsidRPr="00E51F32">
        <w:rPr>
          <w:rFonts w:ascii="Times New Roman" w:hAnsi="Times New Roman"/>
          <w:bCs/>
        </w:rPr>
        <w:t>đồng</w:t>
      </w:r>
      <w:proofErr w:type="spellEnd"/>
      <w:r w:rsidRPr="00E51F32">
        <w:rPr>
          <w:rFonts w:ascii="Times New Roman" w:hAnsi="Times New Roman"/>
          <w:bCs/>
        </w:rPr>
        <w:t xml:space="preserve"> ý </w:t>
      </w:r>
      <w:proofErr w:type="spellStart"/>
      <w:r w:rsidRPr="00E51F32">
        <w:rPr>
          <w:rFonts w:ascii="Times New Roman" w:hAnsi="Times New Roman"/>
          <w:bCs/>
        </w:rPr>
        <w:t>ký</w:t>
      </w:r>
      <w:proofErr w:type="spellEnd"/>
      <w:r w:rsidRPr="00E51F32">
        <w:rPr>
          <w:rFonts w:ascii="Times New Roman" w:hAnsi="Times New Roman"/>
          <w:bCs/>
        </w:rPr>
        <w:t xml:space="preserve"> </w:t>
      </w:r>
      <w:proofErr w:type="spellStart"/>
      <w:r w:rsidRPr="00E51F32">
        <w:rPr>
          <w:rFonts w:ascii="Times New Roman" w:hAnsi="Times New Roman"/>
          <w:bCs/>
        </w:rPr>
        <w:t>kết</w:t>
      </w:r>
      <w:proofErr w:type="spellEnd"/>
      <w:r w:rsidRPr="00E51F32">
        <w:rPr>
          <w:rFonts w:ascii="Times New Roman" w:hAnsi="Times New Roman"/>
          <w:bCs/>
        </w:rPr>
        <w:t xml:space="preserve"> </w:t>
      </w:r>
      <w:proofErr w:type="spellStart"/>
      <w:r w:rsidRPr="00E51F32">
        <w:rPr>
          <w:rFonts w:ascii="Times New Roman" w:hAnsi="Times New Roman"/>
          <w:bCs/>
        </w:rPr>
        <w:t>Hợp</w:t>
      </w:r>
      <w:proofErr w:type="spellEnd"/>
      <w:r w:rsidRPr="00E51F32">
        <w:rPr>
          <w:rFonts w:ascii="Times New Roman" w:hAnsi="Times New Roman"/>
          <w:bCs/>
        </w:rPr>
        <w:t xml:space="preserve"> </w:t>
      </w:r>
      <w:proofErr w:type="spellStart"/>
      <w:r w:rsidRPr="00E51F32">
        <w:rPr>
          <w:rFonts w:ascii="Times New Roman" w:hAnsi="Times New Roman"/>
          <w:bCs/>
        </w:rPr>
        <w:t>Đồng</w:t>
      </w:r>
      <w:proofErr w:type="spellEnd"/>
      <w:r w:rsidRPr="00E51F32">
        <w:rPr>
          <w:rFonts w:ascii="Times New Roman" w:hAnsi="Times New Roman"/>
          <w:bCs/>
        </w:rPr>
        <w:t xml:space="preserve"> </w:t>
      </w:r>
      <w:proofErr w:type="spellStart"/>
      <w:r w:rsidRPr="00E51F32">
        <w:rPr>
          <w:rFonts w:ascii="Times New Roman" w:hAnsi="Times New Roman"/>
          <w:bCs/>
        </w:rPr>
        <w:t>này</w:t>
      </w:r>
      <w:proofErr w:type="spellEnd"/>
      <w:r w:rsidRPr="00E51F32">
        <w:rPr>
          <w:rFonts w:ascii="Times New Roman" w:hAnsi="Times New Roman"/>
          <w:bCs/>
        </w:rPr>
        <w:t xml:space="preserve"> </w:t>
      </w:r>
      <w:proofErr w:type="spellStart"/>
      <w:r w:rsidRPr="00E51F32">
        <w:rPr>
          <w:rFonts w:ascii="Times New Roman" w:hAnsi="Times New Roman"/>
          <w:bCs/>
        </w:rPr>
        <w:t>với</w:t>
      </w:r>
      <w:proofErr w:type="spellEnd"/>
      <w:r w:rsidRPr="00E51F32">
        <w:rPr>
          <w:rFonts w:ascii="Times New Roman" w:hAnsi="Times New Roman"/>
          <w:bCs/>
        </w:rPr>
        <w:t xml:space="preserve"> </w:t>
      </w:r>
      <w:proofErr w:type="spellStart"/>
      <w:r w:rsidRPr="00E51F32">
        <w:rPr>
          <w:rFonts w:ascii="Times New Roman" w:hAnsi="Times New Roman"/>
          <w:bCs/>
        </w:rPr>
        <w:t>các</w:t>
      </w:r>
      <w:proofErr w:type="spellEnd"/>
      <w:r w:rsidRPr="00E51F32">
        <w:rPr>
          <w:rFonts w:ascii="Times New Roman" w:hAnsi="Times New Roman"/>
          <w:bCs/>
        </w:rPr>
        <w:t xml:space="preserve"> </w:t>
      </w:r>
      <w:proofErr w:type="spellStart"/>
      <w:r w:rsidRPr="00E51F32">
        <w:rPr>
          <w:rFonts w:ascii="Times New Roman" w:hAnsi="Times New Roman"/>
          <w:bCs/>
        </w:rPr>
        <w:t>điều</w:t>
      </w:r>
      <w:proofErr w:type="spellEnd"/>
      <w:r w:rsidRPr="00E51F32">
        <w:rPr>
          <w:rFonts w:ascii="Times New Roman" w:hAnsi="Times New Roman"/>
          <w:bCs/>
        </w:rPr>
        <w:t xml:space="preserve"> </w:t>
      </w:r>
      <w:proofErr w:type="spellStart"/>
      <w:r w:rsidRPr="00E51F32">
        <w:rPr>
          <w:rFonts w:ascii="Times New Roman" w:hAnsi="Times New Roman"/>
          <w:bCs/>
        </w:rPr>
        <w:t>khoản</w:t>
      </w:r>
      <w:proofErr w:type="spellEnd"/>
      <w:r w:rsidRPr="00E51F32">
        <w:rPr>
          <w:rFonts w:ascii="Times New Roman" w:hAnsi="Times New Roman"/>
          <w:bCs/>
        </w:rPr>
        <w:t xml:space="preserve"> </w:t>
      </w:r>
      <w:proofErr w:type="spellStart"/>
      <w:r w:rsidRPr="00E51F32">
        <w:rPr>
          <w:rFonts w:ascii="Times New Roman" w:hAnsi="Times New Roman"/>
          <w:bCs/>
        </w:rPr>
        <w:t>và</w:t>
      </w:r>
      <w:proofErr w:type="spellEnd"/>
      <w:r w:rsidRPr="00E51F32">
        <w:rPr>
          <w:rFonts w:ascii="Times New Roman" w:hAnsi="Times New Roman"/>
          <w:bCs/>
        </w:rPr>
        <w:t xml:space="preserve"> </w:t>
      </w:r>
      <w:proofErr w:type="spellStart"/>
      <w:r w:rsidRPr="00E51F32">
        <w:rPr>
          <w:rFonts w:ascii="Times New Roman" w:hAnsi="Times New Roman"/>
          <w:bCs/>
        </w:rPr>
        <w:t>điều</w:t>
      </w:r>
      <w:proofErr w:type="spellEnd"/>
      <w:r w:rsidRPr="00E51F32">
        <w:rPr>
          <w:rFonts w:ascii="Times New Roman" w:hAnsi="Times New Roman"/>
          <w:bCs/>
        </w:rPr>
        <w:t xml:space="preserve"> </w:t>
      </w:r>
      <w:proofErr w:type="spellStart"/>
      <w:r w:rsidRPr="00E51F32">
        <w:rPr>
          <w:rFonts w:ascii="Times New Roman" w:hAnsi="Times New Roman"/>
          <w:bCs/>
        </w:rPr>
        <w:t>kiện</w:t>
      </w:r>
      <w:proofErr w:type="spellEnd"/>
      <w:r w:rsidRPr="00E51F32">
        <w:rPr>
          <w:rFonts w:ascii="Times New Roman" w:hAnsi="Times New Roman"/>
          <w:bCs/>
        </w:rPr>
        <w:t xml:space="preserve"> </w:t>
      </w:r>
      <w:proofErr w:type="spellStart"/>
      <w:r w:rsidRPr="00E51F32">
        <w:rPr>
          <w:rFonts w:ascii="Times New Roman" w:hAnsi="Times New Roman"/>
          <w:bCs/>
        </w:rPr>
        <w:t>như</w:t>
      </w:r>
      <w:proofErr w:type="spellEnd"/>
      <w:r w:rsidRPr="00E51F32">
        <w:rPr>
          <w:rFonts w:ascii="Times New Roman" w:hAnsi="Times New Roman"/>
          <w:bCs/>
        </w:rPr>
        <w:t xml:space="preserve"> </w:t>
      </w:r>
      <w:proofErr w:type="spellStart"/>
      <w:r w:rsidRPr="00E51F32">
        <w:rPr>
          <w:rFonts w:ascii="Times New Roman" w:hAnsi="Times New Roman"/>
          <w:bCs/>
        </w:rPr>
        <w:t>sau</w:t>
      </w:r>
      <w:proofErr w:type="spellEnd"/>
      <w:r w:rsidRPr="00E51F32">
        <w:rPr>
          <w:rFonts w:ascii="Times New Roman" w:hAnsi="Times New Roman"/>
          <w:bCs/>
        </w:rPr>
        <w:t>:</w:t>
      </w:r>
    </w:p>
    <w:p w14:paraId="5A28AAB1" w14:textId="77777777" w:rsidR="002E22F6" w:rsidRPr="00E51F32" w:rsidRDefault="002E22F6" w:rsidP="002E22F6">
      <w:pPr>
        <w:keepNext/>
        <w:widowControl w:val="0"/>
        <w:jc w:val="both"/>
        <w:rPr>
          <w:rFonts w:ascii="Times New Roman" w:hAnsi="Times New Roman"/>
          <w:bCs/>
          <w:i/>
        </w:rPr>
      </w:pPr>
      <w:r w:rsidRPr="00E51F32">
        <w:rPr>
          <w:rFonts w:ascii="Times New Roman" w:hAnsi="Times New Roman"/>
          <w:bCs/>
          <w:i/>
        </w:rPr>
        <w:t xml:space="preserve">After </w:t>
      </w:r>
      <w:r w:rsidRPr="00E51F32">
        <w:rPr>
          <w:rFonts w:ascii="Times New Roman" w:hAnsi="Times New Roman"/>
          <w:i/>
          <w:iCs/>
        </w:rPr>
        <w:t>discussion</w:t>
      </w:r>
      <w:r w:rsidRPr="00E51F32">
        <w:rPr>
          <w:rFonts w:ascii="Times New Roman" w:hAnsi="Times New Roman"/>
          <w:bCs/>
          <w:i/>
        </w:rPr>
        <w:t>, the Parties agree to sign this Contract with terms and conditions as follows:</w:t>
      </w:r>
    </w:p>
    <w:bookmarkEnd w:id="24"/>
    <w:p w14:paraId="6B0B1E7E" w14:textId="77777777" w:rsidR="005B3377" w:rsidRPr="00E51F32" w:rsidRDefault="005B3377" w:rsidP="00DA541C">
      <w:pPr>
        <w:keepNext/>
        <w:widowControl w:val="0"/>
        <w:tabs>
          <w:tab w:val="left" w:pos="360"/>
        </w:tabs>
        <w:jc w:val="both"/>
        <w:rPr>
          <w:rFonts w:ascii="Times New Roman" w:hAnsi="Times New Roman"/>
        </w:rPr>
      </w:pPr>
    </w:p>
    <w:p w14:paraId="249DA716" w14:textId="257B85E3" w:rsidR="005B3377" w:rsidRPr="00E51F32" w:rsidRDefault="005B3377" w:rsidP="00864BEE">
      <w:pPr>
        <w:keepNext/>
        <w:widowControl w:val="0"/>
        <w:numPr>
          <w:ilvl w:val="0"/>
          <w:numId w:val="7"/>
        </w:numPr>
        <w:tabs>
          <w:tab w:val="left" w:pos="1418"/>
        </w:tabs>
        <w:ind w:left="1418" w:hanging="1418"/>
        <w:jc w:val="both"/>
        <w:rPr>
          <w:rFonts w:ascii="Times New Roman" w:hAnsi="Times New Roman"/>
          <w:b/>
          <w:bCs/>
        </w:rPr>
      </w:pPr>
      <w:bookmarkStart w:id="25" w:name="_Ref36478294"/>
      <w:r w:rsidRPr="00E51F32">
        <w:rPr>
          <w:rFonts w:ascii="Times New Roman" w:hAnsi="Times New Roman"/>
          <w:b/>
          <w:bCs/>
        </w:rPr>
        <w:t>HÀNG HÓA VÀ GIÁ CẢ</w:t>
      </w:r>
      <w:bookmarkEnd w:id="25"/>
    </w:p>
    <w:p w14:paraId="4A96AA50" w14:textId="6E587574" w:rsidR="00845A91" w:rsidRPr="00E51F32" w:rsidRDefault="00845A91" w:rsidP="00864BEE">
      <w:pPr>
        <w:keepNext/>
        <w:widowControl w:val="0"/>
        <w:numPr>
          <w:ilvl w:val="0"/>
          <w:numId w:val="8"/>
        </w:numPr>
        <w:tabs>
          <w:tab w:val="left" w:pos="1418"/>
        </w:tabs>
        <w:ind w:left="1418" w:hanging="1418"/>
        <w:jc w:val="both"/>
        <w:rPr>
          <w:rFonts w:ascii="Times New Roman" w:hAnsi="Times New Roman"/>
          <w:b/>
          <w:bCs/>
          <w:i/>
          <w:iCs/>
        </w:rPr>
      </w:pPr>
      <w:bookmarkStart w:id="26" w:name="_Ref36478303"/>
      <w:r w:rsidRPr="00E51F32">
        <w:rPr>
          <w:rFonts w:ascii="Times New Roman" w:hAnsi="Times New Roman"/>
          <w:b/>
          <w:bCs/>
          <w:i/>
          <w:iCs/>
        </w:rPr>
        <w:t>PRODUCT, PRICE AND QUANTITY</w:t>
      </w:r>
      <w:bookmarkEnd w:id="26"/>
    </w:p>
    <w:p w14:paraId="76F90736" w14:textId="77777777" w:rsidR="00845A91" w:rsidRPr="00E51F32" w:rsidRDefault="00845A91" w:rsidP="00DA541C">
      <w:pPr>
        <w:keepNext/>
        <w:widowControl w:val="0"/>
        <w:jc w:val="both"/>
        <w:rPr>
          <w:rFonts w:ascii="Times New Roman" w:hAnsi="Times New Roman"/>
          <w:b/>
          <w:bCs/>
        </w:rPr>
      </w:pPr>
    </w:p>
    <w:p w14:paraId="4F1FAC44" w14:textId="4D427976" w:rsidR="005B3377" w:rsidRPr="00E51F32" w:rsidRDefault="005B3377" w:rsidP="00DA541C">
      <w:pPr>
        <w:keepNext/>
        <w:widowControl w:val="0"/>
        <w:jc w:val="both"/>
        <w:rPr>
          <w:rFonts w:ascii="Times New Roman" w:hAnsi="Times New Roman"/>
        </w:rPr>
      </w:pPr>
      <w:proofErr w:type="spellStart"/>
      <w:r w:rsidRPr="00E51F32">
        <w:rPr>
          <w:rFonts w:ascii="Times New Roman" w:hAnsi="Times New Roman"/>
        </w:rPr>
        <w:t>Bên</w:t>
      </w:r>
      <w:proofErr w:type="spellEnd"/>
      <w:r w:rsidRPr="00E51F32">
        <w:rPr>
          <w:rFonts w:ascii="Times New Roman" w:hAnsi="Times New Roman"/>
        </w:rPr>
        <w:t xml:space="preserve"> Mua </w:t>
      </w:r>
      <w:proofErr w:type="spellStart"/>
      <w:r w:rsidRPr="00E51F32">
        <w:rPr>
          <w:rFonts w:ascii="Times New Roman" w:hAnsi="Times New Roman"/>
        </w:rPr>
        <w:t>chỉ</w:t>
      </w:r>
      <w:proofErr w:type="spellEnd"/>
      <w:r w:rsidRPr="00E51F32">
        <w:rPr>
          <w:rFonts w:ascii="Times New Roman" w:hAnsi="Times New Roman"/>
        </w:rPr>
        <w:t xml:space="preserve"> </w:t>
      </w:r>
      <w:proofErr w:type="spellStart"/>
      <w:r w:rsidRPr="00E51F32">
        <w:rPr>
          <w:rFonts w:ascii="Times New Roman" w:hAnsi="Times New Roman"/>
        </w:rPr>
        <w:t>định</w:t>
      </w:r>
      <w:proofErr w:type="spellEnd"/>
      <w:r w:rsidRPr="00E51F32">
        <w:rPr>
          <w:rFonts w:ascii="Times New Roman" w:hAnsi="Times New Roman"/>
        </w:rPr>
        <w:t xml:space="preserve"> </w:t>
      </w:r>
      <w:proofErr w:type="spellStart"/>
      <w:r w:rsidRPr="00E51F32">
        <w:rPr>
          <w:rFonts w:ascii="Times New Roman" w:hAnsi="Times New Roman"/>
        </w:rPr>
        <w:t>Nhà</w:t>
      </w:r>
      <w:proofErr w:type="spellEnd"/>
      <w:r w:rsidRPr="00E51F32">
        <w:rPr>
          <w:rFonts w:ascii="Times New Roman" w:hAnsi="Times New Roman"/>
        </w:rPr>
        <w:t xml:space="preserve"> Cung </w:t>
      </w:r>
      <w:proofErr w:type="spellStart"/>
      <w:r w:rsidRPr="00E51F32">
        <w:rPr>
          <w:rFonts w:ascii="Times New Roman" w:hAnsi="Times New Roman"/>
        </w:rPr>
        <w:t>Cấp</w:t>
      </w:r>
      <w:proofErr w:type="spellEnd"/>
      <w:r w:rsidR="004D6F3C" w:rsidRPr="00E51F32">
        <w:rPr>
          <w:rFonts w:ascii="Times New Roman" w:hAnsi="Times New Roman"/>
        </w:rPr>
        <w:t xml:space="preserve"> </w:t>
      </w:r>
      <w:proofErr w:type="spellStart"/>
      <w:r w:rsidRPr="00E51F32">
        <w:rPr>
          <w:rFonts w:ascii="Times New Roman" w:hAnsi="Times New Roman"/>
        </w:rPr>
        <w:t>cung</w:t>
      </w:r>
      <w:proofErr w:type="spellEnd"/>
      <w:r w:rsidRPr="00E51F32">
        <w:rPr>
          <w:rFonts w:ascii="Times New Roman" w:hAnsi="Times New Roman"/>
        </w:rPr>
        <w:t xml:space="preserve"> </w:t>
      </w:r>
      <w:proofErr w:type="spellStart"/>
      <w:r w:rsidRPr="00E51F32">
        <w:rPr>
          <w:rFonts w:ascii="Times New Roman" w:hAnsi="Times New Roman"/>
        </w:rPr>
        <w:t>cấp</w:t>
      </w:r>
      <w:proofErr w:type="spellEnd"/>
      <w:r w:rsidRPr="00E51F32">
        <w:rPr>
          <w:rFonts w:ascii="Times New Roman" w:hAnsi="Times New Roman"/>
        </w:rPr>
        <w:t xml:space="preserve"> </w:t>
      </w:r>
      <w:proofErr w:type="spellStart"/>
      <w:r w:rsidR="004222CD" w:rsidRPr="00E51F32">
        <w:rPr>
          <w:rFonts w:ascii="Times New Roman" w:hAnsi="Times New Roman"/>
        </w:rPr>
        <w:t>hàng</w:t>
      </w:r>
      <w:proofErr w:type="spellEnd"/>
      <w:r w:rsidR="004222CD" w:rsidRPr="00E51F32">
        <w:rPr>
          <w:rFonts w:ascii="Times New Roman" w:hAnsi="Times New Roman"/>
        </w:rPr>
        <w:t xml:space="preserve"> </w:t>
      </w:r>
      <w:proofErr w:type="spellStart"/>
      <w:r w:rsidR="004222CD" w:rsidRPr="00E51F32">
        <w:rPr>
          <w:rFonts w:ascii="Times New Roman" w:hAnsi="Times New Roman"/>
        </w:rPr>
        <w:t>hóa</w:t>
      </w:r>
      <w:proofErr w:type="spellEnd"/>
      <w:r w:rsidR="004222CD" w:rsidRPr="00E51F32">
        <w:rPr>
          <w:rFonts w:ascii="Times New Roman" w:hAnsi="Times New Roman"/>
        </w:rPr>
        <w:t xml:space="preserve"> </w:t>
      </w:r>
      <w:proofErr w:type="spellStart"/>
      <w:r w:rsidR="004222CD" w:rsidRPr="00E51F32">
        <w:rPr>
          <w:rFonts w:ascii="Times New Roman" w:hAnsi="Times New Roman"/>
        </w:rPr>
        <w:t>là</w:t>
      </w:r>
      <w:proofErr w:type="spellEnd"/>
      <w:r w:rsidR="004222CD" w:rsidRPr="00E51F32">
        <w:rPr>
          <w:rFonts w:ascii="Times New Roman" w:hAnsi="Times New Roman"/>
        </w:rPr>
        <w:t xml:space="preserve"> </w:t>
      </w:r>
      <w:proofErr w:type="spellStart"/>
      <w:r w:rsidR="00376975" w:rsidRPr="00E51F32">
        <w:rPr>
          <w:rFonts w:ascii="Times New Roman" w:hAnsi="Times New Roman"/>
          <w:iCs/>
        </w:rPr>
        <w:t>Thiết</w:t>
      </w:r>
      <w:proofErr w:type="spellEnd"/>
      <w:r w:rsidR="00376975" w:rsidRPr="00E51F32">
        <w:rPr>
          <w:rFonts w:ascii="Times New Roman" w:hAnsi="Times New Roman"/>
          <w:iCs/>
        </w:rPr>
        <w:t xml:space="preserve"> </w:t>
      </w:r>
      <w:proofErr w:type="spellStart"/>
      <w:r w:rsidR="00376975" w:rsidRPr="00E51F32">
        <w:rPr>
          <w:rFonts w:ascii="Times New Roman" w:hAnsi="Times New Roman"/>
          <w:iCs/>
        </w:rPr>
        <w:t>bị</w:t>
      </w:r>
      <w:proofErr w:type="spellEnd"/>
      <w:r w:rsidR="00376975" w:rsidRPr="00E51F32">
        <w:rPr>
          <w:rFonts w:ascii="Times New Roman" w:hAnsi="Times New Roman"/>
          <w:iCs/>
        </w:rPr>
        <w:t xml:space="preserve"> </w:t>
      </w:r>
      <w:proofErr w:type="spellStart"/>
      <w:r w:rsidR="00376975" w:rsidRPr="00E51F32">
        <w:rPr>
          <w:rFonts w:ascii="Times New Roman" w:hAnsi="Times New Roman"/>
          <w:iCs/>
        </w:rPr>
        <w:t>văn</w:t>
      </w:r>
      <w:proofErr w:type="spellEnd"/>
      <w:r w:rsidR="00376975" w:rsidRPr="00E51F32">
        <w:rPr>
          <w:rFonts w:ascii="Times New Roman" w:hAnsi="Times New Roman"/>
          <w:iCs/>
        </w:rPr>
        <w:t xml:space="preserve"> phòng</w:t>
      </w:r>
      <w:r w:rsidR="006A0FF0" w:rsidRPr="00E51F32">
        <w:rPr>
          <w:rFonts w:ascii="Times New Roman" w:hAnsi="Times New Roman"/>
          <w:i/>
        </w:rPr>
        <w:t xml:space="preserve"> </w:t>
      </w:r>
      <w:proofErr w:type="spellStart"/>
      <w:r w:rsidRPr="00E51F32">
        <w:rPr>
          <w:rFonts w:ascii="Times New Roman" w:hAnsi="Times New Roman"/>
        </w:rPr>
        <w:t>với</w:t>
      </w:r>
      <w:proofErr w:type="spellEnd"/>
      <w:r w:rsidRPr="00E51F32">
        <w:rPr>
          <w:rFonts w:ascii="Times New Roman" w:hAnsi="Times New Roman"/>
        </w:rPr>
        <w:t xml:space="preserve"> </w:t>
      </w:r>
      <w:proofErr w:type="spellStart"/>
      <w:r w:rsidRPr="00E51F32">
        <w:rPr>
          <w:rFonts w:ascii="Times New Roman" w:hAnsi="Times New Roman"/>
        </w:rPr>
        <w:t>đặc</w:t>
      </w:r>
      <w:proofErr w:type="spellEnd"/>
      <w:r w:rsidRPr="00E51F32">
        <w:rPr>
          <w:rFonts w:ascii="Times New Roman" w:hAnsi="Times New Roman"/>
        </w:rPr>
        <w:t xml:space="preserve"> </w:t>
      </w:r>
      <w:proofErr w:type="spellStart"/>
      <w:r w:rsidRPr="00E51F32">
        <w:rPr>
          <w:rFonts w:ascii="Times New Roman" w:hAnsi="Times New Roman"/>
        </w:rPr>
        <w:t>tính</w:t>
      </w:r>
      <w:proofErr w:type="spellEnd"/>
      <w:r w:rsidRPr="00E51F32">
        <w:rPr>
          <w:rFonts w:ascii="Times New Roman" w:hAnsi="Times New Roman"/>
        </w:rPr>
        <w:t xml:space="preserve"> </w:t>
      </w:r>
      <w:proofErr w:type="spellStart"/>
      <w:r w:rsidRPr="00E51F32">
        <w:rPr>
          <w:rFonts w:ascii="Times New Roman" w:hAnsi="Times New Roman"/>
        </w:rPr>
        <w:t>và</w:t>
      </w:r>
      <w:proofErr w:type="spellEnd"/>
      <w:r w:rsidRPr="00E51F32">
        <w:rPr>
          <w:rFonts w:ascii="Times New Roman" w:hAnsi="Times New Roman"/>
        </w:rPr>
        <w:t xml:space="preserve"> </w:t>
      </w:r>
      <w:proofErr w:type="spellStart"/>
      <w:r w:rsidR="00CD1628" w:rsidRPr="00E51F32">
        <w:rPr>
          <w:rFonts w:ascii="Times New Roman" w:hAnsi="Times New Roman"/>
        </w:rPr>
        <w:t>đơn</w:t>
      </w:r>
      <w:proofErr w:type="spellEnd"/>
      <w:r w:rsidR="00CD1628" w:rsidRPr="00E51F32">
        <w:rPr>
          <w:rFonts w:ascii="Times New Roman" w:hAnsi="Times New Roman"/>
        </w:rPr>
        <w:t xml:space="preserve"> </w:t>
      </w:r>
      <w:proofErr w:type="spellStart"/>
      <w:r w:rsidR="00CD1628" w:rsidRPr="00E51F32">
        <w:rPr>
          <w:rFonts w:ascii="Times New Roman" w:hAnsi="Times New Roman"/>
        </w:rPr>
        <w:t>giá</w:t>
      </w:r>
      <w:proofErr w:type="spellEnd"/>
      <w:r w:rsidR="00CD1628" w:rsidRPr="00E51F32">
        <w:rPr>
          <w:rFonts w:ascii="Times New Roman" w:hAnsi="Times New Roman"/>
        </w:rPr>
        <w:t xml:space="preserve"> </w:t>
      </w:r>
      <w:proofErr w:type="spellStart"/>
      <w:r w:rsidRPr="00E51F32">
        <w:rPr>
          <w:rFonts w:ascii="Times New Roman" w:hAnsi="Times New Roman"/>
        </w:rPr>
        <w:t>như</w:t>
      </w:r>
      <w:proofErr w:type="spellEnd"/>
      <w:r w:rsidRPr="00E51F32">
        <w:rPr>
          <w:rFonts w:ascii="Times New Roman" w:hAnsi="Times New Roman"/>
        </w:rPr>
        <w:t xml:space="preserve"> </w:t>
      </w:r>
      <w:proofErr w:type="spellStart"/>
      <w:r w:rsidRPr="00E51F32">
        <w:rPr>
          <w:rFonts w:ascii="Times New Roman" w:hAnsi="Times New Roman"/>
        </w:rPr>
        <w:t>được</w:t>
      </w:r>
      <w:proofErr w:type="spellEnd"/>
      <w:r w:rsidRPr="00E51F32">
        <w:rPr>
          <w:rFonts w:ascii="Times New Roman" w:hAnsi="Times New Roman"/>
        </w:rPr>
        <w:t xml:space="preserve"> </w:t>
      </w:r>
      <w:proofErr w:type="spellStart"/>
      <w:r w:rsidRPr="00E51F32">
        <w:rPr>
          <w:rFonts w:ascii="Times New Roman" w:hAnsi="Times New Roman"/>
        </w:rPr>
        <w:t>qu</w:t>
      </w:r>
      <w:r w:rsidR="000776EC" w:rsidRPr="00E51F32">
        <w:rPr>
          <w:rFonts w:ascii="Times New Roman" w:hAnsi="Times New Roman"/>
        </w:rPr>
        <w:t>y</w:t>
      </w:r>
      <w:proofErr w:type="spellEnd"/>
      <w:r w:rsidR="000776EC" w:rsidRPr="00E51F32">
        <w:rPr>
          <w:rFonts w:ascii="Times New Roman" w:hAnsi="Times New Roman"/>
        </w:rPr>
        <w:t xml:space="preserve"> </w:t>
      </w:r>
      <w:proofErr w:type="spellStart"/>
      <w:r w:rsidRPr="00E51F32">
        <w:rPr>
          <w:rFonts w:ascii="Times New Roman" w:hAnsi="Times New Roman"/>
        </w:rPr>
        <w:t>định</w:t>
      </w:r>
      <w:proofErr w:type="spellEnd"/>
      <w:r w:rsidRPr="00E51F32">
        <w:rPr>
          <w:rFonts w:ascii="Times New Roman" w:hAnsi="Times New Roman"/>
        </w:rPr>
        <w:t xml:space="preserve"> </w:t>
      </w:r>
      <w:proofErr w:type="spellStart"/>
      <w:r w:rsidRPr="00E51F32">
        <w:rPr>
          <w:rFonts w:ascii="Times New Roman" w:hAnsi="Times New Roman"/>
        </w:rPr>
        <w:t>cụ</w:t>
      </w:r>
      <w:proofErr w:type="spellEnd"/>
      <w:r w:rsidRPr="00E51F32">
        <w:rPr>
          <w:rFonts w:ascii="Times New Roman" w:hAnsi="Times New Roman"/>
        </w:rPr>
        <w:t xml:space="preserve"> </w:t>
      </w:r>
      <w:proofErr w:type="spellStart"/>
      <w:r w:rsidRPr="00E51F32">
        <w:rPr>
          <w:rFonts w:ascii="Times New Roman" w:hAnsi="Times New Roman"/>
        </w:rPr>
        <w:t>thể</w:t>
      </w:r>
      <w:proofErr w:type="spellEnd"/>
      <w:r w:rsidRPr="00E51F32">
        <w:rPr>
          <w:rFonts w:ascii="Times New Roman" w:hAnsi="Times New Roman"/>
        </w:rPr>
        <w:t xml:space="preserve"> </w:t>
      </w:r>
      <w:proofErr w:type="spellStart"/>
      <w:r w:rsidRPr="00E51F32">
        <w:rPr>
          <w:rFonts w:ascii="Times New Roman" w:hAnsi="Times New Roman"/>
        </w:rPr>
        <w:t>tại</w:t>
      </w:r>
      <w:proofErr w:type="spellEnd"/>
      <w:r w:rsidRPr="00E51F32">
        <w:rPr>
          <w:rFonts w:ascii="Times New Roman" w:hAnsi="Times New Roman"/>
        </w:rPr>
        <w:t xml:space="preserve"> </w:t>
      </w:r>
      <w:proofErr w:type="spellStart"/>
      <w:r w:rsidRPr="00E51F32">
        <w:rPr>
          <w:rFonts w:ascii="Times New Roman" w:hAnsi="Times New Roman"/>
        </w:rPr>
        <w:t>Phụ</w:t>
      </w:r>
      <w:proofErr w:type="spellEnd"/>
      <w:r w:rsidRPr="00E51F32">
        <w:rPr>
          <w:rFonts w:ascii="Times New Roman" w:hAnsi="Times New Roman"/>
        </w:rPr>
        <w:t xml:space="preserve"> </w:t>
      </w:r>
      <w:proofErr w:type="spellStart"/>
      <w:r w:rsidRPr="00E51F32">
        <w:rPr>
          <w:rFonts w:ascii="Times New Roman" w:hAnsi="Times New Roman"/>
        </w:rPr>
        <w:t>lục</w:t>
      </w:r>
      <w:proofErr w:type="spellEnd"/>
      <w:r w:rsidRPr="00E51F32">
        <w:rPr>
          <w:rFonts w:ascii="Times New Roman" w:hAnsi="Times New Roman"/>
        </w:rPr>
        <w:t xml:space="preserve"> 1</w:t>
      </w:r>
      <w:r w:rsidR="00CA19C8" w:rsidRPr="00E51F32">
        <w:rPr>
          <w:rFonts w:ascii="Times New Roman" w:hAnsi="Times New Roman"/>
        </w:rPr>
        <w:t xml:space="preserve"> </w:t>
      </w:r>
      <w:proofErr w:type="spellStart"/>
      <w:r w:rsidR="00CA19C8" w:rsidRPr="00E51F32">
        <w:rPr>
          <w:rFonts w:ascii="Times New Roman" w:hAnsi="Times New Roman"/>
        </w:rPr>
        <w:t>và</w:t>
      </w:r>
      <w:proofErr w:type="spellEnd"/>
      <w:r w:rsidR="00CA19C8" w:rsidRPr="00E51F32">
        <w:rPr>
          <w:rFonts w:ascii="Times New Roman" w:hAnsi="Times New Roman"/>
        </w:rPr>
        <w:t xml:space="preserve"> </w:t>
      </w:r>
      <w:proofErr w:type="spellStart"/>
      <w:r w:rsidR="004D6F3C" w:rsidRPr="00E51F32">
        <w:rPr>
          <w:rFonts w:ascii="Times New Roman" w:hAnsi="Times New Roman"/>
        </w:rPr>
        <w:t>Phụ</w:t>
      </w:r>
      <w:proofErr w:type="spellEnd"/>
      <w:r w:rsidR="004D6F3C" w:rsidRPr="00E51F32">
        <w:rPr>
          <w:rFonts w:ascii="Times New Roman" w:hAnsi="Times New Roman"/>
        </w:rPr>
        <w:t xml:space="preserve"> Lục </w:t>
      </w:r>
      <w:r w:rsidR="00CA19C8" w:rsidRPr="00E51F32">
        <w:rPr>
          <w:rFonts w:ascii="Times New Roman" w:hAnsi="Times New Roman"/>
        </w:rPr>
        <w:t>2</w:t>
      </w:r>
      <w:r w:rsidRPr="00E51F32">
        <w:rPr>
          <w:rFonts w:ascii="Times New Roman" w:hAnsi="Times New Roman"/>
        </w:rPr>
        <w:t xml:space="preserve"> (“</w:t>
      </w:r>
      <w:proofErr w:type="spellStart"/>
      <w:r w:rsidRPr="00E51F32">
        <w:rPr>
          <w:rFonts w:ascii="Times New Roman" w:hAnsi="Times New Roman"/>
          <w:b/>
        </w:rPr>
        <w:t>Hàng</w:t>
      </w:r>
      <w:proofErr w:type="spellEnd"/>
      <w:r w:rsidRPr="00E51F32">
        <w:rPr>
          <w:rFonts w:ascii="Times New Roman" w:hAnsi="Times New Roman"/>
          <w:b/>
        </w:rPr>
        <w:t xml:space="preserve"> </w:t>
      </w:r>
      <w:proofErr w:type="spellStart"/>
      <w:r w:rsidRPr="00E51F32">
        <w:rPr>
          <w:rFonts w:ascii="Times New Roman" w:hAnsi="Times New Roman"/>
          <w:b/>
        </w:rPr>
        <w:t>Hóa</w:t>
      </w:r>
      <w:proofErr w:type="spellEnd"/>
      <w:r w:rsidRPr="00E51F32">
        <w:rPr>
          <w:rFonts w:ascii="Times New Roman" w:hAnsi="Times New Roman"/>
        </w:rPr>
        <w:t xml:space="preserve">”) </w:t>
      </w:r>
      <w:proofErr w:type="spellStart"/>
      <w:r w:rsidRPr="00E51F32">
        <w:rPr>
          <w:rFonts w:ascii="Times New Roman" w:hAnsi="Times New Roman"/>
        </w:rPr>
        <w:t>và</w:t>
      </w:r>
      <w:proofErr w:type="spellEnd"/>
      <w:r w:rsidRPr="00E51F32">
        <w:rPr>
          <w:rFonts w:ascii="Times New Roman" w:hAnsi="Times New Roman"/>
        </w:rPr>
        <w:t xml:space="preserve"> </w:t>
      </w:r>
      <w:proofErr w:type="spellStart"/>
      <w:r w:rsidR="00D46D51" w:rsidRPr="00E51F32">
        <w:rPr>
          <w:rFonts w:ascii="Times New Roman" w:hAnsi="Times New Roman"/>
        </w:rPr>
        <w:t>Nhà</w:t>
      </w:r>
      <w:proofErr w:type="spellEnd"/>
      <w:r w:rsidR="00D46D51" w:rsidRPr="00E51F32">
        <w:rPr>
          <w:rFonts w:ascii="Times New Roman" w:hAnsi="Times New Roman"/>
        </w:rPr>
        <w:t xml:space="preserve"> Cung </w:t>
      </w:r>
      <w:proofErr w:type="spellStart"/>
      <w:r w:rsidR="00D46D51" w:rsidRPr="00E51F32">
        <w:rPr>
          <w:rFonts w:ascii="Times New Roman" w:hAnsi="Times New Roman"/>
        </w:rPr>
        <w:t>Cấp</w:t>
      </w:r>
      <w:proofErr w:type="spellEnd"/>
      <w:r w:rsidRPr="00E51F32">
        <w:rPr>
          <w:rFonts w:ascii="Times New Roman" w:hAnsi="Times New Roman"/>
        </w:rPr>
        <w:t xml:space="preserve"> </w:t>
      </w:r>
      <w:proofErr w:type="spellStart"/>
      <w:r w:rsidRPr="00E51F32">
        <w:rPr>
          <w:rFonts w:ascii="Times New Roman" w:hAnsi="Times New Roman"/>
        </w:rPr>
        <w:t>chấp</w:t>
      </w:r>
      <w:proofErr w:type="spellEnd"/>
      <w:r w:rsidRPr="00E51F32">
        <w:rPr>
          <w:rFonts w:ascii="Times New Roman" w:hAnsi="Times New Roman"/>
        </w:rPr>
        <w:t xml:space="preserve"> </w:t>
      </w:r>
      <w:proofErr w:type="spellStart"/>
      <w:r w:rsidRPr="00E51F32">
        <w:rPr>
          <w:rFonts w:ascii="Times New Roman" w:hAnsi="Times New Roman"/>
        </w:rPr>
        <w:t>nhận</w:t>
      </w:r>
      <w:proofErr w:type="spellEnd"/>
      <w:r w:rsidRPr="00E51F32">
        <w:rPr>
          <w:rFonts w:ascii="Times New Roman" w:hAnsi="Times New Roman"/>
        </w:rPr>
        <w:t xml:space="preserve"> </w:t>
      </w:r>
      <w:proofErr w:type="spellStart"/>
      <w:r w:rsidRPr="00E51F32">
        <w:rPr>
          <w:rFonts w:ascii="Times New Roman" w:hAnsi="Times New Roman"/>
        </w:rPr>
        <w:t>sự</w:t>
      </w:r>
      <w:proofErr w:type="spellEnd"/>
      <w:r w:rsidRPr="00E51F32">
        <w:rPr>
          <w:rFonts w:ascii="Times New Roman" w:hAnsi="Times New Roman"/>
        </w:rPr>
        <w:t xml:space="preserve"> </w:t>
      </w:r>
      <w:proofErr w:type="spellStart"/>
      <w:r w:rsidRPr="00E51F32">
        <w:rPr>
          <w:rFonts w:ascii="Times New Roman" w:hAnsi="Times New Roman"/>
        </w:rPr>
        <w:t>chỉ</w:t>
      </w:r>
      <w:proofErr w:type="spellEnd"/>
      <w:r w:rsidRPr="00E51F32">
        <w:rPr>
          <w:rFonts w:ascii="Times New Roman" w:hAnsi="Times New Roman"/>
        </w:rPr>
        <w:t xml:space="preserve"> </w:t>
      </w:r>
      <w:proofErr w:type="spellStart"/>
      <w:r w:rsidRPr="00E51F32">
        <w:rPr>
          <w:rFonts w:ascii="Times New Roman" w:hAnsi="Times New Roman"/>
        </w:rPr>
        <w:t>định</w:t>
      </w:r>
      <w:proofErr w:type="spellEnd"/>
      <w:r w:rsidRPr="00E51F32">
        <w:rPr>
          <w:rFonts w:ascii="Times New Roman" w:hAnsi="Times New Roman"/>
        </w:rPr>
        <w:t xml:space="preserve"> </w:t>
      </w:r>
      <w:proofErr w:type="spellStart"/>
      <w:r w:rsidRPr="00E51F32">
        <w:rPr>
          <w:rFonts w:ascii="Times New Roman" w:hAnsi="Times New Roman"/>
        </w:rPr>
        <w:t>này</w:t>
      </w:r>
      <w:proofErr w:type="spellEnd"/>
      <w:r w:rsidRPr="00E51F32">
        <w:rPr>
          <w:rFonts w:ascii="Times New Roman" w:hAnsi="Times New Roman"/>
        </w:rPr>
        <w:t xml:space="preserve">. </w:t>
      </w:r>
    </w:p>
    <w:p w14:paraId="28221ED0" w14:textId="1716DFBF" w:rsidR="00845A91" w:rsidRPr="00E51F32" w:rsidRDefault="00845A91" w:rsidP="00DA541C">
      <w:pPr>
        <w:keepNext/>
        <w:widowControl w:val="0"/>
        <w:autoSpaceDE w:val="0"/>
        <w:autoSpaceDN w:val="0"/>
        <w:adjustRightInd w:val="0"/>
        <w:jc w:val="both"/>
        <w:rPr>
          <w:rFonts w:ascii="Times New Roman" w:hAnsi="Times New Roman"/>
          <w:i/>
          <w:iCs/>
        </w:rPr>
      </w:pPr>
      <w:r w:rsidRPr="00E51F32">
        <w:rPr>
          <w:rFonts w:ascii="Times New Roman" w:hAnsi="Times New Roman"/>
          <w:i/>
          <w:iCs/>
        </w:rPr>
        <w:t xml:space="preserve">The Purchaser hereby </w:t>
      </w:r>
      <w:r w:rsidR="000801B4" w:rsidRPr="00E51F32">
        <w:rPr>
          <w:rFonts w:ascii="Times New Roman" w:hAnsi="Times New Roman"/>
          <w:i/>
          <w:iCs/>
        </w:rPr>
        <w:t>engage</w:t>
      </w:r>
      <w:r w:rsidR="00492E06" w:rsidRPr="00E51F32">
        <w:rPr>
          <w:rFonts w:ascii="Times New Roman" w:hAnsi="Times New Roman"/>
          <w:i/>
          <w:iCs/>
        </w:rPr>
        <w:t>s</w:t>
      </w:r>
      <w:r w:rsidRPr="00E51F32">
        <w:rPr>
          <w:rFonts w:ascii="Times New Roman" w:hAnsi="Times New Roman"/>
          <w:i/>
          <w:iCs/>
        </w:rPr>
        <w:t xml:space="preserve"> the Supplier to provide </w:t>
      </w:r>
      <w:r w:rsidR="00376975" w:rsidRPr="00E51F32">
        <w:rPr>
          <w:rFonts w:ascii="Times New Roman" w:hAnsi="Times New Roman"/>
          <w:i/>
          <w:iCs/>
        </w:rPr>
        <w:t>Office equipment</w:t>
      </w:r>
      <w:r w:rsidR="00193EDB" w:rsidRPr="00E51F32">
        <w:rPr>
          <w:rFonts w:ascii="Times New Roman" w:hAnsi="Times New Roman"/>
          <w:i/>
          <w:iCs/>
        </w:rPr>
        <w:t xml:space="preserve"> </w:t>
      </w:r>
      <w:r w:rsidRPr="00E51F32">
        <w:rPr>
          <w:rFonts w:ascii="Times New Roman" w:hAnsi="Times New Roman"/>
          <w:i/>
          <w:iCs/>
        </w:rPr>
        <w:t xml:space="preserve">with description, </w:t>
      </w:r>
      <w:r w:rsidR="009916C8" w:rsidRPr="00E51F32">
        <w:rPr>
          <w:rFonts w:ascii="Times New Roman" w:hAnsi="Times New Roman"/>
          <w:i/>
          <w:iCs/>
        </w:rPr>
        <w:t xml:space="preserve">unit </w:t>
      </w:r>
      <w:r w:rsidRPr="00E51F32">
        <w:rPr>
          <w:rFonts w:ascii="Times New Roman" w:hAnsi="Times New Roman"/>
          <w:i/>
          <w:iCs/>
        </w:rPr>
        <w:t>price</w:t>
      </w:r>
      <w:r w:rsidR="00966600" w:rsidRPr="00E51F32">
        <w:rPr>
          <w:rFonts w:ascii="Times New Roman" w:hAnsi="Times New Roman"/>
          <w:i/>
          <w:iCs/>
        </w:rPr>
        <w:t xml:space="preserve"> </w:t>
      </w:r>
      <w:r w:rsidRPr="00E51F32">
        <w:rPr>
          <w:rFonts w:ascii="Times New Roman" w:hAnsi="Times New Roman"/>
          <w:i/>
          <w:iCs/>
        </w:rPr>
        <w:t xml:space="preserve">set out in Appendix 1 </w:t>
      </w:r>
      <w:r w:rsidR="009C6249" w:rsidRPr="00E51F32">
        <w:rPr>
          <w:rFonts w:ascii="Times New Roman" w:hAnsi="Times New Roman"/>
          <w:i/>
          <w:iCs/>
        </w:rPr>
        <w:t xml:space="preserve">and Appendix 2 </w:t>
      </w:r>
      <w:r w:rsidRPr="00E51F32">
        <w:rPr>
          <w:rFonts w:ascii="Times New Roman" w:hAnsi="Times New Roman"/>
          <w:i/>
          <w:iCs/>
        </w:rPr>
        <w:t>(“</w:t>
      </w:r>
      <w:r w:rsidR="000F54DC" w:rsidRPr="00E51F32">
        <w:rPr>
          <w:rFonts w:ascii="Times New Roman" w:hAnsi="Times New Roman"/>
          <w:b/>
          <w:i/>
          <w:iCs/>
        </w:rPr>
        <w:t>Products</w:t>
      </w:r>
      <w:r w:rsidRPr="00E51F32">
        <w:rPr>
          <w:rFonts w:ascii="Times New Roman" w:hAnsi="Times New Roman"/>
          <w:i/>
          <w:iCs/>
        </w:rPr>
        <w:t xml:space="preserve">”) and the Supplier accepts with such </w:t>
      </w:r>
      <w:r w:rsidR="000801B4" w:rsidRPr="00E51F32">
        <w:rPr>
          <w:rFonts w:ascii="Times New Roman" w:hAnsi="Times New Roman"/>
          <w:i/>
          <w:iCs/>
        </w:rPr>
        <w:lastRenderedPageBreak/>
        <w:t>engagement</w:t>
      </w:r>
      <w:r w:rsidRPr="00E51F32">
        <w:rPr>
          <w:rFonts w:ascii="Times New Roman" w:hAnsi="Times New Roman"/>
          <w:i/>
          <w:iCs/>
        </w:rPr>
        <w:t xml:space="preserve">. </w:t>
      </w:r>
    </w:p>
    <w:p w14:paraId="0ECCC67C" w14:textId="0323B960" w:rsidR="001227F3" w:rsidRPr="00E51F32" w:rsidRDefault="001227F3" w:rsidP="00DA541C">
      <w:pPr>
        <w:keepNext/>
        <w:widowControl w:val="0"/>
        <w:tabs>
          <w:tab w:val="left" w:pos="720"/>
        </w:tabs>
        <w:autoSpaceDE w:val="0"/>
        <w:autoSpaceDN w:val="0"/>
        <w:adjustRightInd w:val="0"/>
        <w:jc w:val="both"/>
        <w:rPr>
          <w:rFonts w:ascii="Times New Roman" w:hAnsi="Times New Roman"/>
          <w:bCs/>
          <w:lang w:val="fr-FR"/>
        </w:rPr>
      </w:pPr>
    </w:p>
    <w:p w14:paraId="574F47F0" w14:textId="280A1FB0" w:rsidR="002708C2" w:rsidRPr="00E51F32" w:rsidRDefault="002708C2" w:rsidP="00864BEE">
      <w:pPr>
        <w:keepNext/>
        <w:widowControl w:val="0"/>
        <w:numPr>
          <w:ilvl w:val="0"/>
          <w:numId w:val="7"/>
        </w:numPr>
        <w:tabs>
          <w:tab w:val="left" w:pos="1418"/>
        </w:tabs>
        <w:ind w:left="1418" w:hanging="1418"/>
        <w:jc w:val="both"/>
        <w:rPr>
          <w:rFonts w:ascii="Times New Roman" w:hAnsi="Times New Roman"/>
          <w:b/>
          <w:bCs/>
          <w:lang w:val="fr-FR"/>
        </w:rPr>
      </w:pPr>
      <w:bookmarkStart w:id="27" w:name="_Hlk167798253"/>
      <w:r w:rsidRPr="00E51F32">
        <w:rPr>
          <w:rFonts w:ascii="Times New Roman" w:hAnsi="Times New Roman"/>
          <w:b/>
          <w:bCs/>
          <w:lang w:val="fr-FR"/>
        </w:rPr>
        <w:t xml:space="preserve">ĐÓNG GÓI </w:t>
      </w:r>
      <w:r w:rsidR="00CD1628" w:rsidRPr="00E51F32">
        <w:rPr>
          <w:rFonts w:ascii="Times New Roman" w:hAnsi="Times New Roman"/>
          <w:b/>
          <w:bCs/>
          <w:lang w:val="fr-FR"/>
        </w:rPr>
        <w:t>HÀNG HÓA</w:t>
      </w:r>
      <w:r w:rsidRPr="00E51F32" w:rsidDel="00654B28">
        <w:rPr>
          <w:rFonts w:ascii="Times New Roman" w:hAnsi="Times New Roman"/>
          <w:b/>
          <w:bCs/>
          <w:lang w:val="fr-FR"/>
        </w:rPr>
        <w:t xml:space="preserve"> </w:t>
      </w:r>
    </w:p>
    <w:p w14:paraId="42A197CE" w14:textId="5E5B72A3" w:rsidR="002708C2" w:rsidRPr="00E51F32" w:rsidRDefault="002708C2" w:rsidP="00864BEE">
      <w:pPr>
        <w:keepNext/>
        <w:widowControl w:val="0"/>
        <w:numPr>
          <w:ilvl w:val="0"/>
          <w:numId w:val="8"/>
        </w:numPr>
        <w:tabs>
          <w:tab w:val="left" w:pos="1418"/>
        </w:tabs>
        <w:ind w:left="1418" w:hanging="1418"/>
        <w:jc w:val="both"/>
        <w:rPr>
          <w:rFonts w:ascii="Times New Roman" w:hAnsi="Times New Roman"/>
          <w:b/>
          <w:i/>
          <w:iCs/>
        </w:rPr>
      </w:pPr>
      <w:r w:rsidRPr="00E51F32">
        <w:rPr>
          <w:rFonts w:ascii="Times New Roman" w:hAnsi="Times New Roman"/>
          <w:b/>
          <w:i/>
          <w:iCs/>
        </w:rPr>
        <w:t>PRODUCT PACKAGING</w:t>
      </w:r>
    </w:p>
    <w:bookmarkEnd w:id="27"/>
    <w:p w14:paraId="7549CB20" w14:textId="77777777" w:rsidR="002708C2" w:rsidRPr="00E51F32" w:rsidRDefault="002708C2" w:rsidP="00DA541C">
      <w:pPr>
        <w:keepNext/>
        <w:widowControl w:val="0"/>
        <w:tabs>
          <w:tab w:val="left" w:pos="1418"/>
        </w:tabs>
        <w:ind w:left="1418"/>
        <w:jc w:val="both"/>
        <w:rPr>
          <w:rFonts w:ascii="Times New Roman" w:hAnsi="Times New Roman"/>
          <w:bCs/>
        </w:rPr>
      </w:pPr>
    </w:p>
    <w:p w14:paraId="256D1C7A" w14:textId="0F9AABCB" w:rsidR="002E22F6" w:rsidRPr="00E51F32" w:rsidRDefault="002E22F6" w:rsidP="002E22F6">
      <w:pPr>
        <w:keepNext/>
        <w:widowControl w:val="0"/>
        <w:numPr>
          <w:ilvl w:val="1"/>
          <w:numId w:val="12"/>
        </w:numPr>
        <w:tabs>
          <w:tab w:val="left" w:pos="567"/>
        </w:tabs>
        <w:ind w:left="567" w:hanging="567"/>
        <w:jc w:val="both"/>
        <w:rPr>
          <w:rFonts w:ascii="Times New Roman" w:hAnsi="Times New Roman"/>
          <w:bCs/>
        </w:rPr>
      </w:pPr>
      <w:bookmarkStart w:id="28" w:name="_Hlk167798384"/>
      <w:proofErr w:type="spellStart"/>
      <w:r w:rsidRPr="00E51F32">
        <w:rPr>
          <w:rFonts w:ascii="Times New Roman" w:hAnsi="Times New Roman"/>
          <w:bCs/>
        </w:rPr>
        <w:t>Trước</w:t>
      </w:r>
      <w:proofErr w:type="spellEnd"/>
      <w:r w:rsidRPr="00E51F32">
        <w:rPr>
          <w:rFonts w:ascii="Times New Roman" w:hAnsi="Times New Roman"/>
          <w:bCs/>
        </w:rPr>
        <w:t xml:space="preserve"> </w:t>
      </w:r>
      <w:proofErr w:type="spellStart"/>
      <w:r w:rsidRPr="00E51F32">
        <w:rPr>
          <w:rFonts w:ascii="Times New Roman" w:hAnsi="Times New Roman"/>
          <w:bCs/>
        </w:rPr>
        <w:t>khi</w:t>
      </w:r>
      <w:proofErr w:type="spellEnd"/>
      <w:r w:rsidRPr="00E51F32">
        <w:rPr>
          <w:rFonts w:ascii="Times New Roman" w:hAnsi="Times New Roman"/>
          <w:bCs/>
        </w:rPr>
        <w:t xml:space="preserve"> </w:t>
      </w:r>
      <w:proofErr w:type="spellStart"/>
      <w:r w:rsidRPr="00E51F32">
        <w:rPr>
          <w:rFonts w:ascii="Times New Roman" w:hAnsi="Times New Roman"/>
          <w:bCs/>
        </w:rPr>
        <w:t>giao</w:t>
      </w:r>
      <w:proofErr w:type="spellEnd"/>
      <w:r w:rsidRPr="00E51F32">
        <w:rPr>
          <w:rFonts w:ascii="Times New Roman" w:hAnsi="Times New Roman"/>
          <w:bCs/>
        </w:rPr>
        <w:t xml:space="preserve"> </w:t>
      </w:r>
      <w:proofErr w:type="spellStart"/>
      <w:r w:rsidRPr="00E51F32">
        <w:rPr>
          <w:rFonts w:ascii="Times New Roman" w:hAnsi="Times New Roman"/>
          <w:bCs/>
        </w:rPr>
        <w:t>hàng</w:t>
      </w:r>
      <w:proofErr w:type="spellEnd"/>
      <w:r w:rsidRPr="00E51F32">
        <w:rPr>
          <w:rFonts w:ascii="Times New Roman" w:hAnsi="Times New Roman"/>
          <w:bCs/>
        </w:rPr>
        <w:t xml:space="preserve">, </w:t>
      </w:r>
      <w:proofErr w:type="spellStart"/>
      <w:r w:rsidRPr="00E51F32">
        <w:rPr>
          <w:rFonts w:ascii="Times New Roman" w:hAnsi="Times New Roman"/>
          <w:bCs/>
        </w:rPr>
        <w:t>Hàng</w:t>
      </w:r>
      <w:proofErr w:type="spellEnd"/>
      <w:r w:rsidRPr="00E51F32">
        <w:rPr>
          <w:rFonts w:ascii="Times New Roman" w:hAnsi="Times New Roman"/>
          <w:bCs/>
        </w:rPr>
        <w:t xml:space="preserve"> </w:t>
      </w:r>
      <w:proofErr w:type="spellStart"/>
      <w:r w:rsidRPr="00E51F32">
        <w:rPr>
          <w:rFonts w:ascii="Times New Roman" w:hAnsi="Times New Roman"/>
          <w:bCs/>
        </w:rPr>
        <w:t>Hóa</w:t>
      </w:r>
      <w:proofErr w:type="spellEnd"/>
      <w:r w:rsidRPr="00E51F32">
        <w:rPr>
          <w:rFonts w:ascii="Times New Roman" w:hAnsi="Times New Roman"/>
          <w:bCs/>
        </w:rPr>
        <w:t xml:space="preserve"> </w:t>
      </w:r>
      <w:proofErr w:type="spellStart"/>
      <w:r w:rsidRPr="00E51F32">
        <w:rPr>
          <w:rFonts w:ascii="Times New Roman" w:hAnsi="Times New Roman"/>
          <w:bCs/>
        </w:rPr>
        <w:t>phải</w:t>
      </w:r>
      <w:proofErr w:type="spellEnd"/>
      <w:r w:rsidRPr="00E51F32">
        <w:rPr>
          <w:rFonts w:ascii="Times New Roman" w:hAnsi="Times New Roman"/>
          <w:bCs/>
        </w:rPr>
        <w:t xml:space="preserve"> </w:t>
      </w:r>
      <w:proofErr w:type="spellStart"/>
      <w:r w:rsidRPr="00E51F32">
        <w:rPr>
          <w:rFonts w:ascii="Times New Roman" w:hAnsi="Times New Roman"/>
          <w:bCs/>
        </w:rPr>
        <w:t>được</w:t>
      </w:r>
      <w:proofErr w:type="spellEnd"/>
      <w:r w:rsidRPr="00E51F32">
        <w:rPr>
          <w:rFonts w:ascii="Times New Roman" w:hAnsi="Times New Roman"/>
          <w:bCs/>
        </w:rPr>
        <w:t xml:space="preserve"> </w:t>
      </w:r>
      <w:proofErr w:type="spellStart"/>
      <w:r w:rsidRPr="00E51F32">
        <w:rPr>
          <w:rFonts w:ascii="Times New Roman" w:hAnsi="Times New Roman"/>
          <w:bCs/>
        </w:rPr>
        <w:t>đóng</w:t>
      </w:r>
      <w:proofErr w:type="spellEnd"/>
      <w:r w:rsidRPr="00E51F32">
        <w:rPr>
          <w:rFonts w:ascii="Times New Roman" w:hAnsi="Times New Roman"/>
          <w:bCs/>
        </w:rPr>
        <w:t xml:space="preserve"> </w:t>
      </w:r>
      <w:proofErr w:type="spellStart"/>
      <w:r w:rsidRPr="00E51F32">
        <w:rPr>
          <w:rFonts w:ascii="Times New Roman" w:hAnsi="Times New Roman"/>
          <w:bCs/>
        </w:rPr>
        <w:t>gói</w:t>
      </w:r>
      <w:proofErr w:type="spellEnd"/>
      <w:r w:rsidRPr="00E51F32">
        <w:rPr>
          <w:rFonts w:ascii="Times New Roman" w:hAnsi="Times New Roman"/>
          <w:bCs/>
        </w:rPr>
        <w:t xml:space="preserve"> </w:t>
      </w:r>
      <w:proofErr w:type="spellStart"/>
      <w:r w:rsidRPr="00E51F32">
        <w:rPr>
          <w:rFonts w:ascii="Times New Roman" w:hAnsi="Times New Roman"/>
          <w:bCs/>
        </w:rPr>
        <w:t>và</w:t>
      </w:r>
      <w:proofErr w:type="spellEnd"/>
      <w:r w:rsidRPr="00E51F32">
        <w:rPr>
          <w:rFonts w:ascii="Times New Roman" w:hAnsi="Times New Roman"/>
          <w:bCs/>
        </w:rPr>
        <w:t xml:space="preserve"> </w:t>
      </w:r>
      <w:proofErr w:type="spellStart"/>
      <w:r w:rsidRPr="00E51F32">
        <w:rPr>
          <w:rFonts w:ascii="Times New Roman" w:hAnsi="Times New Roman"/>
          <w:bCs/>
        </w:rPr>
        <w:t>bảo</w:t>
      </w:r>
      <w:proofErr w:type="spellEnd"/>
      <w:r w:rsidRPr="00E51F32">
        <w:rPr>
          <w:rFonts w:ascii="Times New Roman" w:hAnsi="Times New Roman"/>
          <w:bCs/>
        </w:rPr>
        <w:t xml:space="preserve"> </w:t>
      </w:r>
      <w:proofErr w:type="spellStart"/>
      <w:r w:rsidRPr="00E51F32">
        <w:rPr>
          <w:rFonts w:ascii="Times New Roman" w:hAnsi="Times New Roman"/>
          <w:bCs/>
        </w:rPr>
        <w:t>vệ</w:t>
      </w:r>
      <w:proofErr w:type="spellEnd"/>
      <w:r w:rsidRPr="00E51F32">
        <w:rPr>
          <w:rFonts w:ascii="Times New Roman" w:hAnsi="Times New Roman"/>
          <w:bCs/>
        </w:rPr>
        <w:t xml:space="preserve"> an </w:t>
      </w:r>
      <w:proofErr w:type="spellStart"/>
      <w:r w:rsidRPr="00E51F32">
        <w:rPr>
          <w:rFonts w:ascii="Times New Roman" w:hAnsi="Times New Roman"/>
          <w:bCs/>
        </w:rPr>
        <w:t>toàn</w:t>
      </w:r>
      <w:proofErr w:type="spellEnd"/>
      <w:r w:rsidRPr="00E51F32">
        <w:rPr>
          <w:rFonts w:ascii="Times New Roman" w:hAnsi="Times New Roman"/>
          <w:bCs/>
        </w:rPr>
        <w:t xml:space="preserve"> </w:t>
      </w:r>
      <w:proofErr w:type="spellStart"/>
      <w:r w:rsidRPr="00E51F32">
        <w:rPr>
          <w:rFonts w:ascii="Times New Roman" w:hAnsi="Times New Roman"/>
          <w:bCs/>
        </w:rPr>
        <w:t>phù</w:t>
      </w:r>
      <w:proofErr w:type="spellEnd"/>
      <w:r w:rsidRPr="00E51F32">
        <w:rPr>
          <w:rFonts w:ascii="Times New Roman" w:hAnsi="Times New Roman"/>
          <w:bCs/>
        </w:rPr>
        <w:t xml:space="preserve"> </w:t>
      </w:r>
      <w:proofErr w:type="spellStart"/>
      <w:r w:rsidRPr="00E51F32">
        <w:rPr>
          <w:rFonts w:ascii="Times New Roman" w:hAnsi="Times New Roman"/>
          <w:bCs/>
        </w:rPr>
        <w:t>hợp</w:t>
      </w:r>
      <w:proofErr w:type="spellEnd"/>
      <w:r w:rsidRPr="00E51F32">
        <w:rPr>
          <w:rFonts w:ascii="Times New Roman" w:hAnsi="Times New Roman"/>
          <w:bCs/>
        </w:rPr>
        <w:t xml:space="preserve"> </w:t>
      </w:r>
      <w:proofErr w:type="spellStart"/>
      <w:r w:rsidRPr="00E51F32">
        <w:rPr>
          <w:rFonts w:ascii="Times New Roman" w:hAnsi="Times New Roman"/>
          <w:bCs/>
        </w:rPr>
        <w:t>với</w:t>
      </w:r>
      <w:proofErr w:type="spellEnd"/>
      <w:r w:rsidRPr="00E51F32">
        <w:rPr>
          <w:rFonts w:ascii="Times New Roman" w:hAnsi="Times New Roman"/>
          <w:bCs/>
        </w:rPr>
        <w:t xml:space="preserve"> </w:t>
      </w:r>
      <w:proofErr w:type="spellStart"/>
      <w:r w:rsidRPr="00E51F32">
        <w:rPr>
          <w:rFonts w:ascii="Times New Roman" w:hAnsi="Times New Roman"/>
          <w:bCs/>
        </w:rPr>
        <w:t>tài</w:t>
      </w:r>
      <w:proofErr w:type="spellEnd"/>
      <w:r w:rsidRPr="00E51F32">
        <w:rPr>
          <w:rFonts w:ascii="Times New Roman" w:hAnsi="Times New Roman"/>
          <w:bCs/>
        </w:rPr>
        <w:t xml:space="preserve"> </w:t>
      </w:r>
      <w:proofErr w:type="spellStart"/>
      <w:r w:rsidRPr="00E51F32">
        <w:rPr>
          <w:rFonts w:ascii="Times New Roman" w:hAnsi="Times New Roman"/>
          <w:bCs/>
        </w:rPr>
        <w:t>liệu</w:t>
      </w:r>
      <w:proofErr w:type="spellEnd"/>
      <w:r w:rsidRPr="00E51F32">
        <w:rPr>
          <w:rFonts w:ascii="Times New Roman" w:hAnsi="Times New Roman"/>
          <w:bCs/>
        </w:rPr>
        <w:t xml:space="preserve"> </w:t>
      </w:r>
      <w:proofErr w:type="spellStart"/>
      <w:r w:rsidRPr="00E51F32">
        <w:rPr>
          <w:rFonts w:ascii="Times New Roman" w:hAnsi="Times New Roman"/>
          <w:bCs/>
        </w:rPr>
        <w:t>hướng</w:t>
      </w:r>
      <w:proofErr w:type="spellEnd"/>
      <w:r w:rsidRPr="00E51F32">
        <w:rPr>
          <w:rFonts w:ascii="Times New Roman" w:hAnsi="Times New Roman"/>
          <w:bCs/>
        </w:rPr>
        <w:t xml:space="preserve"> </w:t>
      </w:r>
      <w:proofErr w:type="spellStart"/>
      <w:r w:rsidRPr="00E51F32">
        <w:rPr>
          <w:rFonts w:ascii="Times New Roman" w:hAnsi="Times New Roman"/>
          <w:bCs/>
        </w:rPr>
        <w:t>dẫn</w:t>
      </w:r>
      <w:proofErr w:type="spellEnd"/>
      <w:r w:rsidRPr="00E51F32">
        <w:rPr>
          <w:rFonts w:ascii="Times New Roman" w:hAnsi="Times New Roman"/>
          <w:bCs/>
        </w:rPr>
        <w:t xml:space="preserve"> </w:t>
      </w:r>
      <w:proofErr w:type="spellStart"/>
      <w:r w:rsidRPr="00E51F32">
        <w:rPr>
          <w:rFonts w:ascii="Times New Roman" w:hAnsi="Times New Roman"/>
          <w:bCs/>
        </w:rPr>
        <w:t>của</w:t>
      </w:r>
      <w:proofErr w:type="spellEnd"/>
      <w:r w:rsidRPr="00E51F32">
        <w:rPr>
          <w:rFonts w:ascii="Times New Roman" w:hAnsi="Times New Roman"/>
          <w:bCs/>
        </w:rPr>
        <w:t xml:space="preserve"> </w:t>
      </w:r>
      <w:bookmarkStart w:id="29" w:name="_Hlk38230160"/>
      <w:proofErr w:type="spellStart"/>
      <w:r w:rsidRPr="00E51F32">
        <w:rPr>
          <w:rFonts w:ascii="Times New Roman" w:hAnsi="Times New Roman"/>
          <w:bCs/>
        </w:rPr>
        <w:t>Bên</w:t>
      </w:r>
      <w:proofErr w:type="spellEnd"/>
      <w:r w:rsidRPr="00E51F32">
        <w:rPr>
          <w:rFonts w:ascii="Times New Roman" w:hAnsi="Times New Roman"/>
          <w:bCs/>
        </w:rPr>
        <w:t xml:space="preserve"> Mua (</w:t>
      </w:r>
      <w:proofErr w:type="spellStart"/>
      <w:r w:rsidRPr="00E51F32">
        <w:rPr>
          <w:rFonts w:ascii="Times New Roman" w:hAnsi="Times New Roman"/>
          <w:bCs/>
        </w:rPr>
        <w:t>nếu</w:t>
      </w:r>
      <w:proofErr w:type="spellEnd"/>
      <w:r w:rsidRPr="00E51F32">
        <w:rPr>
          <w:rFonts w:ascii="Times New Roman" w:hAnsi="Times New Roman"/>
          <w:bCs/>
        </w:rPr>
        <w:t xml:space="preserve"> </w:t>
      </w:r>
      <w:proofErr w:type="spellStart"/>
      <w:r w:rsidRPr="00E51F32">
        <w:rPr>
          <w:rFonts w:ascii="Times New Roman" w:hAnsi="Times New Roman"/>
          <w:bCs/>
        </w:rPr>
        <w:t>có</w:t>
      </w:r>
      <w:proofErr w:type="spellEnd"/>
      <w:r w:rsidRPr="00E51F32">
        <w:rPr>
          <w:rFonts w:ascii="Times New Roman" w:hAnsi="Times New Roman"/>
          <w:bCs/>
        </w:rPr>
        <w:t xml:space="preserve">), </w:t>
      </w:r>
      <w:proofErr w:type="spellStart"/>
      <w:r w:rsidRPr="00E51F32">
        <w:rPr>
          <w:rFonts w:ascii="Times New Roman" w:hAnsi="Times New Roman"/>
          <w:bCs/>
        </w:rPr>
        <w:t>quy</w:t>
      </w:r>
      <w:proofErr w:type="spellEnd"/>
      <w:r w:rsidRPr="00E51F32">
        <w:rPr>
          <w:rFonts w:ascii="Times New Roman" w:hAnsi="Times New Roman"/>
          <w:bCs/>
        </w:rPr>
        <w:t xml:space="preserve"> </w:t>
      </w:r>
      <w:proofErr w:type="spellStart"/>
      <w:r w:rsidRPr="00E51F32">
        <w:rPr>
          <w:rFonts w:ascii="Times New Roman" w:hAnsi="Times New Roman"/>
          <w:bCs/>
        </w:rPr>
        <w:t>định</w:t>
      </w:r>
      <w:proofErr w:type="spellEnd"/>
      <w:r w:rsidRPr="00E51F32">
        <w:rPr>
          <w:rFonts w:ascii="Times New Roman" w:hAnsi="Times New Roman"/>
          <w:bCs/>
        </w:rPr>
        <w:t xml:space="preserve"> </w:t>
      </w:r>
      <w:proofErr w:type="spellStart"/>
      <w:r w:rsidRPr="00E51F32">
        <w:rPr>
          <w:rFonts w:ascii="Times New Roman" w:hAnsi="Times New Roman"/>
          <w:bCs/>
        </w:rPr>
        <w:t>của</w:t>
      </w:r>
      <w:proofErr w:type="spellEnd"/>
      <w:r w:rsidRPr="00E51F32">
        <w:rPr>
          <w:rFonts w:ascii="Times New Roman" w:hAnsi="Times New Roman"/>
          <w:bCs/>
        </w:rPr>
        <w:t xml:space="preserve"> </w:t>
      </w:r>
      <w:proofErr w:type="spellStart"/>
      <w:r w:rsidRPr="00E51F32">
        <w:rPr>
          <w:rFonts w:ascii="Times New Roman" w:hAnsi="Times New Roman"/>
          <w:bCs/>
        </w:rPr>
        <w:t>nhà</w:t>
      </w:r>
      <w:proofErr w:type="spellEnd"/>
      <w:r w:rsidRPr="00E51F32">
        <w:rPr>
          <w:rFonts w:ascii="Times New Roman" w:hAnsi="Times New Roman"/>
          <w:bCs/>
        </w:rPr>
        <w:t xml:space="preserve"> </w:t>
      </w:r>
      <w:proofErr w:type="spellStart"/>
      <w:r w:rsidRPr="00E51F32">
        <w:rPr>
          <w:rFonts w:ascii="Times New Roman" w:hAnsi="Times New Roman"/>
          <w:bCs/>
        </w:rPr>
        <w:t>sản</w:t>
      </w:r>
      <w:proofErr w:type="spellEnd"/>
      <w:r w:rsidRPr="00E51F32">
        <w:rPr>
          <w:rFonts w:ascii="Times New Roman" w:hAnsi="Times New Roman"/>
          <w:bCs/>
        </w:rPr>
        <w:t xml:space="preserve"> </w:t>
      </w:r>
      <w:proofErr w:type="spellStart"/>
      <w:r w:rsidRPr="00E51F32">
        <w:rPr>
          <w:rFonts w:ascii="Times New Roman" w:hAnsi="Times New Roman"/>
          <w:bCs/>
        </w:rPr>
        <w:t>xuất</w:t>
      </w:r>
      <w:proofErr w:type="spellEnd"/>
      <w:r w:rsidRPr="00E51F32">
        <w:rPr>
          <w:rFonts w:ascii="Times New Roman" w:hAnsi="Times New Roman"/>
          <w:bCs/>
        </w:rPr>
        <w:t xml:space="preserve">, </w:t>
      </w:r>
      <w:proofErr w:type="spellStart"/>
      <w:r w:rsidRPr="00E51F32">
        <w:rPr>
          <w:rFonts w:ascii="Times New Roman" w:hAnsi="Times New Roman"/>
          <w:bCs/>
        </w:rPr>
        <w:t>pháp</w:t>
      </w:r>
      <w:proofErr w:type="spellEnd"/>
      <w:r w:rsidRPr="00E51F32">
        <w:rPr>
          <w:rFonts w:ascii="Times New Roman" w:hAnsi="Times New Roman"/>
          <w:bCs/>
        </w:rPr>
        <w:t xml:space="preserve"> </w:t>
      </w:r>
      <w:proofErr w:type="spellStart"/>
      <w:r w:rsidRPr="00E51F32">
        <w:rPr>
          <w:rFonts w:ascii="Times New Roman" w:hAnsi="Times New Roman"/>
          <w:bCs/>
        </w:rPr>
        <w:t>luật</w:t>
      </w:r>
      <w:proofErr w:type="spellEnd"/>
      <w:r w:rsidRPr="00E51F32">
        <w:rPr>
          <w:rFonts w:ascii="Times New Roman" w:hAnsi="Times New Roman"/>
          <w:bCs/>
        </w:rPr>
        <w:t xml:space="preserve">, </w:t>
      </w:r>
      <w:proofErr w:type="spellStart"/>
      <w:r w:rsidRPr="00E51F32">
        <w:rPr>
          <w:rFonts w:ascii="Times New Roman" w:hAnsi="Times New Roman"/>
          <w:bCs/>
        </w:rPr>
        <w:t>hoặc</w:t>
      </w:r>
      <w:proofErr w:type="spellEnd"/>
      <w:r w:rsidRPr="00E51F32">
        <w:rPr>
          <w:rFonts w:ascii="Times New Roman" w:hAnsi="Times New Roman"/>
          <w:bCs/>
        </w:rPr>
        <w:t xml:space="preserve"> </w:t>
      </w:r>
      <w:bookmarkEnd w:id="29"/>
      <w:proofErr w:type="spellStart"/>
      <w:r w:rsidRPr="00E51F32">
        <w:rPr>
          <w:rFonts w:ascii="Times New Roman" w:hAnsi="Times New Roman"/>
          <w:bCs/>
        </w:rPr>
        <w:t>theo</w:t>
      </w:r>
      <w:proofErr w:type="spellEnd"/>
      <w:r w:rsidRPr="00E51F32">
        <w:rPr>
          <w:rFonts w:ascii="Times New Roman" w:hAnsi="Times New Roman"/>
          <w:bCs/>
        </w:rPr>
        <w:t xml:space="preserve"> </w:t>
      </w:r>
      <w:proofErr w:type="spellStart"/>
      <w:r w:rsidRPr="00E51F32">
        <w:rPr>
          <w:rFonts w:ascii="Times New Roman" w:hAnsi="Times New Roman"/>
          <w:bCs/>
        </w:rPr>
        <w:t>tiêu</w:t>
      </w:r>
      <w:proofErr w:type="spellEnd"/>
      <w:r w:rsidRPr="00E51F32">
        <w:rPr>
          <w:rFonts w:ascii="Times New Roman" w:hAnsi="Times New Roman"/>
          <w:bCs/>
        </w:rPr>
        <w:t xml:space="preserve"> </w:t>
      </w:r>
      <w:proofErr w:type="spellStart"/>
      <w:r w:rsidRPr="00E51F32">
        <w:rPr>
          <w:rFonts w:ascii="Times New Roman" w:hAnsi="Times New Roman"/>
          <w:bCs/>
        </w:rPr>
        <w:t>chuẩn</w:t>
      </w:r>
      <w:proofErr w:type="spellEnd"/>
      <w:r w:rsidRPr="00E51F32">
        <w:rPr>
          <w:rFonts w:ascii="Times New Roman" w:hAnsi="Times New Roman"/>
          <w:bCs/>
        </w:rPr>
        <w:t xml:space="preserve"> </w:t>
      </w:r>
      <w:proofErr w:type="spellStart"/>
      <w:r w:rsidRPr="00E51F32">
        <w:rPr>
          <w:rFonts w:ascii="Times New Roman" w:hAnsi="Times New Roman"/>
          <w:bCs/>
        </w:rPr>
        <w:t>thực</w:t>
      </w:r>
      <w:proofErr w:type="spellEnd"/>
      <w:r w:rsidRPr="00E51F32">
        <w:rPr>
          <w:rFonts w:ascii="Times New Roman" w:hAnsi="Times New Roman"/>
          <w:bCs/>
        </w:rPr>
        <w:t xml:space="preserve"> </w:t>
      </w:r>
      <w:proofErr w:type="spellStart"/>
      <w:r w:rsidRPr="00E51F32">
        <w:rPr>
          <w:rFonts w:ascii="Times New Roman" w:hAnsi="Times New Roman"/>
          <w:bCs/>
        </w:rPr>
        <w:t>tiễn</w:t>
      </w:r>
      <w:proofErr w:type="spellEnd"/>
      <w:r w:rsidRPr="00E51F32">
        <w:rPr>
          <w:rFonts w:ascii="Times New Roman" w:hAnsi="Times New Roman"/>
          <w:bCs/>
        </w:rPr>
        <w:t xml:space="preserve"> </w:t>
      </w:r>
      <w:proofErr w:type="spellStart"/>
      <w:r w:rsidRPr="00E51F32">
        <w:rPr>
          <w:rFonts w:ascii="Times New Roman" w:hAnsi="Times New Roman"/>
          <w:bCs/>
        </w:rPr>
        <w:t>khác</w:t>
      </w:r>
      <w:proofErr w:type="spellEnd"/>
      <w:r w:rsidRPr="00E51F32">
        <w:rPr>
          <w:rFonts w:ascii="Times New Roman" w:hAnsi="Times New Roman"/>
          <w:bCs/>
        </w:rPr>
        <w:t xml:space="preserve"> </w:t>
      </w:r>
      <w:proofErr w:type="spellStart"/>
      <w:r w:rsidRPr="00E51F32">
        <w:rPr>
          <w:rFonts w:ascii="Times New Roman" w:hAnsi="Times New Roman"/>
          <w:bCs/>
        </w:rPr>
        <w:t>áp</w:t>
      </w:r>
      <w:proofErr w:type="spellEnd"/>
      <w:r w:rsidRPr="00E51F32">
        <w:rPr>
          <w:rFonts w:ascii="Times New Roman" w:hAnsi="Times New Roman"/>
          <w:bCs/>
        </w:rPr>
        <w:t xml:space="preserve"> </w:t>
      </w:r>
      <w:proofErr w:type="spellStart"/>
      <w:r w:rsidRPr="00E51F32">
        <w:rPr>
          <w:rFonts w:ascii="Times New Roman" w:hAnsi="Times New Roman"/>
          <w:bCs/>
        </w:rPr>
        <w:t>dụng</w:t>
      </w:r>
      <w:proofErr w:type="spellEnd"/>
      <w:r w:rsidRPr="00E51F32">
        <w:rPr>
          <w:rFonts w:ascii="Times New Roman" w:hAnsi="Times New Roman"/>
          <w:bCs/>
        </w:rPr>
        <w:t xml:space="preserve"> </w:t>
      </w:r>
      <w:proofErr w:type="spellStart"/>
      <w:r w:rsidRPr="00E51F32">
        <w:rPr>
          <w:rFonts w:ascii="Times New Roman" w:hAnsi="Times New Roman"/>
          <w:bCs/>
        </w:rPr>
        <w:t>cho</w:t>
      </w:r>
      <w:proofErr w:type="spellEnd"/>
      <w:r w:rsidRPr="00E51F32">
        <w:rPr>
          <w:rFonts w:ascii="Times New Roman" w:hAnsi="Times New Roman"/>
          <w:bCs/>
        </w:rPr>
        <w:t xml:space="preserve"> </w:t>
      </w:r>
      <w:proofErr w:type="spellStart"/>
      <w:r w:rsidRPr="00E51F32">
        <w:rPr>
          <w:rFonts w:ascii="Times New Roman" w:hAnsi="Times New Roman"/>
          <w:bCs/>
        </w:rPr>
        <w:t>Hàng</w:t>
      </w:r>
      <w:proofErr w:type="spellEnd"/>
      <w:r w:rsidRPr="00E51F32">
        <w:rPr>
          <w:rFonts w:ascii="Times New Roman" w:hAnsi="Times New Roman"/>
          <w:bCs/>
        </w:rPr>
        <w:t xml:space="preserve"> </w:t>
      </w:r>
      <w:proofErr w:type="spellStart"/>
      <w:r w:rsidRPr="00E51F32">
        <w:rPr>
          <w:rFonts w:ascii="Times New Roman" w:hAnsi="Times New Roman"/>
          <w:bCs/>
        </w:rPr>
        <w:t>Hóa</w:t>
      </w:r>
      <w:proofErr w:type="spellEnd"/>
      <w:r w:rsidRPr="00E51F32">
        <w:rPr>
          <w:rFonts w:ascii="Times New Roman" w:hAnsi="Times New Roman"/>
          <w:bCs/>
        </w:rPr>
        <w:t xml:space="preserve"> </w:t>
      </w:r>
      <w:proofErr w:type="spellStart"/>
      <w:r w:rsidRPr="00E51F32">
        <w:rPr>
          <w:rFonts w:ascii="Times New Roman" w:hAnsi="Times New Roman"/>
          <w:bCs/>
        </w:rPr>
        <w:t>để</w:t>
      </w:r>
      <w:proofErr w:type="spellEnd"/>
      <w:r w:rsidRPr="00E51F32">
        <w:rPr>
          <w:rFonts w:ascii="Times New Roman" w:hAnsi="Times New Roman"/>
          <w:bCs/>
        </w:rPr>
        <w:t xml:space="preserve"> </w:t>
      </w:r>
      <w:proofErr w:type="spellStart"/>
      <w:r w:rsidRPr="00E51F32">
        <w:rPr>
          <w:rFonts w:ascii="Times New Roman" w:hAnsi="Times New Roman"/>
          <w:bCs/>
        </w:rPr>
        <w:t>chống</w:t>
      </w:r>
      <w:proofErr w:type="spellEnd"/>
      <w:r w:rsidRPr="00E51F32">
        <w:rPr>
          <w:rFonts w:ascii="Times New Roman" w:hAnsi="Times New Roman"/>
          <w:bCs/>
        </w:rPr>
        <w:t xml:space="preserve"> </w:t>
      </w:r>
      <w:proofErr w:type="spellStart"/>
      <w:r w:rsidRPr="00E51F32">
        <w:rPr>
          <w:rFonts w:ascii="Times New Roman" w:hAnsi="Times New Roman"/>
          <w:bCs/>
        </w:rPr>
        <w:t>các</w:t>
      </w:r>
      <w:proofErr w:type="spellEnd"/>
      <w:r w:rsidRPr="00E51F32">
        <w:rPr>
          <w:rFonts w:ascii="Times New Roman" w:hAnsi="Times New Roman"/>
          <w:bCs/>
        </w:rPr>
        <w:t xml:space="preserve"> </w:t>
      </w:r>
      <w:proofErr w:type="spellStart"/>
      <w:r w:rsidRPr="00E51F32">
        <w:rPr>
          <w:rFonts w:ascii="Times New Roman" w:hAnsi="Times New Roman"/>
          <w:bCs/>
        </w:rPr>
        <w:t>lực</w:t>
      </w:r>
      <w:proofErr w:type="spellEnd"/>
      <w:r w:rsidRPr="00E51F32">
        <w:rPr>
          <w:rFonts w:ascii="Times New Roman" w:hAnsi="Times New Roman"/>
          <w:bCs/>
        </w:rPr>
        <w:t xml:space="preserve"> </w:t>
      </w:r>
      <w:proofErr w:type="spellStart"/>
      <w:r w:rsidRPr="00E51F32">
        <w:rPr>
          <w:rFonts w:ascii="Times New Roman" w:hAnsi="Times New Roman"/>
          <w:bCs/>
        </w:rPr>
        <w:t>tác</w:t>
      </w:r>
      <w:proofErr w:type="spellEnd"/>
      <w:r w:rsidRPr="00E51F32">
        <w:rPr>
          <w:rFonts w:ascii="Times New Roman" w:hAnsi="Times New Roman"/>
          <w:bCs/>
        </w:rPr>
        <w:t xml:space="preserve"> </w:t>
      </w:r>
      <w:proofErr w:type="spellStart"/>
      <w:r w:rsidRPr="00E51F32">
        <w:rPr>
          <w:rFonts w:ascii="Times New Roman" w:hAnsi="Times New Roman"/>
          <w:bCs/>
        </w:rPr>
        <w:t>động</w:t>
      </w:r>
      <w:proofErr w:type="spellEnd"/>
      <w:r w:rsidRPr="00E51F32">
        <w:rPr>
          <w:rFonts w:ascii="Times New Roman" w:hAnsi="Times New Roman"/>
          <w:bCs/>
        </w:rPr>
        <w:t xml:space="preserve"> </w:t>
      </w:r>
      <w:proofErr w:type="spellStart"/>
      <w:r w:rsidRPr="00E51F32">
        <w:rPr>
          <w:rFonts w:ascii="Times New Roman" w:hAnsi="Times New Roman"/>
          <w:bCs/>
        </w:rPr>
        <w:t>bên</w:t>
      </w:r>
      <w:proofErr w:type="spellEnd"/>
      <w:r w:rsidRPr="00E51F32">
        <w:rPr>
          <w:rFonts w:ascii="Times New Roman" w:hAnsi="Times New Roman"/>
          <w:bCs/>
        </w:rPr>
        <w:t xml:space="preserve"> </w:t>
      </w:r>
      <w:proofErr w:type="spellStart"/>
      <w:r w:rsidRPr="00E51F32">
        <w:rPr>
          <w:rFonts w:ascii="Times New Roman" w:hAnsi="Times New Roman"/>
          <w:bCs/>
        </w:rPr>
        <w:t>ngoài</w:t>
      </w:r>
      <w:proofErr w:type="spellEnd"/>
      <w:r w:rsidRPr="00E51F32">
        <w:rPr>
          <w:rFonts w:ascii="Times New Roman" w:hAnsi="Times New Roman"/>
          <w:bCs/>
        </w:rPr>
        <w:t xml:space="preserve"> </w:t>
      </w:r>
      <w:proofErr w:type="spellStart"/>
      <w:r w:rsidRPr="00E51F32">
        <w:rPr>
          <w:rFonts w:ascii="Times New Roman" w:hAnsi="Times New Roman"/>
          <w:bCs/>
        </w:rPr>
        <w:t>lên</w:t>
      </w:r>
      <w:proofErr w:type="spellEnd"/>
      <w:r w:rsidRPr="00E51F32">
        <w:rPr>
          <w:rFonts w:ascii="Times New Roman" w:hAnsi="Times New Roman"/>
          <w:bCs/>
        </w:rPr>
        <w:t xml:space="preserve"> </w:t>
      </w:r>
      <w:proofErr w:type="spellStart"/>
      <w:r w:rsidRPr="00E51F32">
        <w:rPr>
          <w:rFonts w:ascii="Times New Roman" w:hAnsi="Times New Roman"/>
          <w:bCs/>
        </w:rPr>
        <w:t>Hàng</w:t>
      </w:r>
      <w:proofErr w:type="spellEnd"/>
      <w:r w:rsidRPr="00E51F32">
        <w:rPr>
          <w:rFonts w:ascii="Times New Roman" w:hAnsi="Times New Roman"/>
          <w:bCs/>
        </w:rPr>
        <w:t xml:space="preserve"> Hóa. </w:t>
      </w:r>
      <w:proofErr w:type="spellStart"/>
      <w:r w:rsidRPr="00E51F32">
        <w:rPr>
          <w:rFonts w:ascii="Times New Roman" w:hAnsi="Times New Roman"/>
          <w:bCs/>
        </w:rPr>
        <w:t>Bên</w:t>
      </w:r>
      <w:proofErr w:type="spellEnd"/>
      <w:r w:rsidRPr="00E51F32">
        <w:rPr>
          <w:rFonts w:ascii="Times New Roman" w:hAnsi="Times New Roman"/>
          <w:bCs/>
        </w:rPr>
        <w:t xml:space="preserve"> Mua </w:t>
      </w:r>
      <w:proofErr w:type="spellStart"/>
      <w:r w:rsidRPr="00E51F32">
        <w:rPr>
          <w:rFonts w:ascii="Times New Roman" w:hAnsi="Times New Roman"/>
          <w:bCs/>
        </w:rPr>
        <w:t>sẽ</w:t>
      </w:r>
      <w:proofErr w:type="spellEnd"/>
      <w:r w:rsidRPr="00E51F32">
        <w:rPr>
          <w:rFonts w:ascii="Times New Roman" w:hAnsi="Times New Roman"/>
          <w:bCs/>
        </w:rPr>
        <w:t xml:space="preserve"> </w:t>
      </w:r>
      <w:proofErr w:type="spellStart"/>
      <w:r w:rsidRPr="00E51F32">
        <w:rPr>
          <w:rFonts w:ascii="Times New Roman" w:hAnsi="Times New Roman"/>
          <w:bCs/>
        </w:rPr>
        <w:t>thông</w:t>
      </w:r>
      <w:proofErr w:type="spellEnd"/>
      <w:r w:rsidRPr="00E51F32">
        <w:rPr>
          <w:rFonts w:ascii="Times New Roman" w:hAnsi="Times New Roman"/>
          <w:bCs/>
        </w:rPr>
        <w:t xml:space="preserve"> </w:t>
      </w:r>
      <w:proofErr w:type="spellStart"/>
      <w:r w:rsidRPr="00E51F32">
        <w:rPr>
          <w:rFonts w:ascii="Times New Roman" w:hAnsi="Times New Roman"/>
          <w:bCs/>
        </w:rPr>
        <w:t>báo</w:t>
      </w:r>
      <w:proofErr w:type="spellEnd"/>
      <w:r w:rsidRPr="00E51F32">
        <w:rPr>
          <w:rFonts w:ascii="Times New Roman" w:hAnsi="Times New Roman"/>
          <w:bCs/>
        </w:rPr>
        <w:t xml:space="preserve"> </w:t>
      </w:r>
      <w:proofErr w:type="spellStart"/>
      <w:r w:rsidRPr="00E51F32">
        <w:rPr>
          <w:rFonts w:ascii="Times New Roman" w:hAnsi="Times New Roman"/>
          <w:bCs/>
        </w:rPr>
        <w:t>cho</w:t>
      </w:r>
      <w:proofErr w:type="spellEnd"/>
      <w:r w:rsidRPr="00E51F32">
        <w:rPr>
          <w:rFonts w:ascii="Times New Roman" w:hAnsi="Times New Roman"/>
          <w:bCs/>
        </w:rPr>
        <w:t xml:space="preserve"> </w:t>
      </w:r>
      <w:proofErr w:type="spellStart"/>
      <w:r w:rsidRPr="00E51F32">
        <w:rPr>
          <w:rFonts w:ascii="Times New Roman" w:hAnsi="Times New Roman"/>
          <w:bCs/>
        </w:rPr>
        <w:t>Nhà</w:t>
      </w:r>
      <w:proofErr w:type="spellEnd"/>
      <w:r w:rsidRPr="00E51F32">
        <w:rPr>
          <w:rFonts w:ascii="Times New Roman" w:hAnsi="Times New Roman"/>
          <w:bCs/>
        </w:rPr>
        <w:t xml:space="preserve"> Cung </w:t>
      </w:r>
      <w:proofErr w:type="spellStart"/>
      <w:r w:rsidRPr="00E51F32">
        <w:rPr>
          <w:rFonts w:ascii="Times New Roman" w:hAnsi="Times New Roman"/>
          <w:bCs/>
        </w:rPr>
        <w:t>Cấp</w:t>
      </w:r>
      <w:proofErr w:type="spellEnd"/>
      <w:r w:rsidRPr="00E51F32">
        <w:rPr>
          <w:rFonts w:ascii="Times New Roman" w:hAnsi="Times New Roman"/>
          <w:bCs/>
        </w:rPr>
        <w:t xml:space="preserve"> </w:t>
      </w:r>
      <w:proofErr w:type="spellStart"/>
      <w:r w:rsidRPr="00E51F32">
        <w:rPr>
          <w:rFonts w:ascii="Times New Roman" w:hAnsi="Times New Roman"/>
          <w:bCs/>
        </w:rPr>
        <w:t>nếu</w:t>
      </w:r>
      <w:proofErr w:type="spellEnd"/>
      <w:r w:rsidRPr="00E51F32">
        <w:rPr>
          <w:rFonts w:ascii="Times New Roman" w:hAnsi="Times New Roman"/>
          <w:bCs/>
        </w:rPr>
        <w:t xml:space="preserve"> </w:t>
      </w:r>
      <w:proofErr w:type="spellStart"/>
      <w:r w:rsidRPr="00E51F32">
        <w:rPr>
          <w:rFonts w:ascii="Times New Roman" w:hAnsi="Times New Roman"/>
          <w:bCs/>
        </w:rPr>
        <w:t>có</w:t>
      </w:r>
      <w:proofErr w:type="spellEnd"/>
      <w:r w:rsidRPr="00E51F32">
        <w:rPr>
          <w:rFonts w:ascii="Times New Roman" w:hAnsi="Times New Roman"/>
          <w:bCs/>
        </w:rPr>
        <w:t xml:space="preserve"> </w:t>
      </w:r>
      <w:proofErr w:type="spellStart"/>
      <w:r w:rsidRPr="00E51F32">
        <w:rPr>
          <w:rFonts w:ascii="Times New Roman" w:hAnsi="Times New Roman"/>
          <w:bCs/>
        </w:rPr>
        <w:t>thay</w:t>
      </w:r>
      <w:proofErr w:type="spellEnd"/>
      <w:r w:rsidRPr="00E51F32">
        <w:rPr>
          <w:rFonts w:ascii="Times New Roman" w:hAnsi="Times New Roman"/>
          <w:bCs/>
        </w:rPr>
        <w:t xml:space="preserve"> </w:t>
      </w:r>
      <w:proofErr w:type="spellStart"/>
      <w:r w:rsidRPr="00E51F32">
        <w:rPr>
          <w:rFonts w:ascii="Times New Roman" w:hAnsi="Times New Roman"/>
          <w:bCs/>
        </w:rPr>
        <w:t>đổi</w:t>
      </w:r>
      <w:proofErr w:type="spellEnd"/>
      <w:r w:rsidRPr="00E51F32">
        <w:rPr>
          <w:rFonts w:ascii="Times New Roman" w:hAnsi="Times New Roman"/>
          <w:bCs/>
        </w:rPr>
        <w:t xml:space="preserve"> </w:t>
      </w:r>
      <w:proofErr w:type="spellStart"/>
      <w:r w:rsidRPr="00E51F32">
        <w:rPr>
          <w:rFonts w:ascii="Times New Roman" w:hAnsi="Times New Roman"/>
          <w:bCs/>
        </w:rPr>
        <w:t>hướng</w:t>
      </w:r>
      <w:proofErr w:type="spellEnd"/>
      <w:r w:rsidRPr="00E51F32">
        <w:rPr>
          <w:rFonts w:ascii="Times New Roman" w:hAnsi="Times New Roman"/>
          <w:bCs/>
        </w:rPr>
        <w:t xml:space="preserve"> </w:t>
      </w:r>
      <w:proofErr w:type="spellStart"/>
      <w:r w:rsidRPr="00E51F32">
        <w:rPr>
          <w:rFonts w:ascii="Times New Roman" w:hAnsi="Times New Roman"/>
          <w:bCs/>
        </w:rPr>
        <w:t>dẫn</w:t>
      </w:r>
      <w:proofErr w:type="spellEnd"/>
      <w:r w:rsidRPr="00E51F32">
        <w:rPr>
          <w:rFonts w:ascii="Times New Roman" w:hAnsi="Times New Roman"/>
          <w:bCs/>
        </w:rPr>
        <w:t xml:space="preserve"> </w:t>
      </w:r>
      <w:proofErr w:type="spellStart"/>
      <w:r w:rsidRPr="00E51F32">
        <w:rPr>
          <w:rFonts w:ascii="Times New Roman" w:hAnsi="Times New Roman"/>
          <w:bCs/>
        </w:rPr>
        <w:t>đóng</w:t>
      </w:r>
      <w:proofErr w:type="spellEnd"/>
      <w:r w:rsidRPr="00E51F32">
        <w:rPr>
          <w:rFonts w:ascii="Times New Roman" w:hAnsi="Times New Roman"/>
          <w:bCs/>
        </w:rPr>
        <w:t xml:space="preserve"> </w:t>
      </w:r>
      <w:proofErr w:type="spellStart"/>
      <w:r w:rsidRPr="00E51F32">
        <w:rPr>
          <w:rFonts w:ascii="Times New Roman" w:hAnsi="Times New Roman"/>
          <w:bCs/>
        </w:rPr>
        <w:t>gói</w:t>
      </w:r>
      <w:proofErr w:type="spellEnd"/>
      <w:r w:rsidRPr="00E51F32">
        <w:rPr>
          <w:rFonts w:ascii="Times New Roman" w:hAnsi="Times New Roman"/>
          <w:bCs/>
        </w:rPr>
        <w:t xml:space="preserve"> </w:t>
      </w:r>
      <w:proofErr w:type="spellStart"/>
      <w:r w:rsidRPr="00E51F32">
        <w:rPr>
          <w:rFonts w:ascii="Times New Roman" w:hAnsi="Times New Roman"/>
          <w:bCs/>
        </w:rPr>
        <w:t>theo</w:t>
      </w:r>
      <w:proofErr w:type="spellEnd"/>
      <w:r w:rsidRPr="00E51F32">
        <w:rPr>
          <w:rFonts w:ascii="Times New Roman" w:hAnsi="Times New Roman"/>
          <w:bCs/>
        </w:rPr>
        <w:t xml:space="preserve"> </w:t>
      </w:r>
      <w:proofErr w:type="spellStart"/>
      <w:r w:rsidRPr="00E51F32">
        <w:rPr>
          <w:rFonts w:ascii="Times New Roman" w:hAnsi="Times New Roman"/>
          <w:bCs/>
        </w:rPr>
        <w:t>từng</w:t>
      </w:r>
      <w:proofErr w:type="spellEnd"/>
      <w:r w:rsidRPr="00E51F32">
        <w:rPr>
          <w:rFonts w:ascii="Times New Roman" w:hAnsi="Times New Roman"/>
          <w:bCs/>
        </w:rPr>
        <w:t xml:space="preserve"> </w:t>
      </w:r>
      <w:proofErr w:type="spellStart"/>
      <w:r w:rsidRPr="00E51F32">
        <w:rPr>
          <w:rFonts w:ascii="Times New Roman" w:hAnsi="Times New Roman"/>
          <w:bCs/>
        </w:rPr>
        <w:t>thời</w:t>
      </w:r>
      <w:proofErr w:type="spellEnd"/>
      <w:r w:rsidRPr="00E51F32">
        <w:rPr>
          <w:rFonts w:ascii="Times New Roman" w:hAnsi="Times New Roman"/>
          <w:bCs/>
        </w:rPr>
        <w:t xml:space="preserve"> </w:t>
      </w:r>
      <w:proofErr w:type="spellStart"/>
      <w:r w:rsidRPr="00E51F32">
        <w:rPr>
          <w:rFonts w:ascii="Times New Roman" w:hAnsi="Times New Roman"/>
          <w:bCs/>
        </w:rPr>
        <w:t>điểm</w:t>
      </w:r>
      <w:proofErr w:type="spellEnd"/>
      <w:r w:rsidRPr="00E51F32">
        <w:rPr>
          <w:rFonts w:ascii="Times New Roman" w:hAnsi="Times New Roman"/>
          <w:bCs/>
        </w:rPr>
        <w:t xml:space="preserve"> </w:t>
      </w:r>
      <w:proofErr w:type="spellStart"/>
      <w:r w:rsidRPr="00E51F32">
        <w:rPr>
          <w:rFonts w:ascii="Times New Roman" w:hAnsi="Times New Roman"/>
          <w:bCs/>
        </w:rPr>
        <w:t>để</w:t>
      </w:r>
      <w:proofErr w:type="spellEnd"/>
      <w:r w:rsidRPr="00E51F32">
        <w:rPr>
          <w:rFonts w:ascii="Times New Roman" w:hAnsi="Times New Roman"/>
          <w:bCs/>
        </w:rPr>
        <w:t xml:space="preserve"> </w:t>
      </w:r>
      <w:proofErr w:type="spellStart"/>
      <w:r w:rsidRPr="00E51F32">
        <w:rPr>
          <w:rFonts w:ascii="Times New Roman" w:hAnsi="Times New Roman"/>
          <w:bCs/>
        </w:rPr>
        <w:t>Bên</w:t>
      </w:r>
      <w:proofErr w:type="spellEnd"/>
      <w:r w:rsidRPr="00E51F32">
        <w:rPr>
          <w:rFonts w:ascii="Times New Roman" w:hAnsi="Times New Roman"/>
          <w:bCs/>
        </w:rPr>
        <w:t xml:space="preserve"> Mua </w:t>
      </w:r>
      <w:proofErr w:type="spellStart"/>
      <w:r w:rsidRPr="00E51F32">
        <w:rPr>
          <w:rFonts w:ascii="Times New Roman" w:hAnsi="Times New Roman"/>
          <w:bCs/>
        </w:rPr>
        <w:t>thực</w:t>
      </w:r>
      <w:proofErr w:type="spellEnd"/>
      <w:r w:rsidRPr="00E51F32">
        <w:rPr>
          <w:rFonts w:ascii="Times New Roman" w:hAnsi="Times New Roman"/>
          <w:bCs/>
        </w:rPr>
        <w:t xml:space="preserve"> </w:t>
      </w:r>
      <w:proofErr w:type="spellStart"/>
      <w:r w:rsidRPr="00E51F32">
        <w:rPr>
          <w:rFonts w:ascii="Times New Roman" w:hAnsi="Times New Roman"/>
          <w:bCs/>
        </w:rPr>
        <w:t>hiện</w:t>
      </w:r>
      <w:proofErr w:type="spellEnd"/>
      <w:r w:rsidRPr="00E51F32">
        <w:rPr>
          <w:rFonts w:ascii="Times New Roman" w:hAnsi="Times New Roman"/>
          <w:bCs/>
        </w:rPr>
        <w:t>.</w:t>
      </w:r>
    </w:p>
    <w:p w14:paraId="65EA4876" w14:textId="75A1B04E" w:rsidR="002E22F6" w:rsidRPr="00E51F32" w:rsidRDefault="002E22F6" w:rsidP="002E22F6">
      <w:pPr>
        <w:keepNext/>
        <w:widowControl w:val="0"/>
        <w:tabs>
          <w:tab w:val="left" w:pos="567"/>
        </w:tabs>
        <w:ind w:left="567"/>
        <w:jc w:val="both"/>
        <w:rPr>
          <w:rFonts w:ascii="Times New Roman" w:hAnsi="Times New Roman"/>
          <w:bCs/>
          <w:i/>
          <w:iCs/>
        </w:rPr>
      </w:pPr>
      <w:r w:rsidRPr="00E51F32">
        <w:rPr>
          <w:rFonts w:ascii="Times New Roman" w:hAnsi="Times New Roman"/>
          <w:i/>
          <w:iCs/>
        </w:rPr>
        <w:t xml:space="preserve">Prior to delivery, the Products shall be packaged and secured in accordance with the written instructions of the Purchaser </w:t>
      </w:r>
      <w:bookmarkStart w:id="30" w:name="_Hlk38230177"/>
      <w:r w:rsidRPr="00E51F32">
        <w:rPr>
          <w:rFonts w:ascii="Times New Roman" w:hAnsi="Times New Roman"/>
          <w:i/>
          <w:iCs/>
        </w:rPr>
        <w:t xml:space="preserve">(if any), the requirements of the manufacturer, the statutory </w:t>
      </w:r>
      <w:proofErr w:type="spellStart"/>
      <w:r w:rsidRPr="00E51F32">
        <w:rPr>
          <w:rFonts w:ascii="Times New Roman" w:hAnsi="Times New Roman"/>
          <w:i/>
          <w:iCs/>
        </w:rPr>
        <w:t>regulations</w:t>
      </w:r>
      <w:bookmarkEnd w:id="30"/>
      <w:r w:rsidRPr="00E51F32">
        <w:rPr>
          <w:rFonts w:ascii="Times New Roman" w:hAnsi="Times New Roman"/>
          <w:i/>
          <w:iCs/>
        </w:rPr>
        <w:t>or</w:t>
      </w:r>
      <w:proofErr w:type="spellEnd"/>
      <w:r w:rsidRPr="00E51F32">
        <w:rPr>
          <w:rFonts w:ascii="Times New Roman" w:hAnsi="Times New Roman"/>
          <w:i/>
          <w:iCs/>
        </w:rPr>
        <w:t xml:space="preserve"> standards applied for the Products on practice that protect the Products against external forces. The Purchaser shall notify the Supplier of any change to the packaging instructions from time to time for its implementation.</w:t>
      </w:r>
    </w:p>
    <w:p w14:paraId="523F1999" w14:textId="77777777" w:rsidR="002708C2" w:rsidRPr="00E51F32" w:rsidRDefault="002708C2" w:rsidP="00DA541C">
      <w:pPr>
        <w:keepNext/>
        <w:widowControl w:val="0"/>
        <w:tabs>
          <w:tab w:val="left" w:pos="567"/>
        </w:tabs>
        <w:jc w:val="both"/>
        <w:rPr>
          <w:rFonts w:ascii="Times New Roman" w:hAnsi="Times New Roman"/>
          <w:bCs/>
          <w:i/>
          <w:iCs/>
        </w:rPr>
      </w:pPr>
    </w:p>
    <w:p w14:paraId="38A879EB" w14:textId="0B5B67D1" w:rsidR="002708C2" w:rsidRPr="00E51F32" w:rsidRDefault="002708C2" w:rsidP="00864BEE">
      <w:pPr>
        <w:keepNext/>
        <w:widowControl w:val="0"/>
        <w:numPr>
          <w:ilvl w:val="1"/>
          <w:numId w:val="12"/>
        </w:numPr>
        <w:tabs>
          <w:tab w:val="left" w:pos="567"/>
        </w:tabs>
        <w:ind w:left="567" w:hanging="567"/>
        <w:jc w:val="both"/>
        <w:rPr>
          <w:rFonts w:ascii="Times New Roman" w:hAnsi="Times New Roman"/>
          <w:bCs/>
        </w:rPr>
      </w:pPr>
      <w:proofErr w:type="spellStart"/>
      <w:r w:rsidRPr="00E51F32">
        <w:rPr>
          <w:rFonts w:ascii="Times New Roman" w:hAnsi="Times New Roman"/>
          <w:bCs/>
        </w:rPr>
        <w:t>Nhà</w:t>
      </w:r>
      <w:proofErr w:type="spellEnd"/>
      <w:r w:rsidRPr="00E51F32">
        <w:rPr>
          <w:rFonts w:ascii="Times New Roman" w:hAnsi="Times New Roman"/>
          <w:bCs/>
        </w:rPr>
        <w:t xml:space="preserve"> Cung </w:t>
      </w:r>
      <w:proofErr w:type="spellStart"/>
      <w:r w:rsidRPr="00E51F32">
        <w:rPr>
          <w:rFonts w:ascii="Times New Roman" w:hAnsi="Times New Roman"/>
          <w:bCs/>
        </w:rPr>
        <w:t>Cấp</w:t>
      </w:r>
      <w:proofErr w:type="spellEnd"/>
      <w:r w:rsidRPr="00E51F32">
        <w:rPr>
          <w:rFonts w:ascii="Times New Roman" w:hAnsi="Times New Roman"/>
          <w:bCs/>
        </w:rPr>
        <w:t xml:space="preserve"> </w:t>
      </w:r>
      <w:proofErr w:type="spellStart"/>
      <w:r w:rsidRPr="00E51F32">
        <w:rPr>
          <w:rFonts w:ascii="Times New Roman" w:hAnsi="Times New Roman"/>
          <w:bCs/>
        </w:rPr>
        <w:t>chịu</w:t>
      </w:r>
      <w:proofErr w:type="spellEnd"/>
      <w:r w:rsidRPr="00E51F32">
        <w:rPr>
          <w:rFonts w:ascii="Times New Roman" w:hAnsi="Times New Roman"/>
          <w:bCs/>
        </w:rPr>
        <w:t xml:space="preserve"> </w:t>
      </w:r>
      <w:proofErr w:type="spellStart"/>
      <w:r w:rsidRPr="00E51F32">
        <w:rPr>
          <w:rFonts w:ascii="Times New Roman" w:hAnsi="Times New Roman"/>
          <w:bCs/>
        </w:rPr>
        <w:t>trách</w:t>
      </w:r>
      <w:proofErr w:type="spellEnd"/>
      <w:r w:rsidRPr="00E51F32">
        <w:rPr>
          <w:rFonts w:ascii="Times New Roman" w:hAnsi="Times New Roman"/>
          <w:bCs/>
        </w:rPr>
        <w:t xml:space="preserve"> </w:t>
      </w:r>
      <w:proofErr w:type="spellStart"/>
      <w:r w:rsidRPr="00E51F32">
        <w:rPr>
          <w:rFonts w:ascii="Times New Roman" w:hAnsi="Times New Roman"/>
          <w:bCs/>
        </w:rPr>
        <w:t>nhiệm</w:t>
      </w:r>
      <w:proofErr w:type="spellEnd"/>
      <w:r w:rsidRPr="00E51F32">
        <w:rPr>
          <w:rFonts w:ascii="Times New Roman" w:hAnsi="Times New Roman"/>
          <w:bCs/>
        </w:rPr>
        <w:t xml:space="preserve"> </w:t>
      </w:r>
      <w:proofErr w:type="spellStart"/>
      <w:r w:rsidR="00171821" w:rsidRPr="00E51F32">
        <w:rPr>
          <w:rFonts w:ascii="Times New Roman" w:hAnsi="Times New Roman"/>
          <w:bCs/>
        </w:rPr>
        <w:t>đối</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với</w:t>
      </w:r>
      <w:proofErr w:type="spellEnd"/>
      <w:r w:rsidRPr="00E51F32">
        <w:rPr>
          <w:rFonts w:ascii="Times New Roman" w:hAnsi="Times New Roman"/>
          <w:bCs/>
        </w:rPr>
        <w:t xml:space="preserve"> </w:t>
      </w:r>
      <w:proofErr w:type="spellStart"/>
      <w:r w:rsidRPr="00E51F32">
        <w:rPr>
          <w:rFonts w:ascii="Times New Roman" w:hAnsi="Times New Roman"/>
          <w:bCs/>
        </w:rPr>
        <w:t>các</w:t>
      </w:r>
      <w:proofErr w:type="spellEnd"/>
      <w:r w:rsidRPr="00E51F32">
        <w:rPr>
          <w:rFonts w:ascii="Times New Roman" w:hAnsi="Times New Roman"/>
          <w:bCs/>
        </w:rPr>
        <w:t xml:space="preserve"> </w:t>
      </w:r>
      <w:proofErr w:type="spellStart"/>
      <w:r w:rsidR="00171821" w:rsidRPr="00E51F32">
        <w:rPr>
          <w:rFonts w:ascii="Times New Roman" w:hAnsi="Times New Roman"/>
          <w:bCs/>
        </w:rPr>
        <w:t>thiệt</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hại</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trực</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tiếp</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của</w:t>
      </w:r>
      <w:proofErr w:type="spellEnd"/>
      <w:r w:rsidRPr="00E51F32">
        <w:rPr>
          <w:rFonts w:ascii="Times New Roman" w:hAnsi="Times New Roman"/>
          <w:bCs/>
        </w:rPr>
        <w:t xml:space="preserve"> </w:t>
      </w:r>
      <w:proofErr w:type="spellStart"/>
      <w:r w:rsidR="00CD1628" w:rsidRPr="00E51F32">
        <w:rPr>
          <w:rFonts w:ascii="Times New Roman" w:hAnsi="Times New Roman"/>
          <w:bCs/>
        </w:rPr>
        <w:t>Hàng</w:t>
      </w:r>
      <w:proofErr w:type="spellEnd"/>
      <w:r w:rsidR="00CD1628" w:rsidRPr="00E51F32">
        <w:rPr>
          <w:rFonts w:ascii="Times New Roman" w:hAnsi="Times New Roman"/>
          <w:bCs/>
        </w:rPr>
        <w:t xml:space="preserve"> </w:t>
      </w:r>
      <w:proofErr w:type="spellStart"/>
      <w:r w:rsidR="00CD1628" w:rsidRPr="00E51F32">
        <w:rPr>
          <w:rFonts w:ascii="Times New Roman" w:hAnsi="Times New Roman"/>
          <w:bCs/>
        </w:rPr>
        <w:t>Hóa</w:t>
      </w:r>
      <w:proofErr w:type="spellEnd"/>
      <w:r w:rsidRPr="00E51F32">
        <w:rPr>
          <w:rFonts w:ascii="Times New Roman" w:hAnsi="Times New Roman"/>
          <w:bCs/>
        </w:rPr>
        <w:t xml:space="preserve"> </w:t>
      </w:r>
      <w:proofErr w:type="spellStart"/>
      <w:r w:rsidR="00171821" w:rsidRPr="00E51F32">
        <w:rPr>
          <w:rFonts w:ascii="Times New Roman" w:hAnsi="Times New Roman"/>
          <w:bCs/>
        </w:rPr>
        <w:t>trước</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khi</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bàn</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giao</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cho</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Bên</w:t>
      </w:r>
      <w:proofErr w:type="spellEnd"/>
      <w:r w:rsidR="00171821" w:rsidRPr="00E51F32">
        <w:rPr>
          <w:rFonts w:ascii="Times New Roman" w:hAnsi="Times New Roman"/>
          <w:bCs/>
        </w:rPr>
        <w:t xml:space="preserve"> Mua </w:t>
      </w:r>
      <w:proofErr w:type="spellStart"/>
      <w:r w:rsidR="00171821" w:rsidRPr="00E51F32">
        <w:rPr>
          <w:rFonts w:ascii="Times New Roman" w:hAnsi="Times New Roman"/>
          <w:bCs/>
        </w:rPr>
        <w:t>nếu</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nguyên</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nhận</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được</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xác</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định</w:t>
      </w:r>
      <w:proofErr w:type="spellEnd"/>
      <w:r w:rsidR="00171821" w:rsidRPr="00E51F32">
        <w:rPr>
          <w:rFonts w:ascii="Times New Roman" w:hAnsi="Times New Roman"/>
          <w:bCs/>
        </w:rPr>
        <w:t xml:space="preserve"> </w:t>
      </w:r>
      <w:r w:rsidRPr="00E51F32">
        <w:rPr>
          <w:rFonts w:ascii="Times New Roman" w:hAnsi="Times New Roman"/>
          <w:bCs/>
        </w:rPr>
        <w:t xml:space="preserve">do bao </w:t>
      </w:r>
      <w:proofErr w:type="spellStart"/>
      <w:r w:rsidRPr="00E51F32">
        <w:rPr>
          <w:rFonts w:ascii="Times New Roman" w:hAnsi="Times New Roman"/>
          <w:bCs/>
        </w:rPr>
        <w:t>bì</w:t>
      </w:r>
      <w:proofErr w:type="spellEnd"/>
      <w:r w:rsidRPr="00E51F32">
        <w:rPr>
          <w:rFonts w:ascii="Times New Roman" w:hAnsi="Times New Roman"/>
          <w:bCs/>
        </w:rPr>
        <w:t xml:space="preserve"> </w:t>
      </w:r>
      <w:proofErr w:type="spellStart"/>
      <w:r w:rsidRPr="00E51F32">
        <w:rPr>
          <w:rFonts w:ascii="Times New Roman" w:hAnsi="Times New Roman"/>
          <w:bCs/>
        </w:rPr>
        <w:t>không</w:t>
      </w:r>
      <w:proofErr w:type="spellEnd"/>
      <w:r w:rsidRPr="00E51F32">
        <w:rPr>
          <w:rFonts w:ascii="Times New Roman" w:hAnsi="Times New Roman"/>
          <w:bCs/>
        </w:rPr>
        <w:t xml:space="preserve"> </w:t>
      </w:r>
      <w:proofErr w:type="spellStart"/>
      <w:r w:rsidRPr="00E51F32">
        <w:rPr>
          <w:rFonts w:ascii="Times New Roman" w:hAnsi="Times New Roman"/>
          <w:bCs/>
        </w:rPr>
        <w:t>đầy</w:t>
      </w:r>
      <w:proofErr w:type="spellEnd"/>
      <w:r w:rsidRPr="00E51F32">
        <w:rPr>
          <w:rFonts w:ascii="Times New Roman" w:hAnsi="Times New Roman"/>
          <w:bCs/>
        </w:rPr>
        <w:t xml:space="preserve"> </w:t>
      </w:r>
      <w:proofErr w:type="spellStart"/>
      <w:r w:rsidRPr="00E51F32">
        <w:rPr>
          <w:rFonts w:ascii="Times New Roman" w:hAnsi="Times New Roman"/>
          <w:bCs/>
        </w:rPr>
        <w:t>đủ</w:t>
      </w:r>
      <w:proofErr w:type="spellEnd"/>
      <w:r w:rsidRPr="00E51F32">
        <w:rPr>
          <w:rFonts w:ascii="Times New Roman" w:hAnsi="Times New Roman"/>
          <w:bCs/>
        </w:rPr>
        <w:t xml:space="preserve"> </w:t>
      </w:r>
      <w:proofErr w:type="spellStart"/>
      <w:r w:rsidRPr="00E51F32">
        <w:rPr>
          <w:rFonts w:ascii="Times New Roman" w:hAnsi="Times New Roman"/>
          <w:bCs/>
        </w:rPr>
        <w:t>và</w:t>
      </w:r>
      <w:proofErr w:type="spellEnd"/>
      <w:r w:rsidRPr="00E51F32">
        <w:rPr>
          <w:rFonts w:ascii="Times New Roman" w:hAnsi="Times New Roman"/>
          <w:bCs/>
        </w:rPr>
        <w:t>/</w:t>
      </w:r>
      <w:proofErr w:type="spellStart"/>
      <w:r w:rsidRPr="00E51F32">
        <w:rPr>
          <w:rFonts w:ascii="Times New Roman" w:hAnsi="Times New Roman"/>
          <w:bCs/>
        </w:rPr>
        <w:t>hoặc</w:t>
      </w:r>
      <w:proofErr w:type="spellEnd"/>
      <w:r w:rsidRPr="00E51F32">
        <w:rPr>
          <w:rFonts w:ascii="Times New Roman" w:hAnsi="Times New Roman"/>
          <w:bCs/>
        </w:rPr>
        <w:t xml:space="preserve"> </w:t>
      </w:r>
      <w:proofErr w:type="spellStart"/>
      <w:r w:rsidRPr="00E51F32">
        <w:rPr>
          <w:rFonts w:ascii="Times New Roman" w:hAnsi="Times New Roman"/>
          <w:bCs/>
        </w:rPr>
        <w:t>không</w:t>
      </w:r>
      <w:proofErr w:type="spellEnd"/>
      <w:r w:rsidRPr="00E51F32">
        <w:rPr>
          <w:rFonts w:ascii="Times New Roman" w:hAnsi="Times New Roman"/>
          <w:bCs/>
        </w:rPr>
        <w:t xml:space="preserve"> </w:t>
      </w:r>
      <w:proofErr w:type="spellStart"/>
      <w:r w:rsidRPr="00E51F32">
        <w:rPr>
          <w:rFonts w:ascii="Times New Roman" w:hAnsi="Times New Roman"/>
          <w:bCs/>
        </w:rPr>
        <w:t>đạt</w:t>
      </w:r>
      <w:proofErr w:type="spellEnd"/>
      <w:r w:rsidRPr="00E51F32">
        <w:rPr>
          <w:rFonts w:ascii="Times New Roman" w:hAnsi="Times New Roman"/>
          <w:bCs/>
        </w:rPr>
        <w:t xml:space="preserve"> </w:t>
      </w:r>
      <w:proofErr w:type="spellStart"/>
      <w:r w:rsidRPr="00E51F32">
        <w:rPr>
          <w:rFonts w:ascii="Times New Roman" w:hAnsi="Times New Roman"/>
          <w:bCs/>
        </w:rPr>
        <w:t>chất</w:t>
      </w:r>
      <w:proofErr w:type="spellEnd"/>
      <w:r w:rsidRPr="00E51F32">
        <w:rPr>
          <w:rFonts w:ascii="Times New Roman" w:hAnsi="Times New Roman"/>
          <w:bCs/>
        </w:rPr>
        <w:t xml:space="preserve"> </w:t>
      </w:r>
      <w:proofErr w:type="spellStart"/>
      <w:r w:rsidRPr="00E51F32">
        <w:rPr>
          <w:rFonts w:ascii="Times New Roman" w:hAnsi="Times New Roman"/>
          <w:bCs/>
        </w:rPr>
        <w:t>lượng</w:t>
      </w:r>
      <w:proofErr w:type="spellEnd"/>
      <w:r w:rsidRPr="00E51F32">
        <w:rPr>
          <w:rFonts w:ascii="Times New Roman" w:hAnsi="Times New Roman"/>
          <w:bCs/>
        </w:rPr>
        <w:t xml:space="preserve">, </w:t>
      </w:r>
      <w:proofErr w:type="spellStart"/>
      <w:r w:rsidR="00125C7D" w:rsidRPr="00E51F32">
        <w:rPr>
          <w:rFonts w:ascii="Times New Roman" w:hAnsi="Times New Roman"/>
          <w:bCs/>
        </w:rPr>
        <w:t>hoặc</w:t>
      </w:r>
      <w:proofErr w:type="spellEnd"/>
      <w:r w:rsidR="00125C7D" w:rsidRPr="00E51F32">
        <w:rPr>
          <w:rFonts w:ascii="Times New Roman" w:hAnsi="Times New Roman"/>
          <w:bCs/>
        </w:rPr>
        <w:t xml:space="preserve"> do </w:t>
      </w:r>
      <w:proofErr w:type="spellStart"/>
      <w:r w:rsidR="00125C7D" w:rsidRPr="00E51F32">
        <w:rPr>
          <w:rFonts w:ascii="Times New Roman" w:hAnsi="Times New Roman"/>
          <w:bCs/>
        </w:rPr>
        <w:t>lỗi</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của</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Nhà</w:t>
      </w:r>
      <w:proofErr w:type="spellEnd"/>
      <w:r w:rsidR="00125C7D" w:rsidRPr="00E51F32">
        <w:rPr>
          <w:rFonts w:ascii="Times New Roman" w:hAnsi="Times New Roman"/>
          <w:bCs/>
        </w:rPr>
        <w:t xml:space="preserve"> Cung </w:t>
      </w:r>
      <w:proofErr w:type="spellStart"/>
      <w:r w:rsidR="00125C7D" w:rsidRPr="00E51F32">
        <w:rPr>
          <w:rFonts w:ascii="Times New Roman" w:hAnsi="Times New Roman"/>
          <w:bCs/>
        </w:rPr>
        <w:t>Cấp</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dẫn</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đến</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Hàng</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Hóa</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bị</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hư</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hỏng</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Trách</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nhiệm</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của</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Nhà</w:t>
      </w:r>
      <w:proofErr w:type="spellEnd"/>
      <w:r w:rsidR="00125C7D" w:rsidRPr="00E51F32">
        <w:rPr>
          <w:rFonts w:ascii="Times New Roman" w:hAnsi="Times New Roman"/>
          <w:bCs/>
        </w:rPr>
        <w:t xml:space="preserve"> Cung </w:t>
      </w:r>
      <w:proofErr w:type="spellStart"/>
      <w:r w:rsidR="00125C7D" w:rsidRPr="00E51F32">
        <w:rPr>
          <w:rFonts w:ascii="Times New Roman" w:hAnsi="Times New Roman"/>
          <w:bCs/>
        </w:rPr>
        <w:t>Cấp</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không</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vượt</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quá</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giá</w:t>
      </w:r>
      <w:proofErr w:type="spellEnd"/>
      <w:r w:rsidR="00125C7D" w:rsidRPr="00E51F32">
        <w:rPr>
          <w:rFonts w:ascii="Times New Roman" w:hAnsi="Times New Roman"/>
          <w:bCs/>
        </w:rPr>
        <w:t xml:space="preserve"> </w:t>
      </w:r>
      <w:proofErr w:type="spellStart"/>
      <w:r w:rsidR="00125C7D" w:rsidRPr="00E51F32">
        <w:rPr>
          <w:rFonts w:ascii="Times New Roman" w:hAnsi="Times New Roman"/>
          <w:bCs/>
        </w:rPr>
        <w:t>trị</w:t>
      </w:r>
      <w:proofErr w:type="spellEnd"/>
      <w:r w:rsidR="0006173D" w:rsidRPr="00E51F32">
        <w:rPr>
          <w:rFonts w:ascii="Times New Roman" w:hAnsi="Times New Roman"/>
          <w:bCs/>
        </w:rPr>
        <w:t xml:space="preserve"> </w:t>
      </w:r>
      <w:proofErr w:type="spellStart"/>
      <w:r w:rsidR="0006173D" w:rsidRPr="00E51F32">
        <w:rPr>
          <w:rFonts w:ascii="Times New Roman" w:hAnsi="Times New Roman"/>
          <w:bCs/>
        </w:rPr>
        <w:t>thiệt</w:t>
      </w:r>
      <w:proofErr w:type="spellEnd"/>
      <w:r w:rsidR="0006173D" w:rsidRPr="00E51F32">
        <w:rPr>
          <w:rFonts w:ascii="Times New Roman" w:hAnsi="Times New Roman"/>
          <w:bCs/>
        </w:rPr>
        <w:t xml:space="preserve"> </w:t>
      </w:r>
      <w:proofErr w:type="spellStart"/>
      <w:r w:rsidR="0006173D" w:rsidRPr="00E51F32">
        <w:rPr>
          <w:rFonts w:ascii="Times New Roman" w:hAnsi="Times New Roman"/>
          <w:bCs/>
        </w:rPr>
        <w:t>hại</w:t>
      </w:r>
      <w:proofErr w:type="spellEnd"/>
      <w:r w:rsidR="0006173D" w:rsidRPr="00E51F32">
        <w:rPr>
          <w:rFonts w:ascii="Times New Roman" w:hAnsi="Times New Roman"/>
          <w:bCs/>
        </w:rPr>
        <w:t xml:space="preserve"> </w:t>
      </w:r>
      <w:proofErr w:type="spellStart"/>
      <w:r w:rsidR="0006173D" w:rsidRPr="00E51F32">
        <w:rPr>
          <w:rFonts w:ascii="Times New Roman" w:hAnsi="Times New Roman"/>
          <w:bCs/>
        </w:rPr>
        <w:t>thực</w:t>
      </w:r>
      <w:proofErr w:type="spellEnd"/>
      <w:r w:rsidR="0006173D" w:rsidRPr="00E51F32">
        <w:rPr>
          <w:rFonts w:ascii="Times New Roman" w:hAnsi="Times New Roman"/>
          <w:bCs/>
        </w:rPr>
        <w:t xml:space="preserve"> </w:t>
      </w:r>
      <w:proofErr w:type="spellStart"/>
      <w:r w:rsidR="0006173D" w:rsidRPr="00E51F32">
        <w:rPr>
          <w:rFonts w:ascii="Times New Roman" w:hAnsi="Times New Roman"/>
          <w:bCs/>
        </w:rPr>
        <w:t>tế</w:t>
      </w:r>
      <w:proofErr w:type="spellEnd"/>
      <w:r w:rsidR="0006173D" w:rsidRPr="00E51F32">
        <w:rPr>
          <w:rFonts w:ascii="Times New Roman" w:hAnsi="Times New Roman"/>
          <w:bCs/>
        </w:rPr>
        <w:t xml:space="preserve"> </w:t>
      </w:r>
      <w:proofErr w:type="spellStart"/>
      <w:r w:rsidR="0006173D" w:rsidRPr="00E51F32">
        <w:rPr>
          <w:rFonts w:ascii="Times New Roman" w:hAnsi="Times New Roman"/>
          <w:bCs/>
        </w:rPr>
        <w:t>của</w:t>
      </w:r>
      <w:proofErr w:type="spellEnd"/>
      <w:r w:rsidR="0006173D" w:rsidRPr="00E51F32">
        <w:rPr>
          <w:rFonts w:ascii="Times New Roman" w:hAnsi="Times New Roman"/>
          <w:bCs/>
        </w:rPr>
        <w:t xml:space="preserve"> </w:t>
      </w:r>
      <w:proofErr w:type="spellStart"/>
      <w:r w:rsidR="0006173D" w:rsidRPr="00E51F32">
        <w:rPr>
          <w:rFonts w:ascii="Times New Roman" w:hAnsi="Times New Roman"/>
          <w:bCs/>
        </w:rPr>
        <w:t>Bên</w:t>
      </w:r>
      <w:proofErr w:type="spellEnd"/>
      <w:r w:rsidR="0006173D" w:rsidRPr="00E51F32">
        <w:rPr>
          <w:rFonts w:ascii="Times New Roman" w:hAnsi="Times New Roman"/>
          <w:bCs/>
        </w:rPr>
        <w:t xml:space="preserve"> Mua </w:t>
      </w:r>
      <w:proofErr w:type="spellStart"/>
      <w:r w:rsidR="0006173D" w:rsidRPr="00E51F32">
        <w:rPr>
          <w:rFonts w:ascii="Times New Roman" w:hAnsi="Times New Roman"/>
          <w:bCs/>
        </w:rPr>
        <w:t>phù</w:t>
      </w:r>
      <w:proofErr w:type="spellEnd"/>
      <w:r w:rsidR="0006173D" w:rsidRPr="00E51F32">
        <w:rPr>
          <w:rFonts w:ascii="Times New Roman" w:hAnsi="Times New Roman"/>
          <w:bCs/>
        </w:rPr>
        <w:t xml:space="preserve"> </w:t>
      </w:r>
      <w:proofErr w:type="spellStart"/>
      <w:r w:rsidR="0006173D" w:rsidRPr="00E51F32">
        <w:rPr>
          <w:rFonts w:ascii="Times New Roman" w:hAnsi="Times New Roman"/>
          <w:bCs/>
        </w:rPr>
        <w:t>hợp</w:t>
      </w:r>
      <w:proofErr w:type="spellEnd"/>
      <w:r w:rsidR="0006173D" w:rsidRPr="00E51F32">
        <w:rPr>
          <w:rFonts w:ascii="Times New Roman" w:hAnsi="Times New Roman"/>
          <w:bCs/>
        </w:rPr>
        <w:t xml:space="preserve"> </w:t>
      </w:r>
      <w:proofErr w:type="spellStart"/>
      <w:r w:rsidR="0006173D" w:rsidRPr="00E51F32">
        <w:rPr>
          <w:rFonts w:ascii="Times New Roman" w:hAnsi="Times New Roman"/>
          <w:bCs/>
        </w:rPr>
        <w:t>theo</w:t>
      </w:r>
      <w:proofErr w:type="spellEnd"/>
      <w:r w:rsidR="0006173D" w:rsidRPr="00E51F32">
        <w:rPr>
          <w:rFonts w:ascii="Times New Roman" w:hAnsi="Times New Roman"/>
          <w:bCs/>
        </w:rPr>
        <w:t xml:space="preserve"> </w:t>
      </w:r>
      <w:proofErr w:type="spellStart"/>
      <w:r w:rsidR="0006173D" w:rsidRPr="00E51F32">
        <w:rPr>
          <w:rFonts w:ascii="Times New Roman" w:hAnsi="Times New Roman"/>
          <w:bCs/>
        </w:rPr>
        <w:t>quy</w:t>
      </w:r>
      <w:proofErr w:type="spellEnd"/>
      <w:r w:rsidR="0006173D" w:rsidRPr="00E51F32">
        <w:rPr>
          <w:rFonts w:ascii="Times New Roman" w:hAnsi="Times New Roman"/>
          <w:bCs/>
        </w:rPr>
        <w:t xml:space="preserve"> </w:t>
      </w:r>
      <w:proofErr w:type="spellStart"/>
      <w:r w:rsidR="0006173D" w:rsidRPr="00E51F32">
        <w:rPr>
          <w:rFonts w:ascii="Times New Roman" w:hAnsi="Times New Roman"/>
          <w:bCs/>
        </w:rPr>
        <w:t>định</w:t>
      </w:r>
      <w:proofErr w:type="spellEnd"/>
      <w:r w:rsidR="0006173D" w:rsidRPr="00E51F32">
        <w:rPr>
          <w:rFonts w:ascii="Times New Roman" w:hAnsi="Times New Roman"/>
          <w:bCs/>
        </w:rPr>
        <w:t xml:space="preserve"> </w:t>
      </w:r>
      <w:proofErr w:type="spellStart"/>
      <w:r w:rsidR="0006173D" w:rsidRPr="00E51F32">
        <w:rPr>
          <w:rFonts w:ascii="Times New Roman" w:hAnsi="Times New Roman"/>
          <w:bCs/>
        </w:rPr>
        <w:t>pháp</w:t>
      </w:r>
      <w:proofErr w:type="spellEnd"/>
      <w:r w:rsidR="0006173D" w:rsidRPr="00E51F32">
        <w:rPr>
          <w:rFonts w:ascii="Times New Roman" w:hAnsi="Times New Roman"/>
          <w:bCs/>
        </w:rPr>
        <w:t xml:space="preserve"> </w:t>
      </w:r>
      <w:proofErr w:type="spellStart"/>
      <w:r w:rsidR="0006173D" w:rsidRPr="00E51F32">
        <w:rPr>
          <w:rFonts w:ascii="Times New Roman" w:hAnsi="Times New Roman"/>
          <w:bCs/>
        </w:rPr>
        <w:t>luật</w:t>
      </w:r>
      <w:proofErr w:type="spellEnd"/>
      <w:del w:id="31" w:author="Do Minh Tam" w:date="2025-12-10T15:13:00Z" w16du:dateUtc="2025-12-10T08:13:00Z">
        <w:r w:rsidR="0006173D" w:rsidRPr="00E51F32" w:rsidDel="00636064">
          <w:rPr>
            <w:rFonts w:ascii="Times New Roman" w:hAnsi="Times New Roman"/>
            <w:bCs/>
          </w:rPr>
          <w:delText>.</w:delText>
        </w:r>
        <w:r w:rsidR="00125C7D" w:rsidRPr="00E51F32" w:rsidDel="00636064">
          <w:rPr>
            <w:rFonts w:ascii="Times New Roman" w:hAnsi="Times New Roman"/>
            <w:bCs/>
          </w:rPr>
          <w:delText xml:space="preserve"> </w:delText>
        </w:r>
      </w:del>
      <w:r w:rsidR="00125C7D" w:rsidRPr="00E51F32">
        <w:rPr>
          <w:rFonts w:ascii="Times New Roman" w:hAnsi="Times New Roman"/>
          <w:bCs/>
        </w:rPr>
        <w:t>.</w:t>
      </w:r>
      <w:r w:rsidR="00171821" w:rsidRPr="00E51F32">
        <w:rPr>
          <w:rFonts w:ascii="Times New Roman" w:hAnsi="Times New Roman"/>
          <w:bCs/>
        </w:rPr>
        <w:t xml:space="preserve"> Sau </w:t>
      </w:r>
      <w:proofErr w:type="spellStart"/>
      <w:r w:rsidR="00171821" w:rsidRPr="00E51F32">
        <w:rPr>
          <w:rFonts w:ascii="Times New Roman" w:hAnsi="Times New Roman"/>
          <w:bCs/>
        </w:rPr>
        <w:t>khi</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bàn</w:t>
      </w:r>
      <w:proofErr w:type="spellEnd"/>
      <w:r w:rsidR="00171821" w:rsidRPr="00E51F32">
        <w:rPr>
          <w:rFonts w:ascii="Times New Roman" w:hAnsi="Times New Roman"/>
          <w:bCs/>
        </w:rPr>
        <w:t xml:space="preserve"> </w:t>
      </w:r>
      <w:proofErr w:type="spellStart"/>
      <w:r w:rsidR="00171821" w:rsidRPr="00E51F32">
        <w:rPr>
          <w:rFonts w:ascii="Times New Roman" w:hAnsi="Times New Roman"/>
          <w:bCs/>
        </w:rPr>
        <w:t>giao</w:t>
      </w:r>
      <w:proofErr w:type="spellEnd"/>
      <w:r w:rsidR="00171821" w:rsidRPr="00E51F32">
        <w:rPr>
          <w:rFonts w:ascii="Times New Roman" w:hAnsi="Times New Roman"/>
          <w:bCs/>
        </w:rPr>
        <w:t xml:space="preserve">, </w:t>
      </w:r>
      <w:proofErr w:type="spellStart"/>
      <w:r w:rsidR="00095431" w:rsidRPr="00E51F32">
        <w:rPr>
          <w:rFonts w:ascii="Times New Roman" w:hAnsi="Times New Roman"/>
          <w:bCs/>
        </w:rPr>
        <w:t>Nhà</w:t>
      </w:r>
      <w:proofErr w:type="spellEnd"/>
      <w:r w:rsidR="00095431" w:rsidRPr="00E51F32">
        <w:rPr>
          <w:rFonts w:ascii="Times New Roman" w:hAnsi="Times New Roman"/>
          <w:bCs/>
        </w:rPr>
        <w:t xml:space="preserve"> Cung </w:t>
      </w:r>
      <w:proofErr w:type="spellStart"/>
      <w:r w:rsidR="00095431" w:rsidRPr="00E51F32">
        <w:rPr>
          <w:rFonts w:ascii="Times New Roman" w:hAnsi="Times New Roman"/>
          <w:bCs/>
        </w:rPr>
        <w:t>Cấp</w:t>
      </w:r>
      <w:proofErr w:type="spellEnd"/>
      <w:r w:rsidR="00095431" w:rsidRPr="00E51F32">
        <w:rPr>
          <w:rFonts w:ascii="Times New Roman" w:hAnsi="Times New Roman"/>
          <w:bCs/>
        </w:rPr>
        <w:t xml:space="preserve"> </w:t>
      </w:r>
      <w:proofErr w:type="spellStart"/>
      <w:r w:rsidR="00095431" w:rsidRPr="00E51F32">
        <w:rPr>
          <w:rFonts w:ascii="Times New Roman" w:hAnsi="Times New Roman"/>
          <w:bCs/>
        </w:rPr>
        <w:t>phải</w:t>
      </w:r>
      <w:proofErr w:type="spellEnd"/>
      <w:r w:rsidR="00095431" w:rsidRPr="00E51F32">
        <w:rPr>
          <w:rFonts w:ascii="Times New Roman" w:hAnsi="Times New Roman"/>
          <w:bCs/>
        </w:rPr>
        <w:t xml:space="preserve"> </w:t>
      </w:r>
      <w:proofErr w:type="spellStart"/>
      <w:r w:rsidR="00095431" w:rsidRPr="00E51F32">
        <w:rPr>
          <w:rFonts w:ascii="Times New Roman" w:hAnsi="Times New Roman"/>
          <w:bCs/>
        </w:rPr>
        <w:t>chịu</w:t>
      </w:r>
      <w:proofErr w:type="spellEnd"/>
      <w:r w:rsidR="00095431" w:rsidRPr="00E51F32">
        <w:rPr>
          <w:rFonts w:ascii="Times New Roman" w:hAnsi="Times New Roman"/>
          <w:bCs/>
        </w:rPr>
        <w:t xml:space="preserve"> </w:t>
      </w:r>
      <w:proofErr w:type="spellStart"/>
      <w:r w:rsidR="00095431" w:rsidRPr="00E51F32">
        <w:rPr>
          <w:rFonts w:ascii="Times New Roman" w:hAnsi="Times New Roman"/>
          <w:bCs/>
        </w:rPr>
        <w:t>trách</w:t>
      </w:r>
      <w:proofErr w:type="spellEnd"/>
      <w:r w:rsidR="00095431" w:rsidRPr="00E51F32">
        <w:rPr>
          <w:rFonts w:ascii="Times New Roman" w:hAnsi="Times New Roman"/>
          <w:bCs/>
        </w:rPr>
        <w:t xml:space="preserve"> </w:t>
      </w:r>
      <w:proofErr w:type="spellStart"/>
      <w:r w:rsidR="00095431" w:rsidRPr="00E51F32">
        <w:rPr>
          <w:rFonts w:ascii="Times New Roman" w:hAnsi="Times New Roman"/>
          <w:bCs/>
        </w:rPr>
        <w:t>nhiệm</w:t>
      </w:r>
      <w:proofErr w:type="spellEnd"/>
      <w:r w:rsidR="00095431" w:rsidRPr="00E51F32">
        <w:rPr>
          <w:rFonts w:ascii="Times New Roman" w:hAnsi="Times New Roman"/>
          <w:bCs/>
        </w:rPr>
        <w:t xml:space="preserve"> </w:t>
      </w:r>
      <w:proofErr w:type="spellStart"/>
      <w:r w:rsidR="00095431" w:rsidRPr="00E51F32">
        <w:rPr>
          <w:rFonts w:ascii="Times New Roman" w:hAnsi="Times New Roman"/>
          <w:bCs/>
        </w:rPr>
        <w:t>với</w:t>
      </w:r>
      <w:proofErr w:type="spellEnd"/>
      <w:r w:rsidR="00095431" w:rsidRPr="00E51F32">
        <w:rPr>
          <w:rFonts w:ascii="Times New Roman" w:hAnsi="Times New Roman"/>
          <w:bCs/>
        </w:rPr>
        <w:t xml:space="preserve"> </w:t>
      </w:r>
      <w:proofErr w:type="spellStart"/>
      <w:r w:rsidR="00095431" w:rsidRPr="00E51F32">
        <w:rPr>
          <w:rFonts w:ascii="Times New Roman" w:hAnsi="Times New Roman"/>
          <w:bCs/>
        </w:rPr>
        <w:t>Bên</w:t>
      </w:r>
      <w:proofErr w:type="spellEnd"/>
      <w:r w:rsidR="00095431" w:rsidRPr="00E51F32">
        <w:rPr>
          <w:rFonts w:ascii="Times New Roman" w:hAnsi="Times New Roman"/>
          <w:bCs/>
        </w:rPr>
        <w:t xml:space="preserve"> Mua </w:t>
      </w:r>
      <w:proofErr w:type="spellStart"/>
      <w:r w:rsidR="001B4C7B" w:rsidRPr="00E51F32">
        <w:rPr>
          <w:rFonts w:ascii="Times New Roman" w:hAnsi="Times New Roman"/>
          <w:bCs/>
        </w:rPr>
        <w:t>nếu</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có</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thiệt</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hại</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xảy</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ra</w:t>
      </w:r>
      <w:proofErr w:type="spellEnd"/>
      <w:r w:rsidR="001B4C7B" w:rsidRPr="00E51F32">
        <w:rPr>
          <w:rFonts w:ascii="Times New Roman" w:hAnsi="Times New Roman"/>
          <w:bCs/>
        </w:rPr>
        <w:t xml:space="preserve"> do </w:t>
      </w:r>
      <w:proofErr w:type="spellStart"/>
      <w:r w:rsidR="001B4C7B" w:rsidRPr="00E51F32">
        <w:rPr>
          <w:rFonts w:ascii="Times New Roman" w:hAnsi="Times New Roman"/>
          <w:bCs/>
        </w:rPr>
        <w:t>lỗi</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của</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Nhà</w:t>
      </w:r>
      <w:proofErr w:type="spellEnd"/>
      <w:r w:rsidR="001B4C7B" w:rsidRPr="00E51F32">
        <w:rPr>
          <w:rFonts w:ascii="Times New Roman" w:hAnsi="Times New Roman"/>
          <w:bCs/>
        </w:rPr>
        <w:t xml:space="preserve"> Cung </w:t>
      </w:r>
      <w:proofErr w:type="spellStart"/>
      <w:r w:rsidR="001B4C7B" w:rsidRPr="00E51F32">
        <w:rPr>
          <w:rFonts w:ascii="Times New Roman" w:hAnsi="Times New Roman"/>
          <w:bCs/>
        </w:rPr>
        <w:t>Cấp</w:t>
      </w:r>
      <w:proofErr w:type="spellEnd"/>
      <w:r w:rsidR="001B4C7B" w:rsidRPr="00E51F32">
        <w:rPr>
          <w:rFonts w:ascii="Times New Roman" w:hAnsi="Times New Roman"/>
          <w:bCs/>
        </w:rPr>
        <w:t xml:space="preserve"> </w:t>
      </w:r>
      <w:proofErr w:type="spellStart"/>
      <w:r w:rsidR="00095431" w:rsidRPr="00E51F32">
        <w:rPr>
          <w:rFonts w:ascii="Times New Roman" w:hAnsi="Times New Roman"/>
          <w:bCs/>
        </w:rPr>
        <w:t>chẳng</w:t>
      </w:r>
      <w:proofErr w:type="spellEnd"/>
      <w:r w:rsidR="00095431" w:rsidRPr="00E51F32">
        <w:rPr>
          <w:rFonts w:ascii="Times New Roman" w:hAnsi="Times New Roman"/>
          <w:bCs/>
        </w:rPr>
        <w:t xml:space="preserve"> </w:t>
      </w:r>
      <w:proofErr w:type="spellStart"/>
      <w:r w:rsidR="00095431" w:rsidRPr="00E51F32">
        <w:rPr>
          <w:rFonts w:ascii="Times New Roman" w:hAnsi="Times New Roman"/>
          <w:bCs/>
        </w:rPr>
        <w:t>hạn</w:t>
      </w:r>
      <w:proofErr w:type="spellEnd"/>
      <w:r w:rsidR="00095431" w:rsidRPr="00E51F32">
        <w:rPr>
          <w:rFonts w:ascii="Times New Roman" w:hAnsi="Times New Roman"/>
          <w:bCs/>
        </w:rPr>
        <w:t xml:space="preserve"> </w:t>
      </w:r>
      <w:proofErr w:type="spellStart"/>
      <w:r w:rsidR="001B4C7B" w:rsidRPr="00E51F32">
        <w:rPr>
          <w:rFonts w:ascii="Times New Roman" w:hAnsi="Times New Roman"/>
          <w:bCs/>
        </w:rPr>
        <w:t>như</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Hàng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Hóa</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không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phải</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hàng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chính</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hãng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Nhà</w:t>
      </w:r>
      <w:proofErr w:type="spellEnd"/>
      <w:r w:rsidR="001B4C7B" w:rsidRPr="00E51F32">
        <w:rPr>
          <w:rFonts w:ascii="Times New Roman" w:hAnsi="Times New Roman"/>
          <w:bCs/>
        </w:rPr>
        <w:t xml:space="preserve"> Cung </w:t>
      </w:r>
      <w:proofErr w:type="spellStart"/>
      <w:r w:rsidR="001B4C7B" w:rsidRPr="00E51F32">
        <w:rPr>
          <w:rFonts w:ascii="Times New Roman" w:hAnsi="Times New Roman"/>
          <w:bCs/>
        </w:rPr>
        <w:t>Cấp</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phân</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phối</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Hàng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Hóa</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không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đủ</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điều</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kiện</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lưu</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thông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trên</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thị</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trường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hàng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giả</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hàng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kém</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chất</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lượng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mà</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tại</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thời</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điểm</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nhận</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hàng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Bên</w:t>
      </w:r>
      <w:proofErr w:type="spellEnd"/>
      <w:r w:rsidR="001B4C7B" w:rsidRPr="00E51F32">
        <w:rPr>
          <w:rFonts w:ascii="Times New Roman" w:hAnsi="Times New Roman"/>
          <w:bCs/>
        </w:rPr>
        <w:t xml:space="preserve"> Mua </w:t>
      </w:r>
      <w:proofErr w:type="spellStart"/>
      <w:r w:rsidR="001B4C7B" w:rsidRPr="00E51F32">
        <w:rPr>
          <w:rFonts w:ascii="Times New Roman" w:hAnsi="Times New Roman"/>
          <w:bCs/>
        </w:rPr>
        <w:t>không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thể</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nhận</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ra</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bằng</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mắt</w:t>
      </w:r>
      <w:proofErr w:type="spellEnd"/>
      <w:r w:rsidR="001B4C7B" w:rsidRPr="00E51F32">
        <w:rPr>
          <w:rFonts w:ascii="Times New Roman" w:hAnsi="Times New Roman"/>
          <w:bCs/>
        </w:rPr>
        <w:t xml:space="preserve"> </w:t>
      </w:r>
      <w:proofErr w:type="spellStart"/>
      <w:r w:rsidR="001B4C7B" w:rsidRPr="00E51F32">
        <w:rPr>
          <w:rFonts w:ascii="Times New Roman" w:hAnsi="Times New Roman"/>
          <w:bCs/>
        </w:rPr>
        <w:t>thường</w:t>
      </w:r>
      <w:proofErr w:type="spellEnd"/>
    </w:p>
    <w:p w14:paraId="135D6546" w14:textId="2E70EDA8" w:rsidR="00125C7D" w:rsidRPr="00E51F32" w:rsidRDefault="005D0E1A" w:rsidP="00125C7D">
      <w:pPr>
        <w:tabs>
          <w:tab w:val="left" w:pos="567"/>
        </w:tabs>
        <w:ind w:left="567"/>
        <w:jc w:val="both"/>
        <w:rPr>
          <w:rFonts w:ascii="Times New Roman" w:hAnsi="Times New Roman"/>
          <w:i/>
          <w:iCs/>
        </w:rPr>
      </w:pPr>
      <w:r w:rsidRPr="00E51F32">
        <w:rPr>
          <w:rFonts w:ascii="Times New Roman" w:hAnsi="Times New Roman"/>
          <w:i/>
          <w:iCs/>
        </w:rPr>
        <w:t>The Supplier is liable for all</w:t>
      </w:r>
      <w:r w:rsidR="00171821" w:rsidRPr="00E51F32">
        <w:rPr>
          <w:rFonts w:ascii="Times New Roman" w:hAnsi="Times New Roman"/>
          <w:i/>
          <w:iCs/>
        </w:rPr>
        <w:t xml:space="preserve"> </w:t>
      </w:r>
      <w:r w:rsidR="00171821" w:rsidRPr="00E51F32">
        <w:rPr>
          <w:rFonts w:ascii="Times New Roman" w:hAnsi="Times New Roman"/>
          <w:i/>
          <w:iCs/>
          <w:lang w:val="en"/>
        </w:rPr>
        <w:t>direct</w:t>
      </w:r>
      <w:r w:rsidRPr="00E51F32">
        <w:rPr>
          <w:rFonts w:ascii="Times New Roman" w:hAnsi="Times New Roman"/>
          <w:i/>
          <w:iCs/>
        </w:rPr>
        <w:t xml:space="preserve"> damage to the </w:t>
      </w:r>
      <w:r w:rsidR="000F54DC" w:rsidRPr="00E51F32">
        <w:rPr>
          <w:rFonts w:ascii="Times New Roman" w:hAnsi="Times New Roman"/>
          <w:i/>
          <w:iCs/>
        </w:rPr>
        <w:t>Products</w:t>
      </w:r>
      <w:r w:rsidR="00171821" w:rsidRPr="00E51F32">
        <w:rPr>
          <w:rFonts w:ascii="Times New Roman" w:hAnsi="Times New Roman"/>
          <w:i/>
          <w:iCs/>
        </w:rPr>
        <w:t xml:space="preserve"> prior to delivery to the Buyer if the cause is determined</w:t>
      </w:r>
      <w:r w:rsidRPr="00E51F32">
        <w:rPr>
          <w:rFonts w:ascii="Times New Roman" w:hAnsi="Times New Roman"/>
          <w:i/>
          <w:iCs/>
        </w:rPr>
        <w:t xml:space="preserve"> caused by inadequate and/or unsound packaging or </w:t>
      </w:r>
      <w:r w:rsidR="00125C7D" w:rsidRPr="00E51F32">
        <w:rPr>
          <w:rFonts w:ascii="Times New Roman" w:hAnsi="Times New Roman"/>
          <w:i/>
          <w:iCs/>
        </w:rPr>
        <w:t xml:space="preserve">due to the Supplier’s fault leading to damage to the Goods. The Supplier’s liability shall not exceed the value of </w:t>
      </w:r>
      <w:proofErr w:type="spellStart"/>
      <w:r w:rsidR="00125C7D" w:rsidRPr="00E51F32">
        <w:rPr>
          <w:rFonts w:ascii="Times New Roman" w:hAnsi="Times New Roman"/>
          <w:i/>
          <w:iCs/>
        </w:rPr>
        <w:t>the</w:t>
      </w:r>
      <w:r w:rsidR="0006173D" w:rsidRPr="00E51F32">
        <w:rPr>
          <w:rFonts w:ascii="Times New Roman" w:hAnsi="Times New Roman"/>
          <w:i/>
          <w:iCs/>
        </w:rPr>
        <w:t>actual</w:t>
      </w:r>
      <w:proofErr w:type="spellEnd"/>
      <w:r w:rsidR="0006173D" w:rsidRPr="00E51F32">
        <w:rPr>
          <w:rFonts w:ascii="Times New Roman" w:hAnsi="Times New Roman"/>
          <w:i/>
          <w:iCs/>
        </w:rPr>
        <w:t xml:space="preserve"> damage of the Buyer in accordance with the law</w:t>
      </w:r>
      <w:r w:rsidR="00125C7D" w:rsidRPr="00E51F32">
        <w:rPr>
          <w:rFonts w:ascii="Times New Roman" w:hAnsi="Times New Roman"/>
          <w:i/>
          <w:iCs/>
        </w:rPr>
        <w:t xml:space="preserve">. </w:t>
      </w:r>
      <w:r w:rsidR="00125C7D" w:rsidRPr="00E51F32">
        <w:rPr>
          <w:rFonts w:ascii="Times New Roman" w:hAnsi="Times New Roman"/>
          <w:i/>
          <w:iCs/>
          <w:lang w:val="en"/>
        </w:rPr>
        <w:t xml:space="preserve">After delivery, </w:t>
      </w:r>
      <w:r w:rsidR="00095431" w:rsidRPr="00E51F32">
        <w:rPr>
          <w:rFonts w:ascii="Times New Roman" w:hAnsi="Times New Roman"/>
          <w:i/>
          <w:iCs/>
          <w:lang w:val="en"/>
        </w:rPr>
        <w:t>the Supplier shall be responsible to the Buyer if any damage occurs due to the Supplier's fault such as: Goods are not genuine, the Supplier distributes Goods that are not qualified for circulation on the market, counterfeit goods, poor quality goods that at the time of receipt, the Buyer cannot recognize with the naked eye</w:t>
      </w:r>
    </w:p>
    <w:p w14:paraId="2C0AE864" w14:textId="0102DDF0" w:rsidR="005D0E1A" w:rsidRPr="00E51F32" w:rsidRDefault="005D0E1A" w:rsidP="00171821">
      <w:pPr>
        <w:tabs>
          <w:tab w:val="left" w:pos="567"/>
        </w:tabs>
        <w:ind w:left="567"/>
        <w:jc w:val="both"/>
        <w:rPr>
          <w:rFonts w:ascii="Times New Roman" w:hAnsi="Times New Roman"/>
          <w:i/>
          <w:iCs/>
        </w:rPr>
      </w:pPr>
    </w:p>
    <w:bookmarkEnd w:id="28"/>
    <w:p w14:paraId="0C8B4E80" w14:textId="77777777" w:rsidR="002708C2" w:rsidRPr="00E51F32" w:rsidRDefault="002708C2" w:rsidP="00DA541C">
      <w:pPr>
        <w:keepNext/>
        <w:widowControl w:val="0"/>
        <w:tabs>
          <w:tab w:val="left" w:pos="720"/>
        </w:tabs>
        <w:autoSpaceDE w:val="0"/>
        <w:autoSpaceDN w:val="0"/>
        <w:adjustRightInd w:val="0"/>
        <w:jc w:val="both"/>
        <w:rPr>
          <w:rFonts w:ascii="Times New Roman" w:hAnsi="Times New Roman"/>
          <w:bCs/>
          <w:lang w:val="fr-FR"/>
        </w:rPr>
      </w:pPr>
    </w:p>
    <w:p w14:paraId="20FE2609" w14:textId="18DFE556" w:rsidR="005B3377" w:rsidRPr="00E51F32" w:rsidRDefault="005B3377" w:rsidP="00864BEE">
      <w:pPr>
        <w:keepNext/>
        <w:widowControl w:val="0"/>
        <w:numPr>
          <w:ilvl w:val="0"/>
          <w:numId w:val="7"/>
        </w:numPr>
        <w:tabs>
          <w:tab w:val="left" w:pos="1418"/>
        </w:tabs>
        <w:ind w:left="1418" w:hanging="1418"/>
        <w:jc w:val="both"/>
        <w:rPr>
          <w:rFonts w:ascii="Times New Roman" w:hAnsi="Times New Roman"/>
          <w:b/>
          <w:bCs/>
          <w:lang w:val="fr-FR"/>
        </w:rPr>
      </w:pPr>
      <w:r w:rsidRPr="00E51F32">
        <w:rPr>
          <w:rFonts w:ascii="Times New Roman" w:hAnsi="Times New Roman"/>
          <w:b/>
          <w:bCs/>
          <w:lang w:val="fr-FR"/>
        </w:rPr>
        <w:tab/>
      </w:r>
      <w:bookmarkStart w:id="32" w:name="_Ref36632383"/>
      <w:r w:rsidRPr="00E51F32">
        <w:rPr>
          <w:rFonts w:ascii="Times New Roman" w:hAnsi="Times New Roman"/>
          <w:b/>
          <w:bCs/>
          <w:lang w:val="fr-FR"/>
        </w:rPr>
        <w:t xml:space="preserve">PHƯƠNG THỨC GIAO, NHẬN – </w:t>
      </w:r>
      <w:r w:rsidR="00452691" w:rsidRPr="00E51F32">
        <w:rPr>
          <w:rFonts w:ascii="Times New Roman" w:hAnsi="Times New Roman"/>
          <w:b/>
          <w:bCs/>
          <w:lang w:val="fr-FR"/>
        </w:rPr>
        <w:t>KIỂM TRA</w:t>
      </w:r>
      <w:r w:rsidRPr="00E51F32">
        <w:rPr>
          <w:rFonts w:ascii="Times New Roman" w:hAnsi="Times New Roman"/>
          <w:b/>
          <w:bCs/>
          <w:lang w:val="fr-FR"/>
        </w:rPr>
        <w:t xml:space="preserve"> HÀNG HOÁ</w:t>
      </w:r>
      <w:bookmarkEnd w:id="32"/>
    </w:p>
    <w:p w14:paraId="591552B1" w14:textId="03EB62E5" w:rsidR="00E267DF" w:rsidRPr="00E51F32" w:rsidRDefault="00E267DF" w:rsidP="00864BEE">
      <w:pPr>
        <w:keepNext/>
        <w:widowControl w:val="0"/>
        <w:numPr>
          <w:ilvl w:val="0"/>
          <w:numId w:val="8"/>
        </w:numPr>
        <w:tabs>
          <w:tab w:val="left" w:pos="1418"/>
        </w:tabs>
        <w:ind w:left="1418" w:hanging="1418"/>
        <w:jc w:val="both"/>
        <w:rPr>
          <w:rFonts w:ascii="Times New Roman" w:hAnsi="Times New Roman"/>
          <w:b/>
          <w:bCs/>
          <w:i/>
          <w:iCs/>
        </w:rPr>
      </w:pPr>
      <w:bookmarkStart w:id="33" w:name="_Ref36632391"/>
      <w:r w:rsidRPr="00E51F32">
        <w:rPr>
          <w:rFonts w:ascii="Times New Roman" w:hAnsi="Times New Roman"/>
          <w:b/>
          <w:bCs/>
          <w:i/>
          <w:iCs/>
        </w:rPr>
        <w:t xml:space="preserve">DELIVERY, </w:t>
      </w:r>
      <w:bookmarkStart w:id="34" w:name="_Hlk167803308"/>
      <w:r w:rsidRPr="00E51F32">
        <w:rPr>
          <w:rFonts w:ascii="Times New Roman" w:hAnsi="Times New Roman"/>
          <w:b/>
          <w:bCs/>
          <w:i/>
          <w:iCs/>
        </w:rPr>
        <w:t xml:space="preserve">RECEIPT – </w:t>
      </w:r>
      <w:bookmarkStart w:id="35" w:name="_Hlk167803293"/>
      <w:r w:rsidRPr="00E51F32">
        <w:rPr>
          <w:rFonts w:ascii="Times New Roman" w:hAnsi="Times New Roman"/>
          <w:b/>
          <w:bCs/>
          <w:i/>
          <w:iCs/>
        </w:rPr>
        <w:t>ACCEPTANCE</w:t>
      </w:r>
      <w:bookmarkEnd w:id="33"/>
      <w:bookmarkEnd w:id="34"/>
      <w:bookmarkEnd w:id="35"/>
    </w:p>
    <w:p w14:paraId="50A3858A" w14:textId="77777777" w:rsidR="00CA1745" w:rsidRPr="00E51F32" w:rsidRDefault="00CA1745" w:rsidP="00DA541C">
      <w:pPr>
        <w:keepNext/>
        <w:widowControl w:val="0"/>
        <w:tabs>
          <w:tab w:val="left" w:pos="1418"/>
        </w:tabs>
        <w:ind w:left="1418"/>
        <w:jc w:val="both"/>
        <w:rPr>
          <w:rFonts w:ascii="Times New Roman" w:hAnsi="Times New Roman"/>
          <w:b/>
          <w:bCs/>
        </w:rPr>
      </w:pPr>
    </w:p>
    <w:p w14:paraId="5105E981" w14:textId="14C6C685" w:rsidR="00DC7961" w:rsidRPr="00E51F32" w:rsidRDefault="005B3377" w:rsidP="00864BEE">
      <w:pPr>
        <w:keepNext/>
        <w:widowControl w:val="0"/>
        <w:numPr>
          <w:ilvl w:val="1"/>
          <w:numId w:val="13"/>
        </w:numPr>
        <w:tabs>
          <w:tab w:val="left" w:pos="567"/>
        </w:tabs>
        <w:autoSpaceDE w:val="0"/>
        <w:ind w:left="567" w:hanging="567"/>
        <w:jc w:val="both"/>
        <w:rPr>
          <w:rFonts w:ascii="Times New Roman" w:hAnsi="Times New Roman"/>
          <w:bCs/>
          <w:lang w:val="fr-FR"/>
        </w:rPr>
      </w:pPr>
      <w:bookmarkStart w:id="36" w:name="_Hlk167798582"/>
      <w:bookmarkStart w:id="37" w:name="_Hlk165564729"/>
      <w:proofErr w:type="spellStart"/>
      <w:r w:rsidRPr="00E51F32">
        <w:rPr>
          <w:rFonts w:ascii="Times New Roman" w:hAnsi="Times New Roman"/>
          <w:lang w:val="fr-FR"/>
        </w:rPr>
        <w:t>Nhà</w:t>
      </w:r>
      <w:proofErr w:type="spellEnd"/>
      <w:r w:rsidRPr="00E51F32">
        <w:rPr>
          <w:rFonts w:ascii="Times New Roman" w:hAnsi="Times New Roman"/>
          <w:lang w:val="fr-FR"/>
        </w:rPr>
        <w:t xml:space="preserve"> Cung </w:t>
      </w:r>
      <w:proofErr w:type="spellStart"/>
      <w:r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có</w:t>
      </w:r>
      <w:proofErr w:type="spellEnd"/>
      <w:r w:rsidRPr="00E51F32">
        <w:rPr>
          <w:rFonts w:ascii="Times New Roman" w:hAnsi="Times New Roman"/>
          <w:lang w:val="fr-FR"/>
        </w:rPr>
        <w:t xml:space="preserve"> </w:t>
      </w:r>
      <w:proofErr w:type="spellStart"/>
      <w:r w:rsidRPr="00E51F32">
        <w:rPr>
          <w:rFonts w:ascii="Times New Roman" w:hAnsi="Times New Roman"/>
          <w:lang w:val="fr-FR"/>
        </w:rPr>
        <w:t>trách</w:t>
      </w:r>
      <w:proofErr w:type="spellEnd"/>
      <w:r w:rsidRPr="00E51F32">
        <w:rPr>
          <w:rFonts w:ascii="Times New Roman" w:hAnsi="Times New Roman"/>
          <w:lang w:val="fr-FR"/>
        </w:rPr>
        <w:t xml:space="preserve"> </w:t>
      </w:r>
      <w:proofErr w:type="spellStart"/>
      <w:r w:rsidRPr="00E51F32">
        <w:rPr>
          <w:rFonts w:ascii="Times New Roman" w:hAnsi="Times New Roman"/>
          <w:lang w:val="fr-FR"/>
        </w:rPr>
        <w:t>nhiệ</w:t>
      </w:r>
      <w:r w:rsidR="000B2818" w:rsidRPr="00E51F32">
        <w:rPr>
          <w:rFonts w:ascii="Times New Roman" w:hAnsi="Times New Roman"/>
          <w:lang w:val="fr-FR"/>
        </w:rPr>
        <w:t>m</w:t>
      </w:r>
      <w:proofErr w:type="spellEnd"/>
      <w:r w:rsidR="000B2818" w:rsidRPr="00E51F32">
        <w:rPr>
          <w:rFonts w:ascii="Times New Roman" w:hAnsi="Times New Roman"/>
          <w:lang w:val="fr-FR"/>
        </w:rPr>
        <w:t xml:space="preserve"> </w:t>
      </w:r>
      <w:proofErr w:type="spellStart"/>
      <w:r w:rsidR="000B2818" w:rsidRPr="00E51F32">
        <w:rPr>
          <w:rFonts w:ascii="Times New Roman" w:hAnsi="Times New Roman"/>
          <w:lang w:val="fr-FR"/>
        </w:rPr>
        <w:t>giao</w:t>
      </w:r>
      <w:proofErr w:type="spellEnd"/>
      <w:r w:rsidR="000B2818" w:rsidRPr="00E51F32">
        <w:rPr>
          <w:rFonts w:ascii="Times New Roman" w:hAnsi="Times New Roman"/>
          <w:lang w:val="fr-FR"/>
        </w:rPr>
        <w:t xml:space="preserve"> </w:t>
      </w:r>
      <w:proofErr w:type="spellStart"/>
      <w:r w:rsidR="000B2818" w:rsidRPr="00E51F32">
        <w:rPr>
          <w:rFonts w:ascii="Times New Roman" w:hAnsi="Times New Roman"/>
          <w:lang w:val="fr-FR"/>
        </w:rPr>
        <w:t>Hàng</w:t>
      </w:r>
      <w:proofErr w:type="spellEnd"/>
      <w:r w:rsidR="000B2818" w:rsidRPr="00E51F32">
        <w:rPr>
          <w:rFonts w:ascii="Times New Roman" w:hAnsi="Times New Roman"/>
          <w:lang w:val="fr-FR"/>
        </w:rPr>
        <w:t xml:space="preserve"> </w:t>
      </w:r>
      <w:proofErr w:type="spellStart"/>
      <w:r w:rsidR="000B2818" w:rsidRPr="00E51F32">
        <w:rPr>
          <w:rFonts w:ascii="Times New Roman" w:hAnsi="Times New Roman"/>
          <w:lang w:val="fr-FR"/>
        </w:rPr>
        <w:t>H</w:t>
      </w:r>
      <w:r w:rsidRPr="00E51F32">
        <w:rPr>
          <w:rFonts w:ascii="Times New Roman" w:hAnsi="Times New Roman"/>
          <w:lang w:val="fr-FR"/>
        </w:rPr>
        <w:t>oá</w:t>
      </w:r>
      <w:proofErr w:type="spellEnd"/>
      <w:r w:rsidRPr="00E51F32">
        <w:rPr>
          <w:rFonts w:ascii="Times New Roman" w:hAnsi="Times New Roman"/>
          <w:lang w:val="fr-FR"/>
        </w:rPr>
        <w:t xml:space="preserve"> </w:t>
      </w:r>
      <w:proofErr w:type="spellStart"/>
      <w:r w:rsidRPr="00E51F32">
        <w:rPr>
          <w:rFonts w:ascii="Times New Roman" w:hAnsi="Times New Roman"/>
          <w:lang w:val="fr-FR"/>
        </w:rPr>
        <w:t>cho</w:t>
      </w:r>
      <w:proofErr w:type="spellEnd"/>
      <w:r w:rsidRPr="00E51F32">
        <w:rPr>
          <w:rFonts w:ascii="Times New Roman" w:hAnsi="Times New Roman"/>
          <w:lang w:val="fr-FR"/>
        </w:rPr>
        <w:t xml:space="preserve"> </w:t>
      </w:r>
      <w:proofErr w:type="spellStart"/>
      <w:r w:rsidRPr="00E51F32">
        <w:rPr>
          <w:rFonts w:ascii="Times New Roman" w:hAnsi="Times New Roman"/>
          <w:lang w:val="fr-FR"/>
        </w:rPr>
        <w:t>Bên</w:t>
      </w:r>
      <w:proofErr w:type="spellEnd"/>
      <w:r w:rsidRPr="00E51F32">
        <w:rPr>
          <w:rFonts w:ascii="Times New Roman" w:hAnsi="Times New Roman"/>
          <w:lang w:val="fr-FR"/>
        </w:rPr>
        <w:t xml:space="preserve"> Mua </w:t>
      </w:r>
      <w:proofErr w:type="spellStart"/>
      <w:r w:rsidR="0052630F" w:rsidRPr="00E51F32">
        <w:rPr>
          <w:rFonts w:ascii="Times New Roman" w:hAnsi="Times New Roman"/>
          <w:lang w:val="fr-FR"/>
        </w:rPr>
        <w:t>theo</w:t>
      </w:r>
      <w:proofErr w:type="spellEnd"/>
      <w:r w:rsidR="0052630F" w:rsidRPr="00E51F32">
        <w:rPr>
          <w:rFonts w:ascii="Times New Roman" w:hAnsi="Times New Roman"/>
          <w:lang w:val="fr-FR"/>
        </w:rPr>
        <w:t xml:space="preserve"> </w:t>
      </w:r>
      <w:proofErr w:type="spellStart"/>
      <w:r w:rsidR="0052630F" w:rsidRPr="00E51F32">
        <w:rPr>
          <w:rFonts w:ascii="Times New Roman" w:hAnsi="Times New Roman"/>
          <w:lang w:val="fr-FR"/>
        </w:rPr>
        <w:t>thời</w:t>
      </w:r>
      <w:proofErr w:type="spellEnd"/>
      <w:r w:rsidR="0052630F" w:rsidRPr="00E51F32">
        <w:rPr>
          <w:rFonts w:ascii="Times New Roman" w:hAnsi="Times New Roman"/>
          <w:lang w:val="fr-FR"/>
        </w:rPr>
        <w:t xml:space="preserve"> </w:t>
      </w:r>
      <w:proofErr w:type="spellStart"/>
      <w:r w:rsidR="0052630F" w:rsidRPr="00E51F32">
        <w:rPr>
          <w:rFonts w:ascii="Times New Roman" w:hAnsi="Times New Roman"/>
          <w:lang w:val="fr-FR"/>
        </w:rPr>
        <w:t>gian</w:t>
      </w:r>
      <w:proofErr w:type="spellEnd"/>
      <w:r w:rsidR="0052630F" w:rsidRPr="00E51F32">
        <w:rPr>
          <w:rFonts w:ascii="Times New Roman" w:hAnsi="Times New Roman"/>
          <w:lang w:val="fr-FR"/>
        </w:rPr>
        <w:t xml:space="preserve"> </w:t>
      </w:r>
      <w:proofErr w:type="spellStart"/>
      <w:r w:rsidR="0052630F" w:rsidRPr="00E51F32">
        <w:rPr>
          <w:rFonts w:ascii="Times New Roman" w:hAnsi="Times New Roman"/>
          <w:lang w:val="fr-FR"/>
        </w:rPr>
        <w:t>và</w:t>
      </w:r>
      <w:proofErr w:type="spellEnd"/>
      <w:r w:rsidR="0052630F" w:rsidRPr="00E51F32">
        <w:rPr>
          <w:rFonts w:ascii="Times New Roman" w:hAnsi="Times New Roman"/>
          <w:lang w:val="fr-FR"/>
        </w:rPr>
        <w:t xml:space="preserve"> </w:t>
      </w:r>
      <w:proofErr w:type="spellStart"/>
      <w:r w:rsidR="002E7486" w:rsidRPr="00E51F32">
        <w:rPr>
          <w:rFonts w:ascii="Times New Roman" w:hAnsi="Times New Roman"/>
          <w:lang w:val="fr-FR"/>
        </w:rPr>
        <w:t>địa</w:t>
      </w:r>
      <w:proofErr w:type="spellEnd"/>
      <w:r w:rsidR="002E7486" w:rsidRPr="00E51F32">
        <w:rPr>
          <w:rFonts w:ascii="Times New Roman" w:hAnsi="Times New Roman"/>
          <w:lang w:val="fr-FR"/>
        </w:rPr>
        <w:t xml:space="preserve"> </w:t>
      </w:r>
      <w:proofErr w:type="spellStart"/>
      <w:r w:rsidR="002E7486" w:rsidRPr="00E51F32">
        <w:rPr>
          <w:rFonts w:ascii="Times New Roman" w:hAnsi="Times New Roman"/>
          <w:lang w:val="fr-FR"/>
        </w:rPr>
        <w:t>điểm</w:t>
      </w:r>
      <w:proofErr w:type="spellEnd"/>
      <w:r w:rsidRPr="00E51F32">
        <w:rPr>
          <w:rFonts w:ascii="Times New Roman" w:hAnsi="Times New Roman"/>
          <w:lang w:val="fr-FR"/>
        </w:rPr>
        <w:t xml:space="preserve"> </w:t>
      </w:r>
      <w:r w:rsidR="002E7486" w:rsidRPr="00E51F32">
        <w:rPr>
          <w:rFonts w:ascii="Times New Roman" w:hAnsi="Times New Roman"/>
          <w:lang w:val="fr-FR"/>
        </w:rPr>
        <w:t>do</w:t>
      </w:r>
      <w:r w:rsidRPr="00E51F32">
        <w:rPr>
          <w:rFonts w:ascii="Times New Roman" w:hAnsi="Times New Roman"/>
          <w:lang w:val="fr-FR"/>
        </w:rPr>
        <w:t xml:space="preserve"> </w:t>
      </w:r>
      <w:proofErr w:type="spellStart"/>
      <w:r w:rsidRPr="00E51F32">
        <w:rPr>
          <w:rFonts w:ascii="Times New Roman" w:hAnsi="Times New Roman"/>
          <w:lang w:val="fr-FR"/>
        </w:rPr>
        <w:t>Bên</w:t>
      </w:r>
      <w:proofErr w:type="spellEnd"/>
      <w:r w:rsidRPr="00E51F32">
        <w:rPr>
          <w:rFonts w:ascii="Times New Roman" w:hAnsi="Times New Roman"/>
          <w:lang w:val="fr-FR"/>
        </w:rPr>
        <w:t xml:space="preserve"> </w:t>
      </w:r>
      <w:r w:rsidR="002E7486" w:rsidRPr="00E51F32">
        <w:rPr>
          <w:rFonts w:ascii="Times New Roman" w:hAnsi="Times New Roman"/>
          <w:lang w:val="fr-FR"/>
        </w:rPr>
        <w:t xml:space="preserve">Mua </w:t>
      </w:r>
      <w:proofErr w:type="spellStart"/>
      <w:r w:rsidR="002E7486" w:rsidRPr="00E51F32">
        <w:rPr>
          <w:rFonts w:ascii="Times New Roman" w:hAnsi="Times New Roman"/>
          <w:lang w:val="fr-FR"/>
        </w:rPr>
        <w:t>ch</w:t>
      </w:r>
      <w:r w:rsidR="00600370" w:rsidRPr="00E51F32">
        <w:rPr>
          <w:rFonts w:ascii="Times New Roman" w:hAnsi="Times New Roman"/>
          <w:lang w:val="fr-FR"/>
        </w:rPr>
        <w:t>ỉ</w:t>
      </w:r>
      <w:proofErr w:type="spellEnd"/>
      <w:r w:rsidR="00600370" w:rsidRPr="00E51F32">
        <w:rPr>
          <w:rFonts w:ascii="Times New Roman" w:hAnsi="Times New Roman"/>
          <w:lang w:val="fr-FR"/>
        </w:rPr>
        <w:t xml:space="preserve"> </w:t>
      </w:r>
      <w:proofErr w:type="spellStart"/>
      <w:r w:rsidR="00600370" w:rsidRPr="00E51F32">
        <w:rPr>
          <w:rFonts w:ascii="Times New Roman" w:hAnsi="Times New Roman"/>
          <w:lang w:val="fr-FR"/>
        </w:rPr>
        <w:t>định</w:t>
      </w:r>
      <w:proofErr w:type="spellEnd"/>
      <w:r w:rsidR="002E7486" w:rsidRPr="00E51F32">
        <w:rPr>
          <w:rFonts w:ascii="Times New Roman" w:hAnsi="Times New Roman"/>
          <w:lang w:val="fr-FR"/>
        </w:rPr>
        <w:t xml:space="preserve"> </w:t>
      </w:r>
      <w:proofErr w:type="spellStart"/>
      <w:r w:rsidR="0052630F" w:rsidRPr="00E51F32">
        <w:rPr>
          <w:rFonts w:ascii="Times New Roman" w:hAnsi="Times New Roman"/>
          <w:lang w:val="fr-FR"/>
        </w:rPr>
        <w:t>như</w:t>
      </w:r>
      <w:proofErr w:type="spellEnd"/>
      <w:r w:rsidR="0052630F" w:rsidRPr="00E51F32">
        <w:rPr>
          <w:rFonts w:ascii="Times New Roman" w:hAnsi="Times New Roman"/>
          <w:lang w:val="fr-FR"/>
        </w:rPr>
        <w:t xml:space="preserve"> </w:t>
      </w:r>
      <w:proofErr w:type="spellStart"/>
      <w:r w:rsidR="0052630F" w:rsidRPr="00E51F32">
        <w:rPr>
          <w:rFonts w:ascii="Times New Roman" w:hAnsi="Times New Roman"/>
          <w:lang w:val="fr-FR"/>
        </w:rPr>
        <w:t>quy</w:t>
      </w:r>
      <w:proofErr w:type="spellEnd"/>
      <w:r w:rsidR="0052630F" w:rsidRPr="00E51F32">
        <w:rPr>
          <w:rFonts w:ascii="Times New Roman" w:hAnsi="Times New Roman"/>
          <w:lang w:val="fr-FR"/>
        </w:rPr>
        <w:t xml:space="preserve"> </w:t>
      </w:r>
      <w:proofErr w:type="spellStart"/>
      <w:r w:rsidR="0052630F" w:rsidRPr="00E51F32">
        <w:rPr>
          <w:rFonts w:ascii="Times New Roman" w:hAnsi="Times New Roman"/>
          <w:lang w:val="fr-FR"/>
        </w:rPr>
        <w:t>định</w:t>
      </w:r>
      <w:proofErr w:type="spellEnd"/>
      <w:r w:rsidR="0052630F" w:rsidRPr="00E51F32">
        <w:rPr>
          <w:rFonts w:ascii="Times New Roman" w:hAnsi="Times New Roman"/>
          <w:lang w:val="fr-FR"/>
        </w:rPr>
        <w:t xml:space="preserve"> </w:t>
      </w:r>
      <w:proofErr w:type="spellStart"/>
      <w:r w:rsidR="0052630F" w:rsidRPr="00E51F32">
        <w:rPr>
          <w:rFonts w:ascii="Times New Roman" w:hAnsi="Times New Roman"/>
          <w:lang w:val="fr-FR"/>
        </w:rPr>
        <w:t>tại</w:t>
      </w:r>
      <w:proofErr w:type="spellEnd"/>
      <w:r w:rsidR="00DC7961" w:rsidRPr="00E51F32">
        <w:rPr>
          <w:rFonts w:ascii="Times New Roman" w:hAnsi="Times New Roman"/>
          <w:lang w:val="fr-FR"/>
        </w:rPr>
        <w:t xml:space="preserve"> </w:t>
      </w:r>
      <w:r w:rsidR="00BF1E97" w:rsidRPr="00E51F32">
        <w:rPr>
          <w:rFonts w:ascii="Times New Roman" w:hAnsi="Times New Roman"/>
          <w:lang w:val="fr-FR"/>
        </w:rPr>
        <w:t>PHỤ LỤC 2</w:t>
      </w:r>
      <w:r w:rsidRPr="00E51F32">
        <w:rPr>
          <w:rFonts w:ascii="Times New Roman" w:hAnsi="Times New Roman"/>
          <w:lang w:val="fr-FR"/>
        </w:rPr>
        <w:t xml:space="preserve">. </w:t>
      </w:r>
    </w:p>
    <w:p w14:paraId="793701C2" w14:textId="28BAAB11" w:rsidR="00FD3BB1" w:rsidRPr="00E51F32" w:rsidRDefault="00FD3BB1" w:rsidP="00DA541C">
      <w:pPr>
        <w:keepNext/>
        <w:widowControl w:val="0"/>
        <w:autoSpaceDE w:val="0"/>
        <w:ind w:left="567"/>
        <w:jc w:val="both"/>
        <w:rPr>
          <w:rFonts w:ascii="Times New Roman" w:hAnsi="Times New Roman"/>
          <w:i/>
          <w:iCs/>
        </w:rPr>
      </w:pPr>
      <w:r w:rsidRPr="00E51F32">
        <w:rPr>
          <w:rFonts w:ascii="Times New Roman" w:hAnsi="Times New Roman"/>
          <w:i/>
          <w:iCs/>
        </w:rPr>
        <w:t xml:space="preserve">The Supplier is responsible for delivering the </w:t>
      </w:r>
      <w:r w:rsidR="000F54DC" w:rsidRPr="00E51F32">
        <w:rPr>
          <w:rFonts w:ascii="Times New Roman" w:hAnsi="Times New Roman"/>
          <w:i/>
          <w:iCs/>
        </w:rPr>
        <w:t>Products</w:t>
      </w:r>
      <w:r w:rsidRPr="00E51F32">
        <w:rPr>
          <w:rFonts w:ascii="Times New Roman" w:hAnsi="Times New Roman"/>
          <w:i/>
          <w:iCs/>
        </w:rPr>
        <w:t xml:space="preserve"> </w:t>
      </w:r>
      <w:r w:rsidR="0052630F" w:rsidRPr="00E51F32">
        <w:rPr>
          <w:rFonts w:ascii="Times New Roman" w:hAnsi="Times New Roman"/>
          <w:i/>
          <w:iCs/>
        </w:rPr>
        <w:t>within the</w:t>
      </w:r>
      <w:r w:rsidR="00600370" w:rsidRPr="00E51F32">
        <w:rPr>
          <w:rFonts w:ascii="Times New Roman" w:hAnsi="Times New Roman"/>
          <w:i/>
          <w:iCs/>
        </w:rPr>
        <w:t xml:space="preserve"> </w:t>
      </w:r>
      <w:r w:rsidR="0052630F" w:rsidRPr="00E51F32">
        <w:rPr>
          <w:rFonts w:ascii="Times New Roman" w:hAnsi="Times New Roman"/>
          <w:i/>
          <w:iCs/>
        </w:rPr>
        <w:t xml:space="preserve">schedule and </w:t>
      </w:r>
      <w:r w:rsidRPr="00E51F32">
        <w:rPr>
          <w:rFonts w:ascii="Times New Roman" w:hAnsi="Times New Roman"/>
          <w:i/>
          <w:iCs/>
        </w:rPr>
        <w:t xml:space="preserve">at the </w:t>
      </w:r>
      <w:r w:rsidR="00600370" w:rsidRPr="00E51F32">
        <w:rPr>
          <w:rFonts w:ascii="Times New Roman" w:hAnsi="Times New Roman"/>
          <w:i/>
          <w:iCs/>
        </w:rPr>
        <w:t xml:space="preserve">place of delivery instructed by the </w:t>
      </w:r>
      <w:r w:rsidR="00A21109" w:rsidRPr="00E51F32">
        <w:rPr>
          <w:rFonts w:ascii="Times New Roman" w:hAnsi="Times New Roman"/>
          <w:i/>
          <w:iCs/>
        </w:rPr>
        <w:t>Purchaser</w:t>
      </w:r>
      <w:r w:rsidR="00600370" w:rsidRPr="00E51F32">
        <w:rPr>
          <w:rFonts w:ascii="Times New Roman" w:hAnsi="Times New Roman"/>
          <w:i/>
          <w:iCs/>
        </w:rPr>
        <w:t xml:space="preserve"> </w:t>
      </w:r>
      <w:r w:rsidRPr="00E51F32">
        <w:rPr>
          <w:rFonts w:ascii="Times New Roman" w:hAnsi="Times New Roman"/>
          <w:i/>
          <w:iCs/>
        </w:rPr>
        <w:t xml:space="preserve">in accordance with </w:t>
      </w:r>
      <w:r w:rsidR="00BF1E97" w:rsidRPr="00E51F32">
        <w:rPr>
          <w:rFonts w:ascii="Times New Roman" w:hAnsi="Times New Roman"/>
          <w:i/>
          <w:iCs/>
        </w:rPr>
        <w:t>APPENDIX 2</w:t>
      </w:r>
      <w:r w:rsidR="00505234" w:rsidRPr="00E51F32">
        <w:rPr>
          <w:rFonts w:ascii="Times New Roman" w:hAnsi="Times New Roman"/>
          <w:i/>
          <w:iCs/>
        </w:rPr>
        <w:t>.</w:t>
      </w:r>
    </w:p>
    <w:bookmarkEnd w:id="36"/>
    <w:p w14:paraId="2F91DF11" w14:textId="77777777" w:rsidR="0052630F" w:rsidRPr="00E51F32" w:rsidRDefault="0052630F" w:rsidP="00DA541C">
      <w:pPr>
        <w:keepNext/>
        <w:widowControl w:val="0"/>
        <w:tabs>
          <w:tab w:val="left" w:pos="720"/>
        </w:tabs>
        <w:autoSpaceDE w:val="0"/>
        <w:ind w:left="720"/>
        <w:jc w:val="both"/>
        <w:rPr>
          <w:rFonts w:ascii="Times New Roman" w:hAnsi="Times New Roman"/>
          <w:bCs/>
          <w:i/>
          <w:iCs/>
          <w:lang w:val="fr-FR"/>
        </w:rPr>
      </w:pPr>
    </w:p>
    <w:p w14:paraId="634483DF" w14:textId="6FC8E890" w:rsidR="002E22F6" w:rsidRPr="00E51F32" w:rsidRDefault="002E22F6" w:rsidP="002E22F6">
      <w:pPr>
        <w:keepNext/>
        <w:widowControl w:val="0"/>
        <w:numPr>
          <w:ilvl w:val="1"/>
          <w:numId w:val="13"/>
        </w:numPr>
        <w:tabs>
          <w:tab w:val="left" w:pos="567"/>
        </w:tabs>
        <w:autoSpaceDE w:val="0"/>
        <w:ind w:left="567" w:hanging="567"/>
        <w:jc w:val="both"/>
        <w:rPr>
          <w:rFonts w:ascii="Times New Roman" w:hAnsi="Times New Roman"/>
          <w:bCs/>
          <w:lang w:val="fr-FR"/>
        </w:rPr>
      </w:pPr>
      <w:bookmarkStart w:id="38" w:name="_Ref36630950"/>
      <w:bookmarkStart w:id="39" w:name="_Hlk167798615"/>
      <w:proofErr w:type="spellStart"/>
      <w:r w:rsidRPr="00E51F32">
        <w:rPr>
          <w:rFonts w:ascii="Times New Roman" w:hAnsi="Times New Roman"/>
          <w:bCs/>
          <w:lang w:val="fr-FR"/>
        </w:rPr>
        <w:t>Nếu</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thấy</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việc</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giao</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hàng</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không</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thể</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được</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thực</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hiện</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trong</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khung</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thời</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gian</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hoặc</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thời</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hạn</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giao</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hàng</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đã</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thỏa</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thuận</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Nhà</w:t>
      </w:r>
      <w:proofErr w:type="spellEnd"/>
      <w:r w:rsidRPr="00E51F32">
        <w:rPr>
          <w:rFonts w:ascii="Times New Roman" w:hAnsi="Times New Roman"/>
          <w:bCs/>
          <w:lang w:val="fr-FR"/>
        </w:rPr>
        <w:t xml:space="preserve"> Cung </w:t>
      </w:r>
      <w:proofErr w:type="spellStart"/>
      <w:r w:rsidRPr="00E51F32">
        <w:rPr>
          <w:rFonts w:ascii="Times New Roman" w:hAnsi="Times New Roman"/>
          <w:bCs/>
          <w:lang w:val="fr-FR"/>
        </w:rPr>
        <w:t>Cấp</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phải</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nhanh</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chóng</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thông</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báo</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cho</w:t>
      </w:r>
      <w:proofErr w:type="spellEnd"/>
      <w:r w:rsidR="00644DD6" w:rsidRPr="00E51F32">
        <w:rPr>
          <w:rFonts w:ascii="Times New Roman" w:hAnsi="Times New Roman"/>
          <w:bCs/>
          <w:lang w:val="fr-FR"/>
        </w:rPr>
        <w:t xml:space="preserve"> </w:t>
      </w:r>
      <w:proofErr w:type="spellStart"/>
      <w:r w:rsidRPr="00E51F32">
        <w:rPr>
          <w:rFonts w:ascii="Times New Roman" w:hAnsi="Times New Roman"/>
          <w:bCs/>
          <w:lang w:val="fr-FR"/>
        </w:rPr>
        <w:t>Bên</w:t>
      </w:r>
      <w:proofErr w:type="spellEnd"/>
      <w:r w:rsidRPr="00E51F32">
        <w:rPr>
          <w:rFonts w:ascii="Times New Roman" w:hAnsi="Times New Roman"/>
          <w:bCs/>
          <w:lang w:val="fr-FR"/>
        </w:rPr>
        <w:t xml:space="preserve"> Mua </w:t>
      </w:r>
      <w:proofErr w:type="spellStart"/>
      <w:r w:rsidRPr="00E51F32">
        <w:rPr>
          <w:rFonts w:ascii="Times New Roman" w:hAnsi="Times New Roman"/>
          <w:bCs/>
          <w:lang w:val="fr-FR"/>
        </w:rPr>
        <w:t>ít</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nhất</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năm</w:t>
      </w:r>
      <w:proofErr w:type="spellEnd"/>
      <w:r w:rsidRPr="00E51F32">
        <w:rPr>
          <w:rFonts w:ascii="Times New Roman" w:hAnsi="Times New Roman"/>
          <w:bCs/>
          <w:lang w:val="fr-FR"/>
        </w:rPr>
        <w:t xml:space="preserve"> (05) </w:t>
      </w:r>
      <w:proofErr w:type="spellStart"/>
      <w:r w:rsidRPr="00E51F32">
        <w:rPr>
          <w:rFonts w:ascii="Times New Roman" w:hAnsi="Times New Roman"/>
          <w:bCs/>
          <w:lang w:val="fr-FR"/>
        </w:rPr>
        <w:t>ngày</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làm</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việc</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trước</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ngày</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giao</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hàng</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đã</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thỏa</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thuận</w:t>
      </w:r>
      <w:proofErr w:type="spellEnd"/>
      <w:r w:rsidRPr="00E51F32">
        <w:rPr>
          <w:rFonts w:ascii="Times New Roman" w:hAnsi="Times New Roman"/>
          <w:bCs/>
          <w:lang w:val="fr-FR"/>
        </w:rPr>
        <w:t xml:space="preserve"> </w:t>
      </w:r>
      <w:bookmarkEnd w:id="38"/>
      <w:r w:rsidR="00644DD6" w:rsidRPr="00E51F32">
        <w:rPr>
          <w:rFonts w:ascii="Times New Roman" w:hAnsi="Times New Roman"/>
          <w:bCs/>
          <w:lang w:val="fr-FR"/>
        </w:rPr>
        <w:t xml:space="preserve">Trong </w:t>
      </w:r>
      <w:proofErr w:type="spellStart"/>
      <w:r w:rsidR="00644DD6" w:rsidRPr="00E51F32">
        <w:rPr>
          <w:rFonts w:ascii="Times New Roman" w:hAnsi="Times New Roman"/>
          <w:bCs/>
          <w:lang w:val="fr-FR"/>
        </w:rPr>
        <w:t>trường</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hợp</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này</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Nhà</w:t>
      </w:r>
      <w:proofErr w:type="spellEnd"/>
      <w:r w:rsidR="00644DD6" w:rsidRPr="00E51F32">
        <w:rPr>
          <w:rFonts w:ascii="Times New Roman" w:hAnsi="Times New Roman"/>
          <w:bCs/>
          <w:lang w:val="fr-FR"/>
        </w:rPr>
        <w:t xml:space="preserve"> Cung </w:t>
      </w:r>
      <w:proofErr w:type="spellStart"/>
      <w:r w:rsidR="00644DD6" w:rsidRPr="00E51F32">
        <w:rPr>
          <w:rFonts w:ascii="Times New Roman" w:hAnsi="Times New Roman"/>
          <w:bCs/>
          <w:lang w:val="fr-FR"/>
        </w:rPr>
        <w:t>Cấp</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sẽ</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bằng</w:t>
      </w:r>
      <w:proofErr w:type="spellEnd"/>
      <w:r w:rsidR="00644DD6" w:rsidRPr="00E51F32">
        <w:rPr>
          <w:rFonts w:ascii="Times New Roman" w:hAnsi="Times New Roman"/>
          <w:bCs/>
          <w:lang w:val="fr-FR"/>
        </w:rPr>
        <w:t xml:space="preserve"> chi </w:t>
      </w:r>
      <w:proofErr w:type="spellStart"/>
      <w:r w:rsidR="00644DD6" w:rsidRPr="00E51F32">
        <w:rPr>
          <w:rFonts w:ascii="Times New Roman" w:hAnsi="Times New Roman"/>
          <w:bCs/>
          <w:lang w:val="fr-FR"/>
        </w:rPr>
        <w:t>phí</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hợp</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lý</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của</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mình</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áp</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dụng</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các</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biện</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pháp</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cần</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thiết</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và</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trong</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khả</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năng</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của</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mình</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sau</w:t>
      </w:r>
      <w:proofErr w:type="spellEnd"/>
      <w:r w:rsidR="00644DD6" w:rsidRPr="00E51F32">
        <w:rPr>
          <w:rFonts w:ascii="Times New Roman" w:hAnsi="Times New Roman"/>
          <w:bCs/>
          <w:lang w:val="fr-FR"/>
        </w:rPr>
        <w:t xml:space="preserve"> khi </w:t>
      </w:r>
      <w:proofErr w:type="spellStart"/>
      <w:r w:rsidR="00644DD6" w:rsidRPr="00E51F32">
        <w:rPr>
          <w:rFonts w:ascii="Times New Roman" w:hAnsi="Times New Roman"/>
          <w:bCs/>
          <w:lang w:val="fr-FR"/>
        </w:rPr>
        <w:t>được</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Bên</w:t>
      </w:r>
      <w:proofErr w:type="spellEnd"/>
      <w:r w:rsidR="00644DD6" w:rsidRPr="00E51F32">
        <w:rPr>
          <w:rFonts w:ascii="Times New Roman" w:hAnsi="Times New Roman"/>
          <w:bCs/>
          <w:lang w:val="fr-FR"/>
        </w:rPr>
        <w:t xml:space="preserve"> Mua </w:t>
      </w:r>
      <w:proofErr w:type="spellStart"/>
      <w:r w:rsidR="00644DD6" w:rsidRPr="00E51F32">
        <w:rPr>
          <w:rFonts w:ascii="Times New Roman" w:hAnsi="Times New Roman"/>
          <w:bCs/>
          <w:lang w:val="fr-FR"/>
        </w:rPr>
        <w:t>chấp</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thuận</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nhằm</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đảm</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bảo</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tiến</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độ</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giao</w:t>
      </w:r>
      <w:proofErr w:type="spellEnd"/>
      <w:r w:rsidR="00644DD6" w:rsidRPr="00E51F32">
        <w:rPr>
          <w:rFonts w:ascii="Times New Roman" w:hAnsi="Times New Roman"/>
          <w:bCs/>
          <w:lang w:val="fr-FR"/>
        </w:rPr>
        <w:t xml:space="preserve"> </w:t>
      </w:r>
      <w:proofErr w:type="spellStart"/>
      <w:r w:rsidR="00644DD6" w:rsidRPr="00E51F32">
        <w:rPr>
          <w:rFonts w:ascii="Times New Roman" w:hAnsi="Times New Roman"/>
          <w:bCs/>
          <w:lang w:val="fr-FR"/>
        </w:rPr>
        <w:t>hàng</w:t>
      </w:r>
      <w:proofErr w:type="spellEnd"/>
    </w:p>
    <w:bookmarkEnd w:id="39"/>
    <w:p w14:paraId="5683DCF9" w14:textId="47A8F165" w:rsidR="002E22F6" w:rsidRPr="00E51F32" w:rsidRDefault="002E22F6" w:rsidP="002E22F6">
      <w:pPr>
        <w:keepNext/>
        <w:widowControl w:val="0"/>
        <w:autoSpaceDE w:val="0"/>
        <w:ind w:left="567"/>
        <w:jc w:val="both"/>
        <w:rPr>
          <w:rFonts w:ascii="Times New Roman" w:hAnsi="Times New Roman"/>
          <w:i/>
          <w:iCs/>
        </w:rPr>
      </w:pPr>
      <w:r w:rsidRPr="00E51F32">
        <w:rPr>
          <w:rFonts w:ascii="Times New Roman" w:hAnsi="Times New Roman"/>
          <w:i/>
          <w:iCs/>
        </w:rPr>
        <w:t xml:space="preserve">If the delivery could not be performed within </w:t>
      </w:r>
      <w:bookmarkStart w:id="40" w:name="_Hlk167799049"/>
      <w:r w:rsidRPr="00E51F32">
        <w:rPr>
          <w:rFonts w:ascii="Times New Roman" w:hAnsi="Times New Roman"/>
          <w:i/>
          <w:iCs/>
        </w:rPr>
        <w:t>the agreed delivery schedule</w:t>
      </w:r>
      <w:bookmarkEnd w:id="40"/>
      <w:r w:rsidRPr="00E51F32">
        <w:rPr>
          <w:rFonts w:ascii="Times New Roman" w:hAnsi="Times New Roman"/>
          <w:i/>
          <w:iCs/>
        </w:rPr>
        <w:t xml:space="preserve">, the Supplier must promptly notify the Purchaser at least five (05) working days before the scheduled delivery date </w:t>
      </w:r>
      <w:r w:rsidR="00644DD6" w:rsidRPr="00E51F32">
        <w:rPr>
          <w:rFonts w:ascii="Times New Roman" w:hAnsi="Times New Roman"/>
          <w:i/>
          <w:iCs/>
        </w:rPr>
        <w:t xml:space="preserve">In such case, at its own reasonable cost, the Supplier shall take the necessary and feasible measures (subject to the Purchaser’s approval) to ensure </w:t>
      </w:r>
      <w:r w:rsidR="00644DD6" w:rsidRPr="00E51F32">
        <w:rPr>
          <w:rFonts w:ascii="Times New Roman" w:hAnsi="Times New Roman"/>
          <w:i/>
          <w:iCs/>
        </w:rPr>
        <w:lastRenderedPageBreak/>
        <w:t>compliance with the delivery schedule.”</w:t>
      </w:r>
    </w:p>
    <w:p w14:paraId="3EBFDEF6" w14:textId="77777777" w:rsidR="00EF2959" w:rsidRPr="00E51F32" w:rsidRDefault="00EF2959" w:rsidP="00DA541C">
      <w:pPr>
        <w:keepNext/>
        <w:widowControl w:val="0"/>
        <w:tabs>
          <w:tab w:val="left" w:pos="720"/>
        </w:tabs>
        <w:autoSpaceDE w:val="0"/>
        <w:ind w:left="720"/>
        <w:jc w:val="both"/>
        <w:rPr>
          <w:rFonts w:ascii="Times New Roman" w:hAnsi="Times New Roman"/>
          <w:bCs/>
          <w:lang w:val="fr-FR"/>
        </w:rPr>
      </w:pPr>
    </w:p>
    <w:p w14:paraId="6F2F27A5" w14:textId="6E45B302" w:rsidR="00EC72A8" w:rsidRPr="00E51F32" w:rsidRDefault="002E22F6" w:rsidP="00644DD6">
      <w:pPr>
        <w:keepNext/>
        <w:widowControl w:val="0"/>
        <w:numPr>
          <w:ilvl w:val="1"/>
          <w:numId w:val="13"/>
        </w:numPr>
        <w:tabs>
          <w:tab w:val="left" w:pos="567"/>
        </w:tabs>
        <w:autoSpaceDE w:val="0"/>
        <w:ind w:left="567" w:hanging="567"/>
        <w:jc w:val="both"/>
        <w:rPr>
          <w:rFonts w:ascii="Times New Roman" w:hAnsi="Times New Roman"/>
          <w:lang w:val="fr-FR"/>
        </w:rPr>
      </w:pPr>
      <w:bookmarkStart w:id="41" w:name="_Hlk167798573"/>
      <w:proofErr w:type="spellStart"/>
      <w:r w:rsidRPr="00E51F32">
        <w:rPr>
          <w:rFonts w:ascii="Times New Roman" w:hAnsi="Times New Roman"/>
          <w:lang w:val="fr-FR"/>
        </w:rPr>
        <w:t>Nhà</w:t>
      </w:r>
      <w:proofErr w:type="spellEnd"/>
      <w:r w:rsidRPr="00E51F32">
        <w:rPr>
          <w:rFonts w:ascii="Times New Roman" w:hAnsi="Times New Roman"/>
          <w:lang w:val="fr-FR"/>
        </w:rPr>
        <w:t xml:space="preserve"> Cung </w:t>
      </w:r>
      <w:proofErr w:type="spellStart"/>
      <w:r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chịu</w:t>
      </w:r>
      <w:proofErr w:type="spellEnd"/>
      <w:r w:rsidRPr="00E51F32">
        <w:rPr>
          <w:rFonts w:ascii="Times New Roman" w:hAnsi="Times New Roman"/>
          <w:lang w:val="fr-FR"/>
        </w:rPr>
        <w:t xml:space="preserve"> </w:t>
      </w:r>
      <w:proofErr w:type="spellStart"/>
      <w:r w:rsidRPr="00E51F32">
        <w:rPr>
          <w:rFonts w:ascii="Times New Roman" w:hAnsi="Times New Roman"/>
          <w:lang w:val="fr-FR"/>
        </w:rPr>
        <w:t>rủi</w:t>
      </w:r>
      <w:proofErr w:type="spellEnd"/>
      <w:r w:rsidRPr="00E51F32">
        <w:rPr>
          <w:rFonts w:ascii="Times New Roman" w:hAnsi="Times New Roman"/>
          <w:lang w:val="fr-FR"/>
        </w:rPr>
        <w:t xml:space="preserve"> ro </w:t>
      </w:r>
      <w:proofErr w:type="spellStart"/>
      <w:r w:rsidRPr="00E51F32">
        <w:rPr>
          <w:rFonts w:ascii="Times New Roman" w:hAnsi="Times New Roman"/>
          <w:lang w:val="fr-FR"/>
        </w:rPr>
        <w:t>đối</w:t>
      </w:r>
      <w:proofErr w:type="spellEnd"/>
      <w:r w:rsidRPr="00E51F32">
        <w:rPr>
          <w:rFonts w:ascii="Times New Roman" w:hAnsi="Times New Roman"/>
          <w:lang w:val="fr-FR"/>
        </w:rPr>
        <w:t xml:space="preserve"> </w:t>
      </w:r>
      <w:proofErr w:type="spellStart"/>
      <w:r w:rsidRPr="00E51F32">
        <w:rPr>
          <w:rFonts w:ascii="Times New Roman" w:hAnsi="Times New Roman"/>
          <w:lang w:val="fr-FR"/>
        </w:rPr>
        <w:t>với</w:t>
      </w:r>
      <w:proofErr w:type="spellEnd"/>
      <w:r w:rsidRPr="00E51F32">
        <w:rPr>
          <w:rFonts w:ascii="Times New Roman" w:hAnsi="Times New Roman"/>
          <w:lang w:val="fr-FR"/>
        </w:rPr>
        <w:t xml:space="preserve"> </w:t>
      </w:r>
      <w:proofErr w:type="spellStart"/>
      <w:r w:rsidRPr="00E51F32">
        <w:rPr>
          <w:rFonts w:ascii="Times New Roman" w:hAnsi="Times New Roman"/>
          <w:lang w:val="fr-FR"/>
        </w:rPr>
        <w:t>Hàng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Hoá</w:t>
      </w:r>
      <w:proofErr w:type="spellEnd"/>
      <w:r w:rsidRPr="00E51F32">
        <w:rPr>
          <w:rFonts w:ascii="Times New Roman" w:hAnsi="Times New Roman"/>
          <w:lang w:val="fr-FR"/>
        </w:rPr>
        <w:t xml:space="preserve"> </w:t>
      </w:r>
      <w:proofErr w:type="spellStart"/>
      <w:r w:rsidRPr="00E51F32">
        <w:rPr>
          <w:rFonts w:ascii="Times New Roman" w:hAnsi="Times New Roman"/>
          <w:lang w:val="fr-FR"/>
        </w:rPr>
        <w:t>cho</w:t>
      </w:r>
      <w:proofErr w:type="spellEnd"/>
      <w:r w:rsidRPr="00E51F32">
        <w:rPr>
          <w:rFonts w:ascii="Times New Roman" w:hAnsi="Times New Roman"/>
          <w:lang w:val="fr-FR"/>
        </w:rPr>
        <w:t xml:space="preserve"> </w:t>
      </w:r>
      <w:proofErr w:type="spellStart"/>
      <w:r w:rsidRPr="00E51F32">
        <w:rPr>
          <w:rFonts w:ascii="Times New Roman" w:hAnsi="Times New Roman"/>
          <w:lang w:val="fr-FR"/>
        </w:rPr>
        <w:t>tới</w:t>
      </w:r>
      <w:proofErr w:type="spellEnd"/>
      <w:r w:rsidRPr="00E51F32">
        <w:rPr>
          <w:rFonts w:ascii="Times New Roman" w:hAnsi="Times New Roman"/>
          <w:lang w:val="fr-FR"/>
        </w:rPr>
        <w:t xml:space="preserve"> </w:t>
      </w:r>
      <w:proofErr w:type="spellStart"/>
      <w:r w:rsidR="00EC72A8" w:rsidRPr="00E51F32">
        <w:rPr>
          <w:rFonts w:ascii="Times New Roman" w:hAnsi="Times New Roman"/>
          <w:lang w:val="fr-FR"/>
        </w:rPr>
        <w:t>đến</w:t>
      </w:r>
      <w:proofErr w:type="spellEnd"/>
      <w:r w:rsidR="00EC72A8" w:rsidRPr="00E51F32">
        <w:rPr>
          <w:rFonts w:ascii="Times New Roman" w:hAnsi="Times New Roman"/>
          <w:lang w:val="fr-FR"/>
        </w:rPr>
        <w:t xml:space="preserve"> khi </w:t>
      </w:r>
      <w:proofErr w:type="spellStart"/>
      <w:r w:rsidR="00EC72A8" w:rsidRPr="00E51F32">
        <w:rPr>
          <w:rFonts w:ascii="Times New Roman" w:hAnsi="Times New Roman"/>
          <w:lang w:val="fr-FR"/>
        </w:rPr>
        <w:t>Hàng</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Hoá</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được</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bàn</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giao</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hợp</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lệ</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cho</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Bên</w:t>
      </w:r>
      <w:proofErr w:type="spellEnd"/>
      <w:r w:rsidR="00EC72A8" w:rsidRPr="00E51F32">
        <w:rPr>
          <w:rFonts w:ascii="Times New Roman" w:hAnsi="Times New Roman"/>
          <w:lang w:val="fr-FR"/>
        </w:rPr>
        <w:t xml:space="preserve"> Mua </w:t>
      </w:r>
      <w:proofErr w:type="spellStart"/>
      <w:r w:rsidR="00EC72A8" w:rsidRPr="00E51F32">
        <w:rPr>
          <w:rFonts w:ascii="Times New Roman" w:hAnsi="Times New Roman"/>
          <w:lang w:val="fr-FR"/>
        </w:rPr>
        <w:t>tại</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địa</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điểm</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giao</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hàng</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theo</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hợp</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đồng</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trừ</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các</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rủi</w:t>
      </w:r>
      <w:proofErr w:type="spellEnd"/>
      <w:r w:rsidR="00615E0F" w:rsidRPr="00E51F32">
        <w:rPr>
          <w:rFonts w:ascii="Times New Roman" w:hAnsi="Times New Roman"/>
          <w:lang w:val="fr-FR"/>
        </w:rPr>
        <w:t xml:space="preserve"> ro </w:t>
      </w:r>
      <w:proofErr w:type="spellStart"/>
      <w:r w:rsidR="00615E0F" w:rsidRPr="00E51F32">
        <w:rPr>
          <w:rFonts w:ascii="Times New Roman" w:hAnsi="Times New Roman"/>
          <w:lang w:val="fr-FR"/>
        </w:rPr>
        <w:t>liên</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quan</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đến</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chất</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lượng</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Hàng</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Hóa</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mà</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Bên</w:t>
      </w:r>
      <w:proofErr w:type="spellEnd"/>
      <w:r w:rsidR="00615E0F" w:rsidRPr="00E51F32">
        <w:rPr>
          <w:rFonts w:ascii="Times New Roman" w:hAnsi="Times New Roman"/>
          <w:lang w:val="fr-FR"/>
        </w:rPr>
        <w:t xml:space="preserve"> Mua </w:t>
      </w:r>
      <w:proofErr w:type="spellStart"/>
      <w:r w:rsidR="00615E0F" w:rsidRPr="00E51F32">
        <w:rPr>
          <w:rFonts w:ascii="Times New Roman" w:hAnsi="Times New Roman"/>
          <w:lang w:val="fr-FR"/>
        </w:rPr>
        <w:t>không</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thể</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kiểm</w:t>
      </w:r>
      <w:proofErr w:type="spellEnd"/>
      <w:r w:rsidR="00615E0F" w:rsidRPr="00E51F32">
        <w:rPr>
          <w:rFonts w:ascii="Times New Roman" w:hAnsi="Times New Roman"/>
          <w:lang w:val="fr-FR"/>
        </w:rPr>
        <w:t xml:space="preserve"> tra </w:t>
      </w:r>
      <w:proofErr w:type="spellStart"/>
      <w:r w:rsidR="00615E0F" w:rsidRPr="00E51F32">
        <w:rPr>
          <w:rFonts w:ascii="Times New Roman" w:hAnsi="Times New Roman"/>
          <w:lang w:val="fr-FR"/>
        </w:rPr>
        <w:t>bằng</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mắt</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thường</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tại</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thười</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điểm</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nhận</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hàng</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chẳng</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hạn</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lang w:val="fr-FR"/>
        </w:rPr>
        <w:t>như</w:t>
      </w:r>
      <w:proofErr w:type="spellEnd"/>
      <w:r w:rsidR="00615E0F" w:rsidRPr="00E51F32">
        <w:rPr>
          <w:rFonts w:ascii="Times New Roman" w:hAnsi="Times New Roman"/>
          <w:lang w:val="fr-FR"/>
        </w:rPr>
        <w:t xml:space="preserve">: </w:t>
      </w:r>
      <w:proofErr w:type="spellStart"/>
      <w:r w:rsidR="00615E0F" w:rsidRPr="00E51F32">
        <w:rPr>
          <w:rFonts w:ascii="Times New Roman" w:hAnsi="Times New Roman"/>
          <w:bCs/>
          <w:lang w:val="fr-FR"/>
        </w:rPr>
        <w:t>Hàng</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Hóa</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không</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phải</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hàng</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chính</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hãng</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Nhà</w:t>
      </w:r>
      <w:proofErr w:type="spellEnd"/>
      <w:r w:rsidR="00615E0F" w:rsidRPr="00E51F32">
        <w:rPr>
          <w:rFonts w:ascii="Times New Roman" w:hAnsi="Times New Roman"/>
          <w:bCs/>
          <w:lang w:val="fr-FR"/>
        </w:rPr>
        <w:t xml:space="preserve"> Cung </w:t>
      </w:r>
      <w:proofErr w:type="spellStart"/>
      <w:r w:rsidR="00615E0F" w:rsidRPr="00E51F32">
        <w:rPr>
          <w:rFonts w:ascii="Times New Roman" w:hAnsi="Times New Roman"/>
          <w:bCs/>
          <w:lang w:val="fr-FR"/>
        </w:rPr>
        <w:t>Cấp</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phân</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phối</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Hàng</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Hóa</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không</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đủ</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điều</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kiện</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lưu</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thông</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trên</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thị</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trường</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hàng</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giả</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hàng</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kém</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chất</w:t>
      </w:r>
      <w:proofErr w:type="spellEnd"/>
      <w:r w:rsidR="00615E0F" w:rsidRPr="00E51F32">
        <w:rPr>
          <w:rFonts w:ascii="Times New Roman" w:hAnsi="Times New Roman"/>
          <w:bCs/>
          <w:lang w:val="fr-FR"/>
        </w:rPr>
        <w:t xml:space="preserve"> </w:t>
      </w:r>
      <w:proofErr w:type="spellStart"/>
      <w:r w:rsidR="00615E0F" w:rsidRPr="00E51F32">
        <w:rPr>
          <w:rFonts w:ascii="Times New Roman" w:hAnsi="Times New Roman"/>
          <w:bCs/>
          <w:lang w:val="fr-FR"/>
        </w:rPr>
        <w:t>lượng</w:t>
      </w:r>
      <w:r w:rsidR="00EC72A8" w:rsidRPr="00E51F32">
        <w:rPr>
          <w:rFonts w:ascii="Times New Roman" w:hAnsi="Times New Roman"/>
          <w:lang w:val="fr-FR"/>
        </w:rPr>
        <w:t>.Kể</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từ</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thời</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điểm</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bàn</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giao</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rủi</w:t>
      </w:r>
      <w:proofErr w:type="spellEnd"/>
      <w:r w:rsidR="00EC72A8" w:rsidRPr="00E51F32">
        <w:rPr>
          <w:rFonts w:ascii="Times New Roman" w:hAnsi="Times New Roman"/>
          <w:lang w:val="fr-FR"/>
        </w:rPr>
        <w:t xml:space="preserve"> ro </w:t>
      </w:r>
      <w:proofErr w:type="spellStart"/>
      <w:r w:rsidR="00EC72A8" w:rsidRPr="00E51F32">
        <w:rPr>
          <w:rFonts w:ascii="Times New Roman" w:hAnsi="Times New Roman"/>
          <w:lang w:val="fr-FR"/>
        </w:rPr>
        <w:t>và</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tổn</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thất</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liên</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quan</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đến</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Hàng</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Hoá</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thuộc</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trách</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nhiệm</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của</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Bên</w:t>
      </w:r>
      <w:proofErr w:type="spellEnd"/>
      <w:r w:rsidR="00EC72A8" w:rsidRPr="00E51F32">
        <w:rPr>
          <w:rFonts w:ascii="Times New Roman" w:hAnsi="Times New Roman"/>
          <w:lang w:val="fr-FR"/>
        </w:rPr>
        <w:t xml:space="preserve"> Mua</w:t>
      </w:r>
      <w:r w:rsidR="00615E0F" w:rsidRPr="00E51F32">
        <w:rPr>
          <w:rFonts w:ascii="Times New Roman" w:hAnsi="Times New Roman"/>
          <w:lang w:val="fr-FR"/>
        </w:rPr>
        <w:t xml:space="preserve"> </w:t>
      </w:r>
      <w:r w:rsidR="00EC72A8" w:rsidRPr="00E51F32">
        <w:rPr>
          <w:rFonts w:ascii="Times New Roman" w:hAnsi="Times New Roman"/>
          <w:lang w:val="fr-FR"/>
        </w:rPr>
        <w:t>.</w:t>
      </w:r>
      <w:proofErr w:type="spellStart"/>
      <w:r w:rsidR="00EC72A8" w:rsidRPr="00E51F32">
        <w:rPr>
          <w:rFonts w:ascii="Times New Roman" w:hAnsi="Times New Roman"/>
          <w:lang w:val="fr-FR"/>
        </w:rPr>
        <w:t>Việc</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nghiệm</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thu</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chỉ</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nhằm</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mục</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đích</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xác</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nhận</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chất</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lượng</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và</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số</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lượng</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Hàng</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Hoá</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theo</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thỏa</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thuận</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không</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ảnh</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hưởng</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đến</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việc</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chuyển</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giao</w:t>
      </w:r>
      <w:proofErr w:type="spellEnd"/>
      <w:r w:rsidR="00EC72A8" w:rsidRPr="00E51F32">
        <w:rPr>
          <w:rFonts w:ascii="Times New Roman" w:hAnsi="Times New Roman"/>
          <w:lang w:val="fr-FR"/>
        </w:rPr>
        <w:t xml:space="preserve"> </w:t>
      </w:r>
      <w:proofErr w:type="spellStart"/>
      <w:r w:rsidR="00EC72A8" w:rsidRPr="00E51F32">
        <w:rPr>
          <w:rFonts w:ascii="Times New Roman" w:hAnsi="Times New Roman"/>
          <w:lang w:val="fr-FR"/>
        </w:rPr>
        <w:t>rủi</w:t>
      </w:r>
      <w:proofErr w:type="spellEnd"/>
      <w:r w:rsidR="00EC72A8" w:rsidRPr="00E51F32">
        <w:rPr>
          <w:rFonts w:ascii="Times New Roman" w:hAnsi="Times New Roman"/>
          <w:lang w:val="fr-FR"/>
        </w:rPr>
        <w:t xml:space="preserve"> ro.</w:t>
      </w:r>
    </w:p>
    <w:p w14:paraId="13F906FF" w14:textId="7A1892BD" w:rsidR="00A345B8" w:rsidRPr="00E51F32" w:rsidRDefault="002E22F6" w:rsidP="00EC72A8">
      <w:pPr>
        <w:keepNext/>
        <w:widowControl w:val="0"/>
        <w:tabs>
          <w:tab w:val="left" w:pos="567"/>
        </w:tabs>
        <w:autoSpaceDE w:val="0"/>
        <w:ind w:left="567"/>
        <w:jc w:val="both"/>
        <w:rPr>
          <w:rFonts w:ascii="Times New Roman" w:hAnsi="Times New Roman"/>
          <w:i/>
          <w:iCs/>
        </w:rPr>
      </w:pPr>
      <w:r w:rsidRPr="00E51F32">
        <w:rPr>
          <w:rFonts w:ascii="Times New Roman" w:hAnsi="Times New Roman"/>
          <w:i/>
          <w:iCs/>
        </w:rPr>
        <w:t xml:space="preserve">The Supplier bears risks to the Products </w:t>
      </w:r>
      <w:r w:rsidR="00EC72A8" w:rsidRPr="00E51F32">
        <w:rPr>
          <w:rFonts w:ascii="Times New Roman" w:hAnsi="Times New Roman"/>
          <w:i/>
          <w:iCs/>
        </w:rPr>
        <w:t>until the Goods are duly delivered to the Buyer at the delivery location under the Contract</w:t>
      </w:r>
      <w:r w:rsidR="006A72C6" w:rsidRPr="00E51F32">
        <w:rPr>
          <w:rFonts w:ascii="Times New Roman" w:hAnsi="Times New Roman"/>
          <w:i/>
          <w:iCs/>
        </w:rPr>
        <w:t xml:space="preserve"> except for risks related to the quality of Goods that the Buyer cannot check with the naked eye at the time of receipt, such as: Goods are not genuine, Supplier distributes Goods that are not qualified to circulate on the market, counterfeit goods, poor quality goods</w:t>
      </w:r>
      <w:r w:rsidR="00EC72A8" w:rsidRPr="00E51F32">
        <w:rPr>
          <w:rFonts w:ascii="Times New Roman" w:hAnsi="Times New Roman"/>
          <w:i/>
          <w:iCs/>
        </w:rPr>
        <w:t xml:space="preserve">. </w:t>
      </w:r>
      <w:r w:rsidRPr="00E51F32">
        <w:rPr>
          <w:rFonts w:ascii="Times New Roman" w:hAnsi="Times New Roman"/>
          <w:i/>
          <w:iCs/>
        </w:rPr>
        <w:t>.</w:t>
      </w:r>
      <w:bookmarkStart w:id="42" w:name="_Ref36631115"/>
      <w:bookmarkEnd w:id="41"/>
      <w:r w:rsidR="00EC72A8" w:rsidRPr="00E51F32">
        <w:rPr>
          <w:rFonts w:ascii="Times New Roman" w:hAnsi="Times New Roman"/>
          <w:i/>
          <w:iCs/>
        </w:rPr>
        <w:t>From the time of delivery, all risks and losses related to the Goods shall be borne by the Buyer. Acceptance shall only serve to confirm the quality and quantity of the Goods as agreed, and shall not affect the transfer of risk.</w:t>
      </w:r>
    </w:p>
    <w:p w14:paraId="31B666BD" w14:textId="77777777" w:rsidR="00EC72A8" w:rsidRPr="00E51F32" w:rsidRDefault="00EC72A8" w:rsidP="00EC72A8">
      <w:pPr>
        <w:keepNext/>
        <w:widowControl w:val="0"/>
        <w:tabs>
          <w:tab w:val="left" w:pos="567"/>
        </w:tabs>
        <w:autoSpaceDE w:val="0"/>
        <w:ind w:left="567"/>
        <w:jc w:val="both"/>
        <w:rPr>
          <w:rFonts w:ascii="Times New Roman" w:hAnsi="Times New Roman"/>
        </w:rPr>
      </w:pPr>
    </w:p>
    <w:p w14:paraId="3ED3CB53" w14:textId="29C74E51" w:rsidR="00214CD3" w:rsidRPr="00E51F32" w:rsidRDefault="00214CD3" w:rsidP="00864BEE">
      <w:pPr>
        <w:keepNext/>
        <w:widowControl w:val="0"/>
        <w:numPr>
          <w:ilvl w:val="1"/>
          <w:numId w:val="13"/>
        </w:numPr>
        <w:tabs>
          <w:tab w:val="left" w:pos="567"/>
        </w:tabs>
        <w:autoSpaceDE w:val="0"/>
        <w:ind w:left="567" w:hanging="567"/>
        <w:jc w:val="both"/>
        <w:rPr>
          <w:rFonts w:ascii="Times New Roman" w:hAnsi="Times New Roman"/>
        </w:rPr>
      </w:pPr>
      <w:bookmarkStart w:id="43" w:name="_Ref38359838"/>
      <w:proofErr w:type="spellStart"/>
      <w:r w:rsidRPr="00E51F32">
        <w:rPr>
          <w:rFonts w:ascii="Times New Roman" w:hAnsi="Times New Roman"/>
          <w:lang w:val="fr-FR"/>
        </w:rPr>
        <w:t>Vào</w:t>
      </w:r>
      <w:proofErr w:type="spellEnd"/>
      <w:r w:rsidRPr="00E51F32">
        <w:rPr>
          <w:rFonts w:ascii="Times New Roman" w:hAnsi="Times New Roman"/>
        </w:rPr>
        <w:t xml:space="preserve"> </w:t>
      </w:r>
      <w:proofErr w:type="spellStart"/>
      <w:r w:rsidRPr="00E51F32">
        <w:rPr>
          <w:rFonts w:ascii="Times New Roman" w:hAnsi="Times New Roman"/>
        </w:rPr>
        <w:t>ngày</w:t>
      </w:r>
      <w:proofErr w:type="spellEnd"/>
      <w:r w:rsidRPr="00E51F32">
        <w:rPr>
          <w:rFonts w:ascii="Times New Roman" w:hAnsi="Times New Roman"/>
        </w:rPr>
        <w:t xml:space="preserve"> </w:t>
      </w:r>
      <w:proofErr w:type="spellStart"/>
      <w:r w:rsidRPr="00E51F32">
        <w:rPr>
          <w:rFonts w:ascii="Times New Roman" w:hAnsi="Times New Roman"/>
        </w:rPr>
        <w:t>giao</w:t>
      </w:r>
      <w:proofErr w:type="spellEnd"/>
      <w:r w:rsidRPr="00E51F32">
        <w:rPr>
          <w:rFonts w:ascii="Times New Roman" w:hAnsi="Times New Roman"/>
        </w:rPr>
        <w:t xml:space="preserve"> </w:t>
      </w:r>
      <w:proofErr w:type="spellStart"/>
      <w:r w:rsidRPr="00E51F32">
        <w:rPr>
          <w:rFonts w:ascii="Times New Roman" w:hAnsi="Times New Roman"/>
        </w:rPr>
        <w:t>Hàng</w:t>
      </w:r>
      <w:proofErr w:type="spellEnd"/>
      <w:r w:rsidRPr="00E51F32">
        <w:rPr>
          <w:rFonts w:ascii="Times New Roman" w:hAnsi="Times New Roman"/>
        </w:rPr>
        <w:t xml:space="preserve"> Hóa, </w:t>
      </w:r>
      <w:proofErr w:type="spellStart"/>
      <w:r w:rsidRPr="00E51F32">
        <w:rPr>
          <w:rFonts w:ascii="Times New Roman" w:hAnsi="Times New Roman"/>
        </w:rPr>
        <w:t>đại</w:t>
      </w:r>
      <w:proofErr w:type="spellEnd"/>
      <w:r w:rsidRPr="00E51F32">
        <w:rPr>
          <w:rFonts w:ascii="Times New Roman" w:hAnsi="Times New Roman"/>
        </w:rPr>
        <w:t xml:space="preserve"> </w:t>
      </w:r>
      <w:proofErr w:type="spellStart"/>
      <w:r w:rsidRPr="00E51F32">
        <w:rPr>
          <w:rFonts w:ascii="Times New Roman" w:hAnsi="Times New Roman"/>
        </w:rPr>
        <w:t>diện</w:t>
      </w:r>
      <w:proofErr w:type="spellEnd"/>
      <w:r w:rsidRPr="00E51F32">
        <w:rPr>
          <w:rFonts w:ascii="Times New Roman" w:hAnsi="Times New Roman"/>
        </w:rPr>
        <w:t xml:space="preserve"> </w:t>
      </w:r>
      <w:proofErr w:type="spellStart"/>
      <w:r w:rsidRPr="00E51F32">
        <w:rPr>
          <w:rFonts w:ascii="Times New Roman" w:hAnsi="Times New Roman"/>
        </w:rPr>
        <w:t>của</w:t>
      </w:r>
      <w:proofErr w:type="spellEnd"/>
      <w:r w:rsidRPr="00E51F32">
        <w:rPr>
          <w:rFonts w:ascii="Times New Roman" w:hAnsi="Times New Roman"/>
        </w:rPr>
        <w:t xml:space="preserve"> Các </w:t>
      </w:r>
      <w:proofErr w:type="spellStart"/>
      <w:r w:rsidRPr="00E51F32">
        <w:rPr>
          <w:rFonts w:ascii="Times New Roman" w:hAnsi="Times New Roman"/>
        </w:rPr>
        <w:t>Bên</w:t>
      </w:r>
      <w:proofErr w:type="spellEnd"/>
      <w:r w:rsidRPr="00E51F32">
        <w:rPr>
          <w:rFonts w:ascii="Times New Roman" w:hAnsi="Times New Roman"/>
        </w:rPr>
        <w:t xml:space="preserve"> </w:t>
      </w:r>
      <w:proofErr w:type="spellStart"/>
      <w:r w:rsidRPr="00E51F32">
        <w:rPr>
          <w:rFonts w:ascii="Times New Roman" w:hAnsi="Times New Roman"/>
        </w:rPr>
        <w:t>sẽ</w:t>
      </w:r>
      <w:proofErr w:type="spellEnd"/>
      <w:r w:rsidRPr="00E51F32">
        <w:rPr>
          <w:rFonts w:ascii="Times New Roman" w:hAnsi="Times New Roman"/>
        </w:rPr>
        <w:t xml:space="preserve"> </w:t>
      </w:r>
      <w:proofErr w:type="spellStart"/>
      <w:r w:rsidRPr="00E51F32">
        <w:rPr>
          <w:rFonts w:ascii="Times New Roman" w:hAnsi="Times New Roman"/>
        </w:rPr>
        <w:t>tiến</w:t>
      </w:r>
      <w:proofErr w:type="spellEnd"/>
      <w:r w:rsidRPr="00E51F32">
        <w:rPr>
          <w:rFonts w:ascii="Times New Roman" w:hAnsi="Times New Roman"/>
        </w:rPr>
        <w:t xml:space="preserve"> </w:t>
      </w:r>
      <w:proofErr w:type="spellStart"/>
      <w:r w:rsidRPr="00E51F32">
        <w:rPr>
          <w:rFonts w:ascii="Times New Roman" w:hAnsi="Times New Roman"/>
        </w:rPr>
        <w:t>hành</w:t>
      </w:r>
      <w:proofErr w:type="spellEnd"/>
      <w:r w:rsidRPr="00E51F32">
        <w:rPr>
          <w:rFonts w:ascii="Times New Roman" w:hAnsi="Times New Roman"/>
        </w:rPr>
        <w:t xml:space="preserve"> </w:t>
      </w:r>
      <w:proofErr w:type="spellStart"/>
      <w:r w:rsidRPr="00E51F32">
        <w:rPr>
          <w:rFonts w:ascii="Times New Roman" w:hAnsi="Times New Roman"/>
        </w:rPr>
        <w:t>kiểm</w:t>
      </w:r>
      <w:proofErr w:type="spellEnd"/>
      <w:r w:rsidRPr="00E51F32">
        <w:rPr>
          <w:rFonts w:ascii="Times New Roman" w:hAnsi="Times New Roman"/>
        </w:rPr>
        <w:t xml:space="preserve"> </w:t>
      </w:r>
      <w:proofErr w:type="spellStart"/>
      <w:r w:rsidRPr="00E51F32">
        <w:rPr>
          <w:rFonts w:ascii="Times New Roman" w:hAnsi="Times New Roman"/>
        </w:rPr>
        <w:t>tra</w:t>
      </w:r>
      <w:proofErr w:type="spellEnd"/>
      <w:r w:rsidRPr="00E51F32">
        <w:rPr>
          <w:rFonts w:ascii="Times New Roman" w:hAnsi="Times New Roman"/>
        </w:rPr>
        <w:t xml:space="preserve"> </w:t>
      </w:r>
      <w:proofErr w:type="spellStart"/>
      <w:r w:rsidRPr="00E51F32">
        <w:rPr>
          <w:rFonts w:ascii="Times New Roman" w:hAnsi="Times New Roman"/>
        </w:rPr>
        <w:t>Hàng</w:t>
      </w:r>
      <w:proofErr w:type="spellEnd"/>
      <w:r w:rsidRPr="00E51F32">
        <w:rPr>
          <w:rFonts w:ascii="Times New Roman" w:hAnsi="Times New Roman"/>
        </w:rPr>
        <w:t xml:space="preserve"> </w:t>
      </w:r>
      <w:proofErr w:type="spellStart"/>
      <w:r w:rsidRPr="00E51F32">
        <w:rPr>
          <w:rFonts w:ascii="Times New Roman" w:hAnsi="Times New Roman"/>
        </w:rPr>
        <w:t>Hóa</w:t>
      </w:r>
      <w:proofErr w:type="spellEnd"/>
      <w:r w:rsidR="00237304" w:rsidRPr="00E51F32">
        <w:rPr>
          <w:rFonts w:ascii="Times New Roman" w:hAnsi="Times New Roman"/>
        </w:rPr>
        <w:t xml:space="preserve"> </w:t>
      </w:r>
      <w:proofErr w:type="spellStart"/>
      <w:r w:rsidRPr="00E51F32">
        <w:rPr>
          <w:rFonts w:ascii="Times New Roman" w:hAnsi="Times New Roman"/>
        </w:rPr>
        <w:t>tại</w:t>
      </w:r>
      <w:proofErr w:type="spellEnd"/>
      <w:r w:rsidRPr="00E51F32">
        <w:rPr>
          <w:rFonts w:ascii="Times New Roman" w:hAnsi="Times New Roman"/>
        </w:rPr>
        <w:t xml:space="preserve"> </w:t>
      </w:r>
      <w:proofErr w:type="spellStart"/>
      <w:r w:rsidRPr="00E51F32">
        <w:rPr>
          <w:rFonts w:ascii="Times New Roman" w:hAnsi="Times New Roman"/>
        </w:rPr>
        <w:t>địa</w:t>
      </w:r>
      <w:proofErr w:type="spellEnd"/>
      <w:r w:rsidRPr="00E51F32">
        <w:rPr>
          <w:rFonts w:ascii="Times New Roman" w:hAnsi="Times New Roman"/>
        </w:rPr>
        <w:t xml:space="preserve"> </w:t>
      </w:r>
      <w:proofErr w:type="spellStart"/>
      <w:r w:rsidRPr="00E51F32">
        <w:rPr>
          <w:rFonts w:ascii="Times New Roman" w:hAnsi="Times New Roman"/>
        </w:rPr>
        <w:t>điểm</w:t>
      </w:r>
      <w:proofErr w:type="spellEnd"/>
      <w:r w:rsidRPr="00E51F32">
        <w:rPr>
          <w:rFonts w:ascii="Times New Roman" w:hAnsi="Times New Roman"/>
        </w:rPr>
        <w:t xml:space="preserve"> </w:t>
      </w:r>
      <w:proofErr w:type="spellStart"/>
      <w:r w:rsidRPr="00E51F32">
        <w:rPr>
          <w:rFonts w:ascii="Times New Roman" w:hAnsi="Times New Roman"/>
        </w:rPr>
        <w:t>giao</w:t>
      </w:r>
      <w:proofErr w:type="spellEnd"/>
      <w:r w:rsidRPr="00E51F32">
        <w:rPr>
          <w:rFonts w:ascii="Times New Roman" w:hAnsi="Times New Roman"/>
        </w:rPr>
        <w:t xml:space="preserve"> </w:t>
      </w:r>
      <w:proofErr w:type="spellStart"/>
      <w:r w:rsidRPr="00E51F32">
        <w:rPr>
          <w:rFonts w:ascii="Times New Roman" w:hAnsi="Times New Roman"/>
          <w:lang w:val="fr-FR"/>
        </w:rPr>
        <w:t>hàng</w:t>
      </w:r>
      <w:proofErr w:type="spellEnd"/>
      <w:r w:rsidRPr="00E51F32">
        <w:rPr>
          <w:rFonts w:ascii="Times New Roman" w:hAnsi="Times New Roman"/>
        </w:rPr>
        <w:t xml:space="preserve"> </w:t>
      </w:r>
      <w:proofErr w:type="spellStart"/>
      <w:r w:rsidRPr="00E51F32">
        <w:rPr>
          <w:rFonts w:ascii="Times New Roman" w:hAnsi="Times New Roman"/>
        </w:rPr>
        <w:t>và</w:t>
      </w:r>
      <w:proofErr w:type="spellEnd"/>
      <w:r w:rsidRPr="00E51F32">
        <w:rPr>
          <w:rFonts w:ascii="Times New Roman" w:hAnsi="Times New Roman"/>
        </w:rPr>
        <w:t xml:space="preserve"> </w:t>
      </w:r>
      <w:proofErr w:type="spellStart"/>
      <w:r w:rsidRPr="00E51F32">
        <w:rPr>
          <w:rFonts w:ascii="Times New Roman" w:hAnsi="Times New Roman"/>
        </w:rPr>
        <w:t>lập</w:t>
      </w:r>
      <w:proofErr w:type="spellEnd"/>
      <w:r w:rsidRPr="00E51F32">
        <w:rPr>
          <w:rFonts w:ascii="Times New Roman" w:hAnsi="Times New Roman"/>
        </w:rPr>
        <w:t xml:space="preserve"> </w:t>
      </w:r>
      <w:proofErr w:type="spellStart"/>
      <w:r w:rsidRPr="00E51F32">
        <w:rPr>
          <w:rFonts w:ascii="Times New Roman" w:hAnsi="Times New Roman"/>
        </w:rPr>
        <w:t>biên</w:t>
      </w:r>
      <w:proofErr w:type="spellEnd"/>
      <w:r w:rsidRPr="00E51F32">
        <w:rPr>
          <w:rFonts w:ascii="Times New Roman" w:hAnsi="Times New Roman"/>
        </w:rPr>
        <w:t xml:space="preserve"> </w:t>
      </w:r>
      <w:proofErr w:type="spellStart"/>
      <w:r w:rsidRPr="00E51F32">
        <w:rPr>
          <w:rFonts w:ascii="Times New Roman" w:hAnsi="Times New Roman"/>
        </w:rPr>
        <w:t>bản</w:t>
      </w:r>
      <w:proofErr w:type="spellEnd"/>
      <w:r w:rsidRPr="00E51F32">
        <w:rPr>
          <w:rFonts w:ascii="Times New Roman" w:hAnsi="Times New Roman"/>
        </w:rPr>
        <w:t xml:space="preserve"> </w:t>
      </w:r>
      <w:proofErr w:type="spellStart"/>
      <w:r w:rsidRPr="00E51F32">
        <w:rPr>
          <w:rFonts w:ascii="Times New Roman" w:hAnsi="Times New Roman"/>
        </w:rPr>
        <w:t>giao</w:t>
      </w:r>
      <w:proofErr w:type="spellEnd"/>
      <w:r w:rsidRPr="00E51F32">
        <w:rPr>
          <w:rFonts w:ascii="Times New Roman" w:hAnsi="Times New Roman"/>
        </w:rPr>
        <w:t xml:space="preserve"> </w:t>
      </w:r>
      <w:proofErr w:type="spellStart"/>
      <w:r w:rsidRPr="00E51F32">
        <w:rPr>
          <w:rFonts w:ascii="Times New Roman" w:hAnsi="Times New Roman"/>
        </w:rPr>
        <w:t>nhận</w:t>
      </w:r>
      <w:proofErr w:type="spellEnd"/>
      <w:r w:rsidRPr="00E51F32">
        <w:rPr>
          <w:rFonts w:ascii="Times New Roman" w:hAnsi="Times New Roman"/>
        </w:rPr>
        <w:t xml:space="preserve"> </w:t>
      </w:r>
      <w:proofErr w:type="spellStart"/>
      <w:r w:rsidRPr="00E51F32">
        <w:rPr>
          <w:rFonts w:ascii="Times New Roman" w:hAnsi="Times New Roman"/>
        </w:rPr>
        <w:t>Hàng</w:t>
      </w:r>
      <w:proofErr w:type="spellEnd"/>
      <w:r w:rsidRPr="00E51F32">
        <w:rPr>
          <w:rFonts w:ascii="Times New Roman" w:hAnsi="Times New Roman"/>
        </w:rPr>
        <w:t xml:space="preserve"> Hóa. </w:t>
      </w:r>
      <w:bookmarkStart w:id="44" w:name="_Hlk167798680"/>
      <w:proofErr w:type="spellStart"/>
      <w:r w:rsidRPr="00E51F32">
        <w:rPr>
          <w:rFonts w:ascii="Times New Roman" w:hAnsi="Times New Roman"/>
        </w:rPr>
        <w:t>Nếu</w:t>
      </w:r>
      <w:proofErr w:type="spellEnd"/>
      <w:r w:rsidRPr="00E51F32">
        <w:rPr>
          <w:rFonts w:ascii="Times New Roman" w:hAnsi="Times New Roman"/>
        </w:rPr>
        <w:t xml:space="preserve"> </w:t>
      </w:r>
      <w:proofErr w:type="spellStart"/>
      <w:r w:rsidRPr="00E51F32">
        <w:rPr>
          <w:rFonts w:ascii="Times New Roman" w:hAnsi="Times New Roman"/>
        </w:rPr>
        <w:t>Nhà</w:t>
      </w:r>
      <w:proofErr w:type="spellEnd"/>
      <w:r w:rsidRPr="00E51F32">
        <w:rPr>
          <w:rFonts w:ascii="Times New Roman" w:hAnsi="Times New Roman"/>
        </w:rPr>
        <w:t xml:space="preserve"> Cung </w:t>
      </w:r>
      <w:proofErr w:type="spellStart"/>
      <w:r w:rsidRPr="00E51F32">
        <w:rPr>
          <w:rFonts w:ascii="Times New Roman" w:hAnsi="Times New Roman"/>
        </w:rPr>
        <w:t>Cấp</w:t>
      </w:r>
      <w:proofErr w:type="spellEnd"/>
      <w:r w:rsidRPr="00E51F32">
        <w:rPr>
          <w:rFonts w:ascii="Times New Roman" w:hAnsi="Times New Roman"/>
        </w:rPr>
        <w:t xml:space="preserve"> </w:t>
      </w:r>
      <w:proofErr w:type="spellStart"/>
      <w:r w:rsidRPr="00E51F32">
        <w:rPr>
          <w:rFonts w:ascii="Times New Roman" w:hAnsi="Times New Roman"/>
        </w:rPr>
        <w:t>giao</w:t>
      </w:r>
      <w:proofErr w:type="spellEnd"/>
      <w:r w:rsidRPr="00E51F32">
        <w:rPr>
          <w:rFonts w:ascii="Times New Roman" w:hAnsi="Times New Roman"/>
        </w:rPr>
        <w:t xml:space="preserve"> </w:t>
      </w:r>
      <w:proofErr w:type="spellStart"/>
      <w:r w:rsidRPr="00E51F32">
        <w:rPr>
          <w:rFonts w:ascii="Times New Roman" w:hAnsi="Times New Roman"/>
        </w:rPr>
        <w:t>hàng</w:t>
      </w:r>
      <w:proofErr w:type="spellEnd"/>
      <w:r w:rsidRPr="00E51F32">
        <w:rPr>
          <w:rFonts w:ascii="Times New Roman" w:hAnsi="Times New Roman"/>
        </w:rPr>
        <w:t xml:space="preserve"> </w:t>
      </w:r>
      <w:proofErr w:type="spellStart"/>
      <w:r w:rsidRPr="00E51F32">
        <w:rPr>
          <w:rFonts w:ascii="Times New Roman" w:hAnsi="Times New Roman"/>
        </w:rPr>
        <w:t>không</w:t>
      </w:r>
      <w:proofErr w:type="spellEnd"/>
      <w:r w:rsidRPr="00E51F32">
        <w:rPr>
          <w:rFonts w:ascii="Times New Roman" w:hAnsi="Times New Roman"/>
        </w:rPr>
        <w:t xml:space="preserve"> </w:t>
      </w:r>
      <w:proofErr w:type="spellStart"/>
      <w:r w:rsidRPr="00E51F32">
        <w:rPr>
          <w:rFonts w:ascii="Times New Roman" w:hAnsi="Times New Roman"/>
        </w:rPr>
        <w:t>đúng</w:t>
      </w:r>
      <w:proofErr w:type="spellEnd"/>
      <w:r w:rsidRPr="00E51F32">
        <w:rPr>
          <w:rFonts w:ascii="Times New Roman" w:hAnsi="Times New Roman"/>
        </w:rPr>
        <w:t xml:space="preserve"> </w:t>
      </w:r>
      <w:proofErr w:type="spellStart"/>
      <w:r w:rsidRPr="00E51F32">
        <w:rPr>
          <w:rFonts w:ascii="Times New Roman" w:hAnsi="Times New Roman"/>
        </w:rPr>
        <w:t>số</w:t>
      </w:r>
      <w:proofErr w:type="spellEnd"/>
      <w:r w:rsidRPr="00E51F32">
        <w:rPr>
          <w:rFonts w:ascii="Times New Roman" w:hAnsi="Times New Roman"/>
        </w:rPr>
        <w:t xml:space="preserve"> </w:t>
      </w:r>
      <w:proofErr w:type="spellStart"/>
      <w:r w:rsidRPr="00E51F32">
        <w:rPr>
          <w:rFonts w:ascii="Times New Roman" w:hAnsi="Times New Roman"/>
        </w:rPr>
        <w:t>lượng</w:t>
      </w:r>
      <w:proofErr w:type="spellEnd"/>
      <w:r w:rsidRPr="00E51F32">
        <w:rPr>
          <w:rFonts w:ascii="Times New Roman" w:hAnsi="Times New Roman"/>
        </w:rPr>
        <w:t xml:space="preserve">, </w:t>
      </w:r>
      <w:proofErr w:type="spellStart"/>
      <w:r w:rsidRPr="00E51F32">
        <w:rPr>
          <w:rFonts w:ascii="Times New Roman" w:hAnsi="Times New Roman"/>
        </w:rPr>
        <w:t>chất</w:t>
      </w:r>
      <w:proofErr w:type="spellEnd"/>
      <w:r w:rsidRPr="00E51F32">
        <w:rPr>
          <w:rFonts w:ascii="Times New Roman" w:hAnsi="Times New Roman"/>
        </w:rPr>
        <w:t xml:space="preserve"> </w:t>
      </w:r>
      <w:proofErr w:type="spellStart"/>
      <w:r w:rsidRPr="00E51F32">
        <w:rPr>
          <w:rFonts w:ascii="Times New Roman" w:hAnsi="Times New Roman"/>
        </w:rPr>
        <w:t>lượng</w:t>
      </w:r>
      <w:proofErr w:type="spellEnd"/>
      <w:r w:rsidRPr="00E51F32">
        <w:rPr>
          <w:rFonts w:ascii="Times New Roman" w:hAnsi="Times New Roman"/>
        </w:rPr>
        <w:t xml:space="preserve">, </w:t>
      </w:r>
      <w:proofErr w:type="spellStart"/>
      <w:r w:rsidRPr="00E51F32">
        <w:rPr>
          <w:rFonts w:ascii="Times New Roman" w:hAnsi="Times New Roman"/>
        </w:rPr>
        <w:t>chủng</w:t>
      </w:r>
      <w:proofErr w:type="spellEnd"/>
      <w:r w:rsidRPr="00E51F32">
        <w:rPr>
          <w:rFonts w:ascii="Times New Roman" w:hAnsi="Times New Roman"/>
        </w:rPr>
        <w:t xml:space="preserve"> </w:t>
      </w:r>
      <w:proofErr w:type="spellStart"/>
      <w:r w:rsidRPr="00E51F32">
        <w:rPr>
          <w:rFonts w:ascii="Times New Roman" w:hAnsi="Times New Roman"/>
        </w:rPr>
        <w:t>loại</w:t>
      </w:r>
      <w:proofErr w:type="spellEnd"/>
      <w:r w:rsidRPr="00E51F32">
        <w:rPr>
          <w:rFonts w:ascii="Times New Roman" w:hAnsi="Times New Roman"/>
        </w:rPr>
        <w:t xml:space="preserve">, </w:t>
      </w:r>
      <w:proofErr w:type="spellStart"/>
      <w:r w:rsidRPr="00E51F32">
        <w:rPr>
          <w:rFonts w:ascii="Times New Roman" w:hAnsi="Times New Roman"/>
        </w:rPr>
        <w:t>quy</w:t>
      </w:r>
      <w:proofErr w:type="spellEnd"/>
      <w:r w:rsidRPr="00E51F32">
        <w:rPr>
          <w:rFonts w:ascii="Times New Roman" w:hAnsi="Times New Roman"/>
        </w:rPr>
        <w:t xml:space="preserve"> </w:t>
      </w:r>
      <w:proofErr w:type="spellStart"/>
      <w:r w:rsidRPr="00E51F32">
        <w:rPr>
          <w:rFonts w:ascii="Times New Roman" w:hAnsi="Times New Roman"/>
        </w:rPr>
        <w:t>cách</w:t>
      </w:r>
      <w:proofErr w:type="spellEnd"/>
      <w:r w:rsidRPr="00E51F32">
        <w:rPr>
          <w:rFonts w:ascii="Times New Roman" w:hAnsi="Times New Roman"/>
        </w:rPr>
        <w:t xml:space="preserve"> </w:t>
      </w:r>
      <w:proofErr w:type="spellStart"/>
      <w:r w:rsidRPr="00E51F32">
        <w:rPr>
          <w:rFonts w:ascii="Times New Roman" w:hAnsi="Times New Roman"/>
        </w:rPr>
        <w:t>như</w:t>
      </w:r>
      <w:proofErr w:type="spellEnd"/>
      <w:r w:rsidRPr="00E51F32">
        <w:rPr>
          <w:rFonts w:ascii="Times New Roman" w:hAnsi="Times New Roman"/>
        </w:rPr>
        <w:t xml:space="preserve"> </w:t>
      </w:r>
      <w:proofErr w:type="spellStart"/>
      <w:r w:rsidRPr="00E51F32">
        <w:rPr>
          <w:rFonts w:ascii="Times New Roman" w:hAnsi="Times New Roman"/>
        </w:rPr>
        <w:t>yêu</w:t>
      </w:r>
      <w:proofErr w:type="spellEnd"/>
      <w:r w:rsidRPr="00E51F32">
        <w:rPr>
          <w:rFonts w:ascii="Times New Roman" w:hAnsi="Times New Roman"/>
        </w:rPr>
        <w:t xml:space="preserve"> </w:t>
      </w:r>
      <w:proofErr w:type="spellStart"/>
      <w:r w:rsidRPr="00E51F32">
        <w:rPr>
          <w:rFonts w:ascii="Times New Roman" w:hAnsi="Times New Roman"/>
        </w:rPr>
        <w:t>cầu</w:t>
      </w:r>
      <w:proofErr w:type="spellEnd"/>
      <w:r w:rsidRPr="00E51F32">
        <w:rPr>
          <w:rFonts w:ascii="Times New Roman" w:hAnsi="Times New Roman"/>
        </w:rPr>
        <w:t xml:space="preserve"> </w:t>
      </w:r>
      <w:proofErr w:type="spellStart"/>
      <w:r w:rsidRPr="00E51F32">
        <w:rPr>
          <w:rFonts w:ascii="Times New Roman" w:hAnsi="Times New Roman"/>
        </w:rPr>
        <w:t>trong</w:t>
      </w:r>
      <w:proofErr w:type="spellEnd"/>
      <w:r w:rsidRPr="00E51F32">
        <w:rPr>
          <w:rFonts w:ascii="Times New Roman" w:hAnsi="Times New Roman"/>
        </w:rPr>
        <w:t xml:space="preserve"> </w:t>
      </w:r>
      <w:proofErr w:type="spellStart"/>
      <w:r w:rsidRPr="00E51F32">
        <w:rPr>
          <w:rFonts w:ascii="Times New Roman" w:hAnsi="Times New Roman"/>
        </w:rPr>
        <w:t>Hợp</w:t>
      </w:r>
      <w:proofErr w:type="spellEnd"/>
      <w:r w:rsidRPr="00E51F32">
        <w:rPr>
          <w:rFonts w:ascii="Times New Roman" w:hAnsi="Times New Roman"/>
        </w:rPr>
        <w:t xml:space="preserve"> </w:t>
      </w:r>
      <w:proofErr w:type="spellStart"/>
      <w:r w:rsidRPr="00E51F32">
        <w:rPr>
          <w:rFonts w:ascii="Times New Roman" w:hAnsi="Times New Roman"/>
        </w:rPr>
        <w:t>Đồng</w:t>
      </w:r>
      <w:proofErr w:type="spellEnd"/>
      <w:r w:rsidRPr="00E51F32">
        <w:rPr>
          <w:rFonts w:ascii="Times New Roman" w:hAnsi="Times New Roman"/>
        </w:rPr>
        <w:t xml:space="preserve"> (“</w:t>
      </w:r>
      <w:proofErr w:type="spellStart"/>
      <w:r w:rsidRPr="00E51F32">
        <w:rPr>
          <w:rFonts w:ascii="Times New Roman" w:hAnsi="Times New Roman"/>
          <w:b/>
        </w:rPr>
        <w:t>Hàng</w:t>
      </w:r>
      <w:proofErr w:type="spellEnd"/>
      <w:r w:rsidRPr="00E51F32">
        <w:rPr>
          <w:rFonts w:ascii="Times New Roman" w:hAnsi="Times New Roman"/>
          <w:b/>
        </w:rPr>
        <w:t xml:space="preserve"> </w:t>
      </w:r>
      <w:proofErr w:type="spellStart"/>
      <w:r w:rsidRPr="00E51F32">
        <w:rPr>
          <w:rFonts w:ascii="Times New Roman" w:hAnsi="Times New Roman"/>
          <w:b/>
        </w:rPr>
        <w:t>Hóa</w:t>
      </w:r>
      <w:proofErr w:type="spellEnd"/>
      <w:r w:rsidRPr="00E51F32">
        <w:rPr>
          <w:rFonts w:ascii="Times New Roman" w:hAnsi="Times New Roman"/>
          <w:b/>
        </w:rPr>
        <w:t xml:space="preserve"> </w:t>
      </w:r>
      <w:proofErr w:type="spellStart"/>
      <w:r w:rsidRPr="00E51F32">
        <w:rPr>
          <w:rFonts w:ascii="Times New Roman" w:hAnsi="Times New Roman"/>
          <w:b/>
        </w:rPr>
        <w:t>Khiếm</w:t>
      </w:r>
      <w:proofErr w:type="spellEnd"/>
      <w:r w:rsidRPr="00E51F32">
        <w:rPr>
          <w:rFonts w:ascii="Times New Roman" w:hAnsi="Times New Roman"/>
          <w:b/>
        </w:rPr>
        <w:t xml:space="preserve"> Khuyết</w:t>
      </w:r>
      <w:r w:rsidRPr="00E51F32">
        <w:rPr>
          <w:rFonts w:ascii="Times New Roman" w:hAnsi="Times New Roman"/>
        </w:rPr>
        <w:t xml:space="preserve">”) </w:t>
      </w:r>
      <w:proofErr w:type="spellStart"/>
      <w:r w:rsidRPr="00E51F32">
        <w:rPr>
          <w:rFonts w:ascii="Times New Roman" w:hAnsi="Times New Roman"/>
        </w:rPr>
        <w:t>thì</w:t>
      </w:r>
      <w:proofErr w:type="spellEnd"/>
      <w:r w:rsidRPr="00E51F32">
        <w:rPr>
          <w:rFonts w:ascii="Times New Roman" w:hAnsi="Times New Roman"/>
        </w:rPr>
        <w:t xml:space="preserve"> </w:t>
      </w:r>
      <w:proofErr w:type="spellStart"/>
      <w:r w:rsidRPr="00E51F32">
        <w:rPr>
          <w:rFonts w:ascii="Times New Roman" w:hAnsi="Times New Roman"/>
        </w:rPr>
        <w:t>Bên</w:t>
      </w:r>
      <w:proofErr w:type="spellEnd"/>
      <w:r w:rsidRPr="00E51F32">
        <w:rPr>
          <w:rFonts w:ascii="Times New Roman" w:hAnsi="Times New Roman"/>
        </w:rPr>
        <w:t xml:space="preserve"> Mua </w:t>
      </w:r>
      <w:proofErr w:type="spellStart"/>
      <w:r w:rsidRPr="00E51F32">
        <w:rPr>
          <w:rFonts w:ascii="Times New Roman" w:hAnsi="Times New Roman"/>
        </w:rPr>
        <w:t>có</w:t>
      </w:r>
      <w:proofErr w:type="spellEnd"/>
      <w:r w:rsidRPr="00E51F32">
        <w:rPr>
          <w:rFonts w:ascii="Times New Roman" w:hAnsi="Times New Roman"/>
        </w:rPr>
        <w:t xml:space="preserve"> </w:t>
      </w:r>
      <w:proofErr w:type="spellStart"/>
      <w:r w:rsidRPr="00E51F32">
        <w:rPr>
          <w:rFonts w:ascii="Times New Roman" w:hAnsi="Times New Roman"/>
        </w:rPr>
        <w:t>quyền</w:t>
      </w:r>
      <w:bookmarkEnd w:id="42"/>
      <w:proofErr w:type="spellEnd"/>
      <w:r w:rsidR="00EB6D22" w:rsidRPr="00E51F32">
        <w:rPr>
          <w:rFonts w:ascii="Times New Roman" w:hAnsi="Times New Roman"/>
        </w:rPr>
        <w:t xml:space="preserve"> </w:t>
      </w:r>
      <w:bookmarkStart w:id="45" w:name="_Hlk167798716"/>
      <w:bookmarkEnd w:id="44"/>
      <w:proofErr w:type="spellStart"/>
      <w:r w:rsidR="00EB6D22" w:rsidRPr="00E51F32">
        <w:rPr>
          <w:rFonts w:ascii="Times New Roman" w:hAnsi="Times New Roman"/>
        </w:rPr>
        <w:t>áp</w:t>
      </w:r>
      <w:proofErr w:type="spellEnd"/>
      <w:r w:rsidR="00EB6D22" w:rsidRPr="00E51F32">
        <w:rPr>
          <w:rFonts w:ascii="Times New Roman" w:hAnsi="Times New Roman"/>
        </w:rPr>
        <w:t xml:space="preserve"> </w:t>
      </w:r>
      <w:proofErr w:type="spellStart"/>
      <w:r w:rsidR="00EB6D22" w:rsidRPr="00E51F32">
        <w:rPr>
          <w:rFonts w:ascii="Times New Roman" w:hAnsi="Times New Roman"/>
        </w:rPr>
        <w:t>dụng</w:t>
      </w:r>
      <w:proofErr w:type="spellEnd"/>
      <w:r w:rsidR="00EB6D22" w:rsidRPr="00E51F32">
        <w:rPr>
          <w:rFonts w:ascii="Times New Roman" w:hAnsi="Times New Roman"/>
        </w:rPr>
        <w:t xml:space="preserve"> </w:t>
      </w:r>
      <w:proofErr w:type="spellStart"/>
      <w:r w:rsidR="00EB6D22" w:rsidRPr="00E51F32">
        <w:rPr>
          <w:rFonts w:ascii="Times New Roman" w:hAnsi="Times New Roman"/>
        </w:rPr>
        <w:t>một</w:t>
      </w:r>
      <w:proofErr w:type="spellEnd"/>
      <w:r w:rsidR="00EB6D22" w:rsidRPr="00E51F32">
        <w:rPr>
          <w:rFonts w:ascii="Times New Roman" w:hAnsi="Times New Roman"/>
        </w:rPr>
        <w:t xml:space="preserve"> </w:t>
      </w:r>
      <w:proofErr w:type="spellStart"/>
      <w:r w:rsidR="00EB6D22" w:rsidRPr="00E51F32">
        <w:rPr>
          <w:rFonts w:ascii="Times New Roman" w:hAnsi="Times New Roman"/>
        </w:rPr>
        <w:t>hoặc</w:t>
      </w:r>
      <w:proofErr w:type="spellEnd"/>
      <w:r w:rsidR="00EB6D22" w:rsidRPr="00E51F32">
        <w:rPr>
          <w:rFonts w:ascii="Times New Roman" w:hAnsi="Times New Roman"/>
        </w:rPr>
        <w:t xml:space="preserve"> </w:t>
      </w:r>
      <w:proofErr w:type="spellStart"/>
      <w:r w:rsidR="00EB6D22" w:rsidRPr="00E51F32">
        <w:rPr>
          <w:rFonts w:ascii="Times New Roman" w:hAnsi="Times New Roman"/>
        </w:rPr>
        <w:t>nhiều</w:t>
      </w:r>
      <w:proofErr w:type="spellEnd"/>
      <w:r w:rsidR="00EB6D22" w:rsidRPr="00E51F32">
        <w:rPr>
          <w:rFonts w:ascii="Times New Roman" w:hAnsi="Times New Roman"/>
        </w:rPr>
        <w:t xml:space="preserve"> </w:t>
      </w:r>
      <w:proofErr w:type="spellStart"/>
      <w:r w:rsidR="00EB6D22" w:rsidRPr="00E51F32">
        <w:rPr>
          <w:rFonts w:ascii="Times New Roman" w:hAnsi="Times New Roman"/>
        </w:rPr>
        <w:t>các</w:t>
      </w:r>
      <w:proofErr w:type="spellEnd"/>
      <w:r w:rsidR="00EB6D22" w:rsidRPr="00E51F32">
        <w:rPr>
          <w:rFonts w:ascii="Times New Roman" w:hAnsi="Times New Roman"/>
        </w:rPr>
        <w:t xml:space="preserve"> </w:t>
      </w:r>
      <w:proofErr w:type="spellStart"/>
      <w:r w:rsidR="00EB6D22" w:rsidRPr="00E51F32">
        <w:rPr>
          <w:rFonts w:ascii="Times New Roman" w:hAnsi="Times New Roman"/>
        </w:rPr>
        <w:t>biện</w:t>
      </w:r>
      <w:proofErr w:type="spellEnd"/>
      <w:r w:rsidR="00EB6D22" w:rsidRPr="00E51F32">
        <w:rPr>
          <w:rFonts w:ascii="Times New Roman" w:hAnsi="Times New Roman"/>
        </w:rPr>
        <w:t xml:space="preserve"> </w:t>
      </w:r>
      <w:proofErr w:type="spellStart"/>
      <w:r w:rsidR="00EB6D22" w:rsidRPr="00E51F32">
        <w:rPr>
          <w:rFonts w:ascii="Times New Roman" w:hAnsi="Times New Roman"/>
        </w:rPr>
        <w:t>pháp</w:t>
      </w:r>
      <w:proofErr w:type="spellEnd"/>
      <w:r w:rsidR="00EB6D22" w:rsidRPr="00E51F32">
        <w:rPr>
          <w:rFonts w:ascii="Times New Roman" w:hAnsi="Times New Roman"/>
        </w:rPr>
        <w:t xml:space="preserve"> </w:t>
      </w:r>
      <w:proofErr w:type="spellStart"/>
      <w:r w:rsidR="00EB6D22" w:rsidRPr="00E51F32">
        <w:rPr>
          <w:rFonts w:ascii="Times New Roman" w:hAnsi="Times New Roman"/>
        </w:rPr>
        <w:t>khắc</w:t>
      </w:r>
      <w:proofErr w:type="spellEnd"/>
      <w:r w:rsidR="00EB6D22" w:rsidRPr="00E51F32">
        <w:rPr>
          <w:rFonts w:ascii="Times New Roman" w:hAnsi="Times New Roman"/>
        </w:rPr>
        <w:t xml:space="preserve"> </w:t>
      </w:r>
      <w:proofErr w:type="spellStart"/>
      <w:r w:rsidR="00EB6D22" w:rsidRPr="00E51F32">
        <w:rPr>
          <w:rFonts w:ascii="Times New Roman" w:hAnsi="Times New Roman"/>
        </w:rPr>
        <w:t>phục</w:t>
      </w:r>
      <w:proofErr w:type="spellEnd"/>
      <w:r w:rsidR="00EB6D22" w:rsidRPr="00E51F32">
        <w:rPr>
          <w:rFonts w:ascii="Times New Roman" w:hAnsi="Times New Roman"/>
        </w:rPr>
        <w:t xml:space="preserve"> </w:t>
      </w:r>
      <w:proofErr w:type="spellStart"/>
      <w:r w:rsidR="00EB6D22" w:rsidRPr="00E51F32">
        <w:rPr>
          <w:rFonts w:ascii="Times New Roman" w:hAnsi="Times New Roman"/>
        </w:rPr>
        <w:t>sau</w:t>
      </w:r>
      <w:proofErr w:type="spellEnd"/>
      <w:r w:rsidR="00EB6D22" w:rsidRPr="00E51F32">
        <w:rPr>
          <w:rFonts w:ascii="Times New Roman" w:hAnsi="Times New Roman"/>
        </w:rPr>
        <w:t xml:space="preserve"> </w:t>
      </w:r>
      <w:proofErr w:type="spellStart"/>
      <w:r w:rsidR="00EB6D22" w:rsidRPr="00E51F32">
        <w:rPr>
          <w:rFonts w:ascii="Times New Roman" w:hAnsi="Times New Roman"/>
        </w:rPr>
        <w:t>đây</w:t>
      </w:r>
      <w:proofErr w:type="spellEnd"/>
      <w:r w:rsidR="00EB6D22" w:rsidRPr="00E51F32">
        <w:rPr>
          <w:rFonts w:ascii="Times New Roman" w:hAnsi="Times New Roman"/>
        </w:rPr>
        <w:t>:</w:t>
      </w:r>
      <w:bookmarkEnd w:id="43"/>
    </w:p>
    <w:bookmarkEnd w:id="45"/>
    <w:p w14:paraId="348983AB" w14:textId="7867E229" w:rsidR="00214CD3" w:rsidRPr="00E51F32" w:rsidRDefault="00214CD3" w:rsidP="00DA541C">
      <w:pPr>
        <w:keepNext/>
        <w:widowControl w:val="0"/>
        <w:tabs>
          <w:tab w:val="left" w:pos="567"/>
        </w:tabs>
        <w:autoSpaceDE w:val="0"/>
        <w:ind w:left="567"/>
        <w:jc w:val="both"/>
        <w:rPr>
          <w:rFonts w:ascii="Times New Roman" w:hAnsi="Times New Roman"/>
          <w:i/>
        </w:rPr>
      </w:pPr>
      <w:r w:rsidRPr="00E51F32">
        <w:rPr>
          <w:rFonts w:ascii="Times New Roman" w:hAnsi="Times New Roman"/>
          <w:i/>
        </w:rPr>
        <w:t>On the delivery date</w:t>
      </w:r>
      <w:r w:rsidR="0072461F" w:rsidRPr="00E51F32">
        <w:rPr>
          <w:rFonts w:ascii="Times New Roman" w:hAnsi="Times New Roman"/>
          <w:i/>
        </w:rPr>
        <w:t xml:space="preserve">, the representatives of the Parties shall inspect the </w:t>
      </w:r>
      <w:r w:rsidR="000F54DC" w:rsidRPr="00E51F32">
        <w:rPr>
          <w:rFonts w:ascii="Times New Roman" w:hAnsi="Times New Roman"/>
          <w:i/>
        </w:rPr>
        <w:t>Products</w:t>
      </w:r>
      <w:r w:rsidR="0072461F" w:rsidRPr="00E51F32">
        <w:rPr>
          <w:rFonts w:ascii="Times New Roman" w:hAnsi="Times New Roman"/>
          <w:i/>
        </w:rPr>
        <w:t xml:space="preserve"> at the place of delivery and make the delivery note of the </w:t>
      </w:r>
      <w:r w:rsidR="000F54DC" w:rsidRPr="00E51F32">
        <w:rPr>
          <w:rFonts w:ascii="Times New Roman" w:hAnsi="Times New Roman"/>
          <w:i/>
        </w:rPr>
        <w:t>Products</w:t>
      </w:r>
      <w:bookmarkStart w:id="46" w:name="_Hlk167799012"/>
      <w:r w:rsidR="0072461F" w:rsidRPr="00E51F32">
        <w:rPr>
          <w:rFonts w:ascii="Times New Roman" w:hAnsi="Times New Roman"/>
          <w:i/>
        </w:rPr>
        <w:t xml:space="preserve">. If </w:t>
      </w:r>
      <w:r w:rsidR="00A21109" w:rsidRPr="00E51F32">
        <w:rPr>
          <w:rFonts w:ascii="Times New Roman" w:hAnsi="Times New Roman"/>
          <w:i/>
        </w:rPr>
        <w:t xml:space="preserve">the Supplier fails to </w:t>
      </w:r>
      <w:proofErr w:type="spellStart"/>
      <w:r w:rsidR="00A21109" w:rsidRPr="00E51F32">
        <w:rPr>
          <w:rFonts w:ascii="Times New Roman" w:hAnsi="Times New Roman"/>
          <w:i/>
        </w:rPr>
        <w:t>delivery</w:t>
      </w:r>
      <w:proofErr w:type="spellEnd"/>
      <w:r w:rsidR="00A21109" w:rsidRPr="00E51F32">
        <w:rPr>
          <w:rFonts w:ascii="Times New Roman" w:hAnsi="Times New Roman"/>
          <w:i/>
        </w:rPr>
        <w:t xml:space="preserve"> the </w:t>
      </w:r>
      <w:r w:rsidR="000F54DC" w:rsidRPr="00E51F32">
        <w:rPr>
          <w:rFonts w:ascii="Times New Roman" w:hAnsi="Times New Roman"/>
          <w:i/>
        </w:rPr>
        <w:t>Products</w:t>
      </w:r>
      <w:r w:rsidR="00A21109" w:rsidRPr="00E51F32">
        <w:rPr>
          <w:rFonts w:ascii="Times New Roman" w:hAnsi="Times New Roman"/>
          <w:i/>
        </w:rPr>
        <w:t xml:space="preserve"> in terms of </w:t>
      </w:r>
      <w:r w:rsidRPr="00E51F32">
        <w:rPr>
          <w:rFonts w:ascii="Times New Roman" w:hAnsi="Times New Roman"/>
          <w:i/>
        </w:rPr>
        <w:t xml:space="preserve">the quantity, quality, category, specification as requested in the </w:t>
      </w:r>
      <w:r w:rsidR="00A21109" w:rsidRPr="00E51F32">
        <w:rPr>
          <w:rFonts w:ascii="Times New Roman" w:hAnsi="Times New Roman"/>
          <w:i/>
        </w:rPr>
        <w:t xml:space="preserve">Contract </w:t>
      </w:r>
      <w:r w:rsidRPr="00E51F32">
        <w:rPr>
          <w:rFonts w:ascii="Times New Roman" w:hAnsi="Times New Roman"/>
          <w:i/>
        </w:rPr>
        <w:t>(“</w:t>
      </w:r>
      <w:r w:rsidRPr="00E51F32">
        <w:rPr>
          <w:rFonts w:ascii="Times New Roman" w:hAnsi="Times New Roman"/>
          <w:b/>
          <w:i/>
        </w:rPr>
        <w:t xml:space="preserve">Defective </w:t>
      </w:r>
      <w:r w:rsidR="000F54DC" w:rsidRPr="00E51F32">
        <w:rPr>
          <w:rFonts w:ascii="Times New Roman" w:hAnsi="Times New Roman"/>
          <w:b/>
          <w:i/>
        </w:rPr>
        <w:t>Products</w:t>
      </w:r>
      <w:r w:rsidRPr="00E51F32">
        <w:rPr>
          <w:rFonts w:ascii="Times New Roman" w:hAnsi="Times New Roman"/>
          <w:i/>
        </w:rPr>
        <w:t xml:space="preserve">), the </w:t>
      </w:r>
      <w:r w:rsidR="00A21109" w:rsidRPr="00E51F32">
        <w:rPr>
          <w:rFonts w:ascii="Times New Roman" w:hAnsi="Times New Roman"/>
          <w:i/>
        </w:rPr>
        <w:t>Purchaser</w:t>
      </w:r>
      <w:r w:rsidRPr="00E51F32">
        <w:rPr>
          <w:rFonts w:ascii="Times New Roman" w:hAnsi="Times New Roman"/>
          <w:i/>
        </w:rPr>
        <w:t xml:space="preserve"> is entitled to</w:t>
      </w:r>
      <w:r w:rsidR="00EB6D22" w:rsidRPr="00E51F32">
        <w:rPr>
          <w:rFonts w:ascii="Times New Roman" w:hAnsi="Times New Roman"/>
          <w:i/>
        </w:rPr>
        <w:t xml:space="preserve"> apply one or more the following remedial measures:</w:t>
      </w:r>
    </w:p>
    <w:bookmarkEnd w:id="46"/>
    <w:p w14:paraId="1A8D0786" w14:textId="77777777" w:rsidR="00214CD3" w:rsidRPr="00E51F32" w:rsidRDefault="00214CD3" w:rsidP="00DA541C">
      <w:pPr>
        <w:pStyle w:val="HTMLinhdangtrc"/>
        <w:tabs>
          <w:tab w:val="num" w:pos="720"/>
        </w:tabs>
        <w:ind w:left="720"/>
        <w:jc w:val="both"/>
        <w:rPr>
          <w:rFonts w:ascii="Times New Roman" w:hAnsi="Times New Roman" w:cs="Times New Roman"/>
          <w:sz w:val="24"/>
          <w:szCs w:val="24"/>
        </w:rPr>
      </w:pPr>
    </w:p>
    <w:p w14:paraId="5959378C" w14:textId="77777777" w:rsidR="00214CD3" w:rsidRPr="00E51F32" w:rsidRDefault="00214CD3" w:rsidP="00864BEE">
      <w:pPr>
        <w:pStyle w:val="Chntrang"/>
        <w:numPr>
          <w:ilvl w:val="0"/>
          <w:numId w:val="19"/>
        </w:numPr>
        <w:tabs>
          <w:tab w:val="clear" w:pos="4320"/>
          <w:tab w:val="clear" w:pos="8640"/>
          <w:tab w:val="left" w:pos="1134"/>
        </w:tabs>
        <w:ind w:left="1134" w:hanging="567"/>
        <w:jc w:val="both"/>
        <w:rPr>
          <w:rFonts w:ascii="Times New Roman" w:hAnsi="Times New Roman"/>
        </w:rPr>
      </w:pPr>
      <w:bookmarkStart w:id="47" w:name="_Hlk167798725"/>
      <w:proofErr w:type="spellStart"/>
      <w:r w:rsidRPr="00E51F32">
        <w:rPr>
          <w:rFonts w:ascii="Times New Roman" w:hAnsi="Times New Roman"/>
        </w:rPr>
        <w:t>Từ</w:t>
      </w:r>
      <w:proofErr w:type="spellEnd"/>
      <w:r w:rsidRPr="00E51F32">
        <w:rPr>
          <w:rFonts w:ascii="Times New Roman" w:hAnsi="Times New Roman"/>
        </w:rPr>
        <w:t xml:space="preserve"> </w:t>
      </w:r>
      <w:proofErr w:type="spellStart"/>
      <w:r w:rsidRPr="00E51F32">
        <w:rPr>
          <w:rFonts w:ascii="Times New Roman" w:hAnsi="Times New Roman"/>
        </w:rPr>
        <w:t>chối</w:t>
      </w:r>
      <w:proofErr w:type="spellEnd"/>
      <w:r w:rsidRPr="00E51F32">
        <w:rPr>
          <w:rFonts w:ascii="Times New Roman" w:hAnsi="Times New Roman"/>
        </w:rPr>
        <w:t xml:space="preserve"> </w:t>
      </w:r>
      <w:proofErr w:type="spellStart"/>
      <w:r w:rsidRPr="00E51F32">
        <w:rPr>
          <w:rFonts w:ascii="Times New Roman" w:hAnsi="Times New Roman"/>
        </w:rPr>
        <w:t>nhận</w:t>
      </w:r>
      <w:proofErr w:type="spellEnd"/>
      <w:r w:rsidRPr="00E51F32">
        <w:rPr>
          <w:rFonts w:ascii="Times New Roman" w:hAnsi="Times New Roman"/>
        </w:rPr>
        <w:t xml:space="preserve"> </w:t>
      </w:r>
      <w:proofErr w:type="spellStart"/>
      <w:r w:rsidRPr="00E51F32">
        <w:rPr>
          <w:rFonts w:ascii="Times New Roman" w:hAnsi="Times New Roman"/>
        </w:rPr>
        <w:t>hàng</w:t>
      </w:r>
      <w:proofErr w:type="spellEnd"/>
      <w:r w:rsidRPr="00E51F32">
        <w:rPr>
          <w:rFonts w:ascii="Times New Roman" w:hAnsi="Times New Roman"/>
        </w:rPr>
        <w:t xml:space="preserve"> </w:t>
      </w:r>
      <w:proofErr w:type="spellStart"/>
      <w:r w:rsidRPr="00E51F32">
        <w:rPr>
          <w:rFonts w:ascii="Times New Roman" w:hAnsi="Times New Roman"/>
        </w:rPr>
        <w:t>và</w:t>
      </w:r>
      <w:proofErr w:type="spellEnd"/>
      <w:r w:rsidRPr="00E51F32">
        <w:rPr>
          <w:rFonts w:ascii="Times New Roman" w:hAnsi="Times New Roman"/>
        </w:rPr>
        <w:t>/</w:t>
      </w:r>
      <w:proofErr w:type="spellStart"/>
      <w:r w:rsidRPr="00E51F32">
        <w:rPr>
          <w:rFonts w:ascii="Times New Roman" w:hAnsi="Times New Roman"/>
        </w:rPr>
        <w:t>hoặc</w:t>
      </w:r>
      <w:proofErr w:type="spellEnd"/>
      <w:r w:rsidRPr="00E51F32">
        <w:rPr>
          <w:rFonts w:ascii="Times New Roman" w:hAnsi="Times New Roman"/>
        </w:rPr>
        <w:t xml:space="preserve"> </w:t>
      </w:r>
      <w:proofErr w:type="spellStart"/>
      <w:r w:rsidRPr="00E51F32">
        <w:rPr>
          <w:rFonts w:ascii="Times New Roman" w:hAnsi="Times New Roman"/>
        </w:rPr>
        <w:t>hoàn</w:t>
      </w:r>
      <w:proofErr w:type="spellEnd"/>
      <w:r w:rsidRPr="00E51F32">
        <w:rPr>
          <w:rFonts w:ascii="Times New Roman" w:hAnsi="Times New Roman"/>
        </w:rPr>
        <w:t xml:space="preserve"> </w:t>
      </w:r>
      <w:proofErr w:type="spellStart"/>
      <w:r w:rsidRPr="00E51F32">
        <w:rPr>
          <w:rFonts w:ascii="Times New Roman" w:hAnsi="Times New Roman"/>
        </w:rPr>
        <w:t>trả</w:t>
      </w:r>
      <w:proofErr w:type="spellEnd"/>
      <w:r w:rsidRPr="00E51F32">
        <w:rPr>
          <w:rFonts w:ascii="Times New Roman" w:hAnsi="Times New Roman"/>
        </w:rPr>
        <w:t xml:space="preserve"> </w:t>
      </w:r>
      <w:proofErr w:type="spellStart"/>
      <w:r w:rsidRPr="00E51F32">
        <w:rPr>
          <w:rFonts w:ascii="Times New Roman" w:hAnsi="Times New Roman"/>
        </w:rPr>
        <w:t>Hàng</w:t>
      </w:r>
      <w:proofErr w:type="spellEnd"/>
      <w:r w:rsidRPr="00E51F32">
        <w:rPr>
          <w:rFonts w:ascii="Times New Roman" w:hAnsi="Times New Roman"/>
        </w:rPr>
        <w:t xml:space="preserve"> </w:t>
      </w:r>
      <w:proofErr w:type="spellStart"/>
      <w:r w:rsidRPr="00E51F32">
        <w:rPr>
          <w:rFonts w:ascii="Times New Roman" w:hAnsi="Times New Roman"/>
        </w:rPr>
        <w:t>Hóa</w:t>
      </w:r>
      <w:bookmarkEnd w:id="47"/>
      <w:proofErr w:type="spellEnd"/>
      <w:r w:rsidRPr="00E51F32">
        <w:rPr>
          <w:rFonts w:ascii="Times New Roman" w:hAnsi="Times New Roman"/>
        </w:rPr>
        <w:t>;</w:t>
      </w:r>
    </w:p>
    <w:p w14:paraId="02FE5DCE" w14:textId="1F5571A1" w:rsidR="00214CD3" w:rsidRPr="00E51F32" w:rsidRDefault="00214CD3" w:rsidP="00DA541C">
      <w:pPr>
        <w:pStyle w:val="Chntrang"/>
        <w:tabs>
          <w:tab w:val="clear" w:pos="4320"/>
          <w:tab w:val="clear" w:pos="8640"/>
          <w:tab w:val="left" w:pos="1134"/>
        </w:tabs>
        <w:ind w:left="1134"/>
        <w:jc w:val="both"/>
        <w:rPr>
          <w:rFonts w:ascii="Times New Roman" w:hAnsi="Times New Roman"/>
        </w:rPr>
      </w:pPr>
      <w:bookmarkStart w:id="48" w:name="_Hlk167799080"/>
      <w:r w:rsidRPr="00E51F32">
        <w:rPr>
          <w:rFonts w:ascii="Times New Roman" w:hAnsi="Times New Roman"/>
          <w:i/>
        </w:rPr>
        <w:t xml:space="preserve">Refuse to receive and / or return the </w:t>
      </w:r>
      <w:r w:rsidR="000F54DC" w:rsidRPr="00E51F32">
        <w:rPr>
          <w:rFonts w:ascii="Times New Roman" w:hAnsi="Times New Roman"/>
          <w:i/>
        </w:rPr>
        <w:t>Products</w:t>
      </w:r>
      <w:bookmarkEnd w:id="48"/>
      <w:r w:rsidRPr="00E51F32">
        <w:rPr>
          <w:rFonts w:ascii="Times New Roman" w:hAnsi="Times New Roman"/>
          <w:i/>
        </w:rPr>
        <w:t xml:space="preserve">; </w:t>
      </w:r>
    </w:p>
    <w:p w14:paraId="736146DA" w14:textId="77777777" w:rsidR="00214CD3" w:rsidRPr="00E51F32" w:rsidRDefault="00214CD3" w:rsidP="00DA541C">
      <w:pPr>
        <w:pStyle w:val="Chntrang"/>
        <w:ind w:left="1440"/>
        <w:jc w:val="both"/>
        <w:rPr>
          <w:rFonts w:ascii="Times New Roman" w:hAnsi="Times New Roman"/>
          <w:i/>
        </w:rPr>
      </w:pPr>
    </w:p>
    <w:p w14:paraId="57588D74" w14:textId="24D24B8F" w:rsidR="002E22F6" w:rsidRPr="00E51F32" w:rsidRDefault="002E22F6" w:rsidP="002E22F6">
      <w:pPr>
        <w:pStyle w:val="Chntrang"/>
        <w:numPr>
          <w:ilvl w:val="0"/>
          <w:numId w:val="19"/>
        </w:numPr>
        <w:tabs>
          <w:tab w:val="clear" w:pos="4320"/>
          <w:tab w:val="clear" w:pos="8640"/>
          <w:tab w:val="left" w:pos="1134"/>
        </w:tabs>
        <w:ind w:left="1134" w:hanging="567"/>
        <w:jc w:val="both"/>
        <w:rPr>
          <w:rFonts w:ascii="Times New Roman" w:hAnsi="Times New Roman"/>
          <w:i/>
        </w:rPr>
      </w:pPr>
      <w:bookmarkStart w:id="49" w:name="_Hlk167798735"/>
      <w:proofErr w:type="spellStart"/>
      <w:r w:rsidRPr="00E51F32">
        <w:rPr>
          <w:rFonts w:ascii="Times New Roman" w:hAnsi="Times New Roman"/>
        </w:rPr>
        <w:t>Yêu</w:t>
      </w:r>
      <w:proofErr w:type="spellEnd"/>
      <w:r w:rsidRPr="00E51F32">
        <w:rPr>
          <w:rFonts w:ascii="Times New Roman" w:hAnsi="Times New Roman"/>
        </w:rPr>
        <w:t xml:space="preserve"> </w:t>
      </w:r>
      <w:proofErr w:type="spellStart"/>
      <w:r w:rsidRPr="00E51F32">
        <w:rPr>
          <w:rFonts w:ascii="Times New Roman" w:hAnsi="Times New Roman"/>
        </w:rPr>
        <w:t>cầu</w:t>
      </w:r>
      <w:proofErr w:type="spellEnd"/>
      <w:r w:rsidRPr="00E51F32">
        <w:rPr>
          <w:rFonts w:ascii="Times New Roman" w:hAnsi="Times New Roman"/>
        </w:rPr>
        <w:t xml:space="preserve"> </w:t>
      </w:r>
      <w:proofErr w:type="spellStart"/>
      <w:r w:rsidRPr="00E51F32">
        <w:rPr>
          <w:rFonts w:ascii="Times New Roman" w:hAnsi="Times New Roman"/>
        </w:rPr>
        <w:t>Nhà</w:t>
      </w:r>
      <w:proofErr w:type="spellEnd"/>
      <w:r w:rsidRPr="00E51F32">
        <w:rPr>
          <w:rFonts w:ascii="Times New Roman" w:hAnsi="Times New Roman"/>
        </w:rPr>
        <w:t xml:space="preserve"> Cung </w:t>
      </w:r>
      <w:proofErr w:type="spellStart"/>
      <w:r w:rsidRPr="00E51F32">
        <w:rPr>
          <w:rFonts w:ascii="Times New Roman" w:hAnsi="Times New Roman"/>
        </w:rPr>
        <w:t>Cấp</w:t>
      </w:r>
      <w:proofErr w:type="spellEnd"/>
      <w:r w:rsidRPr="00E51F32">
        <w:rPr>
          <w:rFonts w:ascii="Times New Roman" w:hAnsi="Times New Roman"/>
        </w:rPr>
        <w:t xml:space="preserve"> </w:t>
      </w:r>
      <w:proofErr w:type="spellStart"/>
      <w:r w:rsidRPr="00E51F32">
        <w:rPr>
          <w:rFonts w:ascii="Times New Roman" w:hAnsi="Times New Roman"/>
        </w:rPr>
        <w:t>phải</w:t>
      </w:r>
      <w:proofErr w:type="spellEnd"/>
      <w:r w:rsidRPr="00E51F32">
        <w:rPr>
          <w:rFonts w:ascii="Times New Roman" w:hAnsi="Times New Roman"/>
        </w:rPr>
        <w:t xml:space="preserve"> </w:t>
      </w:r>
      <w:proofErr w:type="spellStart"/>
      <w:r w:rsidRPr="00E51F32">
        <w:rPr>
          <w:rFonts w:ascii="Times New Roman" w:hAnsi="Times New Roman"/>
        </w:rPr>
        <w:t>bổ</w:t>
      </w:r>
      <w:proofErr w:type="spellEnd"/>
      <w:r w:rsidRPr="00E51F32">
        <w:rPr>
          <w:rFonts w:ascii="Times New Roman" w:hAnsi="Times New Roman"/>
        </w:rPr>
        <w:t xml:space="preserve"> sung </w:t>
      </w:r>
      <w:proofErr w:type="spellStart"/>
      <w:r w:rsidRPr="00E51F32">
        <w:rPr>
          <w:rFonts w:ascii="Times New Roman" w:hAnsi="Times New Roman"/>
        </w:rPr>
        <w:t>Hàng</w:t>
      </w:r>
      <w:proofErr w:type="spellEnd"/>
      <w:r w:rsidRPr="00E51F32">
        <w:rPr>
          <w:rFonts w:ascii="Times New Roman" w:hAnsi="Times New Roman"/>
        </w:rPr>
        <w:t xml:space="preserve"> </w:t>
      </w:r>
      <w:proofErr w:type="spellStart"/>
      <w:r w:rsidRPr="00E51F32">
        <w:rPr>
          <w:rFonts w:ascii="Times New Roman" w:hAnsi="Times New Roman"/>
        </w:rPr>
        <w:t>Hóa</w:t>
      </w:r>
      <w:proofErr w:type="spellEnd"/>
      <w:r w:rsidRPr="00E51F32">
        <w:rPr>
          <w:rFonts w:ascii="Times New Roman" w:hAnsi="Times New Roman"/>
        </w:rPr>
        <w:t xml:space="preserve"> </w:t>
      </w:r>
      <w:proofErr w:type="spellStart"/>
      <w:r w:rsidRPr="00E51F32">
        <w:rPr>
          <w:rFonts w:ascii="Times New Roman" w:hAnsi="Times New Roman"/>
        </w:rPr>
        <w:t>thiếu</w:t>
      </w:r>
      <w:proofErr w:type="spellEnd"/>
      <w:r w:rsidRPr="00E51F32">
        <w:rPr>
          <w:rFonts w:ascii="Times New Roman" w:hAnsi="Times New Roman"/>
        </w:rPr>
        <w:t xml:space="preserve"> </w:t>
      </w:r>
      <w:proofErr w:type="spellStart"/>
      <w:r w:rsidRPr="00E51F32">
        <w:rPr>
          <w:rFonts w:ascii="Times New Roman" w:hAnsi="Times New Roman"/>
        </w:rPr>
        <w:t>và</w:t>
      </w:r>
      <w:proofErr w:type="spellEnd"/>
      <w:r w:rsidRPr="00E51F32">
        <w:rPr>
          <w:rFonts w:ascii="Times New Roman" w:hAnsi="Times New Roman"/>
        </w:rPr>
        <w:t>/</w:t>
      </w:r>
      <w:proofErr w:type="spellStart"/>
      <w:r w:rsidRPr="00E51F32">
        <w:rPr>
          <w:rFonts w:ascii="Times New Roman" w:hAnsi="Times New Roman"/>
        </w:rPr>
        <w:t>hoặc</w:t>
      </w:r>
      <w:proofErr w:type="spellEnd"/>
      <w:r w:rsidRPr="00E51F32">
        <w:rPr>
          <w:rFonts w:ascii="Times New Roman" w:hAnsi="Times New Roman"/>
        </w:rPr>
        <w:t xml:space="preserve"> </w:t>
      </w:r>
      <w:proofErr w:type="spellStart"/>
      <w:r w:rsidRPr="00E51F32">
        <w:rPr>
          <w:rFonts w:ascii="Times New Roman" w:hAnsi="Times New Roman"/>
        </w:rPr>
        <w:t>thay</w:t>
      </w:r>
      <w:proofErr w:type="spellEnd"/>
      <w:r w:rsidRPr="00E51F32">
        <w:rPr>
          <w:rFonts w:ascii="Times New Roman" w:hAnsi="Times New Roman"/>
        </w:rPr>
        <w:t xml:space="preserve"> </w:t>
      </w:r>
      <w:proofErr w:type="spellStart"/>
      <w:r w:rsidRPr="00E51F32">
        <w:rPr>
          <w:rFonts w:ascii="Times New Roman" w:hAnsi="Times New Roman"/>
        </w:rPr>
        <w:t>thế</w:t>
      </w:r>
      <w:proofErr w:type="spellEnd"/>
      <w:r w:rsidRPr="00E51F32">
        <w:rPr>
          <w:rFonts w:ascii="Times New Roman" w:hAnsi="Times New Roman"/>
        </w:rPr>
        <w:t xml:space="preserve"> </w:t>
      </w:r>
      <w:proofErr w:type="spellStart"/>
      <w:r w:rsidRPr="00E51F32">
        <w:rPr>
          <w:rFonts w:ascii="Times New Roman" w:hAnsi="Times New Roman"/>
        </w:rPr>
        <w:t>bằng</w:t>
      </w:r>
      <w:proofErr w:type="spellEnd"/>
      <w:r w:rsidRPr="00E51F32">
        <w:rPr>
          <w:rFonts w:ascii="Times New Roman" w:hAnsi="Times New Roman"/>
        </w:rPr>
        <w:t xml:space="preserve"> </w:t>
      </w:r>
      <w:proofErr w:type="spellStart"/>
      <w:r w:rsidRPr="00E51F32">
        <w:rPr>
          <w:rFonts w:ascii="Times New Roman" w:hAnsi="Times New Roman"/>
        </w:rPr>
        <w:t>Hàng</w:t>
      </w:r>
      <w:proofErr w:type="spellEnd"/>
      <w:r w:rsidRPr="00E51F32">
        <w:rPr>
          <w:rFonts w:ascii="Times New Roman" w:hAnsi="Times New Roman"/>
        </w:rPr>
        <w:t xml:space="preserve"> </w:t>
      </w:r>
      <w:proofErr w:type="spellStart"/>
      <w:r w:rsidRPr="00E51F32">
        <w:rPr>
          <w:rFonts w:ascii="Times New Roman" w:hAnsi="Times New Roman"/>
        </w:rPr>
        <w:t>Hóa</w:t>
      </w:r>
      <w:proofErr w:type="spellEnd"/>
      <w:r w:rsidRPr="00E51F32">
        <w:rPr>
          <w:rFonts w:ascii="Times New Roman" w:hAnsi="Times New Roman"/>
        </w:rPr>
        <w:t xml:space="preserve"> </w:t>
      </w:r>
      <w:proofErr w:type="spellStart"/>
      <w:r w:rsidRPr="00E51F32">
        <w:rPr>
          <w:rFonts w:ascii="Times New Roman" w:hAnsi="Times New Roman"/>
        </w:rPr>
        <w:t>đáp</w:t>
      </w:r>
      <w:proofErr w:type="spellEnd"/>
      <w:r w:rsidRPr="00E51F32">
        <w:rPr>
          <w:rFonts w:ascii="Times New Roman" w:hAnsi="Times New Roman"/>
        </w:rPr>
        <w:t xml:space="preserve"> </w:t>
      </w:r>
      <w:proofErr w:type="spellStart"/>
      <w:r w:rsidRPr="00E51F32">
        <w:rPr>
          <w:rFonts w:ascii="Times New Roman" w:hAnsi="Times New Roman"/>
        </w:rPr>
        <w:t>ứng</w:t>
      </w:r>
      <w:proofErr w:type="spellEnd"/>
      <w:r w:rsidRPr="00E51F32">
        <w:rPr>
          <w:rFonts w:ascii="Times New Roman" w:hAnsi="Times New Roman"/>
        </w:rPr>
        <w:t xml:space="preserve"> </w:t>
      </w:r>
      <w:proofErr w:type="spellStart"/>
      <w:r w:rsidRPr="00E51F32">
        <w:rPr>
          <w:rFonts w:ascii="Times New Roman" w:hAnsi="Times New Roman"/>
        </w:rPr>
        <w:t>được</w:t>
      </w:r>
      <w:proofErr w:type="spellEnd"/>
      <w:r w:rsidRPr="00E51F32">
        <w:rPr>
          <w:rFonts w:ascii="Times New Roman" w:hAnsi="Times New Roman"/>
        </w:rPr>
        <w:t xml:space="preserve"> </w:t>
      </w:r>
      <w:proofErr w:type="spellStart"/>
      <w:r w:rsidRPr="00E51F32">
        <w:rPr>
          <w:rFonts w:ascii="Times New Roman" w:hAnsi="Times New Roman"/>
        </w:rPr>
        <w:t>yêu</w:t>
      </w:r>
      <w:proofErr w:type="spellEnd"/>
      <w:r w:rsidRPr="00E51F32">
        <w:rPr>
          <w:rFonts w:ascii="Times New Roman" w:hAnsi="Times New Roman"/>
        </w:rPr>
        <w:t xml:space="preserve"> </w:t>
      </w:r>
      <w:proofErr w:type="spellStart"/>
      <w:r w:rsidRPr="00E51F32">
        <w:rPr>
          <w:rFonts w:ascii="Times New Roman" w:hAnsi="Times New Roman"/>
        </w:rPr>
        <w:t>cầu</w:t>
      </w:r>
      <w:proofErr w:type="spellEnd"/>
      <w:r w:rsidRPr="00E51F32">
        <w:rPr>
          <w:rFonts w:ascii="Times New Roman" w:hAnsi="Times New Roman"/>
        </w:rPr>
        <w:t xml:space="preserve"> </w:t>
      </w:r>
      <w:proofErr w:type="spellStart"/>
      <w:r w:rsidRPr="00E51F32">
        <w:rPr>
          <w:rFonts w:ascii="Times New Roman" w:hAnsi="Times New Roman"/>
        </w:rPr>
        <w:t>của</w:t>
      </w:r>
      <w:proofErr w:type="spellEnd"/>
      <w:r w:rsidRPr="00E51F32">
        <w:rPr>
          <w:rFonts w:ascii="Times New Roman" w:hAnsi="Times New Roman"/>
        </w:rPr>
        <w:t xml:space="preserve"> </w:t>
      </w:r>
      <w:proofErr w:type="spellStart"/>
      <w:r w:rsidRPr="00E51F32">
        <w:rPr>
          <w:rFonts w:ascii="Times New Roman" w:hAnsi="Times New Roman"/>
        </w:rPr>
        <w:t>Hợp</w:t>
      </w:r>
      <w:proofErr w:type="spellEnd"/>
      <w:r w:rsidRPr="00E51F32">
        <w:rPr>
          <w:rFonts w:ascii="Times New Roman" w:hAnsi="Times New Roman"/>
        </w:rPr>
        <w:t xml:space="preserve"> </w:t>
      </w:r>
      <w:proofErr w:type="spellStart"/>
      <w:r w:rsidRPr="00E51F32">
        <w:rPr>
          <w:rFonts w:ascii="Times New Roman" w:hAnsi="Times New Roman"/>
        </w:rPr>
        <w:t>Đồng</w:t>
      </w:r>
      <w:proofErr w:type="spellEnd"/>
      <w:r w:rsidR="006B0754" w:rsidRPr="00E51F32">
        <w:rPr>
          <w:rFonts w:ascii="Times New Roman" w:hAnsi="Times New Roman"/>
        </w:rPr>
        <w:t xml:space="preserve"> </w:t>
      </w:r>
      <w:proofErr w:type="spellStart"/>
      <w:r w:rsidR="006B0754" w:rsidRPr="00E51F32">
        <w:rPr>
          <w:rFonts w:ascii="Times New Roman" w:hAnsi="Times New Roman"/>
        </w:rPr>
        <w:t>trong</w:t>
      </w:r>
      <w:proofErr w:type="spellEnd"/>
      <w:r w:rsidR="006B0754" w:rsidRPr="00E51F32">
        <w:rPr>
          <w:rFonts w:ascii="Times New Roman" w:hAnsi="Times New Roman"/>
        </w:rPr>
        <w:t xml:space="preserve"> </w:t>
      </w:r>
      <w:proofErr w:type="spellStart"/>
      <w:r w:rsidR="006B0754" w:rsidRPr="00E51F32">
        <w:rPr>
          <w:rFonts w:ascii="Times New Roman" w:hAnsi="Times New Roman"/>
        </w:rPr>
        <w:t>một</w:t>
      </w:r>
      <w:proofErr w:type="spellEnd"/>
      <w:r w:rsidR="006B0754" w:rsidRPr="00E51F32">
        <w:rPr>
          <w:rFonts w:ascii="Times New Roman" w:hAnsi="Times New Roman"/>
        </w:rPr>
        <w:t xml:space="preserve"> </w:t>
      </w:r>
      <w:proofErr w:type="spellStart"/>
      <w:r w:rsidR="006B0754" w:rsidRPr="00E51F32">
        <w:rPr>
          <w:rFonts w:ascii="Times New Roman" w:hAnsi="Times New Roman"/>
        </w:rPr>
        <w:t>thời</w:t>
      </w:r>
      <w:proofErr w:type="spellEnd"/>
      <w:r w:rsidR="006B0754" w:rsidRPr="00E51F32">
        <w:rPr>
          <w:rFonts w:ascii="Times New Roman" w:hAnsi="Times New Roman"/>
        </w:rPr>
        <w:t xml:space="preserve"> </w:t>
      </w:r>
      <w:proofErr w:type="spellStart"/>
      <w:r w:rsidR="006B0754" w:rsidRPr="00E51F32">
        <w:rPr>
          <w:rFonts w:ascii="Times New Roman" w:hAnsi="Times New Roman"/>
        </w:rPr>
        <w:t>hạn</w:t>
      </w:r>
      <w:proofErr w:type="spellEnd"/>
      <w:r w:rsidR="006B0754" w:rsidRPr="00E51F32">
        <w:rPr>
          <w:rFonts w:ascii="Times New Roman" w:hAnsi="Times New Roman"/>
        </w:rPr>
        <w:t xml:space="preserve"> </w:t>
      </w:r>
      <w:proofErr w:type="spellStart"/>
      <w:r w:rsidR="006B0754" w:rsidRPr="00E51F32">
        <w:rPr>
          <w:rFonts w:ascii="Times New Roman" w:hAnsi="Times New Roman"/>
        </w:rPr>
        <w:t>hợp</w:t>
      </w:r>
      <w:proofErr w:type="spellEnd"/>
      <w:r w:rsidR="006B0754" w:rsidRPr="00E51F32">
        <w:rPr>
          <w:rFonts w:ascii="Times New Roman" w:hAnsi="Times New Roman"/>
        </w:rPr>
        <w:t xml:space="preserve"> </w:t>
      </w:r>
      <w:proofErr w:type="spellStart"/>
      <w:r w:rsidR="006B0754" w:rsidRPr="00E51F32">
        <w:rPr>
          <w:rFonts w:ascii="Times New Roman" w:hAnsi="Times New Roman"/>
        </w:rPr>
        <w:t>lý</w:t>
      </w:r>
      <w:proofErr w:type="spellEnd"/>
      <w:r w:rsidR="006B0754" w:rsidRPr="00E51F32">
        <w:rPr>
          <w:rFonts w:ascii="Times New Roman" w:hAnsi="Times New Roman"/>
        </w:rPr>
        <w:t xml:space="preserve"> do </w:t>
      </w:r>
      <w:proofErr w:type="spellStart"/>
      <w:r w:rsidR="006B0754" w:rsidRPr="00E51F32">
        <w:rPr>
          <w:rFonts w:ascii="Times New Roman" w:hAnsi="Times New Roman"/>
        </w:rPr>
        <w:t>Bên</w:t>
      </w:r>
      <w:proofErr w:type="spellEnd"/>
      <w:r w:rsidR="006B0754" w:rsidRPr="00E51F32">
        <w:rPr>
          <w:rFonts w:ascii="Times New Roman" w:hAnsi="Times New Roman"/>
        </w:rPr>
        <w:t xml:space="preserve"> Mua </w:t>
      </w:r>
      <w:proofErr w:type="spellStart"/>
      <w:r w:rsidR="006B0754" w:rsidRPr="00E51F32">
        <w:rPr>
          <w:rFonts w:ascii="Times New Roman" w:hAnsi="Times New Roman"/>
        </w:rPr>
        <w:t>thông</w:t>
      </w:r>
      <w:proofErr w:type="spellEnd"/>
      <w:r w:rsidR="006B0754" w:rsidRPr="00E51F32">
        <w:rPr>
          <w:rFonts w:ascii="Times New Roman" w:hAnsi="Times New Roman"/>
        </w:rPr>
        <w:t xml:space="preserve"> </w:t>
      </w:r>
      <w:proofErr w:type="spellStart"/>
      <w:r w:rsidR="006B0754" w:rsidRPr="00E51F32">
        <w:rPr>
          <w:rFonts w:ascii="Times New Roman" w:hAnsi="Times New Roman"/>
        </w:rPr>
        <w:t>báo</w:t>
      </w:r>
      <w:proofErr w:type="spellEnd"/>
      <w:r w:rsidR="006B0754" w:rsidRPr="00E51F32">
        <w:rPr>
          <w:rFonts w:ascii="Times New Roman" w:hAnsi="Times New Roman"/>
        </w:rPr>
        <w:t xml:space="preserve">, </w:t>
      </w:r>
      <w:proofErr w:type="spellStart"/>
      <w:r w:rsidR="006B0754" w:rsidRPr="00E51F32">
        <w:rPr>
          <w:rFonts w:ascii="Times New Roman" w:hAnsi="Times New Roman"/>
        </w:rPr>
        <w:t>ưu</w:t>
      </w:r>
      <w:proofErr w:type="spellEnd"/>
      <w:r w:rsidR="006B0754" w:rsidRPr="00E51F32">
        <w:rPr>
          <w:rFonts w:ascii="Times New Roman" w:hAnsi="Times New Roman"/>
        </w:rPr>
        <w:t xml:space="preserve"> </w:t>
      </w:r>
      <w:proofErr w:type="spellStart"/>
      <w:r w:rsidR="006B0754" w:rsidRPr="00E51F32">
        <w:rPr>
          <w:rFonts w:ascii="Times New Roman" w:hAnsi="Times New Roman"/>
        </w:rPr>
        <w:t>tiên</w:t>
      </w:r>
      <w:proofErr w:type="spellEnd"/>
      <w:r w:rsidR="006B0754" w:rsidRPr="00E51F32">
        <w:rPr>
          <w:rFonts w:ascii="Times New Roman" w:hAnsi="Times New Roman"/>
        </w:rPr>
        <w:t xml:space="preserve"> </w:t>
      </w:r>
      <w:proofErr w:type="spellStart"/>
      <w:r w:rsidR="006B0754" w:rsidRPr="00E51F32">
        <w:rPr>
          <w:rFonts w:ascii="Times New Roman" w:hAnsi="Times New Roman"/>
        </w:rPr>
        <w:t>để</w:t>
      </w:r>
      <w:proofErr w:type="spellEnd"/>
      <w:r w:rsidR="006B0754" w:rsidRPr="00E51F32">
        <w:rPr>
          <w:rFonts w:ascii="Times New Roman" w:hAnsi="Times New Roman"/>
        </w:rPr>
        <w:t xml:space="preserve"> </w:t>
      </w:r>
      <w:proofErr w:type="spellStart"/>
      <w:r w:rsidR="006B0754" w:rsidRPr="00E51F32">
        <w:rPr>
          <w:rFonts w:ascii="Times New Roman" w:hAnsi="Times New Roman"/>
        </w:rPr>
        <w:t>không</w:t>
      </w:r>
      <w:proofErr w:type="spellEnd"/>
      <w:r w:rsidR="006B0754" w:rsidRPr="00E51F32">
        <w:rPr>
          <w:rFonts w:ascii="Times New Roman" w:hAnsi="Times New Roman"/>
        </w:rPr>
        <w:t xml:space="preserve"> </w:t>
      </w:r>
      <w:proofErr w:type="spellStart"/>
      <w:r w:rsidR="006B0754" w:rsidRPr="00E51F32">
        <w:rPr>
          <w:rFonts w:ascii="Times New Roman" w:hAnsi="Times New Roman"/>
        </w:rPr>
        <w:t>ảnh</w:t>
      </w:r>
      <w:proofErr w:type="spellEnd"/>
      <w:r w:rsidR="006B0754" w:rsidRPr="00E51F32">
        <w:rPr>
          <w:rFonts w:ascii="Times New Roman" w:hAnsi="Times New Roman"/>
        </w:rPr>
        <w:t xml:space="preserve"> </w:t>
      </w:r>
      <w:proofErr w:type="spellStart"/>
      <w:r w:rsidR="006B0754" w:rsidRPr="00E51F32">
        <w:rPr>
          <w:rFonts w:ascii="Times New Roman" w:hAnsi="Times New Roman"/>
        </w:rPr>
        <w:t>hưởng</w:t>
      </w:r>
      <w:proofErr w:type="spellEnd"/>
      <w:r w:rsidR="006B0754" w:rsidRPr="00E51F32">
        <w:rPr>
          <w:rFonts w:ascii="Times New Roman" w:hAnsi="Times New Roman"/>
        </w:rPr>
        <w:t xml:space="preserve"> </w:t>
      </w:r>
      <w:proofErr w:type="spellStart"/>
      <w:r w:rsidR="006B0754" w:rsidRPr="00E51F32">
        <w:rPr>
          <w:rFonts w:ascii="Times New Roman" w:hAnsi="Times New Roman"/>
        </w:rPr>
        <w:t>đến</w:t>
      </w:r>
      <w:proofErr w:type="spellEnd"/>
      <w:r w:rsidR="006B0754" w:rsidRPr="00E51F32">
        <w:rPr>
          <w:rFonts w:ascii="Times New Roman" w:hAnsi="Times New Roman"/>
        </w:rPr>
        <w:t xml:space="preserve"> </w:t>
      </w:r>
      <w:proofErr w:type="spellStart"/>
      <w:r w:rsidR="006B0754" w:rsidRPr="00E51F32">
        <w:rPr>
          <w:rFonts w:ascii="Times New Roman" w:hAnsi="Times New Roman"/>
        </w:rPr>
        <w:t>hoạt</w:t>
      </w:r>
      <w:proofErr w:type="spellEnd"/>
      <w:r w:rsidR="006B0754" w:rsidRPr="00E51F32">
        <w:rPr>
          <w:rFonts w:ascii="Times New Roman" w:hAnsi="Times New Roman"/>
        </w:rPr>
        <w:t xml:space="preserve"> </w:t>
      </w:r>
      <w:proofErr w:type="spellStart"/>
      <w:r w:rsidR="006B0754" w:rsidRPr="00E51F32">
        <w:rPr>
          <w:rFonts w:ascii="Times New Roman" w:hAnsi="Times New Roman"/>
        </w:rPr>
        <w:t>động</w:t>
      </w:r>
      <w:proofErr w:type="spellEnd"/>
      <w:r w:rsidR="006B0754" w:rsidRPr="00E51F32">
        <w:rPr>
          <w:rFonts w:ascii="Times New Roman" w:hAnsi="Times New Roman"/>
        </w:rPr>
        <w:t xml:space="preserve"> </w:t>
      </w:r>
      <w:proofErr w:type="spellStart"/>
      <w:r w:rsidR="006B0754" w:rsidRPr="00E51F32">
        <w:rPr>
          <w:rFonts w:ascii="Times New Roman" w:hAnsi="Times New Roman"/>
        </w:rPr>
        <w:t>của</w:t>
      </w:r>
      <w:proofErr w:type="spellEnd"/>
      <w:r w:rsidR="006B0754" w:rsidRPr="00E51F32">
        <w:rPr>
          <w:rFonts w:ascii="Times New Roman" w:hAnsi="Times New Roman"/>
        </w:rPr>
        <w:t xml:space="preserve"> </w:t>
      </w:r>
      <w:proofErr w:type="spellStart"/>
      <w:r w:rsidR="006B0754" w:rsidRPr="00E51F32">
        <w:rPr>
          <w:rFonts w:ascii="Times New Roman" w:hAnsi="Times New Roman"/>
        </w:rPr>
        <w:t>Bên</w:t>
      </w:r>
      <w:proofErr w:type="spellEnd"/>
      <w:r w:rsidR="006B0754" w:rsidRPr="00E51F32">
        <w:rPr>
          <w:rFonts w:ascii="Times New Roman" w:hAnsi="Times New Roman"/>
        </w:rPr>
        <w:t xml:space="preserve"> Mua, </w:t>
      </w:r>
      <w:proofErr w:type="spellStart"/>
      <w:r w:rsidR="006B0754" w:rsidRPr="00E51F32">
        <w:rPr>
          <w:rFonts w:ascii="Times New Roman" w:hAnsi="Times New Roman"/>
        </w:rPr>
        <w:t>nhưng</w:t>
      </w:r>
      <w:proofErr w:type="spellEnd"/>
      <w:r w:rsidR="006B0754" w:rsidRPr="00E51F32">
        <w:rPr>
          <w:rFonts w:ascii="Times New Roman" w:hAnsi="Times New Roman"/>
        </w:rPr>
        <w:t xml:space="preserve"> </w:t>
      </w:r>
      <w:proofErr w:type="spellStart"/>
      <w:r w:rsidR="006B0754" w:rsidRPr="00E51F32">
        <w:rPr>
          <w:rFonts w:ascii="Times New Roman" w:hAnsi="Times New Roman"/>
        </w:rPr>
        <w:t>tối</w:t>
      </w:r>
      <w:proofErr w:type="spellEnd"/>
      <w:r w:rsidR="006B0754" w:rsidRPr="00E51F32">
        <w:rPr>
          <w:rFonts w:ascii="Times New Roman" w:hAnsi="Times New Roman"/>
        </w:rPr>
        <w:t xml:space="preserve"> </w:t>
      </w:r>
      <w:proofErr w:type="spellStart"/>
      <w:r w:rsidR="006B0754" w:rsidRPr="00E51F32">
        <w:rPr>
          <w:rFonts w:ascii="Times New Roman" w:hAnsi="Times New Roman"/>
        </w:rPr>
        <w:t>thiểu</w:t>
      </w:r>
      <w:proofErr w:type="spellEnd"/>
      <w:r w:rsidR="006B0754" w:rsidRPr="00E51F32">
        <w:rPr>
          <w:rFonts w:ascii="Times New Roman" w:hAnsi="Times New Roman"/>
        </w:rPr>
        <w:t xml:space="preserve"> </w:t>
      </w:r>
      <w:proofErr w:type="spellStart"/>
      <w:r w:rsidR="006B0754" w:rsidRPr="00E51F32">
        <w:rPr>
          <w:rFonts w:ascii="Times New Roman" w:hAnsi="Times New Roman"/>
        </w:rPr>
        <w:t>là</w:t>
      </w:r>
      <w:proofErr w:type="spellEnd"/>
      <w:r w:rsidR="006B0754" w:rsidRPr="00E51F32">
        <w:rPr>
          <w:rFonts w:ascii="Times New Roman" w:hAnsi="Times New Roman"/>
        </w:rPr>
        <w:t xml:space="preserve"> </w:t>
      </w:r>
      <w:proofErr w:type="spellStart"/>
      <w:r w:rsidR="006B0754" w:rsidRPr="00E51F32">
        <w:rPr>
          <w:rFonts w:ascii="Times New Roman" w:hAnsi="Times New Roman"/>
        </w:rPr>
        <w:t>ba</w:t>
      </w:r>
      <w:proofErr w:type="spellEnd"/>
      <w:r w:rsidR="006B0754" w:rsidRPr="00E51F32">
        <w:rPr>
          <w:rFonts w:ascii="Times New Roman" w:hAnsi="Times New Roman"/>
        </w:rPr>
        <w:t xml:space="preserve"> (03) </w:t>
      </w:r>
      <w:proofErr w:type="spellStart"/>
      <w:r w:rsidR="006B0754" w:rsidRPr="00E51F32">
        <w:rPr>
          <w:rFonts w:ascii="Times New Roman" w:hAnsi="Times New Roman"/>
        </w:rPr>
        <w:t>ngày</w:t>
      </w:r>
      <w:proofErr w:type="spellEnd"/>
      <w:r w:rsidR="006B0754" w:rsidRPr="00E51F32">
        <w:rPr>
          <w:rFonts w:ascii="Times New Roman" w:hAnsi="Times New Roman"/>
        </w:rPr>
        <w:t xml:space="preserve"> </w:t>
      </w:r>
      <w:proofErr w:type="spellStart"/>
      <w:r w:rsidR="006B0754" w:rsidRPr="00E51F32">
        <w:rPr>
          <w:rFonts w:ascii="Times New Roman" w:hAnsi="Times New Roman"/>
        </w:rPr>
        <w:t>làm</w:t>
      </w:r>
      <w:proofErr w:type="spellEnd"/>
      <w:r w:rsidR="006B0754" w:rsidRPr="00E51F32">
        <w:rPr>
          <w:rFonts w:ascii="Times New Roman" w:hAnsi="Times New Roman"/>
        </w:rPr>
        <w:t xml:space="preserve"> </w:t>
      </w:r>
      <w:proofErr w:type="spellStart"/>
      <w:r w:rsidR="006B0754" w:rsidRPr="00E51F32">
        <w:rPr>
          <w:rFonts w:ascii="Times New Roman" w:hAnsi="Times New Roman"/>
        </w:rPr>
        <w:t>việc</w:t>
      </w:r>
      <w:proofErr w:type="spellEnd"/>
      <w:r w:rsidR="006B0754" w:rsidRPr="00E51F32">
        <w:rPr>
          <w:rFonts w:ascii="Times New Roman" w:hAnsi="Times New Roman"/>
        </w:rPr>
        <w:t xml:space="preserve"> </w:t>
      </w:r>
      <w:proofErr w:type="spellStart"/>
      <w:r w:rsidR="006B0754" w:rsidRPr="00E51F32">
        <w:rPr>
          <w:rFonts w:ascii="Times New Roman" w:hAnsi="Times New Roman"/>
        </w:rPr>
        <w:t>kể</w:t>
      </w:r>
      <w:proofErr w:type="spellEnd"/>
      <w:r w:rsidR="006B0754" w:rsidRPr="00E51F32">
        <w:rPr>
          <w:rFonts w:ascii="Times New Roman" w:hAnsi="Times New Roman"/>
        </w:rPr>
        <w:t xml:space="preserve"> </w:t>
      </w:r>
      <w:proofErr w:type="spellStart"/>
      <w:r w:rsidR="006B0754" w:rsidRPr="00E51F32">
        <w:rPr>
          <w:rFonts w:ascii="Times New Roman" w:hAnsi="Times New Roman"/>
        </w:rPr>
        <w:t>từ</w:t>
      </w:r>
      <w:proofErr w:type="spellEnd"/>
      <w:r w:rsidR="006B0754" w:rsidRPr="00E51F32">
        <w:rPr>
          <w:rFonts w:ascii="Times New Roman" w:hAnsi="Times New Roman"/>
        </w:rPr>
        <w:t xml:space="preserve"> </w:t>
      </w:r>
      <w:proofErr w:type="spellStart"/>
      <w:r w:rsidR="006B0754" w:rsidRPr="00E51F32">
        <w:rPr>
          <w:rFonts w:ascii="Times New Roman" w:hAnsi="Times New Roman"/>
        </w:rPr>
        <w:t>ngày</w:t>
      </w:r>
      <w:proofErr w:type="spellEnd"/>
      <w:r w:rsidR="006B0754" w:rsidRPr="00E51F32">
        <w:rPr>
          <w:rFonts w:ascii="Times New Roman" w:hAnsi="Times New Roman"/>
        </w:rPr>
        <w:t xml:space="preserve"> </w:t>
      </w:r>
      <w:proofErr w:type="spellStart"/>
      <w:r w:rsidR="006B0754" w:rsidRPr="00E51F32">
        <w:rPr>
          <w:rFonts w:ascii="Times New Roman" w:hAnsi="Times New Roman"/>
        </w:rPr>
        <w:t>Bên</w:t>
      </w:r>
      <w:proofErr w:type="spellEnd"/>
      <w:r w:rsidR="006B0754" w:rsidRPr="00E51F32">
        <w:rPr>
          <w:rFonts w:ascii="Times New Roman" w:hAnsi="Times New Roman"/>
        </w:rPr>
        <w:t xml:space="preserve"> Mua </w:t>
      </w:r>
      <w:proofErr w:type="spellStart"/>
      <w:r w:rsidR="006B0754" w:rsidRPr="00E51F32">
        <w:rPr>
          <w:rFonts w:ascii="Times New Roman" w:hAnsi="Times New Roman"/>
        </w:rPr>
        <w:t>gửi</w:t>
      </w:r>
      <w:proofErr w:type="spellEnd"/>
      <w:r w:rsidR="006B0754" w:rsidRPr="00E51F32">
        <w:rPr>
          <w:rFonts w:ascii="Times New Roman" w:hAnsi="Times New Roman"/>
        </w:rPr>
        <w:t xml:space="preserve"> </w:t>
      </w:r>
      <w:proofErr w:type="spellStart"/>
      <w:r w:rsidR="006B0754" w:rsidRPr="00E51F32">
        <w:rPr>
          <w:rFonts w:ascii="Times New Roman" w:hAnsi="Times New Roman"/>
        </w:rPr>
        <w:t>thông</w:t>
      </w:r>
      <w:proofErr w:type="spellEnd"/>
      <w:r w:rsidR="006B0754" w:rsidRPr="00E51F32">
        <w:rPr>
          <w:rFonts w:ascii="Times New Roman" w:hAnsi="Times New Roman"/>
        </w:rPr>
        <w:t xml:space="preserve"> </w:t>
      </w:r>
      <w:proofErr w:type="spellStart"/>
      <w:r w:rsidR="006B0754" w:rsidRPr="00E51F32">
        <w:rPr>
          <w:rFonts w:ascii="Times New Roman" w:hAnsi="Times New Roman"/>
        </w:rPr>
        <w:t>báo</w:t>
      </w:r>
      <w:proofErr w:type="spellEnd"/>
      <w:r w:rsidR="006B0754" w:rsidRPr="00E51F32">
        <w:rPr>
          <w:rFonts w:ascii="Times New Roman" w:hAnsi="Times New Roman"/>
        </w:rPr>
        <w:t xml:space="preserve">. Trường </w:t>
      </w:r>
      <w:proofErr w:type="spellStart"/>
      <w:r w:rsidR="006B0754" w:rsidRPr="00E51F32">
        <w:rPr>
          <w:rFonts w:ascii="Times New Roman" w:hAnsi="Times New Roman"/>
        </w:rPr>
        <w:t>hợp</w:t>
      </w:r>
      <w:proofErr w:type="spellEnd"/>
      <w:r w:rsidR="006B0754" w:rsidRPr="00E51F32">
        <w:rPr>
          <w:rFonts w:ascii="Times New Roman" w:hAnsi="Times New Roman"/>
        </w:rPr>
        <w:t xml:space="preserve"> </w:t>
      </w:r>
      <w:proofErr w:type="spellStart"/>
      <w:r w:rsidR="006B0754" w:rsidRPr="00E51F32">
        <w:rPr>
          <w:rFonts w:ascii="Times New Roman" w:hAnsi="Times New Roman"/>
        </w:rPr>
        <w:t>hàng</w:t>
      </w:r>
      <w:proofErr w:type="spellEnd"/>
      <w:r w:rsidR="006B0754" w:rsidRPr="00E51F32">
        <w:rPr>
          <w:rFonts w:ascii="Times New Roman" w:hAnsi="Times New Roman"/>
        </w:rPr>
        <w:t xml:space="preserve"> </w:t>
      </w:r>
      <w:proofErr w:type="spellStart"/>
      <w:r w:rsidR="006B0754" w:rsidRPr="00E51F32">
        <w:rPr>
          <w:rFonts w:ascii="Times New Roman" w:hAnsi="Times New Roman"/>
        </w:rPr>
        <w:t>hóa</w:t>
      </w:r>
      <w:proofErr w:type="spellEnd"/>
      <w:r w:rsidR="006B0754" w:rsidRPr="00E51F32">
        <w:rPr>
          <w:rFonts w:ascii="Times New Roman" w:hAnsi="Times New Roman"/>
        </w:rPr>
        <w:t xml:space="preserve"> </w:t>
      </w:r>
      <w:proofErr w:type="spellStart"/>
      <w:r w:rsidR="006B0754" w:rsidRPr="00E51F32">
        <w:rPr>
          <w:rFonts w:ascii="Times New Roman" w:hAnsi="Times New Roman"/>
        </w:rPr>
        <w:t>thay</w:t>
      </w:r>
      <w:proofErr w:type="spellEnd"/>
      <w:r w:rsidR="006B0754" w:rsidRPr="00E51F32">
        <w:rPr>
          <w:rFonts w:ascii="Times New Roman" w:hAnsi="Times New Roman"/>
        </w:rPr>
        <w:t xml:space="preserve"> </w:t>
      </w:r>
      <w:proofErr w:type="spellStart"/>
      <w:r w:rsidR="006B0754" w:rsidRPr="00E51F32">
        <w:rPr>
          <w:rFonts w:ascii="Times New Roman" w:hAnsi="Times New Roman"/>
        </w:rPr>
        <w:t>thế</w:t>
      </w:r>
      <w:proofErr w:type="spellEnd"/>
      <w:r w:rsidR="006B0754" w:rsidRPr="00E51F32">
        <w:rPr>
          <w:rFonts w:ascii="Times New Roman" w:hAnsi="Times New Roman"/>
        </w:rPr>
        <w:t xml:space="preserve"> </w:t>
      </w:r>
      <w:proofErr w:type="spellStart"/>
      <w:r w:rsidR="006B0754" w:rsidRPr="00E51F32">
        <w:rPr>
          <w:rFonts w:ascii="Times New Roman" w:hAnsi="Times New Roman"/>
        </w:rPr>
        <w:t>phải</w:t>
      </w:r>
      <w:proofErr w:type="spellEnd"/>
      <w:r w:rsidR="006B0754" w:rsidRPr="00E51F32">
        <w:rPr>
          <w:rFonts w:ascii="Times New Roman" w:hAnsi="Times New Roman"/>
        </w:rPr>
        <w:t xml:space="preserve"> nhập khẩu </w:t>
      </w:r>
      <w:proofErr w:type="spellStart"/>
      <w:r w:rsidR="006B0754" w:rsidRPr="00E51F32">
        <w:rPr>
          <w:rFonts w:ascii="Times New Roman" w:hAnsi="Times New Roman"/>
        </w:rPr>
        <w:t>hoặc</w:t>
      </w:r>
      <w:proofErr w:type="spellEnd"/>
      <w:r w:rsidR="006B0754" w:rsidRPr="00E51F32">
        <w:rPr>
          <w:rFonts w:ascii="Times New Roman" w:hAnsi="Times New Roman"/>
        </w:rPr>
        <w:t xml:space="preserve"> </w:t>
      </w:r>
      <w:proofErr w:type="spellStart"/>
      <w:r w:rsidR="006B0754" w:rsidRPr="00E51F32">
        <w:rPr>
          <w:rFonts w:ascii="Times New Roman" w:hAnsi="Times New Roman"/>
        </w:rPr>
        <w:t>phụ</w:t>
      </w:r>
      <w:proofErr w:type="spellEnd"/>
      <w:r w:rsidR="006B0754" w:rsidRPr="00E51F32">
        <w:rPr>
          <w:rFonts w:ascii="Times New Roman" w:hAnsi="Times New Roman"/>
        </w:rPr>
        <w:t xml:space="preserve"> </w:t>
      </w:r>
      <w:proofErr w:type="spellStart"/>
      <w:r w:rsidR="006B0754" w:rsidRPr="00E51F32">
        <w:rPr>
          <w:rFonts w:ascii="Times New Roman" w:hAnsi="Times New Roman"/>
        </w:rPr>
        <w:t>thuộc</w:t>
      </w:r>
      <w:proofErr w:type="spellEnd"/>
      <w:r w:rsidR="006B0754" w:rsidRPr="00E51F32">
        <w:rPr>
          <w:rFonts w:ascii="Times New Roman" w:hAnsi="Times New Roman"/>
        </w:rPr>
        <w:t xml:space="preserve"> </w:t>
      </w:r>
      <w:proofErr w:type="spellStart"/>
      <w:r w:rsidR="006B0754" w:rsidRPr="00E51F32">
        <w:rPr>
          <w:rFonts w:ascii="Times New Roman" w:hAnsi="Times New Roman"/>
        </w:rPr>
        <w:t>nguồn</w:t>
      </w:r>
      <w:proofErr w:type="spellEnd"/>
      <w:r w:rsidR="006B0754" w:rsidRPr="00E51F32">
        <w:rPr>
          <w:rFonts w:ascii="Times New Roman" w:hAnsi="Times New Roman"/>
        </w:rPr>
        <w:t xml:space="preserve"> </w:t>
      </w:r>
      <w:proofErr w:type="spellStart"/>
      <w:r w:rsidR="006B0754" w:rsidRPr="00E51F32">
        <w:rPr>
          <w:rFonts w:ascii="Times New Roman" w:hAnsi="Times New Roman"/>
        </w:rPr>
        <w:t>cung</w:t>
      </w:r>
      <w:proofErr w:type="spellEnd"/>
      <w:r w:rsidR="006B0754" w:rsidRPr="00E51F32">
        <w:rPr>
          <w:rFonts w:ascii="Times New Roman" w:hAnsi="Times New Roman"/>
        </w:rPr>
        <w:t xml:space="preserve"> </w:t>
      </w:r>
      <w:proofErr w:type="spellStart"/>
      <w:r w:rsidR="006B0754" w:rsidRPr="00E51F32">
        <w:rPr>
          <w:rFonts w:ascii="Times New Roman" w:hAnsi="Times New Roman"/>
        </w:rPr>
        <w:t>của</w:t>
      </w:r>
      <w:proofErr w:type="spellEnd"/>
      <w:r w:rsidR="006B0754" w:rsidRPr="00E51F32">
        <w:rPr>
          <w:rFonts w:ascii="Times New Roman" w:hAnsi="Times New Roman"/>
        </w:rPr>
        <w:t xml:space="preserve"> </w:t>
      </w:r>
      <w:proofErr w:type="spellStart"/>
      <w:r w:rsidR="006B0754" w:rsidRPr="00E51F32">
        <w:rPr>
          <w:rFonts w:ascii="Times New Roman" w:hAnsi="Times New Roman"/>
        </w:rPr>
        <w:t>nhà</w:t>
      </w:r>
      <w:proofErr w:type="spellEnd"/>
      <w:r w:rsidR="006B0754" w:rsidRPr="00E51F32">
        <w:rPr>
          <w:rFonts w:ascii="Times New Roman" w:hAnsi="Times New Roman"/>
        </w:rPr>
        <w:t xml:space="preserve"> </w:t>
      </w:r>
      <w:proofErr w:type="spellStart"/>
      <w:r w:rsidR="006B0754" w:rsidRPr="00E51F32">
        <w:rPr>
          <w:rFonts w:ascii="Times New Roman" w:hAnsi="Times New Roman"/>
        </w:rPr>
        <w:t>sản</w:t>
      </w:r>
      <w:proofErr w:type="spellEnd"/>
      <w:r w:rsidR="006B0754" w:rsidRPr="00E51F32">
        <w:rPr>
          <w:rFonts w:ascii="Times New Roman" w:hAnsi="Times New Roman"/>
        </w:rPr>
        <w:t xml:space="preserve"> </w:t>
      </w:r>
      <w:proofErr w:type="spellStart"/>
      <w:r w:rsidR="006B0754" w:rsidRPr="00E51F32">
        <w:rPr>
          <w:rFonts w:ascii="Times New Roman" w:hAnsi="Times New Roman"/>
        </w:rPr>
        <w:t>xuất</w:t>
      </w:r>
      <w:proofErr w:type="spellEnd"/>
      <w:r w:rsidR="006B0754" w:rsidRPr="00E51F32">
        <w:rPr>
          <w:rFonts w:ascii="Times New Roman" w:hAnsi="Times New Roman"/>
        </w:rPr>
        <w:t xml:space="preserve">, </w:t>
      </w:r>
      <w:proofErr w:type="spellStart"/>
      <w:r w:rsidR="006B0754" w:rsidRPr="00E51F32">
        <w:rPr>
          <w:rFonts w:ascii="Times New Roman" w:hAnsi="Times New Roman"/>
        </w:rPr>
        <w:t>thời</w:t>
      </w:r>
      <w:proofErr w:type="spellEnd"/>
      <w:r w:rsidR="006B0754" w:rsidRPr="00E51F32">
        <w:rPr>
          <w:rFonts w:ascii="Times New Roman" w:hAnsi="Times New Roman"/>
        </w:rPr>
        <w:t xml:space="preserve"> </w:t>
      </w:r>
      <w:proofErr w:type="spellStart"/>
      <w:r w:rsidR="006B0754" w:rsidRPr="00E51F32">
        <w:rPr>
          <w:rFonts w:ascii="Times New Roman" w:hAnsi="Times New Roman"/>
        </w:rPr>
        <w:t>hạn</w:t>
      </w:r>
      <w:proofErr w:type="spellEnd"/>
      <w:r w:rsidR="006B0754" w:rsidRPr="00E51F32">
        <w:rPr>
          <w:rFonts w:ascii="Times New Roman" w:hAnsi="Times New Roman"/>
        </w:rPr>
        <w:t xml:space="preserve"> </w:t>
      </w:r>
      <w:proofErr w:type="spellStart"/>
      <w:r w:rsidR="006B0754" w:rsidRPr="00E51F32">
        <w:rPr>
          <w:rFonts w:ascii="Times New Roman" w:hAnsi="Times New Roman"/>
        </w:rPr>
        <w:t>thay</w:t>
      </w:r>
      <w:proofErr w:type="spellEnd"/>
      <w:r w:rsidR="006B0754" w:rsidRPr="00E51F32">
        <w:rPr>
          <w:rFonts w:ascii="Times New Roman" w:hAnsi="Times New Roman"/>
        </w:rPr>
        <w:t xml:space="preserve"> </w:t>
      </w:r>
      <w:proofErr w:type="spellStart"/>
      <w:r w:rsidR="006B0754" w:rsidRPr="00E51F32">
        <w:rPr>
          <w:rFonts w:ascii="Times New Roman" w:hAnsi="Times New Roman"/>
        </w:rPr>
        <w:t>thế</w:t>
      </w:r>
      <w:proofErr w:type="spellEnd"/>
      <w:r w:rsidR="006B0754" w:rsidRPr="00E51F32">
        <w:rPr>
          <w:rFonts w:ascii="Times New Roman" w:hAnsi="Times New Roman"/>
        </w:rPr>
        <w:t xml:space="preserve"> </w:t>
      </w:r>
      <w:proofErr w:type="spellStart"/>
      <w:r w:rsidR="006B0754" w:rsidRPr="00E51F32">
        <w:rPr>
          <w:rFonts w:ascii="Times New Roman" w:hAnsi="Times New Roman"/>
        </w:rPr>
        <w:t>sẽ</w:t>
      </w:r>
      <w:proofErr w:type="spellEnd"/>
      <w:r w:rsidR="006B0754" w:rsidRPr="00E51F32">
        <w:rPr>
          <w:rFonts w:ascii="Times New Roman" w:hAnsi="Times New Roman"/>
        </w:rPr>
        <w:t xml:space="preserve"> do Các </w:t>
      </w:r>
      <w:proofErr w:type="spellStart"/>
      <w:r w:rsidR="006B0754" w:rsidRPr="00E51F32">
        <w:rPr>
          <w:rFonts w:ascii="Times New Roman" w:hAnsi="Times New Roman"/>
        </w:rPr>
        <w:t>Bên</w:t>
      </w:r>
      <w:proofErr w:type="spellEnd"/>
      <w:r w:rsidR="006B0754" w:rsidRPr="00E51F32">
        <w:rPr>
          <w:rFonts w:ascii="Times New Roman" w:hAnsi="Times New Roman"/>
        </w:rPr>
        <w:t xml:space="preserve"> </w:t>
      </w:r>
      <w:proofErr w:type="spellStart"/>
      <w:r w:rsidR="006B0754" w:rsidRPr="00E51F32">
        <w:rPr>
          <w:rFonts w:ascii="Times New Roman" w:hAnsi="Times New Roman"/>
        </w:rPr>
        <w:t>thống</w:t>
      </w:r>
      <w:proofErr w:type="spellEnd"/>
      <w:r w:rsidR="006B0754" w:rsidRPr="00E51F32">
        <w:rPr>
          <w:rFonts w:ascii="Times New Roman" w:hAnsi="Times New Roman"/>
        </w:rPr>
        <w:t xml:space="preserve"> </w:t>
      </w:r>
      <w:proofErr w:type="spellStart"/>
      <w:r w:rsidR="006B0754" w:rsidRPr="00E51F32">
        <w:rPr>
          <w:rFonts w:ascii="Times New Roman" w:hAnsi="Times New Roman"/>
        </w:rPr>
        <w:t>nhất</w:t>
      </w:r>
      <w:proofErr w:type="spellEnd"/>
      <w:r w:rsidR="006B0754" w:rsidRPr="00E51F32">
        <w:rPr>
          <w:rFonts w:ascii="Times New Roman" w:hAnsi="Times New Roman"/>
        </w:rPr>
        <w:t xml:space="preserve"> </w:t>
      </w:r>
      <w:proofErr w:type="spellStart"/>
      <w:r w:rsidR="006B0754" w:rsidRPr="00E51F32">
        <w:rPr>
          <w:rFonts w:ascii="Times New Roman" w:hAnsi="Times New Roman"/>
        </w:rPr>
        <w:t>bằng</w:t>
      </w:r>
      <w:proofErr w:type="spellEnd"/>
      <w:r w:rsidR="006B0754" w:rsidRPr="00E51F32">
        <w:rPr>
          <w:rFonts w:ascii="Times New Roman" w:hAnsi="Times New Roman"/>
        </w:rPr>
        <w:t xml:space="preserve"> </w:t>
      </w:r>
      <w:proofErr w:type="spellStart"/>
      <w:r w:rsidR="006B0754" w:rsidRPr="00E51F32">
        <w:rPr>
          <w:rFonts w:ascii="Times New Roman" w:hAnsi="Times New Roman"/>
        </w:rPr>
        <w:t>văn</w:t>
      </w:r>
      <w:proofErr w:type="spellEnd"/>
      <w:r w:rsidR="006B0754" w:rsidRPr="00E51F32">
        <w:rPr>
          <w:rFonts w:ascii="Times New Roman" w:hAnsi="Times New Roman"/>
        </w:rPr>
        <w:t xml:space="preserve"> </w:t>
      </w:r>
      <w:proofErr w:type="spellStart"/>
      <w:r w:rsidR="006B0754" w:rsidRPr="00E51F32">
        <w:rPr>
          <w:rFonts w:ascii="Times New Roman" w:hAnsi="Times New Roman"/>
        </w:rPr>
        <w:t>bản</w:t>
      </w:r>
      <w:proofErr w:type="spellEnd"/>
      <w:r w:rsidR="006B0754" w:rsidRPr="00E51F32">
        <w:rPr>
          <w:rFonts w:ascii="Times New Roman" w:hAnsi="Times New Roman"/>
        </w:rPr>
        <w:t xml:space="preserve">. </w:t>
      </w:r>
      <w:r w:rsidRPr="00E51F32">
        <w:rPr>
          <w:rFonts w:ascii="Times New Roman" w:hAnsi="Times New Roman"/>
        </w:rPr>
        <w:t xml:space="preserve"> </w:t>
      </w:r>
      <w:bookmarkEnd w:id="49"/>
    </w:p>
    <w:p w14:paraId="7B378370" w14:textId="2B820969" w:rsidR="002E22F6" w:rsidRPr="00E51F32" w:rsidRDefault="002E22F6" w:rsidP="002E22F6">
      <w:pPr>
        <w:pStyle w:val="Chntrang"/>
        <w:tabs>
          <w:tab w:val="clear" w:pos="4320"/>
          <w:tab w:val="clear" w:pos="8640"/>
          <w:tab w:val="left" w:pos="1134"/>
        </w:tabs>
        <w:ind w:left="1134"/>
        <w:jc w:val="both"/>
        <w:rPr>
          <w:rFonts w:ascii="Times New Roman" w:hAnsi="Times New Roman"/>
          <w:i/>
        </w:rPr>
      </w:pPr>
      <w:bookmarkStart w:id="50" w:name="_Hlk167799090"/>
      <w:r w:rsidRPr="00E51F32">
        <w:rPr>
          <w:rFonts w:ascii="Times New Roman" w:hAnsi="Times New Roman"/>
          <w:i/>
        </w:rPr>
        <w:t xml:space="preserve">Request the Supplier to immediately replenish the shortage and/or replace by other Products that satisfy all requirements stated in the Contract </w:t>
      </w:r>
      <w:r w:rsidR="006B0754" w:rsidRPr="00E51F32">
        <w:rPr>
          <w:rFonts w:ascii="Times New Roman" w:hAnsi="Times New Roman"/>
          <w:i/>
        </w:rPr>
        <w:t xml:space="preserve">within a reasonable period notified by the Purchaser, giving priority to avoid disruption of the Purchaser’s operations, but not less than three (03) working days from the date of the Purchaser’s notice. In case the replacement Goods need to be imported or are subject to the manufacturer’s supply lead time, the replacement period shall be mutually agreed in writing by the Parties. </w:t>
      </w:r>
    </w:p>
    <w:bookmarkEnd w:id="50"/>
    <w:p w14:paraId="286B752E" w14:textId="77777777" w:rsidR="00214CD3" w:rsidRPr="00E51F32" w:rsidRDefault="00214CD3" w:rsidP="00DA541C">
      <w:pPr>
        <w:pStyle w:val="Chntrang"/>
        <w:ind w:left="1440"/>
        <w:jc w:val="both"/>
        <w:rPr>
          <w:rFonts w:ascii="Times New Roman" w:hAnsi="Times New Roman"/>
          <w:i/>
        </w:rPr>
      </w:pPr>
    </w:p>
    <w:p w14:paraId="3D7B3B94" w14:textId="58DE680C" w:rsidR="00214CD3" w:rsidRPr="00E51F32" w:rsidRDefault="00214CD3" w:rsidP="00864BEE">
      <w:pPr>
        <w:pStyle w:val="Chntrang"/>
        <w:numPr>
          <w:ilvl w:val="0"/>
          <w:numId w:val="19"/>
        </w:numPr>
        <w:tabs>
          <w:tab w:val="clear" w:pos="4320"/>
          <w:tab w:val="clear" w:pos="8640"/>
          <w:tab w:val="left" w:pos="1134"/>
        </w:tabs>
        <w:ind w:left="1134" w:hanging="567"/>
        <w:jc w:val="both"/>
        <w:rPr>
          <w:rFonts w:ascii="Times New Roman" w:hAnsi="Times New Roman"/>
          <w:i/>
        </w:rPr>
      </w:pPr>
      <w:bookmarkStart w:id="51" w:name="_Hlk167798812"/>
      <w:proofErr w:type="spellStart"/>
      <w:r w:rsidRPr="00E51F32">
        <w:rPr>
          <w:rFonts w:ascii="Times New Roman" w:hAnsi="Times New Roman"/>
        </w:rPr>
        <w:t>Yêu</w:t>
      </w:r>
      <w:proofErr w:type="spellEnd"/>
      <w:r w:rsidRPr="00E51F32">
        <w:rPr>
          <w:rFonts w:ascii="Times New Roman" w:hAnsi="Times New Roman"/>
        </w:rPr>
        <w:t xml:space="preserve"> </w:t>
      </w:r>
      <w:proofErr w:type="spellStart"/>
      <w:r w:rsidRPr="00E51F32">
        <w:rPr>
          <w:rFonts w:ascii="Times New Roman" w:hAnsi="Times New Roman"/>
        </w:rPr>
        <w:t>cầu</w:t>
      </w:r>
      <w:proofErr w:type="spellEnd"/>
      <w:r w:rsidRPr="00E51F32">
        <w:rPr>
          <w:rFonts w:ascii="Times New Roman" w:hAnsi="Times New Roman"/>
        </w:rPr>
        <w:t xml:space="preserve"> </w:t>
      </w:r>
      <w:proofErr w:type="spellStart"/>
      <w:r w:rsidRPr="00E51F32">
        <w:rPr>
          <w:rFonts w:ascii="Times New Roman" w:hAnsi="Times New Roman"/>
        </w:rPr>
        <w:t>bất</w:t>
      </w:r>
      <w:proofErr w:type="spellEnd"/>
      <w:r w:rsidRPr="00E51F32">
        <w:rPr>
          <w:rFonts w:ascii="Times New Roman" w:hAnsi="Times New Roman"/>
        </w:rPr>
        <w:t xml:space="preserve"> </w:t>
      </w:r>
      <w:proofErr w:type="spellStart"/>
      <w:r w:rsidRPr="00E51F32">
        <w:rPr>
          <w:rFonts w:ascii="Times New Roman" w:hAnsi="Times New Roman"/>
        </w:rPr>
        <w:t>kỳ</w:t>
      </w:r>
      <w:proofErr w:type="spellEnd"/>
      <w:r w:rsidRPr="00E51F32">
        <w:rPr>
          <w:rFonts w:ascii="Times New Roman" w:hAnsi="Times New Roman"/>
        </w:rPr>
        <w:t xml:space="preserve"> </w:t>
      </w:r>
      <w:proofErr w:type="spellStart"/>
      <w:r w:rsidRPr="00E51F32">
        <w:rPr>
          <w:rFonts w:ascii="Times New Roman" w:hAnsi="Times New Roman"/>
        </w:rPr>
        <w:t>bên</w:t>
      </w:r>
      <w:proofErr w:type="spellEnd"/>
      <w:r w:rsidRPr="00E51F32">
        <w:rPr>
          <w:rFonts w:ascii="Times New Roman" w:hAnsi="Times New Roman"/>
        </w:rPr>
        <w:t xml:space="preserve"> </w:t>
      </w:r>
      <w:proofErr w:type="spellStart"/>
      <w:r w:rsidRPr="00E51F32">
        <w:rPr>
          <w:rFonts w:ascii="Times New Roman" w:hAnsi="Times New Roman"/>
        </w:rPr>
        <w:t>thứ</w:t>
      </w:r>
      <w:proofErr w:type="spellEnd"/>
      <w:r w:rsidRPr="00E51F32">
        <w:rPr>
          <w:rFonts w:ascii="Times New Roman" w:hAnsi="Times New Roman"/>
        </w:rPr>
        <w:t xml:space="preserve"> </w:t>
      </w:r>
      <w:proofErr w:type="spellStart"/>
      <w:r w:rsidRPr="00E51F32">
        <w:rPr>
          <w:rFonts w:ascii="Times New Roman" w:hAnsi="Times New Roman"/>
        </w:rPr>
        <w:t>ba</w:t>
      </w:r>
      <w:proofErr w:type="spellEnd"/>
      <w:r w:rsidR="00930BCE" w:rsidRPr="00E51F32">
        <w:rPr>
          <w:rFonts w:ascii="Times New Roman" w:hAnsi="Times New Roman"/>
        </w:rPr>
        <w:t xml:space="preserve"> </w:t>
      </w:r>
      <w:bookmarkStart w:id="52" w:name="_Hlk38230259"/>
      <w:r w:rsidR="00930BCE" w:rsidRPr="00E51F32">
        <w:rPr>
          <w:rFonts w:ascii="Times New Roman" w:hAnsi="Times New Roman"/>
        </w:rPr>
        <w:t xml:space="preserve">hay </w:t>
      </w:r>
      <w:proofErr w:type="spellStart"/>
      <w:r w:rsidR="00930BCE" w:rsidRPr="00E51F32">
        <w:rPr>
          <w:rFonts w:ascii="Times New Roman" w:hAnsi="Times New Roman"/>
        </w:rPr>
        <w:t>nhà</w:t>
      </w:r>
      <w:proofErr w:type="spellEnd"/>
      <w:r w:rsidR="00930BCE" w:rsidRPr="00E51F32">
        <w:rPr>
          <w:rFonts w:ascii="Times New Roman" w:hAnsi="Times New Roman"/>
        </w:rPr>
        <w:t xml:space="preserve"> </w:t>
      </w:r>
      <w:proofErr w:type="spellStart"/>
      <w:r w:rsidR="00930BCE" w:rsidRPr="00E51F32">
        <w:rPr>
          <w:rFonts w:ascii="Times New Roman" w:hAnsi="Times New Roman"/>
        </w:rPr>
        <w:t>cung</w:t>
      </w:r>
      <w:proofErr w:type="spellEnd"/>
      <w:r w:rsidR="00930BCE" w:rsidRPr="00E51F32">
        <w:rPr>
          <w:rFonts w:ascii="Times New Roman" w:hAnsi="Times New Roman"/>
        </w:rPr>
        <w:t xml:space="preserve"> </w:t>
      </w:r>
      <w:proofErr w:type="spellStart"/>
      <w:r w:rsidR="00930BCE" w:rsidRPr="00E51F32">
        <w:rPr>
          <w:rFonts w:ascii="Times New Roman" w:hAnsi="Times New Roman"/>
        </w:rPr>
        <w:t>cấp</w:t>
      </w:r>
      <w:proofErr w:type="spellEnd"/>
      <w:r w:rsidR="00930BCE" w:rsidRPr="00E51F32">
        <w:rPr>
          <w:rFonts w:ascii="Times New Roman" w:hAnsi="Times New Roman"/>
        </w:rPr>
        <w:t xml:space="preserve"> </w:t>
      </w:r>
      <w:proofErr w:type="spellStart"/>
      <w:r w:rsidRPr="00E51F32">
        <w:rPr>
          <w:rFonts w:ascii="Times New Roman" w:hAnsi="Times New Roman"/>
        </w:rPr>
        <w:t>khác</w:t>
      </w:r>
      <w:proofErr w:type="spellEnd"/>
      <w:r w:rsidR="00930BCE" w:rsidRPr="00E51F32">
        <w:rPr>
          <w:rFonts w:ascii="Times New Roman" w:hAnsi="Times New Roman"/>
        </w:rPr>
        <w:t xml:space="preserve"> (</w:t>
      </w:r>
      <w:proofErr w:type="spellStart"/>
      <w:r w:rsidR="00930BCE" w:rsidRPr="00E51F32">
        <w:rPr>
          <w:rFonts w:ascii="Times New Roman" w:hAnsi="Times New Roman"/>
        </w:rPr>
        <w:t>được</w:t>
      </w:r>
      <w:proofErr w:type="spellEnd"/>
      <w:r w:rsidR="00930BCE" w:rsidRPr="00E51F32">
        <w:rPr>
          <w:rFonts w:ascii="Times New Roman" w:hAnsi="Times New Roman"/>
        </w:rPr>
        <w:t xml:space="preserve"> </w:t>
      </w:r>
      <w:proofErr w:type="spellStart"/>
      <w:r w:rsidR="00930BCE" w:rsidRPr="00E51F32">
        <w:rPr>
          <w:rFonts w:ascii="Times New Roman" w:hAnsi="Times New Roman"/>
        </w:rPr>
        <w:t>Bên</w:t>
      </w:r>
      <w:proofErr w:type="spellEnd"/>
      <w:r w:rsidR="00930BCE" w:rsidRPr="00E51F32">
        <w:rPr>
          <w:rFonts w:ascii="Times New Roman" w:hAnsi="Times New Roman"/>
        </w:rPr>
        <w:t xml:space="preserve"> Mua </w:t>
      </w:r>
      <w:proofErr w:type="spellStart"/>
      <w:r w:rsidR="00930BCE" w:rsidRPr="00E51F32">
        <w:rPr>
          <w:rFonts w:ascii="Times New Roman" w:hAnsi="Times New Roman"/>
        </w:rPr>
        <w:t>phê</w:t>
      </w:r>
      <w:proofErr w:type="spellEnd"/>
      <w:r w:rsidR="00930BCE" w:rsidRPr="00E51F32">
        <w:rPr>
          <w:rFonts w:ascii="Times New Roman" w:hAnsi="Times New Roman"/>
        </w:rPr>
        <w:t xml:space="preserve"> </w:t>
      </w:r>
      <w:proofErr w:type="spellStart"/>
      <w:r w:rsidR="00930BCE" w:rsidRPr="00E51F32">
        <w:rPr>
          <w:rFonts w:ascii="Times New Roman" w:hAnsi="Times New Roman"/>
        </w:rPr>
        <w:t>duyệt</w:t>
      </w:r>
      <w:proofErr w:type="spellEnd"/>
      <w:r w:rsidR="00930BCE" w:rsidRPr="00E51F32">
        <w:rPr>
          <w:rFonts w:ascii="Times New Roman" w:hAnsi="Times New Roman"/>
        </w:rPr>
        <w:t>)</w:t>
      </w:r>
      <w:r w:rsidRPr="00E51F32">
        <w:rPr>
          <w:rFonts w:ascii="Times New Roman" w:hAnsi="Times New Roman"/>
        </w:rPr>
        <w:t xml:space="preserve"> </w:t>
      </w:r>
      <w:bookmarkEnd w:id="52"/>
      <w:proofErr w:type="spellStart"/>
      <w:r w:rsidRPr="00E51F32">
        <w:rPr>
          <w:rFonts w:ascii="Times New Roman" w:hAnsi="Times New Roman"/>
        </w:rPr>
        <w:t>cung</w:t>
      </w:r>
      <w:proofErr w:type="spellEnd"/>
      <w:r w:rsidRPr="00E51F32">
        <w:rPr>
          <w:rFonts w:ascii="Times New Roman" w:hAnsi="Times New Roman"/>
        </w:rPr>
        <w:t xml:space="preserve"> </w:t>
      </w:r>
      <w:proofErr w:type="spellStart"/>
      <w:r w:rsidRPr="00E51F32">
        <w:rPr>
          <w:rFonts w:ascii="Times New Roman" w:hAnsi="Times New Roman"/>
        </w:rPr>
        <w:t>cấp</w:t>
      </w:r>
      <w:proofErr w:type="spellEnd"/>
      <w:r w:rsidRPr="00E51F32">
        <w:rPr>
          <w:rFonts w:ascii="Times New Roman" w:hAnsi="Times New Roman"/>
        </w:rPr>
        <w:t xml:space="preserve"> </w:t>
      </w:r>
      <w:proofErr w:type="spellStart"/>
      <w:r w:rsidRPr="00E51F32">
        <w:rPr>
          <w:rFonts w:ascii="Times New Roman" w:hAnsi="Times New Roman"/>
        </w:rPr>
        <w:t>Hàng</w:t>
      </w:r>
      <w:proofErr w:type="spellEnd"/>
      <w:r w:rsidRPr="00E51F32">
        <w:rPr>
          <w:rFonts w:ascii="Times New Roman" w:hAnsi="Times New Roman"/>
        </w:rPr>
        <w:t xml:space="preserve"> </w:t>
      </w:r>
      <w:proofErr w:type="spellStart"/>
      <w:r w:rsidRPr="00E51F32">
        <w:rPr>
          <w:rFonts w:ascii="Times New Roman" w:hAnsi="Times New Roman"/>
        </w:rPr>
        <w:t>Hóa</w:t>
      </w:r>
      <w:proofErr w:type="spellEnd"/>
      <w:r w:rsidRPr="00E51F32">
        <w:rPr>
          <w:rFonts w:ascii="Times New Roman" w:hAnsi="Times New Roman"/>
        </w:rPr>
        <w:t xml:space="preserve"> </w:t>
      </w:r>
      <w:proofErr w:type="spellStart"/>
      <w:r w:rsidRPr="00E51F32">
        <w:rPr>
          <w:rFonts w:ascii="Times New Roman" w:hAnsi="Times New Roman"/>
        </w:rPr>
        <w:t>thay</w:t>
      </w:r>
      <w:proofErr w:type="spellEnd"/>
      <w:r w:rsidRPr="00E51F32">
        <w:rPr>
          <w:rFonts w:ascii="Times New Roman" w:hAnsi="Times New Roman"/>
        </w:rPr>
        <w:t xml:space="preserve"> </w:t>
      </w:r>
      <w:proofErr w:type="spellStart"/>
      <w:r w:rsidRPr="00E51F32">
        <w:rPr>
          <w:rFonts w:ascii="Times New Roman" w:hAnsi="Times New Roman"/>
        </w:rPr>
        <w:t>thế</w:t>
      </w:r>
      <w:proofErr w:type="spellEnd"/>
      <w:r w:rsidRPr="00E51F32">
        <w:rPr>
          <w:rFonts w:ascii="Times New Roman" w:hAnsi="Times New Roman"/>
        </w:rPr>
        <w:t xml:space="preserve"> </w:t>
      </w:r>
      <w:proofErr w:type="spellStart"/>
      <w:r w:rsidRPr="00E51F32">
        <w:rPr>
          <w:rFonts w:ascii="Times New Roman" w:hAnsi="Times New Roman"/>
        </w:rPr>
        <w:t>nếu</w:t>
      </w:r>
      <w:proofErr w:type="spellEnd"/>
      <w:r w:rsidRPr="00E51F32">
        <w:rPr>
          <w:rFonts w:ascii="Times New Roman" w:hAnsi="Times New Roman"/>
        </w:rPr>
        <w:t xml:space="preserve"> </w:t>
      </w:r>
      <w:proofErr w:type="spellStart"/>
      <w:r w:rsidRPr="00E51F32">
        <w:rPr>
          <w:rFonts w:ascii="Times New Roman" w:hAnsi="Times New Roman"/>
        </w:rPr>
        <w:t>Nhà</w:t>
      </w:r>
      <w:proofErr w:type="spellEnd"/>
      <w:r w:rsidRPr="00E51F32">
        <w:rPr>
          <w:rFonts w:ascii="Times New Roman" w:hAnsi="Times New Roman"/>
        </w:rPr>
        <w:t xml:space="preserve"> Cung </w:t>
      </w:r>
      <w:proofErr w:type="spellStart"/>
      <w:r w:rsidRPr="00E51F32">
        <w:rPr>
          <w:rFonts w:ascii="Times New Roman" w:hAnsi="Times New Roman"/>
        </w:rPr>
        <w:t>Cấp</w:t>
      </w:r>
      <w:proofErr w:type="spellEnd"/>
      <w:r w:rsidRPr="00E51F32">
        <w:rPr>
          <w:rFonts w:ascii="Times New Roman" w:hAnsi="Times New Roman"/>
        </w:rPr>
        <w:t xml:space="preserve"> </w:t>
      </w:r>
      <w:proofErr w:type="spellStart"/>
      <w:r w:rsidRPr="00E51F32">
        <w:rPr>
          <w:rFonts w:ascii="Times New Roman" w:hAnsi="Times New Roman"/>
        </w:rPr>
        <w:t>không</w:t>
      </w:r>
      <w:proofErr w:type="spellEnd"/>
      <w:r w:rsidRPr="00E51F32">
        <w:rPr>
          <w:rFonts w:ascii="Times New Roman" w:hAnsi="Times New Roman"/>
        </w:rPr>
        <w:t xml:space="preserve"> </w:t>
      </w:r>
      <w:proofErr w:type="spellStart"/>
      <w:r w:rsidRPr="00E51F32">
        <w:rPr>
          <w:rFonts w:ascii="Times New Roman" w:hAnsi="Times New Roman"/>
        </w:rPr>
        <w:t>khắc</w:t>
      </w:r>
      <w:proofErr w:type="spellEnd"/>
      <w:r w:rsidRPr="00E51F32">
        <w:rPr>
          <w:rFonts w:ascii="Times New Roman" w:hAnsi="Times New Roman"/>
        </w:rPr>
        <w:t xml:space="preserve"> </w:t>
      </w:r>
      <w:proofErr w:type="spellStart"/>
      <w:r w:rsidRPr="00E51F32">
        <w:rPr>
          <w:rFonts w:ascii="Times New Roman" w:hAnsi="Times New Roman"/>
        </w:rPr>
        <w:t>phục</w:t>
      </w:r>
      <w:proofErr w:type="spellEnd"/>
      <w:r w:rsidRPr="00E51F32">
        <w:rPr>
          <w:rFonts w:ascii="Times New Roman" w:hAnsi="Times New Roman"/>
        </w:rPr>
        <w:t xml:space="preserve"> </w:t>
      </w:r>
      <w:proofErr w:type="spellStart"/>
      <w:r w:rsidRPr="00E51F32">
        <w:rPr>
          <w:rFonts w:ascii="Times New Roman" w:hAnsi="Times New Roman"/>
        </w:rPr>
        <w:t>được</w:t>
      </w:r>
      <w:proofErr w:type="spellEnd"/>
      <w:r w:rsidRPr="00E51F32">
        <w:rPr>
          <w:rFonts w:ascii="Times New Roman" w:hAnsi="Times New Roman"/>
        </w:rPr>
        <w:t xml:space="preserve"> vi </w:t>
      </w:r>
      <w:proofErr w:type="spellStart"/>
      <w:r w:rsidRPr="00E51F32">
        <w:rPr>
          <w:rFonts w:ascii="Times New Roman" w:hAnsi="Times New Roman"/>
        </w:rPr>
        <w:t>phạm</w:t>
      </w:r>
      <w:proofErr w:type="spellEnd"/>
      <w:r w:rsidRPr="00E51F32">
        <w:rPr>
          <w:rFonts w:ascii="Times New Roman" w:hAnsi="Times New Roman"/>
        </w:rPr>
        <w:t xml:space="preserve"> </w:t>
      </w:r>
      <w:proofErr w:type="spellStart"/>
      <w:r w:rsidRPr="00E51F32">
        <w:rPr>
          <w:rFonts w:ascii="Times New Roman" w:hAnsi="Times New Roman"/>
        </w:rPr>
        <w:t>trong</w:t>
      </w:r>
      <w:proofErr w:type="spellEnd"/>
      <w:r w:rsidRPr="00E51F32">
        <w:rPr>
          <w:rFonts w:ascii="Times New Roman" w:hAnsi="Times New Roman"/>
        </w:rPr>
        <w:t xml:space="preserve"> </w:t>
      </w:r>
      <w:proofErr w:type="spellStart"/>
      <w:r w:rsidRPr="00E51F32">
        <w:rPr>
          <w:rFonts w:ascii="Times New Roman" w:hAnsi="Times New Roman"/>
        </w:rPr>
        <w:t>thời</w:t>
      </w:r>
      <w:proofErr w:type="spellEnd"/>
      <w:r w:rsidRPr="00E51F32">
        <w:rPr>
          <w:rFonts w:ascii="Times New Roman" w:hAnsi="Times New Roman"/>
        </w:rPr>
        <w:t xml:space="preserve"> </w:t>
      </w:r>
      <w:proofErr w:type="spellStart"/>
      <w:r w:rsidRPr="00E51F32">
        <w:rPr>
          <w:rFonts w:ascii="Times New Roman" w:hAnsi="Times New Roman"/>
        </w:rPr>
        <w:t>gian</w:t>
      </w:r>
      <w:proofErr w:type="spellEnd"/>
      <w:r w:rsidRPr="00E51F32">
        <w:rPr>
          <w:rFonts w:ascii="Times New Roman" w:hAnsi="Times New Roman"/>
        </w:rPr>
        <w:t xml:space="preserve"> </w:t>
      </w:r>
      <w:proofErr w:type="spellStart"/>
      <w:r w:rsidRPr="00E51F32">
        <w:rPr>
          <w:rFonts w:ascii="Times New Roman" w:hAnsi="Times New Roman"/>
        </w:rPr>
        <w:t>quy</w:t>
      </w:r>
      <w:proofErr w:type="spellEnd"/>
      <w:r w:rsidRPr="00E51F32">
        <w:rPr>
          <w:rFonts w:ascii="Times New Roman" w:hAnsi="Times New Roman"/>
        </w:rPr>
        <w:t xml:space="preserve"> </w:t>
      </w:r>
      <w:proofErr w:type="spellStart"/>
      <w:r w:rsidRPr="00E51F32">
        <w:rPr>
          <w:rFonts w:ascii="Times New Roman" w:hAnsi="Times New Roman"/>
        </w:rPr>
        <w:t>định</w:t>
      </w:r>
      <w:proofErr w:type="spellEnd"/>
      <w:r w:rsidRPr="00E51F32">
        <w:rPr>
          <w:rFonts w:ascii="Times New Roman" w:hAnsi="Times New Roman"/>
        </w:rPr>
        <w:t xml:space="preserve"> </w:t>
      </w:r>
      <w:proofErr w:type="spellStart"/>
      <w:r w:rsidRPr="00E51F32">
        <w:rPr>
          <w:rFonts w:ascii="Times New Roman" w:hAnsi="Times New Roman"/>
        </w:rPr>
        <w:t>theo</w:t>
      </w:r>
      <w:proofErr w:type="spellEnd"/>
      <w:r w:rsidRPr="00E51F32">
        <w:rPr>
          <w:rFonts w:ascii="Times New Roman" w:hAnsi="Times New Roman"/>
        </w:rPr>
        <w:t xml:space="preserve"> </w:t>
      </w:r>
      <w:r w:rsidR="007571C9" w:rsidRPr="00E51F32">
        <w:rPr>
          <w:rFonts w:ascii="Times New Roman" w:hAnsi="Times New Roman"/>
        </w:rPr>
        <w:t xml:space="preserve">ĐIỀU </w:t>
      </w:r>
      <w:r w:rsidR="007571C9" w:rsidRPr="00E51F32">
        <w:rPr>
          <w:rFonts w:ascii="Times New Roman" w:hAnsi="Times New Roman"/>
        </w:rPr>
        <w:fldChar w:fldCharType="begin"/>
      </w:r>
      <w:r w:rsidR="007571C9" w:rsidRPr="00E51F32">
        <w:rPr>
          <w:rFonts w:ascii="Times New Roman" w:hAnsi="Times New Roman"/>
        </w:rPr>
        <w:instrText xml:space="preserve"> REF _Ref36630950 \r \h </w:instrText>
      </w:r>
      <w:r w:rsidR="009B27C2" w:rsidRPr="00E51F32">
        <w:rPr>
          <w:rFonts w:ascii="Times New Roman" w:hAnsi="Times New Roman"/>
        </w:rPr>
        <w:instrText xml:space="preserve"> \* MERGEFORMAT </w:instrText>
      </w:r>
      <w:r w:rsidR="007571C9" w:rsidRPr="00E51F32">
        <w:rPr>
          <w:rFonts w:ascii="Times New Roman" w:hAnsi="Times New Roman"/>
        </w:rPr>
      </w:r>
      <w:r w:rsidR="007571C9" w:rsidRPr="00E51F32">
        <w:rPr>
          <w:rFonts w:ascii="Times New Roman" w:hAnsi="Times New Roman"/>
        </w:rPr>
        <w:fldChar w:fldCharType="separate"/>
      </w:r>
      <w:r w:rsidR="00D73A3A">
        <w:rPr>
          <w:rFonts w:ascii="Times New Roman" w:hAnsi="Times New Roman"/>
        </w:rPr>
        <w:t>3.2</w:t>
      </w:r>
      <w:r w:rsidR="007571C9" w:rsidRPr="00E51F32">
        <w:rPr>
          <w:rFonts w:ascii="Times New Roman" w:hAnsi="Times New Roman"/>
        </w:rPr>
        <w:fldChar w:fldCharType="end"/>
      </w:r>
      <w:r w:rsidR="007571C9" w:rsidRPr="00E51F32">
        <w:rPr>
          <w:rFonts w:ascii="Times New Roman" w:hAnsi="Times New Roman"/>
        </w:rPr>
        <w:t xml:space="preserve"> </w:t>
      </w:r>
      <w:proofErr w:type="spellStart"/>
      <w:r w:rsidRPr="00E51F32">
        <w:rPr>
          <w:rFonts w:ascii="Times New Roman" w:hAnsi="Times New Roman"/>
        </w:rPr>
        <w:t>của</w:t>
      </w:r>
      <w:proofErr w:type="spellEnd"/>
      <w:r w:rsidRPr="00E51F32">
        <w:rPr>
          <w:rFonts w:ascii="Times New Roman" w:hAnsi="Times New Roman"/>
        </w:rPr>
        <w:t xml:space="preserve"> </w:t>
      </w:r>
      <w:proofErr w:type="spellStart"/>
      <w:r w:rsidRPr="00E51F32">
        <w:rPr>
          <w:rFonts w:ascii="Times New Roman" w:hAnsi="Times New Roman"/>
        </w:rPr>
        <w:t>Hợp</w:t>
      </w:r>
      <w:proofErr w:type="spellEnd"/>
      <w:r w:rsidRPr="00E51F32">
        <w:rPr>
          <w:rFonts w:ascii="Times New Roman" w:hAnsi="Times New Roman"/>
        </w:rPr>
        <w:t xml:space="preserve"> </w:t>
      </w:r>
      <w:proofErr w:type="spellStart"/>
      <w:r w:rsidRPr="00E51F32">
        <w:rPr>
          <w:rFonts w:ascii="Times New Roman" w:hAnsi="Times New Roman"/>
        </w:rPr>
        <w:t>Đồng</w:t>
      </w:r>
      <w:bookmarkEnd w:id="51"/>
      <w:proofErr w:type="spellEnd"/>
      <w:r w:rsidR="00EB6D22" w:rsidRPr="00E51F32">
        <w:rPr>
          <w:rFonts w:ascii="Times New Roman" w:hAnsi="Times New Roman"/>
        </w:rPr>
        <w:t>.</w:t>
      </w:r>
    </w:p>
    <w:p w14:paraId="3BA97CC0" w14:textId="7874953C" w:rsidR="00214CD3" w:rsidRPr="00E51F32" w:rsidRDefault="00214CD3" w:rsidP="00DA541C">
      <w:pPr>
        <w:pStyle w:val="Chntrang"/>
        <w:tabs>
          <w:tab w:val="clear" w:pos="4320"/>
          <w:tab w:val="clear" w:pos="8640"/>
          <w:tab w:val="left" w:pos="1134"/>
        </w:tabs>
        <w:ind w:left="1134"/>
        <w:jc w:val="both"/>
        <w:rPr>
          <w:rFonts w:ascii="Times New Roman" w:hAnsi="Times New Roman"/>
          <w:i/>
        </w:rPr>
      </w:pPr>
      <w:r w:rsidRPr="00E51F32">
        <w:rPr>
          <w:rFonts w:ascii="Times New Roman" w:hAnsi="Times New Roman"/>
          <w:i/>
        </w:rPr>
        <w:t xml:space="preserve">Request </w:t>
      </w:r>
      <w:bookmarkStart w:id="53" w:name="_Hlk38230273"/>
      <w:r w:rsidRPr="00E51F32">
        <w:rPr>
          <w:rFonts w:ascii="Times New Roman" w:hAnsi="Times New Roman"/>
          <w:i/>
        </w:rPr>
        <w:t xml:space="preserve">any </w:t>
      </w:r>
      <w:r w:rsidR="00930BCE" w:rsidRPr="00E51F32">
        <w:rPr>
          <w:rFonts w:ascii="Times New Roman" w:hAnsi="Times New Roman"/>
          <w:i/>
          <w:iCs/>
        </w:rPr>
        <w:t>accredited</w:t>
      </w:r>
      <w:r w:rsidR="00930BCE" w:rsidRPr="00E51F32">
        <w:rPr>
          <w:rFonts w:ascii="Times New Roman" w:hAnsi="Times New Roman"/>
          <w:i/>
        </w:rPr>
        <w:t xml:space="preserve"> </w:t>
      </w:r>
      <w:r w:rsidRPr="00E51F32">
        <w:rPr>
          <w:rFonts w:ascii="Times New Roman" w:hAnsi="Times New Roman"/>
          <w:i/>
        </w:rPr>
        <w:t>third party</w:t>
      </w:r>
      <w:r w:rsidR="00930BCE" w:rsidRPr="00E51F32">
        <w:rPr>
          <w:rFonts w:ascii="Times New Roman" w:hAnsi="Times New Roman"/>
          <w:i/>
        </w:rPr>
        <w:t xml:space="preserve"> or supplier</w:t>
      </w:r>
      <w:r w:rsidRPr="00E51F32">
        <w:rPr>
          <w:rFonts w:ascii="Times New Roman" w:hAnsi="Times New Roman"/>
          <w:i/>
        </w:rPr>
        <w:t xml:space="preserve"> </w:t>
      </w:r>
      <w:bookmarkEnd w:id="53"/>
      <w:r w:rsidRPr="00E51F32">
        <w:rPr>
          <w:rFonts w:ascii="Times New Roman" w:hAnsi="Times New Roman"/>
          <w:i/>
        </w:rPr>
        <w:t xml:space="preserve">to provide replacements if the Supplier fails to remedy its breach within the required schedule in accordance with </w:t>
      </w:r>
      <w:r w:rsidR="007571C9" w:rsidRPr="00E51F32">
        <w:rPr>
          <w:rFonts w:ascii="Times New Roman" w:hAnsi="Times New Roman"/>
          <w:i/>
        </w:rPr>
        <w:t>ARTICLE</w:t>
      </w:r>
      <w:r w:rsidRPr="00E51F32">
        <w:rPr>
          <w:rFonts w:ascii="Times New Roman" w:hAnsi="Times New Roman"/>
          <w:i/>
        </w:rPr>
        <w:t xml:space="preserve"> </w:t>
      </w:r>
      <w:r w:rsidR="007571C9" w:rsidRPr="00E51F32">
        <w:rPr>
          <w:rFonts w:ascii="Times New Roman" w:hAnsi="Times New Roman"/>
          <w:i/>
        </w:rPr>
        <w:fldChar w:fldCharType="begin"/>
      </w:r>
      <w:r w:rsidR="007571C9" w:rsidRPr="00E51F32">
        <w:rPr>
          <w:rFonts w:ascii="Times New Roman" w:hAnsi="Times New Roman"/>
          <w:i/>
        </w:rPr>
        <w:instrText xml:space="preserve"> REF _Ref36630950 \r \h </w:instrText>
      </w:r>
      <w:r w:rsidR="00090F78" w:rsidRPr="00E51F32">
        <w:rPr>
          <w:rFonts w:ascii="Times New Roman" w:hAnsi="Times New Roman"/>
          <w:i/>
        </w:rPr>
        <w:instrText xml:space="preserve"> \* MERGEFORMAT </w:instrText>
      </w:r>
      <w:r w:rsidR="007571C9" w:rsidRPr="00E51F32">
        <w:rPr>
          <w:rFonts w:ascii="Times New Roman" w:hAnsi="Times New Roman"/>
          <w:i/>
        </w:rPr>
      </w:r>
      <w:r w:rsidR="007571C9" w:rsidRPr="00E51F32">
        <w:rPr>
          <w:rFonts w:ascii="Times New Roman" w:hAnsi="Times New Roman"/>
          <w:i/>
        </w:rPr>
        <w:fldChar w:fldCharType="separate"/>
      </w:r>
      <w:r w:rsidR="00D73A3A">
        <w:rPr>
          <w:rFonts w:ascii="Times New Roman" w:hAnsi="Times New Roman"/>
          <w:i/>
        </w:rPr>
        <w:t>3.2</w:t>
      </w:r>
      <w:r w:rsidR="007571C9" w:rsidRPr="00E51F32">
        <w:rPr>
          <w:rFonts w:ascii="Times New Roman" w:hAnsi="Times New Roman"/>
          <w:i/>
        </w:rPr>
        <w:fldChar w:fldCharType="end"/>
      </w:r>
      <w:r w:rsidR="007571C9" w:rsidRPr="00E51F32">
        <w:rPr>
          <w:rFonts w:ascii="Times New Roman" w:hAnsi="Times New Roman"/>
        </w:rPr>
        <w:t xml:space="preserve"> </w:t>
      </w:r>
      <w:r w:rsidRPr="00E51F32">
        <w:rPr>
          <w:rFonts w:ascii="Times New Roman" w:hAnsi="Times New Roman"/>
          <w:i/>
        </w:rPr>
        <w:t>hereof</w:t>
      </w:r>
      <w:r w:rsidR="00EB6D22" w:rsidRPr="00E51F32">
        <w:rPr>
          <w:rFonts w:ascii="Times New Roman" w:hAnsi="Times New Roman"/>
          <w:i/>
        </w:rPr>
        <w:t>.</w:t>
      </w:r>
    </w:p>
    <w:p w14:paraId="5BDDAB92" w14:textId="77777777" w:rsidR="00930BCE" w:rsidRPr="00E51F32" w:rsidRDefault="00930BCE" w:rsidP="00DA541C">
      <w:pPr>
        <w:pStyle w:val="Chntrang"/>
        <w:jc w:val="both"/>
        <w:rPr>
          <w:rFonts w:ascii="Times New Roman" w:hAnsi="Times New Roman"/>
          <w:i/>
        </w:rPr>
      </w:pPr>
    </w:p>
    <w:p w14:paraId="6EB68B36" w14:textId="568ABBB1" w:rsidR="002E22F6" w:rsidRPr="00E51F32" w:rsidRDefault="002E22F6" w:rsidP="002E22F6">
      <w:pPr>
        <w:keepNext/>
        <w:widowControl w:val="0"/>
        <w:tabs>
          <w:tab w:val="left" w:pos="567"/>
        </w:tabs>
        <w:autoSpaceDE w:val="0"/>
        <w:ind w:left="567"/>
        <w:jc w:val="both"/>
        <w:rPr>
          <w:rFonts w:ascii="Times New Roman" w:hAnsi="Times New Roman"/>
        </w:rPr>
      </w:pPr>
      <w:bookmarkStart w:id="54" w:name="_Hlk167798897"/>
      <w:proofErr w:type="spellStart"/>
      <w:r w:rsidRPr="00E51F32">
        <w:rPr>
          <w:rFonts w:ascii="Times New Roman" w:hAnsi="Times New Roman"/>
        </w:rPr>
        <w:t>Nhà</w:t>
      </w:r>
      <w:proofErr w:type="spellEnd"/>
      <w:r w:rsidRPr="00E51F32">
        <w:rPr>
          <w:rFonts w:ascii="Times New Roman" w:hAnsi="Times New Roman"/>
        </w:rPr>
        <w:t xml:space="preserve"> Cung </w:t>
      </w:r>
      <w:proofErr w:type="spellStart"/>
      <w:r w:rsidRPr="00E51F32">
        <w:rPr>
          <w:rFonts w:ascii="Times New Roman" w:hAnsi="Times New Roman"/>
        </w:rPr>
        <w:t>Cấp</w:t>
      </w:r>
      <w:proofErr w:type="spellEnd"/>
      <w:r w:rsidRPr="00E51F32">
        <w:rPr>
          <w:rFonts w:ascii="Times New Roman" w:hAnsi="Times New Roman"/>
        </w:rPr>
        <w:t xml:space="preserve"> </w:t>
      </w:r>
      <w:proofErr w:type="spellStart"/>
      <w:r w:rsidRPr="00E51F32">
        <w:rPr>
          <w:rFonts w:ascii="Times New Roman" w:hAnsi="Times New Roman"/>
        </w:rPr>
        <w:t>tự</w:t>
      </w:r>
      <w:proofErr w:type="spellEnd"/>
      <w:r w:rsidRPr="00E51F32">
        <w:rPr>
          <w:rFonts w:ascii="Times New Roman" w:hAnsi="Times New Roman"/>
        </w:rPr>
        <w:t xml:space="preserve"> </w:t>
      </w:r>
      <w:proofErr w:type="spellStart"/>
      <w:r w:rsidRPr="00E51F32">
        <w:rPr>
          <w:rFonts w:ascii="Times New Roman" w:hAnsi="Times New Roman"/>
        </w:rPr>
        <w:t>chịu</w:t>
      </w:r>
      <w:proofErr w:type="spellEnd"/>
      <w:r w:rsidRPr="00E51F32">
        <w:rPr>
          <w:rFonts w:ascii="Times New Roman" w:hAnsi="Times New Roman"/>
        </w:rPr>
        <w:t xml:space="preserve"> chi </w:t>
      </w:r>
      <w:proofErr w:type="spellStart"/>
      <w:r w:rsidRPr="00E51F32">
        <w:rPr>
          <w:rFonts w:ascii="Times New Roman" w:hAnsi="Times New Roman"/>
        </w:rPr>
        <w:t>phí</w:t>
      </w:r>
      <w:proofErr w:type="spellEnd"/>
      <w:r w:rsidR="00CD38BC" w:rsidRPr="00E51F32">
        <w:rPr>
          <w:rFonts w:ascii="Times New Roman" w:hAnsi="Times New Roman"/>
        </w:rPr>
        <w:t xml:space="preserve"> </w:t>
      </w:r>
      <w:proofErr w:type="spellStart"/>
      <w:r w:rsidR="00C351C4" w:rsidRPr="00E51F32">
        <w:rPr>
          <w:rFonts w:ascii="Times New Roman" w:hAnsi="Times New Roman"/>
        </w:rPr>
        <w:t>liên</w:t>
      </w:r>
      <w:proofErr w:type="spellEnd"/>
      <w:r w:rsidR="00C351C4" w:rsidRPr="00E51F32">
        <w:rPr>
          <w:rFonts w:ascii="Times New Roman" w:hAnsi="Times New Roman"/>
        </w:rPr>
        <w:t xml:space="preserve"> </w:t>
      </w:r>
      <w:proofErr w:type="spellStart"/>
      <w:r w:rsidR="00C351C4" w:rsidRPr="00E51F32">
        <w:rPr>
          <w:rFonts w:ascii="Times New Roman" w:hAnsi="Times New Roman"/>
        </w:rPr>
        <w:t>quan</w:t>
      </w:r>
      <w:proofErr w:type="spellEnd"/>
      <w:r w:rsidR="00C351C4" w:rsidRPr="00E51F32">
        <w:rPr>
          <w:rFonts w:ascii="Times New Roman" w:hAnsi="Times New Roman"/>
        </w:rPr>
        <w:t xml:space="preserve"> </w:t>
      </w:r>
      <w:r w:rsidR="00CD38BC" w:rsidRPr="00E51F32">
        <w:rPr>
          <w:rFonts w:ascii="Times New Roman" w:hAnsi="Times New Roman"/>
        </w:rPr>
        <w:t xml:space="preserve"> </w:t>
      </w:r>
      <w:proofErr w:type="spellStart"/>
      <w:r w:rsidR="00CD38BC" w:rsidRPr="00E51F32">
        <w:rPr>
          <w:rFonts w:ascii="Times New Roman" w:hAnsi="Times New Roman"/>
        </w:rPr>
        <w:t>để</w:t>
      </w:r>
      <w:proofErr w:type="spellEnd"/>
      <w:r w:rsidRPr="00E51F32">
        <w:rPr>
          <w:rFonts w:ascii="Times New Roman" w:hAnsi="Times New Roman"/>
        </w:rPr>
        <w:t xml:space="preserve"> </w:t>
      </w:r>
      <w:proofErr w:type="spellStart"/>
      <w:r w:rsidRPr="00E51F32">
        <w:rPr>
          <w:rFonts w:ascii="Times New Roman" w:hAnsi="Times New Roman"/>
        </w:rPr>
        <w:t>thu</w:t>
      </w:r>
      <w:proofErr w:type="spellEnd"/>
      <w:r w:rsidRPr="00E51F32">
        <w:rPr>
          <w:rFonts w:ascii="Times New Roman" w:hAnsi="Times New Roman"/>
        </w:rPr>
        <w:t xml:space="preserve"> </w:t>
      </w:r>
      <w:proofErr w:type="spellStart"/>
      <w:r w:rsidRPr="00E51F32">
        <w:rPr>
          <w:rFonts w:ascii="Times New Roman" w:hAnsi="Times New Roman"/>
        </w:rPr>
        <w:t>hồi</w:t>
      </w:r>
      <w:proofErr w:type="spellEnd"/>
      <w:r w:rsidRPr="00E51F32">
        <w:rPr>
          <w:rFonts w:ascii="Times New Roman" w:hAnsi="Times New Roman"/>
        </w:rPr>
        <w:t xml:space="preserve"> </w:t>
      </w:r>
      <w:proofErr w:type="spellStart"/>
      <w:r w:rsidRPr="00E51F32">
        <w:rPr>
          <w:rFonts w:ascii="Times New Roman" w:hAnsi="Times New Roman"/>
        </w:rPr>
        <w:t>Hàng</w:t>
      </w:r>
      <w:proofErr w:type="spellEnd"/>
      <w:r w:rsidRPr="00E51F32">
        <w:rPr>
          <w:rFonts w:ascii="Times New Roman" w:hAnsi="Times New Roman"/>
        </w:rPr>
        <w:t xml:space="preserve"> </w:t>
      </w:r>
      <w:proofErr w:type="spellStart"/>
      <w:r w:rsidRPr="00E51F32">
        <w:rPr>
          <w:rFonts w:ascii="Times New Roman" w:hAnsi="Times New Roman"/>
        </w:rPr>
        <w:t>Hóa</w:t>
      </w:r>
      <w:proofErr w:type="spellEnd"/>
      <w:r w:rsidRPr="00E51F32">
        <w:rPr>
          <w:rFonts w:ascii="Times New Roman" w:hAnsi="Times New Roman"/>
        </w:rPr>
        <w:t xml:space="preserve"> </w:t>
      </w:r>
      <w:proofErr w:type="spellStart"/>
      <w:r w:rsidRPr="00E51F32">
        <w:rPr>
          <w:rFonts w:ascii="Times New Roman" w:hAnsi="Times New Roman"/>
        </w:rPr>
        <w:t>Khiếm</w:t>
      </w:r>
      <w:proofErr w:type="spellEnd"/>
      <w:r w:rsidRPr="00E51F32">
        <w:rPr>
          <w:rFonts w:ascii="Times New Roman" w:hAnsi="Times New Roman"/>
        </w:rPr>
        <w:t xml:space="preserve"> Khuyết. </w:t>
      </w:r>
      <w:proofErr w:type="spellStart"/>
      <w:r w:rsidRPr="00E51F32">
        <w:rPr>
          <w:rFonts w:ascii="Times New Roman" w:hAnsi="Times New Roman"/>
        </w:rPr>
        <w:t>Để</w:t>
      </w:r>
      <w:proofErr w:type="spellEnd"/>
      <w:r w:rsidRPr="00E51F32">
        <w:rPr>
          <w:rFonts w:ascii="Times New Roman" w:hAnsi="Times New Roman"/>
        </w:rPr>
        <w:t xml:space="preserve"> </w:t>
      </w:r>
      <w:proofErr w:type="spellStart"/>
      <w:r w:rsidRPr="00E51F32">
        <w:rPr>
          <w:rFonts w:ascii="Times New Roman" w:hAnsi="Times New Roman"/>
        </w:rPr>
        <w:t>cho</w:t>
      </w:r>
      <w:proofErr w:type="spellEnd"/>
      <w:r w:rsidRPr="00E51F32">
        <w:rPr>
          <w:rFonts w:ascii="Times New Roman" w:hAnsi="Times New Roman"/>
        </w:rPr>
        <w:t xml:space="preserve"> </w:t>
      </w:r>
      <w:proofErr w:type="spellStart"/>
      <w:r w:rsidRPr="00E51F32">
        <w:rPr>
          <w:rFonts w:ascii="Times New Roman" w:hAnsi="Times New Roman"/>
        </w:rPr>
        <w:t>rõ</w:t>
      </w:r>
      <w:proofErr w:type="spellEnd"/>
      <w:r w:rsidRPr="00E51F32">
        <w:rPr>
          <w:rFonts w:ascii="Times New Roman" w:hAnsi="Times New Roman"/>
        </w:rPr>
        <w:t xml:space="preserve"> </w:t>
      </w:r>
      <w:proofErr w:type="spellStart"/>
      <w:r w:rsidRPr="00E51F32">
        <w:rPr>
          <w:rFonts w:ascii="Times New Roman" w:hAnsi="Times New Roman"/>
        </w:rPr>
        <w:lastRenderedPageBreak/>
        <w:t>ràng</w:t>
      </w:r>
      <w:proofErr w:type="spellEnd"/>
      <w:r w:rsidRPr="00E51F32">
        <w:rPr>
          <w:rFonts w:ascii="Times New Roman" w:hAnsi="Times New Roman"/>
        </w:rPr>
        <w:t xml:space="preserve">, </w:t>
      </w:r>
      <w:proofErr w:type="spellStart"/>
      <w:r w:rsidRPr="00E51F32">
        <w:rPr>
          <w:rFonts w:ascii="Times New Roman" w:hAnsi="Times New Roman"/>
        </w:rPr>
        <w:t>tùy</w:t>
      </w:r>
      <w:proofErr w:type="spellEnd"/>
      <w:r w:rsidRPr="00E51F32">
        <w:rPr>
          <w:rFonts w:ascii="Times New Roman" w:hAnsi="Times New Roman"/>
        </w:rPr>
        <w:t xml:space="preserve"> </w:t>
      </w:r>
      <w:proofErr w:type="spellStart"/>
      <w:r w:rsidRPr="00E51F32">
        <w:rPr>
          <w:rFonts w:ascii="Times New Roman" w:hAnsi="Times New Roman"/>
        </w:rPr>
        <w:t>từng</w:t>
      </w:r>
      <w:proofErr w:type="spellEnd"/>
      <w:r w:rsidRPr="00E51F32">
        <w:rPr>
          <w:rFonts w:ascii="Times New Roman" w:hAnsi="Times New Roman"/>
        </w:rPr>
        <w:t xml:space="preserve"> </w:t>
      </w:r>
      <w:proofErr w:type="spellStart"/>
      <w:r w:rsidRPr="00E51F32">
        <w:rPr>
          <w:rFonts w:ascii="Times New Roman" w:hAnsi="Times New Roman"/>
        </w:rPr>
        <w:t>trường</w:t>
      </w:r>
      <w:proofErr w:type="spellEnd"/>
      <w:r w:rsidRPr="00E51F32">
        <w:rPr>
          <w:rFonts w:ascii="Times New Roman" w:hAnsi="Times New Roman"/>
        </w:rPr>
        <w:t xml:space="preserve"> </w:t>
      </w:r>
      <w:proofErr w:type="spellStart"/>
      <w:r w:rsidRPr="00E51F32">
        <w:rPr>
          <w:rFonts w:ascii="Times New Roman" w:hAnsi="Times New Roman"/>
        </w:rPr>
        <w:t>hợp</w:t>
      </w:r>
      <w:proofErr w:type="spellEnd"/>
      <w:r w:rsidRPr="00E51F32">
        <w:rPr>
          <w:rFonts w:ascii="Times New Roman" w:hAnsi="Times New Roman"/>
        </w:rPr>
        <w:t xml:space="preserve">, </w:t>
      </w:r>
      <w:proofErr w:type="spellStart"/>
      <w:r w:rsidRPr="00E51F32">
        <w:rPr>
          <w:rFonts w:ascii="Times New Roman" w:hAnsi="Times New Roman"/>
        </w:rPr>
        <w:t>Bên</w:t>
      </w:r>
      <w:proofErr w:type="spellEnd"/>
      <w:r w:rsidRPr="00E51F32">
        <w:rPr>
          <w:rFonts w:ascii="Times New Roman" w:hAnsi="Times New Roman"/>
        </w:rPr>
        <w:t xml:space="preserve"> Mua </w:t>
      </w:r>
      <w:proofErr w:type="spellStart"/>
      <w:r w:rsidRPr="00E51F32">
        <w:rPr>
          <w:rFonts w:ascii="Times New Roman" w:hAnsi="Times New Roman"/>
        </w:rPr>
        <w:t>có</w:t>
      </w:r>
      <w:proofErr w:type="spellEnd"/>
      <w:r w:rsidRPr="00E51F32">
        <w:rPr>
          <w:rFonts w:ascii="Times New Roman" w:hAnsi="Times New Roman"/>
        </w:rPr>
        <w:t xml:space="preserve"> </w:t>
      </w:r>
      <w:proofErr w:type="spellStart"/>
      <w:r w:rsidRPr="00E51F32">
        <w:rPr>
          <w:rFonts w:ascii="Times New Roman" w:hAnsi="Times New Roman"/>
        </w:rPr>
        <w:t>quyền</w:t>
      </w:r>
      <w:proofErr w:type="spellEnd"/>
      <w:r w:rsidRPr="00E51F32">
        <w:rPr>
          <w:rFonts w:ascii="Times New Roman" w:hAnsi="Times New Roman"/>
        </w:rPr>
        <w:t xml:space="preserve"> </w:t>
      </w:r>
      <w:proofErr w:type="spellStart"/>
      <w:r w:rsidRPr="00E51F32">
        <w:rPr>
          <w:rFonts w:ascii="Times New Roman" w:hAnsi="Times New Roman"/>
        </w:rPr>
        <w:t>yêu</w:t>
      </w:r>
      <w:proofErr w:type="spellEnd"/>
      <w:r w:rsidRPr="00E51F32">
        <w:rPr>
          <w:rFonts w:ascii="Times New Roman" w:hAnsi="Times New Roman"/>
        </w:rPr>
        <w:t xml:space="preserve"> </w:t>
      </w:r>
      <w:proofErr w:type="spellStart"/>
      <w:r w:rsidRPr="00E51F32">
        <w:rPr>
          <w:rFonts w:ascii="Times New Roman" w:hAnsi="Times New Roman"/>
        </w:rPr>
        <w:t>cầu</w:t>
      </w:r>
      <w:proofErr w:type="spellEnd"/>
      <w:r w:rsidRPr="00E51F32">
        <w:rPr>
          <w:rFonts w:ascii="Times New Roman" w:hAnsi="Times New Roman"/>
        </w:rPr>
        <w:t xml:space="preserve"> </w:t>
      </w:r>
      <w:proofErr w:type="spellStart"/>
      <w:r w:rsidRPr="00E51F32">
        <w:rPr>
          <w:rFonts w:ascii="Times New Roman" w:hAnsi="Times New Roman"/>
        </w:rPr>
        <w:t>Nhà</w:t>
      </w:r>
      <w:proofErr w:type="spellEnd"/>
      <w:r w:rsidRPr="00E51F32">
        <w:rPr>
          <w:rFonts w:ascii="Times New Roman" w:hAnsi="Times New Roman"/>
        </w:rPr>
        <w:t xml:space="preserve"> Cung </w:t>
      </w:r>
      <w:proofErr w:type="spellStart"/>
      <w:r w:rsidRPr="00E51F32">
        <w:rPr>
          <w:rFonts w:ascii="Times New Roman" w:hAnsi="Times New Roman"/>
        </w:rPr>
        <w:t>Cấp</w:t>
      </w:r>
      <w:proofErr w:type="spellEnd"/>
      <w:r w:rsidRPr="00E51F32">
        <w:rPr>
          <w:rFonts w:ascii="Times New Roman" w:hAnsi="Times New Roman"/>
        </w:rPr>
        <w:t xml:space="preserve"> </w:t>
      </w:r>
      <w:proofErr w:type="spellStart"/>
      <w:r w:rsidRPr="00E51F32">
        <w:rPr>
          <w:rFonts w:ascii="Times New Roman" w:hAnsi="Times New Roman"/>
        </w:rPr>
        <w:t>hoàn</w:t>
      </w:r>
      <w:proofErr w:type="spellEnd"/>
      <w:r w:rsidRPr="00E51F32">
        <w:rPr>
          <w:rFonts w:ascii="Times New Roman" w:hAnsi="Times New Roman"/>
        </w:rPr>
        <w:t xml:space="preserve"> </w:t>
      </w:r>
      <w:proofErr w:type="spellStart"/>
      <w:r w:rsidRPr="00E51F32">
        <w:rPr>
          <w:rFonts w:ascii="Times New Roman" w:hAnsi="Times New Roman"/>
        </w:rPr>
        <w:t>trả</w:t>
      </w:r>
      <w:proofErr w:type="spellEnd"/>
      <w:r w:rsidRPr="00E51F32">
        <w:rPr>
          <w:rFonts w:ascii="Times New Roman" w:hAnsi="Times New Roman"/>
        </w:rPr>
        <w:t xml:space="preserve"> </w:t>
      </w:r>
      <w:proofErr w:type="spellStart"/>
      <w:r w:rsidRPr="00E51F32">
        <w:rPr>
          <w:rFonts w:ascii="Times New Roman" w:hAnsi="Times New Roman"/>
        </w:rPr>
        <w:t>cho</w:t>
      </w:r>
      <w:proofErr w:type="spellEnd"/>
      <w:r w:rsidRPr="00E51F32">
        <w:rPr>
          <w:rFonts w:ascii="Times New Roman" w:hAnsi="Times New Roman"/>
        </w:rPr>
        <w:t xml:space="preserve"> </w:t>
      </w:r>
      <w:proofErr w:type="spellStart"/>
      <w:r w:rsidRPr="00E51F32">
        <w:rPr>
          <w:rFonts w:ascii="Times New Roman" w:hAnsi="Times New Roman"/>
        </w:rPr>
        <w:t>Bên</w:t>
      </w:r>
      <w:proofErr w:type="spellEnd"/>
      <w:r w:rsidRPr="00E51F32">
        <w:rPr>
          <w:rFonts w:ascii="Times New Roman" w:hAnsi="Times New Roman"/>
        </w:rPr>
        <w:t xml:space="preserve"> Mua </w:t>
      </w:r>
      <w:proofErr w:type="spellStart"/>
      <w:r w:rsidRPr="00E51F32">
        <w:rPr>
          <w:rFonts w:ascii="Times New Roman" w:hAnsi="Times New Roman"/>
        </w:rPr>
        <w:t>khoản</w:t>
      </w:r>
      <w:proofErr w:type="spellEnd"/>
      <w:r w:rsidRPr="00E51F32">
        <w:rPr>
          <w:rFonts w:ascii="Times New Roman" w:hAnsi="Times New Roman"/>
        </w:rPr>
        <w:t xml:space="preserve"> </w:t>
      </w:r>
      <w:proofErr w:type="spellStart"/>
      <w:r w:rsidRPr="00E51F32">
        <w:rPr>
          <w:rFonts w:ascii="Times New Roman" w:hAnsi="Times New Roman"/>
        </w:rPr>
        <w:t>tiền</w:t>
      </w:r>
      <w:proofErr w:type="spellEnd"/>
      <w:r w:rsidRPr="00E51F32">
        <w:rPr>
          <w:rFonts w:ascii="Times New Roman" w:hAnsi="Times New Roman"/>
        </w:rPr>
        <w:t xml:space="preserve"> </w:t>
      </w:r>
      <w:proofErr w:type="spellStart"/>
      <w:r w:rsidRPr="00E51F32">
        <w:rPr>
          <w:rFonts w:ascii="Times New Roman" w:hAnsi="Times New Roman"/>
        </w:rPr>
        <w:t>mà</w:t>
      </w:r>
      <w:proofErr w:type="spellEnd"/>
      <w:r w:rsidRPr="00E51F32">
        <w:rPr>
          <w:rFonts w:ascii="Times New Roman" w:hAnsi="Times New Roman"/>
        </w:rPr>
        <w:t xml:space="preserve"> </w:t>
      </w:r>
      <w:proofErr w:type="spellStart"/>
      <w:r w:rsidRPr="00E51F32">
        <w:rPr>
          <w:rFonts w:ascii="Times New Roman" w:hAnsi="Times New Roman"/>
        </w:rPr>
        <w:t>Bên</w:t>
      </w:r>
      <w:proofErr w:type="spellEnd"/>
      <w:r w:rsidRPr="00E51F32">
        <w:rPr>
          <w:rFonts w:ascii="Times New Roman" w:hAnsi="Times New Roman"/>
        </w:rPr>
        <w:t xml:space="preserve"> Mua </w:t>
      </w:r>
      <w:proofErr w:type="spellStart"/>
      <w:r w:rsidRPr="00E51F32">
        <w:rPr>
          <w:rFonts w:ascii="Times New Roman" w:hAnsi="Times New Roman"/>
        </w:rPr>
        <w:t>đã</w:t>
      </w:r>
      <w:proofErr w:type="spellEnd"/>
      <w:r w:rsidRPr="00E51F32">
        <w:rPr>
          <w:rFonts w:ascii="Times New Roman" w:hAnsi="Times New Roman"/>
        </w:rPr>
        <w:t xml:space="preserve"> </w:t>
      </w:r>
      <w:proofErr w:type="spellStart"/>
      <w:r w:rsidRPr="00E51F32">
        <w:rPr>
          <w:rFonts w:ascii="Times New Roman" w:hAnsi="Times New Roman"/>
        </w:rPr>
        <w:t>thanh</w:t>
      </w:r>
      <w:proofErr w:type="spellEnd"/>
      <w:r w:rsidRPr="00E51F32">
        <w:rPr>
          <w:rFonts w:ascii="Times New Roman" w:hAnsi="Times New Roman"/>
        </w:rPr>
        <w:t xml:space="preserve"> toán, </w:t>
      </w:r>
      <w:proofErr w:type="spellStart"/>
      <w:r w:rsidRPr="00E51F32">
        <w:rPr>
          <w:rFonts w:ascii="Times New Roman" w:hAnsi="Times New Roman"/>
        </w:rPr>
        <w:t>ứng</w:t>
      </w:r>
      <w:proofErr w:type="spellEnd"/>
      <w:r w:rsidRPr="00E51F32">
        <w:rPr>
          <w:rFonts w:ascii="Times New Roman" w:hAnsi="Times New Roman"/>
        </w:rPr>
        <w:t xml:space="preserve"> </w:t>
      </w:r>
      <w:proofErr w:type="spellStart"/>
      <w:r w:rsidRPr="00E51F32">
        <w:rPr>
          <w:rFonts w:ascii="Times New Roman" w:hAnsi="Times New Roman"/>
        </w:rPr>
        <w:t>trước</w:t>
      </w:r>
      <w:proofErr w:type="spellEnd"/>
      <w:r w:rsidRPr="00E51F32">
        <w:rPr>
          <w:rFonts w:ascii="Times New Roman" w:hAnsi="Times New Roman"/>
        </w:rPr>
        <w:t xml:space="preserve">, </w:t>
      </w:r>
      <w:proofErr w:type="spellStart"/>
      <w:r w:rsidRPr="00E51F32">
        <w:rPr>
          <w:rFonts w:ascii="Times New Roman" w:hAnsi="Times New Roman"/>
        </w:rPr>
        <w:t>đặt</w:t>
      </w:r>
      <w:proofErr w:type="spellEnd"/>
      <w:r w:rsidRPr="00E51F32">
        <w:rPr>
          <w:rFonts w:ascii="Times New Roman" w:hAnsi="Times New Roman"/>
        </w:rPr>
        <w:t xml:space="preserve"> </w:t>
      </w:r>
      <w:proofErr w:type="spellStart"/>
      <w:r w:rsidRPr="00E51F32">
        <w:rPr>
          <w:rFonts w:ascii="Times New Roman" w:hAnsi="Times New Roman"/>
        </w:rPr>
        <w:t>cọc</w:t>
      </w:r>
      <w:proofErr w:type="spellEnd"/>
      <w:r w:rsidRPr="00E51F32">
        <w:rPr>
          <w:rFonts w:ascii="Times New Roman" w:hAnsi="Times New Roman"/>
        </w:rPr>
        <w:t xml:space="preserve"> (</w:t>
      </w:r>
      <w:proofErr w:type="spellStart"/>
      <w:r w:rsidRPr="00E51F32">
        <w:rPr>
          <w:rFonts w:ascii="Times New Roman" w:hAnsi="Times New Roman"/>
        </w:rPr>
        <w:t>nếu</w:t>
      </w:r>
      <w:proofErr w:type="spellEnd"/>
      <w:r w:rsidRPr="00E51F32">
        <w:rPr>
          <w:rFonts w:ascii="Times New Roman" w:hAnsi="Times New Roman"/>
        </w:rPr>
        <w:t xml:space="preserve"> </w:t>
      </w:r>
      <w:proofErr w:type="spellStart"/>
      <w:r w:rsidRPr="00E51F32">
        <w:rPr>
          <w:rFonts w:ascii="Times New Roman" w:hAnsi="Times New Roman"/>
        </w:rPr>
        <w:t>có</w:t>
      </w:r>
      <w:proofErr w:type="spellEnd"/>
      <w:r w:rsidRPr="00E51F32">
        <w:rPr>
          <w:rFonts w:ascii="Times New Roman" w:hAnsi="Times New Roman"/>
        </w:rPr>
        <w:t xml:space="preserve">) </w:t>
      </w:r>
      <w:proofErr w:type="spellStart"/>
      <w:r w:rsidR="00CD38BC" w:rsidRPr="00E51F32">
        <w:rPr>
          <w:rFonts w:ascii="Times New Roman" w:hAnsi="Times New Roman"/>
        </w:rPr>
        <w:t>trực</w:t>
      </w:r>
      <w:proofErr w:type="spellEnd"/>
      <w:r w:rsidR="00CD38BC" w:rsidRPr="00E51F32">
        <w:rPr>
          <w:rFonts w:ascii="Times New Roman" w:hAnsi="Times New Roman"/>
        </w:rPr>
        <w:t xml:space="preserve"> </w:t>
      </w:r>
      <w:proofErr w:type="spellStart"/>
      <w:r w:rsidR="00CD38BC" w:rsidRPr="00E51F32">
        <w:rPr>
          <w:rFonts w:ascii="Times New Roman" w:hAnsi="Times New Roman"/>
        </w:rPr>
        <w:t>tiếp</w:t>
      </w:r>
      <w:proofErr w:type="spellEnd"/>
      <w:r w:rsidR="00CD38BC" w:rsidRPr="00E51F32">
        <w:rPr>
          <w:rFonts w:ascii="Times New Roman" w:hAnsi="Times New Roman"/>
        </w:rPr>
        <w:t xml:space="preserve"> </w:t>
      </w:r>
      <w:proofErr w:type="spellStart"/>
      <w:r w:rsidRPr="00E51F32">
        <w:rPr>
          <w:rFonts w:ascii="Times New Roman" w:hAnsi="Times New Roman"/>
        </w:rPr>
        <w:t>cho</w:t>
      </w:r>
      <w:proofErr w:type="spellEnd"/>
      <w:r w:rsidRPr="00E51F32">
        <w:rPr>
          <w:rFonts w:ascii="Times New Roman" w:hAnsi="Times New Roman"/>
        </w:rPr>
        <w:t xml:space="preserve"> </w:t>
      </w:r>
      <w:proofErr w:type="spellStart"/>
      <w:r w:rsidRPr="00E51F32">
        <w:rPr>
          <w:rFonts w:ascii="Times New Roman" w:hAnsi="Times New Roman"/>
        </w:rPr>
        <w:t>Nhà</w:t>
      </w:r>
      <w:proofErr w:type="spellEnd"/>
      <w:r w:rsidRPr="00E51F32">
        <w:rPr>
          <w:rFonts w:ascii="Times New Roman" w:hAnsi="Times New Roman"/>
        </w:rPr>
        <w:t xml:space="preserve"> Cung </w:t>
      </w:r>
      <w:proofErr w:type="spellStart"/>
      <w:r w:rsidRPr="00E51F32">
        <w:rPr>
          <w:rFonts w:ascii="Times New Roman" w:hAnsi="Times New Roman"/>
        </w:rPr>
        <w:t>Cấp</w:t>
      </w:r>
      <w:proofErr w:type="spellEnd"/>
      <w:r w:rsidRPr="00E51F32">
        <w:rPr>
          <w:rFonts w:ascii="Times New Roman" w:hAnsi="Times New Roman"/>
        </w:rPr>
        <w:t xml:space="preserve"> </w:t>
      </w:r>
      <w:proofErr w:type="spellStart"/>
      <w:r w:rsidRPr="00E51F32">
        <w:rPr>
          <w:rFonts w:ascii="Times New Roman" w:hAnsi="Times New Roman"/>
        </w:rPr>
        <w:t>liên</w:t>
      </w:r>
      <w:proofErr w:type="spellEnd"/>
      <w:r w:rsidRPr="00E51F32">
        <w:rPr>
          <w:rFonts w:ascii="Times New Roman" w:hAnsi="Times New Roman"/>
        </w:rPr>
        <w:t xml:space="preserve"> </w:t>
      </w:r>
      <w:proofErr w:type="spellStart"/>
      <w:r w:rsidRPr="00E51F32">
        <w:rPr>
          <w:rFonts w:ascii="Times New Roman" w:hAnsi="Times New Roman"/>
        </w:rPr>
        <w:t>quan</w:t>
      </w:r>
      <w:proofErr w:type="spellEnd"/>
      <w:r w:rsidRPr="00E51F32">
        <w:rPr>
          <w:rFonts w:ascii="Times New Roman" w:hAnsi="Times New Roman"/>
        </w:rPr>
        <w:t xml:space="preserve"> </w:t>
      </w:r>
      <w:proofErr w:type="spellStart"/>
      <w:r w:rsidR="00CD38BC" w:rsidRPr="00E51F32">
        <w:rPr>
          <w:rFonts w:ascii="Times New Roman" w:hAnsi="Times New Roman"/>
        </w:rPr>
        <w:t>đến</w:t>
      </w:r>
      <w:proofErr w:type="spellEnd"/>
      <w:r w:rsidR="00CD38BC" w:rsidRPr="00E51F32">
        <w:rPr>
          <w:rFonts w:ascii="Times New Roman" w:hAnsi="Times New Roman"/>
        </w:rPr>
        <w:t xml:space="preserve"> </w:t>
      </w:r>
      <w:proofErr w:type="spellStart"/>
      <w:r w:rsidR="00CD38BC" w:rsidRPr="00E51F32">
        <w:rPr>
          <w:rFonts w:ascii="Times New Roman" w:hAnsi="Times New Roman"/>
        </w:rPr>
        <w:t>Hàng</w:t>
      </w:r>
      <w:proofErr w:type="spellEnd"/>
      <w:r w:rsidR="00CD38BC" w:rsidRPr="00E51F32">
        <w:rPr>
          <w:rFonts w:ascii="Times New Roman" w:hAnsi="Times New Roman"/>
        </w:rPr>
        <w:t xml:space="preserve"> </w:t>
      </w:r>
      <w:proofErr w:type="spellStart"/>
      <w:r w:rsidR="00CD38BC" w:rsidRPr="00E51F32">
        <w:rPr>
          <w:rFonts w:ascii="Times New Roman" w:hAnsi="Times New Roman"/>
        </w:rPr>
        <w:t>Hóa</w:t>
      </w:r>
      <w:proofErr w:type="spellEnd"/>
      <w:r w:rsidR="00CD38BC" w:rsidRPr="00E51F32">
        <w:rPr>
          <w:rFonts w:ascii="Times New Roman" w:hAnsi="Times New Roman"/>
        </w:rPr>
        <w:t xml:space="preserve"> </w:t>
      </w:r>
      <w:proofErr w:type="spellStart"/>
      <w:r w:rsidR="00CD38BC" w:rsidRPr="00E51F32">
        <w:rPr>
          <w:rFonts w:ascii="Times New Roman" w:hAnsi="Times New Roman"/>
        </w:rPr>
        <w:t>Khiếm</w:t>
      </w:r>
      <w:proofErr w:type="spellEnd"/>
      <w:r w:rsidR="00CD38BC" w:rsidRPr="00E51F32">
        <w:rPr>
          <w:rFonts w:ascii="Times New Roman" w:hAnsi="Times New Roman"/>
        </w:rPr>
        <w:t xml:space="preserve"> Khuyết, </w:t>
      </w:r>
      <w:proofErr w:type="spellStart"/>
      <w:r w:rsidRPr="00E51F32">
        <w:rPr>
          <w:rFonts w:ascii="Times New Roman" w:hAnsi="Times New Roman"/>
        </w:rPr>
        <w:t>theo</w:t>
      </w:r>
      <w:proofErr w:type="spellEnd"/>
      <w:r w:rsidRPr="00E51F32">
        <w:rPr>
          <w:rFonts w:ascii="Times New Roman" w:hAnsi="Times New Roman"/>
        </w:rPr>
        <w:t xml:space="preserve"> </w:t>
      </w:r>
      <w:proofErr w:type="spellStart"/>
      <w:r w:rsidR="00CD38BC" w:rsidRPr="00E51F32">
        <w:rPr>
          <w:rFonts w:ascii="Times New Roman" w:hAnsi="Times New Roman"/>
        </w:rPr>
        <w:t>phương</w:t>
      </w:r>
      <w:proofErr w:type="spellEnd"/>
      <w:r w:rsidR="00CD38BC" w:rsidRPr="00E51F32">
        <w:rPr>
          <w:rFonts w:ascii="Times New Roman" w:hAnsi="Times New Roman"/>
        </w:rPr>
        <w:t xml:space="preserve"> </w:t>
      </w:r>
      <w:proofErr w:type="spellStart"/>
      <w:r w:rsidRPr="00E51F32">
        <w:rPr>
          <w:rFonts w:ascii="Times New Roman" w:hAnsi="Times New Roman"/>
        </w:rPr>
        <w:t>thức</w:t>
      </w:r>
      <w:proofErr w:type="spellEnd"/>
      <w:r w:rsidRPr="00E51F32">
        <w:rPr>
          <w:rFonts w:ascii="Times New Roman" w:hAnsi="Times New Roman"/>
        </w:rPr>
        <w:t xml:space="preserve"> do</w:t>
      </w:r>
      <w:r w:rsidR="00CD38BC" w:rsidRPr="00E51F32">
        <w:rPr>
          <w:rFonts w:ascii="Times New Roman" w:hAnsi="Times New Roman"/>
        </w:rPr>
        <w:t xml:space="preserve"> </w:t>
      </w:r>
      <w:r w:rsidRPr="00E51F32">
        <w:rPr>
          <w:rFonts w:ascii="Times New Roman" w:hAnsi="Times New Roman"/>
        </w:rPr>
        <w:t xml:space="preserve"> </w:t>
      </w:r>
      <w:proofErr w:type="spellStart"/>
      <w:r w:rsidRPr="00E51F32">
        <w:rPr>
          <w:rFonts w:ascii="Times New Roman" w:hAnsi="Times New Roman"/>
        </w:rPr>
        <w:t>Bên</w:t>
      </w:r>
      <w:proofErr w:type="spellEnd"/>
      <w:r w:rsidR="00C351C4" w:rsidRPr="00E51F32">
        <w:rPr>
          <w:rFonts w:ascii="Times New Roman" w:hAnsi="Times New Roman"/>
        </w:rPr>
        <w:t xml:space="preserve"> Mua </w:t>
      </w:r>
      <w:proofErr w:type="spellStart"/>
      <w:r w:rsidR="00C351C4" w:rsidRPr="00E51F32">
        <w:rPr>
          <w:rFonts w:ascii="Times New Roman" w:hAnsi="Times New Roman"/>
        </w:rPr>
        <w:t>yêu</w:t>
      </w:r>
      <w:proofErr w:type="spellEnd"/>
      <w:r w:rsidR="00C351C4" w:rsidRPr="00E51F32">
        <w:rPr>
          <w:rFonts w:ascii="Times New Roman" w:hAnsi="Times New Roman"/>
        </w:rPr>
        <w:t xml:space="preserve"> </w:t>
      </w:r>
      <w:proofErr w:type="spellStart"/>
      <w:r w:rsidR="00C351C4" w:rsidRPr="00E51F32">
        <w:rPr>
          <w:rFonts w:ascii="Times New Roman" w:hAnsi="Times New Roman"/>
        </w:rPr>
        <w:t>cầu</w:t>
      </w:r>
      <w:proofErr w:type="spellEnd"/>
      <w:r w:rsidRPr="00E51F32">
        <w:rPr>
          <w:rFonts w:ascii="Times New Roman" w:hAnsi="Times New Roman"/>
        </w:rPr>
        <w:t xml:space="preserve"> (bao </w:t>
      </w:r>
      <w:proofErr w:type="spellStart"/>
      <w:r w:rsidRPr="00E51F32">
        <w:rPr>
          <w:rFonts w:ascii="Times New Roman" w:hAnsi="Times New Roman"/>
        </w:rPr>
        <w:t>gồm</w:t>
      </w:r>
      <w:proofErr w:type="spellEnd"/>
      <w:r w:rsidRPr="00E51F32">
        <w:rPr>
          <w:rFonts w:ascii="Times New Roman" w:hAnsi="Times New Roman"/>
        </w:rPr>
        <w:t xml:space="preserve"> </w:t>
      </w:r>
      <w:proofErr w:type="spellStart"/>
      <w:r w:rsidRPr="00E51F32">
        <w:rPr>
          <w:rFonts w:ascii="Times New Roman" w:hAnsi="Times New Roman"/>
        </w:rPr>
        <w:t>cả</w:t>
      </w:r>
      <w:proofErr w:type="spellEnd"/>
      <w:r w:rsidRPr="00E51F32">
        <w:rPr>
          <w:rFonts w:ascii="Times New Roman" w:hAnsi="Times New Roman"/>
        </w:rPr>
        <w:t xml:space="preserve"> </w:t>
      </w:r>
      <w:proofErr w:type="spellStart"/>
      <w:r w:rsidRPr="00E51F32">
        <w:rPr>
          <w:rFonts w:ascii="Times New Roman" w:hAnsi="Times New Roman"/>
        </w:rPr>
        <w:t>hình</w:t>
      </w:r>
      <w:proofErr w:type="spellEnd"/>
      <w:r w:rsidRPr="00E51F32">
        <w:rPr>
          <w:rFonts w:ascii="Times New Roman" w:hAnsi="Times New Roman"/>
        </w:rPr>
        <w:t xml:space="preserve"> </w:t>
      </w:r>
      <w:proofErr w:type="spellStart"/>
      <w:r w:rsidRPr="00E51F32">
        <w:rPr>
          <w:rFonts w:ascii="Times New Roman" w:hAnsi="Times New Roman"/>
        </w:rPr>
        <w:t>thức</w:t>
      </w:r>
      <w:proofErr w:type="spellEnd"/>
      <w:r w:rsidRPr="00E51F32">
        <w:rPr>
          <w:rFonts w:ascii="Times New Roman" w:hAnsi="Times New Roman"/>
        </w:rPr>
        <w:t xml:space="preserve"> </w:t>
      </w:r>
      <w:proofErr w:type="spellStart"/>
      <w:r w:rsidRPr="00E51F32">
        <w:rPr>
          <w:rFonts w:ascii="Times New Roman" w:hAnsi="Times New Roman"/>
        </w:rPr>
        <w:t>cấn</w:t>
      </w:r>
      <w:proofErr w:type="spellEnd"/>
      <w:r w:rsidRPr="00E51F32">
        <w:rPr>
          <w:rFonts w:ascii="Times New Roman" w:hAnsi="Times New Roman"/>
        </w:rPr>
        <w:t xml:space="preserve"> </w:t>
      </w:r>
      <w:proofErr w:type="spellStart"/>
      <w:r w:rsidRPr="00E51F32">
        <w:rPr>
          <w:rFonts w:ascii="Times New Roman" w:hAnsi="Times New Roman"/>
        </w:rPr>
        <w:t>trừ</w:t>
      </w:r>
      <w:proofErr w:type="spellEnd"/>
      <w:r w:rsidRPr="00E51F32">
        <w:rPr>
          <w:rFonts w:ascii="Times New Roman" w:hAnsi="Times New Roman"/>
        </w:rPr>
        <w:t xml:space="preserve">). </w:t>
      </w:r>
    </w:p>
    <w:p w14:paraId="6C078A87" w14:textId="2D69EE64" w:rsidR="002E22F6" w:rsidRPr="00E51F32" w:rsidRDefault="002E22F6" w:rsidP="002E22F6">
      <w:pPr>
        <w:keepNext/>
        <w:widowControl w:val="0"/>
        <w:tabs>
          <w:tab w:val="left" w:pos="567"/>
        </w:tabs>
        <w:autoSpaceDE w:val="0"/>
        <w:ind w:left="567"/>
        <w:jc w:val="both"/>
        <w:rPr>
          <w:rFonts w:ascii="Times New Roman" w:hAnsi="Times New Roman"/>
          <w:i/>
          <w:iCs/>
        </w:rPr>
      </w:pPr>
      <w:r w:rsidRPr="00E51F32">
        <w:rPr>
          <w:rFonts w:ascii="Times New Roman" w:hAnsi="Times New Roman"/>
          <w:i/>
          <w:iCs/>
        </w:rPr>
        <w:t xml:space="preserve">The Supplier bears the </w:t>
      </w:r>
      <w:proofErr w:type="spellStart"/>
      <w:r w:rsidR="00C351C4" w:rsidRPr="00E51F32">
        <w:rPr>
          <w:rFonts w:ascii="Times New Roman" w:hAnsi="Times New Roman"/>
          <w:i/>
          <w:iCs/>
        </w:rPr>
        <w:t>relevant</w:t>
      </w:r>
      <w:r w:rsidRPr="00E51F32">
        <w:rPr>
          <w:rFonts w:ascii="Times New Roman" w:hAnsi="Times New Roman"/>
          <w:i/>
          <w:iCs/>
        </w:rPr>
        <w:t>cost</w:t>
      </w:r>
      <w:proofErr w:type="spellEnd"/>
      <w:r w:rsidRPr="00E51F32">
        <w:rPr>
          <w:rFonts w:ascii="Times New Roman" w:hAnsi="Times New Roman"/>
          <w:i/>
          <w:iCs/>
        </w:rPr>
        <w:t xml:space="preserve"> of recollecting the Defective Products. For clarification, on a case-by-case basis, </w:t>
      </w:r>
      <w:r w:rsidR="00813B88" w:rsidRPr="00E51F32">
        <w:rPr>
          <w:rFonts w:ascii="Times New Roman" w:hAnsi="Times New Roman"/>
          <w:i/>
          <w:iCs/>
        </w:rPr>
        <w:t>the Purchaser may request the Supplier to reimburse the amounts directly paid by the Purchaser to the Supplier in connection with the Defective Products, in a repayment manner mutually agreed by the</w:t>
      </w:r>
      <w:r w:rsidR="00C351C4" w:rsidRPr="00E51F32">
        <w:rPr>
          <w:rFonts w:ascii="Times New Roman" w:hAnsi="Times New Roman"/>
          <w:i/>
          <w:iCs/>
        </w:rPr>
        <w:t xml:space="preserve"> Buyer</w:t>
      </w:r>
      <w:r w:rsidRPr="00E51F32">
        <w:rPr>
          <w:rFonts w:ascii="Times New Roman" w:hAnsi="Times New Roman"/>
          <w:i/>
          <w:iCs/>
        </w:rPr>
        <w:t>(including setting-off).</w:t>
      </w:r>
    </w:p>
    <w:bookmarkEnd w:id="54"/>
    <w:p w14:paraId="5E9FA564" w14:textId="2D98C4FF" w:rsidR="00214CD3" w:rsidRPr="00E51F32" w:rsidRDefault="00214CD3" w:rsidP="00DA541C">
      <w:pPr>
        <w:pStyle w:val="oancuaDanhsach"/>
        <w:spacing w:after="0" w:line="240" w:lineRule="auto"/>
        <w:ind w:left="567"/>
        <w:jc w:val="both"/>
        <w:rPr>
          <w:rFonts w:ascii="Times New Roman" w:hAnsi="Times New Roman"/>
          <w:i/>
          <w:sz w:val="24"/>
          <w:szCs w:val="24"/>
        </w:rPr>
      </w:pPr>
    </w:p>
    <w:p w14:paraId="4A3F9177" w14:textId="0600380F" w:rsidR="00047802" w:rsidRPr="00E51F32" w:rsidRDefault="00237304" w:rsidP="00864BEE">
      <w:pPr>
        <w:keepNext/>
        <w:widowControl w:val="0"/>
        <w:numPr>
          <w:ilvl w:val="1"/>
          <w:numId w:val="13"/>
        </w:numPr>
        <w:tabs>
          <w:tab w:val="left" w:pos="567"/>
        </w:tabs>
        <w:autoSpaceDE w:val="0"/>
        <w:ind w:left="567" w:hanging="567"/>
        <w:jc w:val="both"/>
        <w:rPr>
          <w:rFonts w:ascii="Times New Roman" w:hAnsi="Times New Roman"/>
          <w:bCs/>
          <w:lang w:val="fr-FR"/>
        </w:rPr>
      </w:pPr>
      <w:bookmarkStart w:id="55" w:name="_Hlk167799666"/>
      <w:commentRangeStart w:id="56"/>
      <w:proofErr w:type="spellStart"/>
      <w:r w:rsidRPr="00E51F32">
        <w:rPr>
          <w:rFonts w:ascii="Times New Roman" w:hAnsi="Times New Roman"/>
          <w:bCs/>
          <w:lang w:val="fr-FR"/>
        </w:rPr>
        <w:t>Bên</w:t>
      </w:r>
      <w:proofErr w:type="spellEnd"/>
      <w:r w:rsidRPr="00E51F32">
        <w:rPr>
          <w:rFonts w:ascii="Times New Roman" w:hAnsi="Times New Roman"/>
          <w:bCs/>
          <w:lang w:val="fr-FR"/>
        </w:rPr>
        <w:t xml:space="preserve"> Mua </w:t>
      </w:r>
      <w:proofErr w:type="spellStart"/>
      <w:r w:rsidRPr="00E51F32">
        <w:rPr>
          <w:rFonts w:ascii="Times New Roman" w:hAnsi="Times New Roman"/>
          <w:bCs/>
          <w:lang w:val="fr-FR"/>
        </w:rPr>
        <w:t>bảo</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lưu</w:t>
      </w:r>
      <w:proofErr w:type="spellEnd"/>
      <w:r w:rsidRPr="00E51F32">
        <w:rPr>
          <w:rFonts w:ascii="Times New Roman" w:hAnsi="Times New Roman"/>
          <w:bCs/>
          <w:lang w:val="fr-FR"/>
        </w:rPr>
        <w:t xml:space="preserve"> </w:t>
      </w:r>
      <w:proofErr w:type="spellStart"/>
      <w:r w:rsidR="00707910" w:rsidRPr="00E51F32">
        <w:rPr>
          <w:rFonts w:ascii="Times New Roman" w:hAnsi="Times New Roman"/>
          <w:bCs/>
          <w:lang w:val="fr-FR"/>
        </w:rPr>
        <w:t>các</w:t>
      </w:r>
      <w:proofErr w:type="spellEnd"/>
      <w:r w:rsidR="00707910" w:rsidRPr="00E51F32">
        <w:rPr>
          <w:rFonts w:ascii="Times New Roman" w:hAnsi="Times New Roman"/>
          <w:bCs/>
          <w:lang w:val="fr-FR"/>
        </w:rPr>
        <w:t xml:space="preserve"> </w:t>
      </w:r>
      <w:proofErr w:type="spellStart"/>
      <w:r w:rsidRPr="00E51F32">
        <w:rPr>
          <w:rFonts w:ascii="Times New Roman" w:hAnsi="Times New Roman"/>
          <w:bCs/>
          <w:lang w:val="fr-FR"/>
        </w:rPr>
        <w:t>quyền</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tương</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tự</w:t>
      </w:r>
      <w:proofErr w:type="spellEnd"/>
      <w:r w:rsidRPr="00E51F32">
        <w:rPr>
          <w:rFonts w:ascii="Times New Roman" w:hAnsi="Times New Roman"/>
          <w:bCs/>
          <w:lang w:val="fr-FR"/>
        </w:rPr>
        <w:t xml:space="preserve"> </w:t>
      </w:r>
      <w:proofErr w:type="spellStart"/>
      <w:r w:rsidR="00707910" w:rsidRPr="00E51F32">
        <w:rPr>
          <w:rFonts w:ascii="Times New Roman" w:hAnsi="Times New Roman"/>
          <w:bCs/>
          <w:lang w:val="fr-FR"/>
        </w:rPr>
        <w:t>theo</w:t>
      </w:r>
      <w:proofErr w:type="spellEnd"/>
      <w:r w:rsidR="00707910" w:rsidRPr="00E51F32">
        <w:rPr>
          <w:rFonts w:ascii="Times New Roman" w:hAnsi="Times New Roman"/>
          <w:bCs/>
          <w:lang w:val="fr-FR"/>
        </w:rPr>
        <w:t xml:space="preserve"> ĐIỀU</w:t>
      </w:r>
      <w:r w:rsidR="00090F78" w:rsidRPr="00E51F32">
        <w:rPr>
          <w:rFonts w:ascii="Times New Roman" w:hAnsi="Times New Roman"/>
          <w:bCs/>
          <w:lang w:val="fr-FR"/>
        </w:rPr>
        <w:t xml:space="preserve"> </w:t>
      </w:r>
      <w:r w:rsidR="00090F78" w:rsidRPr="00E51F32">
        <w:rPr>
          <w:rFonts w:ascii="Times New Roman" w:hAnsi="Times New Roman"/>
          <w:bCs/>
          <w:lang w:val="fr-FR"/>
        </w:rPr>
        <w:fldChar w:fldCharType="begin"/>
      </w:r>
      <w:r w:rsidR="00090F78" w:rsidRPr="00E51F32">
        <w:rPr>
          <w:rFonts w:ascii="Times New Roman" w:hAnsi="Times New Roman"/>
          <w:bCs/>
          <w:lang w:val="fr-FR"/>
        </w:rPr>
        <w:instrText xml:space="preserve"> REF _Ref38359838 \r \h </w:instrText>
      </w:r>
      <w:r w:rsidR="009B27C2" w:rsidRPr="00E51F32">
        <w:rPr>
          <w:rFonts w:ascii="Times New Roman" w:hAnsi="Times New Roman"/>
          <w:bCs/>
          <w:lang w:val="fr-FR"/>
        </w:rPr>
        <w:instrText xml:space="preserve"> \* MERGEFORMAT </w:instrText>
      </w:r>
      <w:r w:rsidR="00090F78" w:rsidRPr="00E51F32">
        <w:rPr>
          <w:rFonts w:ascii="Times New Roman" w:hAnsi="Times New Roman"/>
          <w:bCs/>
          <w:lang w:val="fr-FR"/>
        </w:rPr>
      </w:r>
      <w:r w:rsidR="00090F78" w:rsidRPr="00E51F32">
        <w:rPr>
          <w:rFonts w:ascii="Times New Roman" w:hAnsi="Times New Roman"/>
          <w:bCs/>
          <w:lang w:val="fr-FR"/>
        </w:rPr>
        <w:fldChar w:fldCharType="separate"/>
      </w:r>
      <w:r w:rsidR="00D73A3A">
        <w:rPr>
          <w:rFonts w:ascii="Times New Roman" w:hAnsi="Times New Roman"/>
          <w:bCs/>
          <w:lang w:val="fr-FR"/>
        </w:rPr>
        <w:t>3.4</w:t>
      </w:r>
      <w:r w:rsidR="00090F78" w:rsidRPr="00E51F32">
        <w:rPr>
          <w:rFonts w:ascii="Times New Roman" w:hAnsi="Times New Roman"/>
          <w:bCs/>
          <w:lang w:val="fr-FR"/>
        </w:rPr>
        <w:fldChar w:fldCharType="end"/>
      </w:r>
      <w:r w:rsidR="00B432A6" w:rsidRPr="00E51F32">
        <w:rPr>
          <w:rFonts w:ascii="Times New Roman" w:hAnsi="Times New Roman"/>
          <w:bCs/>
          <w:lang w:val="fr-FR"/>
        </w:rPr>
        <w:t xml:space="preserve"> </w:t>
      </w:r>
      <w:proofErr w:type="spellStart"/>
      <w:r w:rsidRPr="00E51F32">
        <w:rPr>
          <w:rFonts w:ascii="Times New Roman" w:hAnsi="Times New Roman"/>
          <w:bCs/>
          <w:lang w:val="fr-FR"/>
        </w:rPr>
        <w:t>đối</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với</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các</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Hàng</w:t>
      </w:r>
      <w:proofErr w:type="spellEnd"/>
      <w:r w:rsidRPr="00E51F32">
        <w:rPr>
          <w:rFonts w:ascii="Times New Roman" w:hAnsi="Times New Roman"/>
          <w:bCs/>
          <w:lang w:val="fr-FR"/>
        </w:rPr>
        <w:t xml:space="preserve"> </w:t>
      </w:r>
      <w:proofErr w:type="spellStart"/>
      <w:r w:rsidRPr="00E51F32">
        <w:rPr>
          <w:rFonts w:ascii="Times New Roman" w:hAnsi="Times New Roman"/>
          <w:bCs/>
          <w:lang w:val="fr-FR"/>
        </w:rPr>
        <w:t>Hóa</w:t>
      </w:r>
      <w:proofErr w:type="spellEnd"/>
      <w:r w:rsidRPr="00E51F32">
        <w:rPr>
          <w:rFonts w:ascii="Times New Roman" w:hAnsi="Times New Roman"/>
          <w:bCs/>
          <w:lang w:val="fr-FR"/>
        </w:rPr>
        <w:t xml:space="preserve"> </w:t>
      </w:r>
      <w:proofErr w:type="spellStart"/>
      <w:r w:rsidR="00047802" w:rsidRPr="00E51F32">
        <w:rPr>
          <w:rFonts w:ascii="Times New Roman" w:hAnsi="Times New Roman"/>
          <w:bCs/>
          <w:lang w:val="fr-FR"/>
        </w:rPr>
        <w:t>Khiếm</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Khuyết</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bị</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phát</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hiện</w:t>
      </w:r>
      <w:proofErr w:type="spellEnd"/>
      <w:r w:rsidR="00047802" w:rsidRPr="00E51F32">
        <w:rPr>
          <w:rFonts w:ascii="Times New Roman" w:hAnsi="Times New Roman"/>
          <w:bCs/>
          <w:lang w:val="fr-FR"/>
        </w:rPr>
        <w:t xml:space="preserve"> </w:t>
      </w:r>
      <w:proofErr w:type="spellStart"/>
      <w:r w:rsidR="00813B88" w:rsidRPr="00E51F32">
        <w:rPr>
          <w:rFonts w:ascii="Times New Roman" w:hAnsi="Times New Roman"/>
          <w:bCs/>
        </w:rPr>
        <w:t>trong</w:t>
      </w:r>
      <w:proofErr w:type="spellEnd"/>
      <w:r w:rsidR="00813B88" w:rsidRPr="00E51F32">
        <w:rPr>
          <w:rFonts w:ascii="Times New Roman" w:hAnsi="Times New Roman"/>
          <w:bCs/>
        </w:rPr>
        <w:t xml:space="preserve"> </w:t>
      </w:r>
      <w:proofErr w:type="spellStart"/>
      <w:r w:rsidR="00813B88" w:rsidRPr="00E51F32">
        <w:rPr>
          <w:rFonts w:ascii="Times New Roman" w:hAnsi="Times New Roman"/>
          <w:bCs/>
        </w:rPr>
        <w:t>thời</w:t>
      </w:r>
      <w:proofErr w:type="spellEnd"/>
      <w:r w:rsidR="00813B88" w:rsidRPr="00E51F32">
        <w:rPr>
          <w:rFonts w:ascii="Times New Roman" w:hAnsi="Times New Roman"/>
          <w:bCs/>
        </w:rPr>
        <w:t xml:space="preserve"> </w:t>
      </w:r>
      <w:proofErr w:type="spellStart"/>
      <w:r w:rsidR="00813B88" w:rsidRPr="00E51F32">
        <w:rPr>
          <w:rFonts w:ascii="Times New Roman" w:hAnsi="Times New Roman"/>
          <w:bCs/>
        </w:rPr>
        <w:t>hạn</w:t>
      </w:r>
      <w:proofErr w:type="spellEnd"/>
      <w:r w:rsidR="00813B88" w:rsidRPr="00E51F32">
        <w:rPr>
          <w:rFonts w:ascii="Times New Roman" w:hAnsi="Times New Roman"/>
          <w:bCs/>
        </w:rPr>
        <w:t xml:space="preserve"> 07 </w:t>
      </w:r>
      <w:proofErr w:type="spellStart"/>
      <w:r w:rsidR="00813B88" w:rsidRPr="00E51F32">
        <w:rPr>
          <w:rFonts w:ascii="Times New Roman" w:hAnsi="Times New Roman"/>
          <w:bCs/>
        </w:rPr>
        <w:t>ngày</w:t>
      </w:r>
      <w:proofErr w:type="spellEnd"/>
      <w:r w:rsidR="00813B88" w:rsidRPr="00E51F32">
        <w:rPr>
          <w:rFonts w:ascii="Times New Roman" w:hAnsi="Times New Roman"/>
          <w:bCs/>
        </w:rPr>
        <w:t xml:space="preserve"> </w:t>
      </w:r>
      <w:proofErr w:type="spellStart"/>
      <w:r w:rsidR="00813B88" w:rsidRPr="00E51F32">
        <w:rPr>
          <w:rFonts w:ascii="Times New Roman" w:hAnsi="Times New Roman"/>
          <w:bCs/>
          <w:lang w:val="fr-FR"/>
        </w:rPr>
        <w:t>kể</w:t>
      </w:r>
      <w:proofErr w:type="spellEnd"/>
      <w:r w:rsidR="00813B88" w:rsidRPr="00E51F32">
        <w:rPr>
          <w:rFonts w:ascii="Times New Roman" w:hAnsi="Times New Roman"/>
          <w:bCs/>
          <w:lang w:val="fr-FR"/>
        </w:rPr>
        <w:t xml:space="preserve"> </w:t>
      </w:r>
      <w:proofErr w:type="spellStart"/>
      <w:r w:rsidR="00813B88" w:rsidRPr="00E51F32">
        <w:rPr>
          <w:rFonts w:ascii="Times New Roman" w:hAnsi="Times New Roman"/>
          <w:bCs/>
          <w:lang w:val="fr-FR"/>
        </w:rPr>
        <w:t>từ</w:t>
      </w:r>
      <w:proofErr w:type="spellEnd"/>
      <w:r w:rsidR="00813B88" w:rsidRPr="00E51F32">
        <w:rPr>
          <w:rFonts w:ascii="Times New Roman" w:hAnsi="Times New Roman"/>
          <w:bCs/>
          <w:lang w:val="fr-FR"/>
        </w:rPr>
        <w:t xml:space="preserve"> </w:t>
      </w:r>
      <w:proofErr w:type="spellStart"/>
      <w:r w:rsidR="00100AF2" w:rsidRPr="00E51F32">
        <w:rPr>
          <w:rFonts w:ascii="Times New Roman" w:hAnsi="Times New Roman"/>
          <w:bCs/>
          <w:lang w:val="fr-FR"/>
        </w:rPr>
        <w:t>ngày</w:t>
      </w:r>
      <w:proofErr w:type="spellEnd"/>
      <w:r w:rsidR="00100AF2" w:rsidRPr="00E51F32">
        <w:rPr>
          <w:rFonts w:ascii="Times New Roman" w:hAnsi="Times New Roman"/>
          <w:bCs/>
          <w:lang w:val="fr-FR"/>
        </w:rPr>
        <w:t xml:space="preserve"> </w:t>
      </w:r>
      <w:proofErr w:type="spellStart"/>
      <w:r w:rsidR="00100AF2" w:rsidRPr="00E51F32">
        <w:rPr>
          <w:rFonts w:ascii="Times New Roman" w:hAnsi="Times New Roman"/>
          <w:lang w:val="fr-FR"/>
        </w:rPr>
        <w:t>giao</w:t>
      </w:r>
      <w:proofErr w:type="spellEnd"/>
      <w:r w:rsidR="00100AF2" w:rsidRPr="00E51F32">
        <w:rPr>
          <w:rFonts w:ascii="Times New Roman" w:hAnsi="Times New Roman"/>
          <w:bCs/>
          <w:lang w:val="fr-FR"/>
        </w:rPr>
        <w:t xml:space="preserve"> </w:t>
      </w:r>
      <w:proofErr w:type="spellStart"/>
      <w:r w:rsidR="00100AF2" w:rsidRPr="00E51F32">
        <w:rPr>
          <w:rFonts w:ascii="Times New Roman" w:hAnsi="Times New Roman"/>
          <w:bCs/>
          <w:lang w:val="fr-FR"/>
        </w:rPr>
        <w:t>hàng</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trừ</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trường</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hợp</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các</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Khiếm</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Khuyết</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này</w:t>
      </w:r>
      <w:proofErr w:type="spellEnd"/>
      <w:r w:rsidR="00047802" w:rsidRPr="00E51F32">
        <w:rPr>
          <w:rFonts w:ascii="Times New Roman" w:hAnsi="Times New Roman"/>
          <w:bCs/>
          <w:lang w:val="fr-FR"/>
        </w:rPr>
        <w:t xml:space="preserve"> do </w:t>
      </w:r>
      <w:proofErr w:type="spellStart"/>
      <w:r w:rsidR="00047802" w:rsidRPr="00E51F32">
        <w:rPr>
          <w:rFonts w:ascii="Times New Roman" w:hAnsi="Times New Roman"/>
          <w:bCs/>
          <w:lang w:val="fr-FR"/>
        </w:rPr>
        <w:t>Bên</w:t>
      </w:r>
      <w:proofErr w:type="spellEnd"/>
      <w:r w:rsidR="00047802" w:rsidRPr="00E51F32">
        <w:rPr>
          <w:rFonts w:ascii="Times New Roman" w:hAnsi="Times New Roman"/>
          <w:bCs/>
          <w:lang w:val="fr-FR"/>
        </w:rPr>
        <w:t xml:space="preserve"> Mua </w:t>
      </w:r>
      <w:proofErr w:type="spellStart"/>
      <w:r w:rsidR="00047802" w:rsidRPr="00E51F32">
        <w:rPr>
          <w:rFonts w:ascii="Times New Roman" w:hAnsi="Times New Roman"/>
          <w:bCs/>
          <w:lang w:val="fr-FR"/>
        </w:rPr>
        <w:t>sử</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dụng</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sai</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mục</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đích</w:t>
      </w:r>
      <w:proofErr w:type="spellEnd"/>
      <w:r w:rsidR="00047802" w:rsidRPr="00E51F32">
        <w:rPr>
          <w:rFonts w:ascii="Times New Roman" w:hAnsi="Times New Roman"/>
          <w:bCs/>
          <w:lang w:val="fr-FR"/>
        </w:rPr>
        <w:t>/</w:t>
      </w:r>
      <w:proofErr w:type="spellStart"/>
      <w:r w:rsidR="00047802" w:rsidRPr="00E51F32">
        <w:rPr>
          <w:rFonts w:ascii="Times New Roman" w:hAnsi="Times New Roman"/>
          <w:bCs/>
          <w:lang w:val="fr-FR"/>
        </w:rPr>
        <w:t>chức</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năng</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hoặc</w:t>
      </w:r>
      <w:proofErr w:type="spellEnd"/>
      <w:r w:rsidR="00047802" w:rsidRPr="00E51F32">
        <w:rPr>
          <w:rFonts w:ascii="Times New Roman" w:hAnsi="Times New Roman"/>
          <w:bCs/>
          <w:lang w:val="fr-FR"/>
        </w:rPr>
        <w:t xml:space="preserve"> do </w:t>
      </w:r>
      <w:proofErr w:type="spellStart"/>
      <w:r w:rsidR="00047802" w:rsidRPr="00E51F32">
        <w:rPr>
          <w:rFonts w:ascii="Times New Roman" w:hAnsi="Times New Roman"/>
          <w:bCs/>
          <w:lang w:val="fr-FR"/>
        </w:rPr>
        <w:t>sự</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cố</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của</w:t>
      </w:r>
      <w:proofErr w:type="spellEnd"/>
      <w:r w:rsidR="00047802" w:rsidRPr="00E51F32">
        <w:rPr>
          <w:rFonts w:ascii="Times New Roman" w:hAnsi="Times New Roman"/>
          <w:bCs/>
          <w:lang w:val="fr-FR"/>
        </w:rPr>
        <w:t xml:space="preserve"> </w:t>
      </w:r>
      <w:proofErr w:type="spellStart"/>
      <w:r w:rsidR="00047802" w:rsidRPr="00E51F32">
        <w:rPr>
          <w:rFonts w:ascii="Times New Roman" w:hAnsi="Times New Roman"/>
          <w:bCs/>
          <w:lang w:val="fr-FR"/>
        </w:rPr>
        <w:t>Bên</w:t>
      </w:r>
      <w:proofErr w:type="spellEnd"/>
      <w:r w:rsidR="00047802" w:rsidRPr="00E51F32">
        <w:rPr>
          <w:rFonts w:ascii="Times New Roman" w:hAnsi="Times New Roman"/>
          <w:bCs/>
          <w:lang w:val="fr-FR"/>
        </w:rPr>
        <w:t xml:space="preserve"> Mua </w:t>
      </w:r>
      <w:proofErr w:type="spellStart"/>
      <w:r w:rsidR="00047802" w:rsidRPr="00E51F32">
        <w:rPr>
          <w:rFonts w:ascii="Times New Roman" w:hAnsi="Times New Roman"/>
          <w:bCs/>
          <w:lang w:val="fr-FR"/>
        </w:rPr>
        <w:t>gây</w:t>
      </w:r>
      <w:proofErr w:type="spellEnd"/>
      <w:r w:rsidR="00047802" w:rsidRPr="00E51F32">
        <w:rPr>
          <w:rFonts w:ascii="Times New Roman" w:hAnsi="Times New Roman"/>
          <w:bCs/>
          <w:lang w:val="fr-FR"/>
        </w:rPr>
        <w:t xml:space="preserve"> ra. </w:t>
      </w:r>
      <w:commentRangeEnd w:id="56"/>
      <w:r w:rsidR="00C75615" w:rsidRPr="00E51F32">
        <w:rPr>
          <w:rStyle w:val="ThamchiuChuthich"/>
          <w:rFonts w:ascii="Times New Roman" w:hAnsi="Times New Roman"/>
          <w:bCs/>
          <w:sz w:val="24"/>
          <w:szCs w:val="24"/>
          <w:lang w:val="fr-FR"/>
        </w:rPr>
        <w:commentReference w:id="56"/>
      </w:r>
    </w:p>
    <w:p w14:paraId="6313C292" w14:textId="4F44D550" w:rsidR="00047802" w:rsidRPr="00E51F32" w:rsidRDefault="00100AF2" w:rsidP="00DA541C">
      <w:pPr>
        <w:keepNext/>
        <w:widowControl w:val="0"/>
        <w:tabs>
          <w:tab w:val="left" w:pos="567"/>
        </w:tabs>
        <w:autoSpaceDE w:val="0"/>
        <w:ind w:left="567"/>
        <w:jc w:val="both"/>
        <w:rPr>
          <w:ins w:id="57" w:author="Do Minh Tam" w:date="2025-12-10T15:24:00Z" w16du:dateUtc="2025-12-10T08:24:00Z"/>
          <w:rFonts w:ascii="Times New Roman" w:hAnsi="Times New Roman"/>
          <w:bCs/>
          <w:i/>
          <w:iCs/>
        </w:rPr>
      </w:pPr>
      <w:r w:rsidRPr="00E51F32">
        <w:rPr>
          <w:rFonts w:ascii="Times New Roman" w:hAnsi="Times New Roman"/>
          <w:bCs/>
          <w:i/>
          <w:iCs/>
          <w:lang w:val="fr-FR"/>
        </w:rPr>
        <w:t>T</w:t>
      </w:r>
      <w:r w:rsidR="00047802" w:rsidRPr="00E51F32">
        <w:rPr>
          <w:rFonts w:ascii="Times New Roman" w:hAnsi="Times New Roman"/>
          <w:bCs/>
          <w:i/>
          <w:iCs/>
          <w:lang w:val="fr-FR"/>
        </w:rPr>
        <w:t xml:space="preserve">he </w:t>
      </w:r>
      <w:proofErr w:type="spellStart"/>
      <w:r w:rsidR="00047802" w:rsidRPr="00E51F32">
        <w:rPr>
          <w:rFonts w:ascii="Times New Roman" w:hAnsi="Times New Roman"/>
          <w:bCs/>
          <w:i/>
          <w:iCs/>
          <w:lang w:val="fr-FR"/>
        </w:rPr>
        <w:t>Purchaser</w:t>
      </w:r>
      <w:proofErr w:type="spellEnd"/>
      <w:r w:rsidR="00047802" w:rsidRPr="00E51F32">
        <w:rPr>
          <w:rFonts w:ascii="Times New Roman" w:hAnsi="Times New Roman"/>
          <w:bCs/>
          <w:i/>
          <w:iCs/>
          <w:lang w:val="fr-FR"/>
        </w:rPr>
        <w:t xml:space="preserve"> </w:t>
      </w:r>
      <w:r w:rsidR="00237304" w:rsidRPr="00E51F32">
        <w:rPr>
          <w:rFonts w:ascii="Times New Roman" w:hAnsi="Times New Roman"/>
          <w:bCs/>
          <w:i/>
          <w:iCs/>
        </w:rPr>
        <w:t xml:space="preserve">further reserves </w:t>
      </w:r>
      <w:r w:rsidR="00B432A6" w:rsidRPr="00E51F32">
        <w:rPr>
          <w:rFonts w:ascii="Times New Roman" w:hAnsi="Times New Roman"/>
          <w:bCs/>
          <w:i/>
          <w:iCs/>
        </w:rPr>
        <w:t>the</w:t>
      </w:r>
      <w:r w:rsidR="00237304" w:rsidRPr="00E51F32">
        <w:rPr>
          <w:rFonts w:ascii="Times New Roman" w:hAnsi="Times New Roman"/>
          <w:bCs/>
          <w:i/>
          <w:iCs/>
        </w:rPr>
        <w:t xml:space="preserve"> right</w:t>
      </w:r>
      <w:r w:rsidR="00B432A6" w:rsidRPr="00E51F32">
        <w:rPr>
          <w:rFonts w:ascii="Times New Roman" w:hAnsi="Times New Roman"/>
          <w:bCs/>
          <w:i/>
          <w:iCs/>
        </w:rPr>
        <w:t>s prescribed in ARTICLE</w:t>
      </w:r>
      <w:r w:rsidR="00237304" w:rsidRPr="00E51F32">
        <w:rPr>
          <w:rFonts w:ascii="Times New Roman" w:hAnsi="Times New Roman"/>
          <w:bCs/>
          <w:i/>
          <w:iCs/>
        </w:rPr>
        <w:t xml:space="preserve"> </w:t>
      </w:r>
      <w:r w:rsidR="00090F78" w:rsidRPr="00E51F32">
        <w:rPr>
          <w:rFonts w:ascii="Times New Roman" w:hAnsi="Times New Roman"/>
          <w:bCs/>
          <w:i/>
          <w:iCs/>
          <w:lang w:val="fr-FR"/>
        </w:rPr>
        <w:fldChar w:fldCharType="begin"/>
      </w:r>
      <w:r w:rsidR="00090F78" w:rsidRPr="00E51F32">
        <w:rPr>
          <w:rFonts w:ascii="Times New Roman" w:hAnsi="Times New Roman"/>
          <w:bCs/>
          <w:i/>
          <w:iCs/>
          <w:lang w:val="fr-FR"/>
        </w:rPr>
        <w:instrText xml:space="preserve"> REF _Ref38359838 \r \h  \* MERGEFORMAT </w:instrText>
      </w:r>
      <w:r w:rsidR="00090F78" w:rsidRPr="00E51F32">
        <w:rPr>
          <w:rFonts w:ascii="Times New Roman" w:hAnsi="Times New Roman"/>
          <w:bCs/>
          <w:i/>
          <w:iCs/>
          <w:lang w:val="fr-FR"/>
        </w:rPr>
      </w:r>
      <w:r w:rsidR="00090F78" w:rsidRPr="00E51F32">
        <w:rPr>
          <w:rFonts w:ascii="Times New Roman" w:hAnsi="Times New Roman"/>
          <w:bCs/>
          <w:i/>
          <w:iCs/>
          <w:lang w:val="fr-FR"/>
        </w:rPr>
        <w:fldChar w:fldCharType="separate"/>
      </w:r>
      <w:r w:rsidR="00D73A3A">
        <w:rPr>
          <w:rFonts w:ascii="Times New Roman" w:hAnsi="Times New Roman"/>
          <w:bCs/>
          <w:i/>
          <w:iCs/>
          <w:lang w:val="fr-FR"/>
        </w:rPr>
        <w:t>3.4</w:t>
      </w:r>
      <w:r w:rsidR="00090F78" w:rsidRPr="00E51F32">
        <w:rPr>
          <w:rFonts w:ascii="Times New Roman" w:hAnsi="Times New Roman"/>
          <w:bCs/>
          <w:i/>
          <w:iCs/>
          <w:lang w:val="fr-FR"/>
        </w:rPr>
        <w:fldChar w:fldCharType="end"/>
      </w:r>
      <w:r w:rsidR="00B432A6" w:rsidRPr="00E51F32">
        <w:rPr>
          <w:rFonts w:ascii="Times New Roman" w:hAnsi="Times New Roman"/>
          <w:bCs/>
          <w:i/>
          <w:iCs/>
          <w:lang w:val="fr-FR"/>
        </w:rPr>
        <w:t xml:space="preserve"> </w:t>
      </w:r>
      <w:r w:rsidR="00B432A6" w:rsidRPr="00E51F32">
        <w:rPr>
          <w:rFonts w:ascii="Times New Roman" w:hAnsi="Times New Roman"/>
          <w:bCs/>
          <w:i/>
          <w:iCs/>
        </w:rPr>
        <w:t>for</w:t>
      </w:r>
      <w:r w:rsidR="00237304" w:rsidRPr="00E51F32">
        <w:rPr>
          <w:rFonts w:ascii="Times New Roman" w:hAnsi="Times New Roman"/>
          <w:bCs/>
          <w:i/>
          <w:iCs/>
        </w:rPr>
        <w:t xml:space="preserve"> the</w:t>
      </w:r>
      <w:r w:rsidR="00B432A6" w:rsidRPr="00E51F32">
        <w:rPr>
          <w:rFonts w:ascii="Times New Roman" w:hAnsi="Times New Roman"/>
          <w:bCs/>
          <w:i/>
          <w:iCs/>
        </w:rPr>
        <w:t xml:space="preserve"> Defective</w:t>
      </w:r>
      <w:r w:rsidR="00237304" w:rsidRPr="00E51F32">
        <w:rPr>
          <w:rFonts w:ascii="Times New Roman" w:hAnsi="Times New Roman"/>
          <w:bCs/>
          <w:i/>
          <w:iCs/>
        </w:rPr>
        <w:t xml:space="preserve"> </w:t>
      </w:r>
      <w:r w:rsidR="000F54DC" w:rsidRPr="00E51F32">
        <w:rPr>
          <w:rFonts w:ascii="Times New Roman" w:hAnsi="Times New Roman"/>
          <w:bCs/>
          <w:i/>
          <w:iCs/>
        </w:rPr>
        <w:t>Products</w:t>
      </w:r>
      <w:r w:rsidR="00B432A6" w:rsidRPr="00E51F32">
        <w:rPr>
          <w:rFonts w:ascii="Times New Roman" w:hAnsi="Times New Roman"/>
          <w:bCs/>
          <w:i/>
          <w:iCs/>
        </w:rPr>
        <w:t xml:space="preserve"> to be discovered </w:t>
      </w:r>
      <w:r w:rsidR="00813B88" w:rsidRPr="00E51F32">
        <w:rPr>
          <w:rFonts w:ascii="Times New Roman" w:hAnsi="Times New Roman"/>
          <w:bCs/>
          <w:i/>
          <w:iCs/>
        </w:rPr>
        <w:t xml:space="preserve">within 07 days from </w:t>
      </w:r>
      <w:r w:rsidR="00047802" w:rsidRPr="00E51F32">
        <w:rPr>
          <w:rFonts w:ascii="Times New Roman" w:hAnsi="Times New Roman"/>
          <w:bCs/>
          <w:i/>
          <w:iCs/>
        </w:rPr>
        <w:t>th</w:t>
      </w:r>
      <w:r w:rsidRPr="00E51F32">
        <w:rPr>
          <w:rFonts w:ascii="Times New Roman" w:hAnsi="Times New Roman"/>
          <w:bCs/>
          <w:i/>
          <w:iCs/>
        </w:rPr>
        <w:t xml:space="preserve">e </w:t>
      </w:r>
      <w:r w:rsidR="00611355" w:rsidRPr="00E51F32">
        <w:rPr>
          <w:rFonts w:ascii="Times New Roman" w:hAnsi="Times New Roman"/>
          <w:bCs/>
          <w:i/>
          <w:iCs/>
        </w:rPr>
        <w:t>delivery date</w:t>
      </w:r>
      <w:r w:rsidR="00047802" w:rsidRPr="00E51F32">
        <w:rPr>
          <w:rFonts w:ascii="Times New Roman" w:hAnsi="Times New Roman"/>
          <w:bCs/>
          <w:i/>
          <w:iCs/>
        </w:rPr>
        <w:t xml:space="preserve">, except for the Defects which are subject to the Purchaser’s misuse or accidents. </w:t>
      </w:r>
    </w:p>
    <w:p w14:paraId="32A59D9C" w14:textId="77777777" w:rsidR="00C75615" w:rsidRPr="00E51F32" w:rsidRDefault="00C75615" w:rsidP="00DA541C">
      <w:pPr>
        <w:keepNext/>
        <w:widowControl w:val="0"/>
        <w:tabs>
          <w:tab w:val="left" w:pos="567"/>
        </w:tabs>
        <w:autoSpaceDE w:val="0"/>
        <w:ind w:left="567"/>
        <w:jc w:val="both"/>
        <w:rPr>
          <w:ins w:id="58" w:author="Do Minh Tam" w:date="2025-12-10T15:24:00Z" w16du:dateUtc="2025-12-10T08:24:00Z"/>
          <w:rFonts w:ascii="Times New Roman" w:hAnsi="Times New Roman"/>
          <w:bCs/>
          <w:i/>
          <w:iCs/>
        </w:rPr>
      </w:pPr>
    </w:p>
    <w:p w14:paraId="70D73321" w14:textId="77777777" w:rsidR="00C75615" w:rsidRPr="00E51F32" w:rsidRDefault="00C75615" w:rsidP="00C75615">
      <w:pPr>
        <w:numPr>
          <w:ilvl w:val="1"/>
          <w:numId w:val="13"/>
        </w:numPr>
        <w:tabs>
          <w:tab w:val="left" w:pos="567"/>
        </w:tabs>
        <w:autoSpaceDE w:val="0"/>
        <w:ind w:left="567" w:hanging="567"/>
        <w:jc w:val="both"/>
        <w:rPr>
          <w:ins w:id="59" w:author="Do Minh Tam" w:date="2025-12-10T15:25:00Z" w16du:dateUtc="2025-12-10T08:25:00Z"/>
          <w:rFonts w:ascii="Times New Roman" w:hAnsi="Times New Roman"/>
        </w:rPr>
      </w:pPr>
      <w:bookmarkStart w:id="60" w:name="_Hlk167799753"/>
      <w:proofErr w:type="spellStart"/>
      <w:ins w:id="61" w:author="Do Minh Tam" w:date="2025-12-10T15:25:00Z" w16du:dateUtc="2025-12-10T08:25:00Z">
        <w:r w:rsidRPr="00E51F32">
          <w:rPr>
            <w:rFonts w:ascii="Times New Roman" w:hAnsi="Times New Roman"/>
          </w:rPr>
          <w:t>Để</w:t>
        </w:r>
        <w:proofErr w:type="spellEnd"/>
        <w:r w:rsidRPr="00E51F32">
          <w:rPr>
            <w:rFonts w:ascii="Times New Roman" w:hAnsi="Times New Roman"/>
          </w:rPr>
          <w:t xml:space="preserve"> </w:t>
        </w:r>
        <w:proofErr w:type="spellStart"/>
        <w:r w:rsidRPr="00E51F32">
          <w:rPr>
            <w:rFonts w:ascii="Times New Roman" w:hAnsi="Times New Roman"/>
          </w:rPr>
          <w:t>cho</w:t>
        </w:r>
        <w:proofErr w:type="spellEnd"/>
        <w:r w:rsidRPr="00E51F32">
          <w:rPr>
            <w:rFonts w:ascii="Times New Roman" w:hAnsi="Times New Roman"/>
          </w:rPr>
          <w:t xml:space="preserve"> </w:t>
        </w:r>
        <w:proofErr w:type="spellStart"/>
        <w:r w:rsidRPr="00E51F32">
          <w:rPr>
            <w:rFonts w:ascii="Times New Roman" w:hAnsi="Times New Roman"/>
          </w:rPr>
          <w:t>rõ</w:t>
        </w:r>
        <w:proofErr w:type="spellEnd"/>
        <w:r w:rsidRPr="00E51F32">
          <w:rPr>
            <w:rFonts w:ascii="Times New Roman" w:hAnsi="Times New Roman"/>
          </w:rPr>
          <w:t xml:space="preserve"> </w:t>
        </w:r>
        <w:proofErr w:type="spellStart"/>
        <w:r w:rsidRPr="00E51F32">
          <w:rPr>
            <w:rFonts w:ascii="Times New Roman" w:hAnsi="Times New Roman"/>
          </w:rPr>
          <w:t>ràng</w:t>
        </w:r>
        <w:proofErr w:type="spellEnd"/>
        <w:r w:rsidRPr="00E51F32">
          <w:rPr>
            <w:rFonts w:ascii="Times New Roman" w:hAnsi="Times New Roman"/>
          </w:rPr>
          <w:t xml:space="preserve">, </w:t>
        </w:r>
        <w:proofErr w:type="spellStart"/>
        <w:r w:rsidRPr="00E51F32">
          <w:rPr>
            <w:rFonts w:ascii="Times New Roman" w:hAnsi="Times New Roman"/>
          </w:rPr>
          <w:t>việc</w:t>
        </w:r>
        <w:proofErr w:type="spellEnd"/>
        <w:r w:rsidRPr="00E51F32">
          <w:rPr>
            <w:rFonts w:ascii="Times New Roman" w:hAnsi="Times New Roman"/>
          </w:rPr>
          <w:t xml:space="preserve"> </w:t>
        </w:r>
        <w:proofErr w:type="spellStart"/>
        <w:r w:rsidRPr="00E51F32">
          <w:rPr>
            <w:rFonts w:ascii="Times New Roman" w:hAnsi="Times New Roman"/>
          </w:rPr>
          <w:t>Bên</w:t>
        </w:r>
        <w:proofErr w:type="spellEnd"/>
        <w:r w:rsidRPr="00E51F32">
          <w:rPr>
            <w:rFonts w:ascii="Times New Roman" w:hAnsi="Times New Roman"/>
          </w:rPr>
          <w:t xml:space="preserve"> Mua </w:t>
        </w:r>
        <w:proofErr w:type="spellStart"/>
        <w:r w:rsidRPr="00E51F32">
          <w:rPr>
            <w:rFonts w:ascii="Times New Roman" w:hAnsi="Times New Roman"/>
          </w:rPr>
          <w:t>thực</w:t>
        </w:r>
        <w:proofErr w:type="spellEnd"/>
        <w:r w:rsidRPr="00E51F32">
          <w:rPr>
            <w:rFonts w:ascii="Times New Roman" w:hAnsi="Times New Roman"/>
          </w:rPr>
          <w:t xml:space="preserve"> </w:t>
        </w:r>
        <w:proofErr w:type="spellStart"/>
        <w:r w:rsidRPr="00E51F32">
          <w:rPr>
            <w:rFonts w:ascii="Times New Roman" w:hAnsi="Times New Roman"/>
          </w:rPr>
          <w:t>hiện</w:t>
        </w:r>
        <w:proofErr w:type="spellEnd"/>
        <w:r w:rsidRPr="00E51F32">
          <w:rPr>
            <w:rFonts w:ascii="Times New Roman" w:hAnsi="Times New Roman"/>
          </w:rPr>
          <w:t xml:space="preserve"> </w:t>
        </w:r>
        <w:proofErr w:type="spellStart"/>
        <w:r w:rsidRPr="00E51F32">
          <w:rPr>
            <w:rFonts w:ascii="Times New Roman" w:hAnsi="Times New Roman"/>
          </w:rPr>
          <w:t>một</w:t>
        </w:r>
        <w:proofErr w:type="spellEnd"/>
        <w:r w:rsidRPr="00E51F32">
          <w:rPr>
            <w:rFonts w:ascii="Times New Roman" w:hAnsi="Times New Roman"/>
          </w:rPr>
          <w:t xml:space="preserve"> </w:t>
        </w:r>
        <w:proofErr w:type="spellStart"/>
        <w:r w:rsidRPr="00E51F32">
          <w:rPr>
            <w:rFonts w:ascii="Times New Roman" w:hAnsi="Times New Roman"/>
          </w:rPr>
          <w:t>hoặc</w:t>
        </w:r>
        <w:proofErr w:type="spellEnd"/>
        <w:r w:rsidRPr="00E51F32">
          <w:rPr>
            <w:rFonts w:ascii="Times New Roman" w:hAnsi="Times New Roman"/>
          </w:rPr>
          <w:t xml:space="preserve"> </w:t>
        </w:r>
        <w:proofErr w:type="spellStart"/>
        <w:r w:rsidRPr="00E51F32">
          <w:rPr>
            <w:rFonts w:ascii="Times New Roman" w:hAnsi="Times New Roman"/>
          </w:rPr>
          <w:t>tất</w:t>
        </w:r>
        <w:proofErr w:type="spellEnd"/>
        <w:r w:rsidRPr="00E51F32">
          <w:rPr>
            <w:rFonts w:ascii="Times New Roman" w:hAnsi="Times New Roman"/>
          </w:rPr>
          <w:t xml:space="preserve"> </w:t>
        </w:r>
        <w:proofErr w:type="spellStart"/>
        <w:r w:rsidRPr="00E51F32">
          <w:rPr>
            <w:rFonts w:ascii="Times New Roman" w:hAnsi="Times New Roman"/>
          </w:rPr>
          <w:t>cả</w:t>
        </w:r>
        <w:proofErr w:type="spellEnd"/>
        <w:r w:rsidRPr="00E51F32">
          <w:rPr>
            <w:rFonts w:ascii="Times New Roman" w:hAnsi="Times New Roman"/>
          </w:rPr>
          <w:t xml:space="preserve"> </w:t>
        </w:r>
        <w:proofErr w:type="spellStart"/>
        <w:r w:rsidRPr="00E51F32">
          <w:rPr>
            <w:rFonts w:ascii="Times New Roman" w:hAnsi="Times New Roman"/>
          </w:rPr>
          <w:t>các</w:t>
        </w:r>
        <w:proofErr w:type="spellEnd"/>
        <w:r w:rsidRPr="00E51F32">
          <w:rPr>
            <w:rFonts w:ascii="Times New Roman" w:hAnsi="Times New Roman"/>
          </w:rPr>
          <w:t xml:space="preserve"> </w:t>
        </w:r>
        <w:proofErr w:type="spellStart"/>
        <w:r w:rsidRPr="00E51F32">
          <w:rPr>
            <w:rFonts w:ascii="Times New Roman" w:hAnsi="Times New Roman"/>
          </w:rPr>
          <w:t>quyền</w:t>
        </w:r>
        <w:proofErr w:type="spellEnd"/>
        <w:r w:rsidRPr="00E51F32">
          <w:rPr>
            <w:rFonts w:ascii="Times New Roman" w:hAnsi="Times New Roman"/>
          </w:rPr>
          <w:t xml:space="preserve"> </w:t>
        </w:r>
        <w:proofErr w:type="spellStart"/>
        <w:r w:rsidRPr="00E51F32">
          <w:rPr>
            <w:rFonts w:ascii="Times New Roman" w:hAnsi="Times New Roman"/>
          </w:rPr>
          <w:t>nêu</w:t>
        </w:r>
        <w:proofErr w:type="spellEnd"/>
        <w:r w:rsidRPr="00E51F32">
          <w:rPr>
            <w:rFonts w:ascii="Times New Roman" w:hAnsi="Times New Roman"/>
          </w:rPr>
          <w:t xml:space="preserve"> </w:t>
        </w:r>
        <w:proofErr w:type="spellStart"/>
        <w:r w:rsidRPr="00E51F32">
          <w:rPr>
            <w:rFonts w:ascii="Times New Roman" w:hAnsi="Times New Roman"/>
          </w:rPr>
          <w:t>trên</w:t>
        </w:r>
        <w:proofErr w:type="spellEnd"/>
        <w:r w:rsidRPr="00E51F32">
          <w:rPr>
            <w:rFonts w:ascii="Times New Roman" w:hAnsi="Times New Roman"/>
          </w:rPr>
          <w:t xml:space="preserve"> </w:t>
        </w:r>
        <w:proofErr w:type="spellStart"/>
        <w:r w:rsidRPr="00E51F32">
          <w:rPr>
            <w:rFonts w:ascii="Times New Roman" w:hAnsi="Times New Roman"/>
          </w:rPr>
          <w:t>sẽ</w:t>
        </w:r>
        <w:proofErr w:type="spellEnd"/>
        <w:r w:rsidRPr="00E51F32">
          <w:rPr>
            <w:rFonts w:ascii="Times New Roman" w:hAnsi="Times New Roman"/>
          </w:rPr>
          <w:t xml:space="preserve"> </w:t>
        </w:r>
        <w:proofErr w:type="spellStart"/>
        <w:r w:rsidRPr="00E51F32">
          <w:rPr>
            <w:rFonts w:ascii="Times New Roman" w:hAnsi="Times New Roman"/>
          </w:rPr>
          <w:t>không</w:t>
        </w:r>
        <w:proofErr w:type="spellEnd"/>
        <w:r w:rsidRPr="00E51F32">
          <w:rPr>
            <w:rFonts w:ascii="Times New Roman" w:hAnsi="Times New Roman"/>
          </w:rPr>
          <w:t xml:space="preserve"> </w:t>
        </w:r>
        <w:proofErr w:type="spellStart"/>
        <w:r w:rsidRPr="00E51F32">
          <w:rPr>
            <w:rFonts w:ascii="Times New Roman" w:hAnsi="Times New Roman"/>
          </w:rPr>
          <w:t>miễn</w:t>
        </w:r>
        <w:proofErr w:type="spellEnd"/>
        <w:r w:rsidRPr="00E51F32">
          <w:rPr>
            <w:rFonts w:ascii="Times New Roman" w:hAnsi="Times New Roman"/>
          </w:rPr>
          <w:t xml:space="preserve"> </w:t>
        </w:r>
        <w:proofErr w:type="spellStart"/>
        <w:r w:rsidRPr="00E51F32">
          <w:rPr>
            <w:rFonts w:ascii="Times New Roman" w:hAnsi="Times New Roman"/>
          </w:rPr>
          <w:t>trừ</w:t>
        </w:r>
        <w:proofErr w:type="spellEnd"/>
        <w:r w:rsidRPr="00E51F32">
          <w:rPr>
            <w:rFonts w:ascii="Times New Roman" w:hAnsi="Times New Roman"/>
          </w:rPr>
          <w:t xml:space="preserve"> </w:t>
        </w:r>
        <w:proofErr w:type="spellStart"/>
        <w:r w:rsidRPr="00E51F32">
          <w:rPr>
            <w:rFonts w:ascii="Times New Roman" w:hAnsi="Times New Roman"/>
          </w:rPr>
          <w:t>trách</w:t>
        </w:r>
        <w:proofErr w:type="spellEnd"/>
        <w:r w:rsidRPr="00E51F32">
          <w:rPr>
            <w:rFonts w:ascii="Times New Roman" w:hAnsi="Times New Roman"/>
          </w:rPr>
          <w:t xml:space="preserve"> </w:t>
        </w:r>
        <w:proofErr w:type="spellStart"/>
        <w:r w:rsidRPr="00E51F32">
          <w:rPr>
            <w:rFonts w:ascii="Times New Roman" w:hAnsi="Times New Roman"/>
            <w:bCs/>
            <w:lang w:val="fr-FR"/>
          </w:rPr>
          <w:t>nhiệm</w:t>
        </w:r>
        <w:proofErr w:type="spellEnd"/>
        <w:r w:rsidRPr="00E51F32">
          <w:rPr>
            <w:rFonts w:ascii="Times New Roman" w:hAnsi="Times New Roman"/>
          </w:rPr>
          <w:t xml:space="preserve"> </w:t>
        </w:r>
        <w:proofErr w:type="spellStart"/>
        <w:r w:rsidRPr="00E51F32">
          <w:rPr>
            <w:rFonts w:ascii="Times New Roman" w:hAnsi="Times New Roman"/>
          </w:rPr>
          <w:t>của</w:t>
        </w:r>
        <w:proofErr w:type="spellEnd"/>
        <w:r w:rsidRPr="00E51F32">
          <w:rPr>
            <w:rFonts w:ascii="Times New Roman" w:hAnsi="Times New Roman"/>
          </w:rPr>
          <w:t xml:space="preserve"> </w:t>
        </w:r>
        <w:proofErr w:type="spellStart"/>
        <w:r w:rsidRPr="00E51F32">
          <w:rPr>
            <w:rFonts w:ascii="Times New Roman" w:hAnsi="Times New Roman"/>
          </w:rPr>
          <w:t>Nhà</w:t>
        </w:r>
        <w:proofErr w:type="spellEnd"/>
        <w:r w:rsidRPr="00E51F32">
          <w:rPr>
            <w:rFonts w:ascii="Times New Roman" w:hAnsi="Times New Roman"/>
          </w:rPr>
          <w:t xml:space="preserve"> Cung </w:t>
        </w:r>
        <w:proofErr w:type="spellStart"/>
        <w:r w:rsidRPr="00E51F32">
          <w:rPr>
            <w:rFonts w:ascii="Times New Roman" w:hAnsi="Times New Roman"/>
          </w:rPr>
          <w:t>Cấp</w:t>
        </w:r>
        <w:proofErr w:type="spellEnd"/>
        <w:r w:rsidRPr="00E51F32">
          <w:rPr>
            <w:rFonts w:ascii="Times New Roman" w:hAnsi="Times New Roman"/>
          </w:rPr>
          <w:t xml:space="preserve"> </w:t>
        </w:r>
        <w:proofErr w:type="spellStart"/>
        <w:r w:rsidRPr="00E51F32">
          <w:rPr>
            <w:rFonts w:ascii="Times New Roman" w:hAnsi="Times New Roman"/>
          </w:rPr>
          <w:t>đối</w:t>
        </w:r>
        <w:proofErr w:type="spellEnd"/>
        <w:r w:rsidRPr="00E51F32">
          <w:rPr>
            <w:rFonts w:ascii="Times New Roman" w:hAnsi="Times New Roman"/>
          </w:rPr>
          <w:t xml:space="preserve"> </w:t>
        </w:r>
        <w:proofErr w:type="spellStart"/>
        <w:r w:rsidRPr="00E51F32">
          <w:rPr>
            <w:rFonts w:ascii="Times New Roman" w:hAnsi="Times New Roman"/>
          </w:rPr>
          <w:t>với</w:t>
        </w:r>
        <w:proofErr w:type="spellEnd"/>
        <w:r w:rsidRPr="00E51F32">
          <w:rPr>
            <w:rFonts w:ascii="Times New Roman" w:hAnsi="Times New Roman"/>
          </w:rPr>
          <w:t xml:space="preserve"> </w:t>
        </w:r>
        <w:proofErr w:type="spellStart"/>
        <w:r w:rsidRPr="00E51F32">
          <w:rPr>
            <w:rFonts w:ascii="Times New Roman" w:hAnsi="Times New Roman"/>
          </w:rPr>
          <w:t>hành</w:t>
        </w:r>
        <w:proofErr w:type="spellEnd"/>
        <w:r w:rsidRPr="00E51F32">
          <w:rPr>
            <w:rFonts w:ascii="Times New Roman" w:hAnsi="Times New Roman"/>
          </w:rPr>
          <w:t xml:space="preserve"> vi </w:t>
        </w:r>
        <w:proofErr w:type="spellStart"/>
        <w:r w:rsidRPr="00E51F32">
          <w:rPr>
            <w:rFonts w:ascii="Times New Roman" w:hAnsi="Times New Roman"/>
          </w:rPr>
          <w:t>vi</w:t>
        </w:r>
        <w:proofErr w:type="spellEnd"/>
        <w:r w:rsidRPr="00E51F32">
          <w:rPr>
            <w:rFonts w:ascii="Times New Roman" w:hAnsi="Times New Roman"/>
          </w:rPr>
          <w:t xml:space="preserve"> </w:t>
        </w:r>
        <w:proofErr w:type="spellStart"/>
        <w:r w:rsidRPr="00E51F32">
          <w:rPr>
            <w:rFonts w:ascii="Times New Roman" w:hAnsi="Times New Roman"/>
          </w:rPr>
          <w:t>phạm</w:t>
        </w:r>
        <w:proofErr w:type="spellEnd"/>
        <w:r w:rsidRPr="00E51F32">
          <w:rPr>
            <w:rFonts w:ascii="Times New Roman" w:hAnsi="Times New Roman"/>
          </w:rPr>
          <w:t xml:space="preserve"> </w:t>
        </w:r>
        <w:proofErr w:type="spellStart"/>
        <w:r w:rsidRPr="00E51F32">
          <w:rPr>
            <w:rFonts w:ascii="Times New Roman" w:hAnsi="Times New Roman"/>
          </w:rPr>
          <w:t>Hợp</w:t>
        </w:r>
        <w:proofErr w:type="spellEnd"/>
        <w:r w:rsidRPr="00E51F32">
          <w:rPr>
            <w:rFonts w:ascii="Times New Roman" w:hAnsi="Times New Roman"/>
          </w:rPr>
          <w:t xml:space="preserve"> </w:t>
        </w:r>
        <w:commentRangeStart w:id="62"/>
        <w:commentRangeStart w:id="63"/>
        <w:proofErr w:type="spellStart"/>
        <w:r w:rsidRPr="00E51F32">
          <w:rPr>
            <w:rFonts w:ascii="Times New Roman" w:hAnsi="Times New Roman"/>
          </w:rPr>
          <w:t>Đồng</w:t>
        </w:r>
      </w:ins>
      <w:commentRangeEnd w:id="62"/>
      <w:proofErr w:type="spellEnd"/>
      <w:r w:rsidRPr="00E51F32">
        <w:rPr>
          <w:rStyle w:val="ThamchiuChuthich"/>
          <w:rFonts w:ascii="Times New Roman" w:hAnsi="Times New Roman"/>
          <w:sz w:val="24"/>
          <w:szCs w:val="24"/>
        </w:rPr>
        <w:commentReference w:id="62"/>
      </w:r>
      <w:commentRangeEnd w:id="63"/>
      <w:r w:rsidR="00FF1744" w:rsidRPr="00E51F32">
        <w:rPr>
          <w:rStyle w:val="ThamchiuChuthich"/>
        </w:rPr>
        <w:commentReference w:id="63"/>
      </w:r>
      <w:ins w:id="64" w:author="Do Minh Tam" w:date="2025-12-10T15:25:00Z" w16du:dateUtc="2025-12-10T08:25:00Z">
        <w:r w:rsidRPr="00E51F32">
          <w:rPr>
            <w:rFonts w:ascii="Times New Roman" w:hAnsi="Times New Roman"/>
          </w:rPr>
          <w:t xml:space="preserve">. </w:t>
        </w:r>
      </w:ins>
    </w:p>
    <w:p w14:paraId="5A00FFFF" w14:textId="6CFC69AC" w:rsidR="00C75615" w:rsidRPr="00E51F32" w:rsidRDefault="00C75615" w:rsidP="00C75615">
      <w:pPr>
        <w:keepNext/>
        <w:widowControl w:val="0"/>
        <w:tabs>
          <w:tab w:val="left" w:pos="567"/>
        </w:tabs>
        <w:autoSpaceDE w:val="0"/>
        <w:ind w:left="567"/>
        <w:jc w:val="both"/>
        <w:rPr>
          <w:rFonts w:ascii="Times New Roman" w:hAnsi="Times New Roman"/>
          <w:bCs/>
          <w:i/>
          <w:iCs/>
          <w:lang w:val="fr-FR"/>
        </w:rPr>
      </w:pPr>
      <w:ins w:id="65" w:author="Do Minh Tam" w:date="2025-12-10T15:25:00Z" w16du:dateUtc="2025-12-10T08:25:00Z">
        <w:r w:rsidRPr="00E51F32">
          <w:rPr>
            <w:rFonts w:ascii="Times New Roman" w:hAnsi="Times New Roman"/>
            <w:bCs/>
            <w:i/>
            <w:iCs/>
            <w:lang w:val="fr-FR"/>
          </w:rPr>
          <w:t xml:space="preserve">For clarification, </w:t>
        </w:r>
        <w:r w:rsidRPr="00E51F32">
          <w:rPr>
            <w:rFonts w:ascii="Times New Roman" w:hAnsi="Times New Roman"/>
            <w:i/>
          </w:rPr>
          <w:t>the Purchaser's exercise of any of the above rights shall not waive the Supplier's liability for the contractual violation</w:t>
        </w:r>
        <w:r w:rsidRPr="00E51F32">
          <w:rPr>
            <w:rFonts w:ascii="Times New Roman" w:hAnsi="Times New Roman"/>
            <w:bCs/>
            <w:i/>
            <w:iCs/>
            <w:lang w:val="fr-FR"/>
          </w:rPr>
          <w:t>.</w:t>
        </w:r>
      </w:ins>
      <w:bookmarkEnd w:id="60"/>
    </w:p>
    <w:bookmarkEnd w:id="55"/>
    <w:p w14:paraId="0CEAC244" w14:textId="252B714A" w:rsidR="00100AF2" w:rsidRPr="00E51F32" w:rsidRDefault="00100AF2" w:rsidP="00DA541C">
      <w:pPr>
        <w:keepNext/>
        <w:widowControl w:val="0"/>
        <w:tabs>
          <w:tab w:val="left" w:pos="567"/>
        </w:tabs>
        <w:autoSpaceDE w:val="0"/>
        <w:ind w:left="567"/>
        <w:jc w:val="both"/>
        <w:rPr>
          <w:rFonts w:ascii="Times New Roman" w:hAnsi="Times New Roman"/>
          <w:bCs/>
          <w:i/>
          <w:iCs/>
        </w:rPr>
      </w:pPr>
    </w:p>
    <w:p w14:paraId="38654136" w14:textId="77777777" w:rsidR="002708C2" w:rsidRPr="00E51F32" w:rsidRDefault="002708C2" w:rsidP="00DA541C">
      <w:pPr>
        <w:keepNext/>
        <w:widowControl w:val="0"/>
        <w:tabs>
          <w:tab w:val="left" w:pos="1260"/>
        </w:tabs>
        <w:autoSpaceDE w:val="0"/>
        <w:ind w:left="1267"/>
        <w:jc w:val="both"/>
        <w:rPr>
          <w:rFonts w:ascii="Times New Roman" w:hAnsi="Times New Roman"/>
          <w:lang w:val="fr-FR"/>
        </w:rPr>
      </w:pPr>
    </w:p>
    <w:p w14:paraId="3FFE9220" w14:textId="4AE0C715" w:rsidR="005B3377" w:rsidRPr="00E51F32" w:rsidRDefault="005B3377" w:rsidP="00864BEE">
      <w:pPr>
        <w:keepNext/>
        <w:widowControl w:val="0"/>
        <w:numPr>
          <w:ilvl w:val="0"/>
          <w:numId w:val="7"/>
        </w:numPr>
        <w:tabs>
          <w:tab w:val="left" w:pos="1418"/>
        </w:tabs>
        <w:ind w:left="1418" w:hanging="1418"/>
        <w:jc w:val="both"/>
        <w:rPr>
          <w:rFonts w:ascii="Times New Roman" w:hAnsi="Times New Roman"/>
          <w:b/>
          <w:bCs/>
          <w:lang w:val="fr-FR"/>
        </w:rPr>
      </w:pPr>
      <w:bookmarkStart w:id="66" w:name="_Ref36478109"/>
      <w:r w:rsidRPr="00E51F32">
        <w:rPr>
          <w:rFonts w:ascii="Times New Roman" w:hAnsi="Times New Roman"/>
          <w:b/>
          <w:bCs/>
          <w:lang w:val="fr-FR"/>
        </w:rPr>
        <w:t>ĐIỀU KHOẢN THANH TOÁN</w:t>
      </w:r>
      <w:bookmarkEnd w:id="66"/>
    </w:p>
    <w:p w14:paraId="24389D42" w14:textId="408A8A69" w:rsidR="0096255D" w:rsidRPr="00E51F32" w:rsidRDefault="00357597" w:rsidP="00864BEE">
      <w:pPr>
        <w:keepNext/>
        <w:widowControl w:val="0"/>
        <w:numPr>
          <w:ilvl w:val="0"/>
          <w:numId w:val="8"/>
        </w:numPr>
        <w:tabs>
          <w:tab w:val="left" w:pos="1418"/>
        </w:tabs>
        <w:ind w:left="1418" w:hanging="1418"/>
        <w:jc w:val="both"/>
        <w:rPr>
          <w:rFonts w:ascii="Times New Roman" w:hAnsi="Times New Roman"/>
          <w:b/>
          <w:bCs/>
          <w:i/>
          <w:iCs/>
          <w:lang w:val="fr-FR"/>
        </w:rPr>
      </w:pPr>
      <w:bookmarkStart w:id="67" w:name="_Ref36478122"/>
      <w:r w:rsidRPr="00E51F32">
        <w:rPr>
          <w:rFonts w:ascii="Times New Roman" w:hAnsi="Times New Roman"/>
          <w:b/>
          <w:bCs/>
          <w:i/>
          <w:iCs/>
          <w:lang w:val="fr-FR"/>
        </w:rPr>
        <w:t>PAYMENT TERMS</w:t>
      </w:r>
      <w:bookmarkEnd w:id="67"/>
    </w:p>
    <w:p w14:paraId="1DECC014" w14:textId="77777777" w:rsidR="00357597" w:rsidRPr="00E51F32" w:rsidRDefault="00357597" w:rsidP="00DA541C">
      <w:pPr>
        <w:keepNext/>
        <w:widowControl w:val="0"/>
        <w:tabs>
          <w:tab w:val="left" w:pos="1418"/>
        </w:tabs>
        <w:ind w:left="1418"/>
        <w:jc w:val="both"/>
        <w:rPr>
          <w:rFonts w:ascii="Times New Roman" w:hAnsi="Times New Roman"/>
          <w:b/>
          <w:bCs/>
          <w:lang w:val="fr-FR"/>
        </w:rPr>
      </w:pPr>
    </w:p>
    <w:p w14:paraId="2AF5B955" w14:textId="1699912B" w:rsidR="005B3377" w:rsidRPr="00E51F32" w:rsidRDefault="005B3377" w:rsidP="00864BEE">
      <w:pPr>
        <w:pStyle w:val="ThnVnban"/>
        <w:keepNext/>
        <w:widowControl w:val="0"/>
        <w:numPr>
          <w:ilvl w:val="1"/>
          <w:numId w:val="14"/>
        </w:numPr>
        <w:tabs>
          <w:tab w:val="left" w:pos="567"/>
        </w:tabs>
        <w:ind w:left="567" w:hanging="567"/>
        <w:rPr>
          <w:rFonts w:ascii="Times New Roman" w:hAnsi="Times New Roman"/>
          <w:lang w:val="fr-FR"/>
        </w:rPr>
      </w:pPr>
      <w:bookmarkStart w:id="68" w:name="_Ref36479658"/>
      <w:bookmarkStart w:id="69" w:name="_Hlk167799777"/>
      <w:proofErr w:type="spellStart"/>
      <w:r w:rsidRPr="00E51F32">
        <w:rPr>
          <w:rFonts w:ascii="Times New Roman" w:eastAsia="Calibri" w:hAnsi="Times New Roman"/>
          <w:lang w:val="fr-FR"/>
        </w:rPr>
        <w:t>Bên</w:t>
      </w:r>
      <w:proofErr w:type="spellEnd"/>
      <w:r w:rsidRPr="00E51F32">
        <w:rPr>
          <w:rFonts w:ascii="Times New Roman" w:eastAsia="Calibri" w:hAnsi="Times New Roman"/>
          <w:lang w:val="fr-FR"/>
        </w:rPr>
        <w:t xml:space="preserve"> Mua </w:t>
      </w:r>
      <w:proofErr w:type="spellStart"/>
      <w:r w:rsidRPr="00E51F32">
        <w:rPr>
          <w:rFonts w:ascii="Times New Roman" w:eastAsia="Calibri" w:hAnsi="Times New Roman"/>
          <w:lang w:val="fr-FR"/>
        </w:rPr>
        <w:t>sẽ</w:t>
      </w:r>
      <w:proofErr w:type="spellEnd"/>
      <w:r w:rsidRPr="00E51F32">
        <w:rPr>
          <w:rFonts w:ascii="Times New Roman" w:eastAsia="Calibri" w:hAnsi="Times New Roman"/>
          <w:lang w:val="fr-FR"/>
        </w:rPr>
        <w:t xml:space="preserve"> </w:t>
      </w:r>
      <w:proofErr w:type="spellStart"/>
      <w:r w:rsidRPr="00E51F32">
        <w:rPr>
          <w:rFonts w:ascii="Times New Roman" w:eastAsia="Calibri" w:hAnsi="Times New Roman"/>
          <w:lang w:val="fr-FR"/>
        </w:rPr>
        <w:t>thanh</w:t>
      </w:r>
      <w:proofErr w:type="spellEnd"/>
      <w:r w:rsidRPr="00E51F32">
        <w:rPr>
          <w:rFonts w:ascii="Times New Roman" w:eastAsia="Calibri" w:hAnsi="Times New Roman"/>
          <w:lang w:val="fr-FR"/>
        </w:rPr>
        <w:t xml:space="preserve"> toán </w:t>
      </w:r>
      <w:proofErr w:type="spellStart"/>
      <w:r w:rsidRPr="00E51F32">
        <w:rPr>
          <w:rFonts w:ascii="Times New Roman" w:eastAsia="Calibri" w:hAnsi="Times New Roman"/>
          <w:lang w:val="fr-FR"/>
        </w:rPr>
        <w:t>cho</w:t>
      </w:r>
      <w:proofErr w:type="spellEnd"/>
      <w:r w:rsidRPr="00E51F32">
        <w:rPr>
          <w:rFonts w:ascii="Times New Roman" w:eastAsia="Calibri" w:hAnsi="Times New Roman"/>
          <w:lang w:val="fr-FR"/>
        </w:rPr>
        <w:t xml:space="preserve"> </w:t>
      </w:r>
      <w:proofErr w:type="spellStart"/>
      <w:r w:rsidR="00D46D51" w:rsidRPr="00E51F32">
        <w:rPr>
          <w:rFonts w:ascii="Times New Roman" w:eastAsia="Calibri" w:hAnsi="Times New Roman"/>
          <w:lang w:val="fr-FR"/>
        </w:rPr>
        <w:t>Nhà</w:t>
      </w:r>
      <w:proofErr w:type="spellEnd"/>
      <w:r w:rsidR="00D46D51" w:rsidRPr="00E51F32">
        <w:rPr>
          <w:rFonts w:ascii="Times New Roman" w:eastAsia="Calibri" w:hAnsi="Times New Roman"/>
          <w:lang w:val="fr-FR"/>
        </w:rPr>
        <w:t xml:space="preserve"> Cung </w:t>
      </w:r>
      <w:proofErr w:type="spellStart"/>
      <w:r w:rsidR="00D46D51" w:rsidRPr="00E51F32">
        <w:rPr>
          <w:rFonts w:ascii="Times New Roman" w:eastAsia="Calibri" w:hAnsi="Times New Roman"/>
          <w:lang w:val="fr-FR"/>
        </w:rPr>
        <w:t>Cấp</w:t>
      </w:r>
      <w:proofErr w:type="spellEnd"/>
      <w:r w:rsidRPr="00E51F32">
        <w:rPr>
          <w:rFonts w:ascii="Times New Roman" w:eastAsia="Calibri" w:hAnsi="Times New Roman"/>
          <w:lang w:val="fr-FR"/>
        </w:rPr>
        <w:t xml:space="preserve"> </w:t>
      </w:r>
      <w:proofErr w:type="spellStart"/>
      <w:r w:rsidR="00DC7961" w:rsidRPr="00E51F32">
        <w:rPr>
          <w:rFonts w:ascii="Times New Roman" w:hAnsi="Times New Roman"/>
          <w:lang w:val="fr-FR"/>
        </w:rPr>
        <w:t>theo</w:t>
      </w:r>
      <w:proofErr w:type="spellEnd"/>
      <w:r w:rsidR="00DC7961" w:rsidRPr="00E51F32">
        <w:rPr>
          <w:rFonts w:ascii="Times New Roman" w:hAnsi="Times New Roman"/>
          <w:lang w:val="fr-FR"/>
        </w:rPr>
        <w:t xml:space="preserve"> </w:t>
      </w:r>
      <w:proofErr w:type="spellStart"/>
      <w:r w:rsidR="00DC7961" w:rsidRPr="00E51F32">
        <w:rPr>
          <w:rFonts w:ascii="Times New Roman" w:hAnsi="Times New Roman"/>
          <w:lang w:val="fr-FR"/>
        </w:rPr>
        <w:t>thời</w:t>
      </w:r>
      <w:proofErr w:type="spellEnd"/>
      <w:r w:rsidR="00DC7961" w:rsidRPr="00E51F32">
        <w:rPr>
          <w:rFonts w:ascii="Times New Roman" w:hAnsi="Times New Roman"/>
          <w:lang w:val="fr-FR"/>
        </w:rPr>
        <w:t xml:space="preserve"> </w:t>
      </w:r>
      <w:proofErr w:type="spellStart"/>
      <w:r w:rsidR="00DC7961" w:rsidRPr="00E51F32">
        <w:rPr>
          <w:rFonts w:ascii="Times New Roman" w:hAnsi="Times New Roman"/>
          <w:lang w:val="fr-FR"/>
        </w:rPr>
        <w:t>hạn</w:t>
      </w:r>
      <w:proofErr w:type="spellEnd"/>
      <w:r w:rsidR="00DC7961" w:rsidRPr="00E51F32">
        <w:rPr>
          <w:rFonts w:ascii="Times New Roman" w:hAnsi="Times New Roman"/>
          <w:lang w:val="fr-FR"/>
        </w:rPr>
        <w:t xml:space="preserve"> </w:t>
      </w:r>
      <w:proofErr w:type="spellStart"/>
      <w:r w:rsidR="00DC7961" w:rsidRPr="00E51F32">
        <w:rPr>
          <w:rFonts w:ascii="Times New Roman" w:hAnsi="Times New Roman"/>
          <w:lang w:val="fr-FR"/>
        </w:rPr>
        <w:t>thanh</w:t>
      </w:r>
      <w:proofErr w:type="spellEnd"/>
      <w:r w:rsidR="00DC7961" w:rsidRPr="00E51F32">
        <w:rPr>
          <w:rFonts w:ascii="Times New Roman" w:hAnsi="Times New Roman"/>
          <w:lang w:val="fr-FR"/>
        </w:rPr>
        <w:t xml:space="preserve"> toán </w:t>
      </w:r>
      <w:proofErr w:type="spellStart"/>
      <w:r w:rsidR="00DC7961" w:rsidRPr="00E51F32">
        <w:rPr>
          <w:rFonts w:ascii="Times New Roman" w:hAnsi="Times New Roman"/>
          <w:lang w:val="fr-FR"/>
        </w:rPr>
        <w:t>quy</w:t>
      </w:r>
      <w:proofErr w:type="spellEnd"/>
      <w:r w:rsidR="00DC7961" w:rsidRPr="00E51F32">
        <w:rPr>
          <w:rFonts w:ascii="Times New Roman" w:hAnsi="Times New Roman"/>
          <w:lang w:val="fr-FR"/>
        </w:rPr>
        <w:t xml:space="preserve"> </w:t>
      </w:r>
      <w:proofErr w:type="spellStart"/>
      <w:r w:rsidR="00DC7961" w:rsidRPr="00E51F32">
        <w:rPr>
          <w:rFonts w:ascii="Times New Roman" w:hAnsi="Times New Roman"/>
          <w:lang w:val="fr-FR"/>
        </w:rPr>
        <w:t>định</w:t>
      </w:r>
      <w:proofErr w:type="spellEnd"/>
      <w:r w:rsidR="00DC7961" w:rsidRPr="00E51F32">
        <w:rPr>
          <w:rFonts w:ascii="Times New Roman" w:hAnsi="Times New Roman"/>
          <w:lang w:val="fr-FR"/>
        </w:rPr>
        <w:t xml:space="preserve"> </w:t>
      </w:r>
      <w:proofErr w:type="spellStart"/>
      <w:r w:rsidR="00DC7961" w:rsidRPr="00E51F32">
        <w:rPr>
          <w:rFonts w:ascii="Times New Roman" w:hAnsi="Times New Roman"/>
          <w:lang w:val="fr-FR"/>
        </w:rPr>
        <w:t>tại</w:t>
      </w:r>
      <w:proofErr w:type="spellEnd"/>
      <w:r w:rsidR="00DC7961" w:rsidRPr="00E51F32">
        <w:rPr>
          <w:rFonts w:ascii="Times New Roman" w:hAnsi="Times New Roman"/>
          <w:lang w:val="fr-FR"/>
        </w:rPr>
        <w:t xml:space="preserve"> </w:t>
      </w:r>
      <w:r w:rsidR="00D44872" w:rsidRPr="00E51F32">
        <w:rPr>
          <w:rFonts w:ascii="Times New Roman" w:hAnsi="Times New Roman"/>
          <w:lang w:val="fr-FR"/>
        </w:rPr>
        <w:t xml:space="preserve">PHỤ LỤC 2 </w:t>
      </w:r>
      <w:proofErr w:type="spellStart"/>
      <w:r w:rsidR="00DC7961" w:rsidRPr="00E51F32">
        <w:rPr>
          <w:rFonts w:ascii="Times New Roman" w:hAnsi="Times New Roman"/>
          <w:lang w:val="fr-FR"/>
        </w:rPr>
        <w:t>của</w:t>
      </w:r>
      <w:proofErr w:type="spellEnd"/>
      <w:r w:rsidR="00DC7961" w:rsidRPr="00E51F32">
        <w:rPr>
          <w:rFonts w:ascii="Times New Roman" w:hAnsi="Times New Roman"/>
          <w:lang w:val="fr-FR"/>
        </w:rPr>
        <w:t xml:space="preserve"> </w:t>
      </w:r>
      <w:proofErr w:type="spellStart"/>
      <w:r w:rsidR="00DC7961" w:rsidRPr="00E51F32">
        <w:rPr>
          <w:rFonts w:ascii="Times New Roman" w:hAnsi="Times New Roman"/>
          <w:lang w:val="fr-FR"/>
        </w:rPr>
        <w:t>Hợp</w:t>
      </w:r>
      <w:proofErr w:type="spellEnd"/>
      <w:r w:rsidR="00DC7961" w:rsidRPr="00E51F32">
        <w:rPr>
          <w:rFonts w:ascii="Times New Roman" w:hAnsi="Times New Roman"/>
          <w:lang w:val="fr-FR"/>
        </w:rPr>
        <w:t xml:space="preserve"> </w:t>
      </w:r>
      <w:proofErr w:type="spellStart"/>
      <w:r w:rsidR="00DC7961" w:rsidRPr="00E51F32">
        <w:rPr>
          <w:rFonts w:ascii="Times New Roman" w:hAnsi="Times New Roman"/>
          <w:lang w:val="fr-FR"/>
        </w:rPr>
        <w:t>Đồng</w:t>
      </w:r>
      <w:proofErr w:type="spellEnd"/>
      <w:r w:rsidR="008F41E4" w:rsidRPr="00E51F32">
        <w:rPr>
          <w:rFonts w:ascii="Times New Roman" w:hAnsi="Times New Roman"/>
          <w:lang w:val="fr-FR"/>
        </w:rPr>
        <w:t>.</w:t>
      </w:r>
      <w:bookmarkEnd w:id="68"/>
    </w:p>
    <w:p w14:paraId="2FD3A8E1" w14:textId="15FA9C91" w:rsidR="0096255D" w:rsidRPr="00E51F32" w:rsidRDefault="00A91193"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 xml:space="preserve">The Purchaser shall make payment to the Supplier according to payment term in </w:t>
      </w:r>
      <w:r w:rsidR="00D44872" w:rsidRPr="00E51F32">
        <w:rPr>
          <w:rFonts w:ascii="Times New Roman" w:hAnsi="Times New Roman"/>
          <w:bCs/>
          <w:i/>
          <w:iCs/>
          <w:sz w:val="24"/>
          <w:szCs w:val="24"/>
        </w:rPr>
        <w:t xml:space="preserve">APPENDIX 2 </w:t>
      </w:r>
      <w:r w:rsidRPr="00E51F32">
        <w:rPr>
          <w:rFonts w:ascii="Times New Roman" w:hAnsi="Times New Roman"/>
          <w:bCs/>
          <w:i/>
          <w:iCs/>
          <w:sz w:val="24"/>
          <w:szCs w:val="24"/>
        </w:rPr>
        <w:t>of this Contract.</w:t>
      </w:r>
    </w:p>
    <w:p w14:paraId="189E87C4" w14:textId="77777777" w:rsidR="00A91193" w:rsidRPr="00E51F32" w:rsidRDefault="00A91193" w:rsidP="00DA541C">
      <w:pPr>
        <w:pStyle w:val="ThnVnban"/>
        <w:keepNext/>
        <w:widowControl w:val="0"/>
        <w:tabs>
          <w:tab w:val="left" w:pos="720"/>
        </w:tabs>
        <w:ind w:left="720"/>
        <w:rPr>
          <w:rFonts w:ascii="Times New Roman" w:hAnsi="Times New Roman"/>
          <w:lang w:val="fr-FR"/>
        </w:rPr>
      </w:pPr>
    </w:p>
    <w:p w14:paraId="66027FA6" w14:textId="1C418159" w:rsidR="005B3377" w:rsidRPr="00E51F32" w:rsidRDefault="005B3377" w:rsidP="00864BEE">
      <w:pPr>
        <w:pStyle w:val="ThnVnban"/>
        <w:keepNext/>
        <w:widowControl w:val="0"/>
        <w:numPr>
          <w:ilvl w:val="1"/>
          <w:numId w:val="14"/>
        </w:numPr>
        <w:tabs>
          <w:tab w:val="left" w:pos="567"/>
        </w:tabs>
        <w:ind w:left="567" w:hanging="567"/>
        <w:rPr>
          <w:rFonts w:ascii="Times New Roman" w:hAnsi="Times New Roman"/>
          <w:lang w:val="fr-FR"/>
        </w:rPr>
      </w:pPr>
      <w:proofErr w:type="spellStart"/>
      <w:r w:rsidRPr="00E51F32">
        <w:rPr>
          <w:rFonts w:ascii="Times New Roman" w:hAnsi="Times New Roman"/>
          <w:lang w:val="fr-FR"/>
        </w:rPr>
        <w:t>Bên</w:t>
      </w:r>
      <w:proofErr w:type="spellEnd"/>
      <w:r w:rsidRPr="00E51F32">
        <w:rPr>
          <w:rFonts w:ascii="Times New Roman" w:hAnsi="Times New Roman"/>
          <w:lang w:val="fr-FR"/>
        </w:rPr>
        <w:t xml:space="preserve"> Mua </w:t>
      </w:r>
      <w:proofErr w:type="spellStart"/>
      <w:r w:rsidRPr="00E51F32">
        <w:rPr>
          <w:rFonts w:ascii="Times New Roman" w:hAnsi="Times New Roman"/>
          <w:lang w:val="fr-FR"/>
        </w:rPr>
        <w:t>sẽ</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thực</w:t>
      </w:r>
      <w:proofErr w:type="spellEnd"/>
      <w:r w:rsidRPr="00E51F32">
        <w:rPr>
          <w:rFonts w:ascii="Times New Roman" w:hAnsi="Times New Roman"/>
          <w:lang w:val="fr-FR"/>
        </w:rPr>
        <w:t xml:space="preserve"> </w:t>
      </w:r>
      <w:proofErr w:type="spellStart"/>
      <w:r w:rsidRPr="00E51F32">
        <w:rPr>
          <w:rFonts w:ascii="Times New Roman" w:hAnsi="Times New Roman"/>
          <w:lang w:val="fr-FR"/>
        </w:rPr>
        <w:t>hiện</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thanh</w:t>
      </w:r>
      <w:proofErr w:type="spellEnd"/>
      <w:r w:rsidRPr="00E51F32">
        <w:rPr>
          <w:rFonts w:ascii="Times New Roman" w:hAnsi="Times New Roman"/>
          <w:lang w:val="fr-FR"/>
        </w:rPr>
        <w:t xml:space="preserve"> toán </w:t>
      </w:r>
      <w:proofErr w:type="spellStart"/>
      <w:r w:rsidRPr="00E51F32">
        <w:rPr>
          <w:rFonts w:ascii="Times New Roman" w:hAnsi="Times New Roman"/>
          <w:lang w:val="fr-FR"/>
        </w:rPr>
        <w:t>cho</w:t>
      </w:r>
      <w:proofErr w:type="spellEnd"/>
      <w:r w:rsidRPr="00E51F32">
        <w:rPr>
          <w:rFonts w:ascii="Times New Roman" w:hAnsi="Times New Roman"/>
          <w:lang w:val="fr-FR"/>
        </w:rPr>
        <w:t xml:space="preserve"> </w:t>
      </w:r>
      <w:proofErr w:type="spellStart"/>
      <w:r w:rsidR="00D46D51" w:rsidRPr="00E51F32">
        <w:rPr>
          <w:rFonts w:ascii="Times New Roman" w:hAnsi="Times New Roman"/>
          <w:lang w:val="fr-FR"/>
        </w:rPr>
        <w:t>Nhà</w:t>
      </w:r>
      <w:proofErr w:type="spellEnd"/>
      <w:r w:rsidR="00D46D51" w:rsidRPr="00E51F32">
        <w:rPr>
          <w:rFonts w:ascii="Times New Roman" w:hAnsi="Times New Roman"/>
          <w:lang w:val="fr-FR"/>
        </w:rPr>
        <w:t xml:space="preserve"> Cung </w:t>
      </w:r>
      <w:proofErr w:type="spellStart"/>
      <w:r w:rsidR="00D46D51"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theo</w:t>
      </w:r>
      <w:proofErr w:type="spellEnd"/>
      <w:r w:rsidRPr="00E51F32">
        <w:rPr>
          <w:rFonts w:ascii="Times New Roman" w:hAnsi="Times New Roman"/>
          <w:lang w:val="fr-FR"/>
        </w:rPr>
        <w:t xml:space="preserve"> </w:t>
      </w:r>
      <w:proofErr w:type="spellStart"/>
      <w:r w:rsidRPr="00E51F32">
        <w:rPr>
          <w:rFonts w:ascii="Times New Roman" w:hAnsi="Times New Roman"/>
          <w:lang w:val="fr-FR"/>
        </w:rPr>
        <w:t>hình</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thức</w:t>
      </w:r>
      <w:proofErr w:type="spellEnd"/>
      <w:r w:rsidRPr="00E51F32">
        <w:rPr>
          <w:rFonts w:ascii="Times New Roman" w:hAnsi="Times New Roman"/>
          <w:lang w:val="fr-FR"/>
        </w:rPr>
        <w:t xml:space="preserve"> </w:t>
      </w:r>
      <w:proofErr w:type="spellStart"/>
      <w:r w:rsidRPr="00E51F32">
        <w:rPr>
          <w:rFonts w:ascii="Times New Roman" w:hAnsi="Times New Roman"/>
          <w:lang w:val="fr-FR"/>
        </w:rPr>
        <w:t>chuyển</w:t>
      </w:r>
      <w:proofErr w:type="spellEnd"/>
      <w:r w:rsidRPr="00E51F32">
        <w:rPr>
          <w:rFonts w:ascii="Times New Roman" w:hAnsi="Times New Roman"/>
          <w:lang w:val="fr-FR"/>
        </w:rPr>
        <w:t xml:space="preserve"> </w:t>
      </w:r>
      <w:proofErr w:type="spellStart"/>
      <w:r w:rsidRPr="00E51F32">
        <w:rPr>
          <w:rFonts w:ascii="Times New Roman" w:hAnsi="Times New Roman"/>
          <w:lang w:val="fr-FR"/>
        </w:rPr>
        <w:t>khoản</w:t>
      </w:r>
      <w:proofErr w:type="spellEnd"/>
      <w:r w:rsidRPr="00E51F32">
        <w:rPr>
          <w:rFonts w:ascii="Times New Roman" w:hAnsi="Times New Roman"/>
          <w:lang w:val="fr-FR"/>
        </w:rPr>
        <w:t xml:space="preserve"> </w:t>
      </w:r>
      <w:proofErr w:type="spellStart"/>
      <w:r w:rsidRPr="00E51F32">
        <w:rPr>
          <w:rFonts w:ascii="Times New Roman" w:hAnsi="Times New Roman"/>
          <w:lang w:val="fr-FR"/>
        </w:rPr>
        <w:t>ngân</w:t>
      </w:r>
      <w:proofErr w:type="spellEnd"/>
      <w:r w:rsidRPr="00E51F32">
        <w:rPr>
          <w:rFonts w:ascii="Times New Roman" w:hAnsi="Times New Roman"/>
          <w:lang w:val="fr-FR"/>
        </w:rPr>
        <w:t xml:space="preserve"> </w:t>
      </w:r>
      <w:proofErr w:type="spellStart"/>
      <w:r w:rsidRPr="00E51F32">
        <w:rPr>
          <w:rFonts w:ascii="Times New Roman" w:hAnsi="Times New Roman"/>
          <w:lang w:val="fr-FR"/>
        </w:rPr>
        <w:t>hàng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đến</w:t>
      </w:r>
      <w:proofErr w:type="spellEnd"/>
      <w:r w:rsidRPr="00E51F32">
        <w:rPr>
          <w:rFonts w:ascii="Times New Roman" w:hAnsi="Times New Roman"/>
          <w:lang w:val="fr-FR"/>
        </w:rPr>
        <w:t xml:space="preserve"> </w:t>
      </w:r>
      <w:proofErr w:type="spellStart"/>
      <w:r w:rsidRPr="00E51F32">
        <w:rPr>
          <w:rFonts w:ascii="Times New Roman" w:hAnsi="Times New Roman"/>
          <w:lang w:val="fr-FR"/>
        </w:rPr>
        <w:t>tài</w:t>
      </w:r>
      <w:proofErr w:type="spellEnd"/>
      <w:r w:rsidRPr="00E51F32">
        <w:rPr>
          <w:rFonts w:ascii="Times New Roman" w:hAnsi="Times New Roman"/>
          <w:lang w:val="fr-FR"/>
        </w:rPr>
        <w:t xml:space="preserve"> </w:t>
      </w:r>
      <w:proofErr w:type="spellStart"/>
      <w:r w:rsidRPr="00E51F32">
        <w:rPr>
          <w:rFonts w:ascii="Times New Roman" w:hAnsi="Times New Roman"/>
          <w:lang w:val="fr-FR"/>
        </w:rPr>
        <w:t>khoản</w:t>
      </w:r>
      <w:proofErr w:type="spellEnd"/>
      <w:r w:rsidRPr="00E51F32">
        <w:rPr>
          <w:rFonts w:ascii="Times New Roman" w:hAnsi="Times New Roman"/>
          <w:lang w:val="fr-FR"/>
        </w:rPr>
        <w:t xml:space="preserve"> </w:t>
      </w:r>
      <w:proofErr w:type="spellStart"/>
      <w:r w:rsidRPr="00E51F32">
        <w:rPr>
          <w:rFonts w:ascii="Times New Roman" w:hAnsi="Times New Roman"/>
          <w:lang w:val="fr-FR"/>
        </w:rPr>
        <w:t>ngân</w:t>
      </w:r>
      <w:proofErr w:type="spellEnd"/>
      <w:r w:rsidRPr="00E51F32">
        <w:rPr>
          <w:rFonts w:ascii="Times New Roman" w:hAnsi="Times New Roman"/>
          <w:lang w:val="fr-FR"/>
        </w:rPr>
        <w:t xml:space="preserve"> </w:t>
      </w:r>
      <w:proofErr w:type="spellStart"/>
      <w:r w:rsidRPr="00E51F32">
        <w:rPr>
          <w:rFonts w:ascii="Times New Roman" w:hAnsi="Times New Roman"/>
          <w:lang w:val="fr-FR"/>
        </w:rPr>
        <w:t>hàng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của</w:t>
      </w:r>
      <w:proofErr w:type="spellEnd"/>
      <w:r w:rsidRPr="00E51F32">
        <w:rPr>
          <w:rFonts w:ascii="Times New Roman" w:hAnsi="Times New Roman"/>
          <w:lang w:val="fr-FR"/>
        </w:rPr>
        <w:t xml:space="preserve"> </w:t>
      </w:r>
      <w:proofErr w:type="spellStart"/>
      <w:r w:rsidR="00D46D51" w:rsidRPr="00E51F32">
        <w:rPr>
          <w:rFonts w:ascii="Times New Roman" w:hAnsi="Times New Roman"/>
          <w:lang w:val="fr-FR"/>
        </w:rPr>
        <w:t>Nhà</w:t>
      </w:r>
      <w:proofErr w:type="spellEnd"/>
      <w:r w:rsidR="00D46D51" w:rsidRPr="00E51F32">
        <w:rPr>
          <w:rFonts w:ascii="Times New Roman" w:hAnsi="Times New Roman"/>
          <w:lang w:val="fr-FR"/>
        </w:rPr>
        <w:t xml:space="preserve"> Cung </w:t>
      </w:r>
      <w:proofErr w:type="spellStart"/>
      <w:r w:rsidR="00D46D51"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00900981" w:rsidRPr="00E51F32">
        <w:rPr>
          <w:rFonts w:ascii="Times New Roman" w:hAnsi="Times New Roman"/>
          <w:lang w:val="fr-FR"/>
        </w:rPr>
        <w:t>quy</w:t>
      </w:r>
      <w:proofErr w:type="spellEnd"/>
      <w:r w:rsidR="00900981" w:rsidRPr="00E51F32">
        <w:rPr>
          <w:rFonts w:ascii="Times New Roman" w:hAnsi="Times New Roman"/>
          <w:lang w:val="fr-FR"/>
        </w:rPr>
        <w:t xml:space="preserve"> </w:t>
      </w:r>
      <w:proofErr w:type="spellStart"/>
      <w:r w:rsidR="00900981" w:rsidRPr="00E51F32">
        <w:rPr>
          <w:rFonts w:ascii="Times New Roman" w:hAnsi="Times New Roman"/>
          <w:lang w:val="fr-FR"/>
        </w:rPr>
        <w:t>định</w:t>
      </w:r>
      <w:proofErr w:type="spellEnd"/>
      <w:r w:rsidR="00900981" w:rsidRPr="00E51F32">
        <w:rPr>
          <w:rFonts w:ascii="Times New Roman" w:hAnsi="Times New Roman"/>
          <w:lang w:val="fr-FR"/>
        </w:rPr>
        <w:t xml:space="preserve"> </w:t>
      </w:r>
      <w:proofErr w:type="spellStart"/>
      <w:r w:rsidR="00900981" w:rsidRPr="00E51F32">
        <w:rPr>
          <w:rFonts w:ascii="Times New Roman" w:hAnsi="Times New Roman"/>
          <w:lang w:val="fr-FR"/>
        </w:rPr>
        <w:t>tại</w:t>
      </w:r>
      <w:proofErr w:type="spellEnd"/>
      <w:r w:rsidR="00900981" w:rsidRPr="00E51F32">
        <w:rPr>
          <w:rFonts w:ascii="Times New Roman" w:hAnsi="Times New Roman"/>
          <w:lang w:val="fr-FR"/>
        </w:rPr>
        <w:t xml:space="preserve"> </w:t>
      </w:r>
      <w:proofErr w:type="spellStart"/>
      <w:r w:rsidR="00900981" w:rsidRPr="00E51F32">
        <w:rPr>
          <w:rFonts w:ascii="Times New Roman" w:hAnsi="Times New Roman"/>
          <w:lang w:val="fr-FR"/>
        </w:rPr>
        <w:t>phần</w:t>
      </w:r>
      <w:proofErr w:type="spellEnd"/>
      <w:r w:rsidR="00900981" w:rsidRPr="00E51F32">
        <w:rPr>
          <w:rFonts w:ascii="Times New Roman" w:hAnsi="Times New Roman"/>
          <w:lang w:val="fr-FR"/>
        </w:rPr>
        <w:t xml:space="preserve"> </w:t>
      </w:r>
      <w:proofErr w:type="spellStart"/>
      <w:r w:rsidR="00900981" w:rsidRPr="00E51F32">
        <w:rPr>
          <w:rFonts w:ascii="Times New Roman" w:hAnsi="Times New Roman"/>
          <w:lang w:val="fr-FR"/>
        </w:rPr>
        <w:t>đầu</w:t>
      </w:r>
      <w:proofErr w:type="spellEnd"/>
      <w:r w:rsidR="00900981" w:rsidRPr="00E51F32">
        <w:rPr>
          <w:rFonts w:ascii="Times New Roman" w:hAnsi="Times New Roman"/>
          <w:lang w:val="fr-FR"/>
        </w:rPr>
        <w:t xml:space="preserve"> </w:t>
      </w:r>
      <w:proofErr w:type="spellStart"/>
      <w:r w:rsidR="00900981" w:rsidRPr="00E51F32">
        <w:rPr>
          <w:rFonts w:ascii="Times New Roman" w:hAnsi="Times New Roman"/>
          <w:lang w:val="fr-FR"/>
        </w:rPr>
        <w:t>của</w:t>
      </w:r>
      <w:proofErr w:type="spellEnd"/>
      <w:r w:rsidR="00900981" w:rsidRPr="00E51F32">
        <w:rPr>
          <w:rFonts w:ascii="Times New Roman" w:hAnsi="Times New Roman"/>
          <w:lang w:val="fr-FR"/>
        </w:rPr>
        <w:t xml:space="preserve"> </w:t>
      </w:r>
      <w:proofErr w:type="spellStart"/>
      <w:r w:rsidR="00900981" w:rsidRPr="00E51F32">
        <w:rPr>
          <w:rFonts w:ascii="Times New Roman" w:hAnsi="Times New Roman"/>
          <w:lang w:val="fr-FR"/>
        </w:rPr>
        <w:t>Hợp</w:t>
      </w:r>
      <w:proofErr w:type="spellEnd"/>
      <w:r w:rsidR="00900981" w:rsidRPr="00E51F32">
        <w:rPr>
          <w:rFonts w:ascii="Times New Roman" w:hAnsi="Times New Roman"/>
          <w:lang w:val="fr-FR"/>
        </w:rPr>
        <w:t xml:space="preserve"> </w:t>
      </w:r>
      <w:proofErr w:type="spellStart"/>
      <w:r w:rsidR="00900981" w:rsidRPr="00E51F32">
        <w:rPr>
          <w:rFonts w:ascii="Times New Roman" w:hAnsi="Times New Roman"/>
          <w:lang w:val="fr-FR"/>
        </w:rPr>
        <w:t>Đồng</w:t>
      </w:r>
      <w:proofErr w:type="spellEnd"/>
      <w:r w:rsidR="00900981" w:rsidRPr="00E51F32">
        <w:rPr>
          <w:rFonts w:ascii="Times New Roman" w:hAnsi="Times New Roman"/>
          <w:lang w:val="fr-FR"/>
        </w:rPr>
        <w:t xml:space="preserve"> </w:t>
      </w:r>
      <w:proofErr w:type="spellStart"/>
      <w:r w:rsidR="00900981" w:rsidRPr="00E51F32">
        <w:rPr>
          <w:rFonts w:ascii="Times New Roman" w:hAnsi="Times New Roman"/>
          <w:lang w:val="fr-FR"/>
        </w:rPr>
        <w:t>này</w:t>
      </w:r>
      <w:proofErr w:type="spellEnd"/>
      <w:r w:rsidR="00900981" w:rsidRPr="00E51F32">
        <w:rPr>
          <w:rFonts w:ascii="Times New Roman" w:hAnsi="Times New Roman"/>
          <w:lang w:val="fr-FR"/>
        </w:rPr>
        <w:t>.</w:t>
      </w:r>
    </w:p>
    <w:p w14:paraId="3AED10C2" w14:textId="475D50B2" w:rsidR="00A91193" w:rsidRPr="00E51F32" w:rsidRDefault="00A91193"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The Purchaser will make payment to the Supplier by bank transfer to the Supplier's bank account</w:t>
      </w:r>
      <w:r w:rsidR="00900981" w:rsidRPr="00E51F32">
        <w:rPr>
          <w:rFonts w:ascii="Times New Roman" w:hAnsi="Times New Roman"/>
          <w:bCs/>
          <w:i/>
          <w:iCs/>
          <w:sz w:val="24"/>
          <w:szCs w:val="24"/>
        </w:rPr>
        <w:t xml:space="preserve"> specified </w:t>
      </w:r>
      <w:r w:rsidR="00A87DE7" w:rsidRPr="00E51F32">
        <w:rPr>
          <w:rFonts w:ascii="Times New Roman" w:hAnsi="Times New Roman"/>
          <w:bCs/>
          <w:i/>
          <w:iCs/>
          <w:sz w:val="24"/>
          <w:szCs w:val="24"/>
        </w:rPr>
        <w:t>at</w:t>
      </w:r>
      <w:r w:rsidR="00900981" w:rsidRPr="00E51F32">
        <w:rPr>
          <w:rFonts w:ascii="Times New Roman" w:hAnsi="Times New Roman"/>
          <w:bCs/>
          <w:i/>
          <w:iCs/>
          <w:sz w:val="24"/>
          <w:szCs w:val="24"/>
        </w:rPr>
        <w:t xml:space="preserve"> the beginning of this Contract</w:t>
      </w:r>
      <w:r w:rsidR="005C5508" w:rsidRPr="00E51F32">
        <w:rPr>
          <w:rFonts w:ascii="Times New Roman" w:hAnsi="Times New Roman"/>
          <w:bCs/>
          <w:i/>
          <w:iCs/>
          <w:sz w:val="24"/>
          <w:szCs w:val="24"/>
        </w:rPr>
        <w:t>.</w:t>
      </w:r>
    </w:p>
    <w:p w14:paraId="5B5B26DA" w14:textId="77777777" w:rsidR="0004463A" w:rsidRPr="00E51F32" w:rsidRDefault="0004463A" w:rsidP="00900981">
      <w:pPr>
        <w:keepNext/>
        <w:widowControl w:val="0"/>
        <w:tabs>
          <w:tab w:val="left" w:pos="1440"/>
        </w:tabs>
        <w:autoSpaceDE w:val="0"/>
        <w:jc w:val="both"/>
        <w:rPr>
          <w:rFonts w:ascii="Times New Roman" w:hAnsi="Times New Roman"/>
          <w:bCs/>
          <w:lang w:val="fr-FR"/>
        </w:rPr>
      </w:pPr>
    </w:p>
    <w:p w14:paraId="52EE6577" w14:textId="77777777" w:rsidR="005B3377" w:rsidRPr="00E51F32" w:rsidRDefault="005B3377" w:rsidP="00DA541C">
      <w:pPr>
        <w:pStyle w:val="ThnVnban"/>
        <w:keepNext/>
        <w:widowControl w:val="0"/>
        <w:tabs>
          <w:tab w:val="left" w:pos="567"/>
        </w:tabs>
        <w:ind w:left="567"/>
        <w:rPr>
          <w:rFonts w:ascii="Times New Roman" w:hAnsi="Times New Roman"/>
          <w:lang w:val="fr-FR"/>
        </w:rPr>
      </w:pPr>
      <w:proofErr w:type="spellStart"/>
      <w:r w:rsidRPr="00E51F32">
        <w:rPr>
          <w:rFonts w:ascii="Times New Roman" w:hAnsi="Times New Roman"/>
          <w:lang w:val="fr-FR"/>
        </w:rPr>
        <w:t>Bên</w:t>
      </w:r>
      <w:proofErr w:type="spellEnd"/>
      <w:r w:rsidRPr="00E51F32">
        <w:rPr>
          <w:rFonts w:ascii="Times New Roman" w:hAnsi="Times New Roman"/>
          <w:lang w:val="fr-FR"/>
        </w:rPr>
        <w:t xml:space="preserve"> Mua </w:t>
      </w:r>
      <w:proofErr w:type="spellStart"/>
      <w:r w:rsidRPr="00E51F32">
        <w:rPr>
          <w:rFonts w:ascii="Times New Roman" w:hAnsi="Times New Roman"/>
          <w:lang w:val="fr-FR"/>
        </w:rPr>
        <w:t>sẽ</w:t>
      </w:r>
      <w:proofErr w:type="spellEnd"/>
      <w:r w:rsidRPr="00E51F32">
        <w:rPr>
          <w:rFonts w:ascii="Times New Roman" w:hAnsi="Times New Roman"/>
          <w:lang w:val="fr-FR"/>
        </w:rPr>
        <w:t xml:space="preserve"> </w:t>
      </w:r>
      <w:proofErr w:type="spellStart"/>
      <w:r w:rsidRPr="00E51F32">
        <w:rPr>
          <w:rFonts w:ascii="Times New Roman" w:hAnsi="Times New Roman"/>
          <w:lang w:val="fr-FR"/>
        </w:rPr>
        <w:t>không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chấp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nhận</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thanh</w:t>
      </w:r>
      <w:proofErr w:type="spellEnd"/>
      <w:r w:rsidRPr="00E51F32">
        <w:rPr>
          <w:rFonts w:ascii="Times New Roman" w:hAnsi="Times New Roman"/>
          <w:lang w:val="fr-FR"/>
        </w:rPr>
        <w:t xml:space="preserve"> toán </w:t>
      </w:r>
      <w:proofErr w:type="spellStart"/>
      <w:r w:rsidRPr="00E51F32">
        <w:rPr>
          <w:rFonts w:ascii="Times New Roman" w:hAnsi="Times New Roman"/>
          <w:lang w:val="fr-FR"/>
        </w:rPr>
        <w:t>cho</w:t>
      </w:r>
      <w:proofErr w:type="spellEnd"/>
      <w:r w:rsidRPr="00E51F32">
        <w:rPr>
          <w:rFonts w:ascii="Times New Roman" w:hAnsi="Times New Roman"/>
          <w:lang w:val="fr-FR"/>
        </w:rPr>
        <w:t xml:space="preserve"> </w:t>
      </w:r>
      <w:proofErr w:type="spellStart"/>
      <w:r w:rsidRPr="00E51F32">
        <w:rPr>
          <w:rFonts w:ascii="Times New Roman" w:hAnsi="Times New Roman"/>
          <w:lang w:val="fr-FR"/>
        </w:rPr>
        <w:t>bất</w:t>
      </w:r>
      <w:proofErr w:type="spellEnd"/>
      <w:r w:rsidRPr="00E51F32">
        <w:rPr>
          <w:rFonts w:ascii="Times New Roman" w:hAnsi="Times New Roman"/>
          <w:lang w:val="fr-FR"/>
        </w:rPr>
        <w:t xml:space="preserve"> </w:t>
      </w:r>
      <w:proofErr w:type="spellStart"/>
      <w:r w:rsidRPr="00E51F32">
        <w:rPr>
          <w:rFonts w:ascii="Times New Roman" w:hAnsi="Times New Roman"/>
          <w:lang w:val="fr-FR"/>
        </w:rPr>
        <w:t>kỳ</w:t>
      </w:r>
      <w:proofErr w:type="spellEnd"/>
      <w:r w:rsidRPr="00E51F32">
        <w:rPr>
          <w:rFonts w:ascii="Times New Roman" w:hAnsi="Times New Roman"/>
          <w:lang w:val="fr-FR"/>
        </w:rPr>
        <w:t xml:space="preserve"> </w:t>
      </w:r>
      <w:proofErr w:type="spellStart"/>
      <w:r w:rsidRPr="00E51F32">
        <w:rPr>
          <w:rFonts w:ascii="Times New Roman" w:hAnsi="Times New Roman"/>
          <w:lang w:val="fr-FR"/>
        </w:rPr>
        <w:t>khoản</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thanh</w:t>
      </w:r>
      <w:proofErr w:type="spellEnd"/>
      <w:r w:rsidRPr="00E51F32">
        <w:rPr>
          <w:rFonts w:ascii="Times New Roman" w:hAnsi="Times New Roman"/>
          <w:lang w:val="fr-FR"/>
        </w:rPr>
        <w:t xml:space="preserve"> toán </w:t>
      </w:r>
      <w:proofErr w:type="spellStart"/>
      <w:r w:rsidRPr="00E51F32">
        <w:rPr>
          <w:rFonts w:ascii="Times New Roman" w:hAnsi="Times New Roman"/>
          <w:lang w:val="fr-FR"/>
        </w:rPr>
        <w:t>nào</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đến</w:t>
      </w:r>
      <w:proofErr w:type="spellEnd"/>
      <w:r w:rsidRPr="00E51F32">
        <w:rPr>
          <w:rFonts w:ascii="Times New Roman" w:hAnsi="Times New Roman"/>
          <w:lang w:val="fr-FR"/>
        </w:rPr>
        <w:t xml:space="preserve"> </w:t>
      </w:r>
      <w:proofErr w:type="spellStart"/>
      <w:r w:rsidRPr="00E51F32">
        <w:rPr>
          <w:rFonts w:ascii="Times New Roman" w:hAnsi="Times New Roman"/>
          <w:lang w:val="fr-FR"/>
        </w:rPr>
        <w:t>tài</w:t>
      </w:r>
      <w:proofErr w:type="spellEnd"/>
      <w:r w:rsidRPr="00E51F32">
        <w:rPr>
          <w:rFonts w:ascii="Times New Roman" w:hAnsi="Times New Roman"/>
          <w:lang w:val="fr-FR"/>
        </w:rPr>
        <w:t xml:space="preserve"> </w:t>
      </w:r>
      <w:proofErr w:type="spellStart"/>
      <w:r w:rsidRPr="00E51F32">
        <w:rPr>
          <w:rFonts w:ascii="Times New Roman" w:hAnsi="Times New Roman"/>
          <w:lang w:val="fr-FR"/>
        </w:rPr>
        <w:t>khoản</w:t>
      </w:r>
      <w:proofErr w:type="spellEnd"/>
      <w:r w:rsidRPr="00E51F32">
        <w:rPr>
          <w:rFonts w:ascii="Times New Roman" w:hAnsi="Times New Roman"/>
          <w:lang w:val="fr-FR"/>
        </w:rPr>
        <w:t xml:space="preserve"> </w:t>
      </w:r>
      <w:proofErr w:type="spellStart"/>
      <w:r w:rsidRPr="00E51F32">
        <w:rPr>
          <w:rFonts w:ascii="Times New Roman" w:hAnsi="Times New Roman"/>
          <w:lang w:val="fr-FR"/>
        </w:rPr>
        <w:t>ngân</w:t>
      </w:r>
      <w:proofErr w:type="spellEnd"/>
      <w:r w:rsidRPr="00E51F32">
        <w:rPr>
          <w:rFonts w:ascii="Times New Roman" w:hAnsi="Times New Roman"/>
          <w:lang w:val="fr-FR"/>
        </w:rPr>
        <w:t xml:space="preserve"> </w:t>
      </w:r>
      <w:proofErr w:type="spellStart"/>
      <w:r w:rsidRPr="00E51F32">
        <w:rPr>
          <w:rFonts w:ascii="Times New Roman" w:hAnsi="Times New Roman"/>
          <w:lang w:val="fr-FR"/>
        </w:rPr>
        <w:t>hàng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không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được</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đăng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ký</w:t>
      </w:r>
      <w:proofErr w:type="spellEnd"/>
      <w:r w:rsidRPr="00E51F32">
        <w:rPr>
          <w:rFonts w:ascii="Times New Roman" w:hAnsi="Times New Roman"/>
          <w:lang w:val="fr-FR"/>
        </w:rPr>
        <w:t xml:space="preserve"> </w:t>
      </w:r>
      <w:proofErr w:type="spellStart"/>
      <w:r w:rsidRPr="00E51F32">
        <w:rPr>
          <w:rFonts w:ascii="Times New Roman" w:hAnsi="Times New Roman"/>
          <w:lang w:val="fr-FR"/>
        </w:rPr>
        <w:t>chính</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thức</w:t>
      </w:r>
      <w:proofErr w:type="spellEnd"/>
      <w:r w:rsidRPr="00E51F32">
        <w:rPr>
          <w:rFonts w:ascii="Times New Roman" w:hAnsi="Times New Roman"/>
          <w:lang w:val="fr-FR"/>
        </w:rPr>
        <w:t xml:space="preserve"> </w:t>
      </w:r>
      <w:proofErr w:type="spellStart"/>
      <w:r w:rsidRPr="00E51F32">
        <w:rPr>
          <w:rFonts w:ascii="Times New Roman" w:hAnsi="Times New Roman"/>
          <w:lang w:val="fr-FR"/>
        </w:rPr>
        <w:t>dưới</w:t>
      </w:r>
      <w:proofErr w:type="spellEnd"/>
      <w:r w:rsidRPr="00E51F32">
        <w:rPr>
          <w:rFonts w:ascii="Times New Roman" w:hAnsi="Times New Roman"/>
          <w:lang w:val="fr-FR"/>
        </w:rPr>
        <w:t xml:space="preserve"> </w:t>
      </w:r>
      <w:proofErr w:type="spellStart"/>
      <w:r w:rsidRPr="00E51F32">
        <w:rPr>
          <w:rFonts w:ascii="Times New Roman" w:hAnsi="Times New Roman"/>
          <w:lang w:val="fr-FR"/>
        </w:rPr>
        <w:t>tên</w:t>
      </w:r>
      <w:proofErr w:type="spellEnd"/>
      <w:r w:rsidRPr="00E51F32">
        <w:rPr>
          <w:rFonts w:ascii="Times New Roman" w:hAnsi="Times New Roman"/>
          <w:lang w:val="fr-FR"/>
        </w:rPr>
        <w:t xml:space="preserve"> </w:t>
      </w:r>
      <w:proofErr w:type="spellStart"/>
      <w:r w:rsidRPr="00E51F32">
        <w:rPr>
          <w:rFonts w:ascii="Times New Roman" w:hAnsi="Times New Roman"/>
          <w:lang w:val="fr-FR"/>
        </w:rPr>
        <w:t>của</w:t>
      </w:r>
      <w:proofErr w:type="spellEnd"/>
      <w:r w:rsidRPr="00E51F32">
        <w:rPr>
          <w:rFonts w:ascii="Times New Roman" w:hAnsi="Times New Roman"/>
          <w:lang w:val="fr-FR"/>
        </w:rPr>
        <w:t xml:space="preserve"> </w:t>
      </w:r>
      <w:proofErr w:type="spellStart"/>
      <w:r w:rsidRPr="00E51F32">
        <w:rPr>
          <w:rFonts w:ascii="Times New Roman" w:hAnsi="Times New Roman"/>
          <w:lang w:val="fr-FR"/>
        </w:rPr>
        <w:t>Nhà</w:t>
      </w:r>
      <w:proofErr w:type="spellEnd"/>
      <w:r w:rsidRPr="00E51F32">
        <w:rPr>
          <w:rFonts w:ascii="Times New Roman" w:hAnsi="Times New Roman"/>
          <w:lang w:val="fr-FR"/>
        </w:rPr>
        <w:t xml:space="preserve"> </w:t>
      </w:r>
      <w:r w:rsidR="0004463A" w:rsidRPr="00E51F32">
        <w:rPr>
          <w:rFonts w:ascii="Times New Roman" w:hAnsi="Times New Roman"/>
          <w:lang w:val="fr-FR"/>
        </w:rPr>
        <w:t xml:space="preserve">Cung </w:t>
      </w:r>
      <w:proofErr w:type="spellStart"/>
      <w:r w:rsidR="0004463A" w:rsidRPr="00E51F32">
        <w:rPr>
          <w:rFonts w:ascii="Times New Roman" w:hAnsi="Times New Roman"/>
          <w:lang w:val="fr-FR"/>
        </w:rPr>
        <w:t>Cấp</w:t>
      </w:r>
      <w:proofErr w:type="spellEnd"/>
      <w:r w:rsidRPr="00E51F32">
        <w:rPr>
          <w:rFonts w:ascii="Times New Roman" w:hAnsi="Times New Roman"/>
          <w:lang w:val="fr-FR"/>
        </w:rPr>
        <w:t>.</w:t>
      </w:r>
    </w:p>
    <w:p w14:paraId="1EB77221" w14:textId="7EF1FF39" w:rsidR="00715BA6" w:rsidRPr="00E51F32" w:rsidRDefault="00C64FB9" w:rsidP="00DA541C">
      <w:pPr>
        <w:pStyle w:val="oancuaDanhsach"/>
        <w:keepNext/>
        <w:widowControl w:val="0"/>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t xml:space="preserve">The Purchaser shall not make any payment to an unregistered bank account under the </w:t>
      </w:r>
      <w:r w:rsidRPr="00E51F32">
        <w:rPr>
          <w:rFonts w:ascii="Times New Roman" w:hAnsi="Times New Roman"/>
          <w:bCs/>
          <w:i/>
          <w:iCs/>
          <w:sz w:val="24"/>
          <w:szCs w:val="24"/>
        </w:rPr>
        <w:t>Supplier's</w:t>
      </w:r>
      <w:r w:rsidRPr="00E51F32">
        <w:rPr>
          <w:rFonts w:ascii="Times New Roman" w:hAnsi="Times New Roman"/>
          <w:i/>
          <w:iCs/>
          <w:sz w:val="24"/>
          <w:szCs w:val="24"/>
        </w:rPr>
        <w:t xml:space="preserve"> name.</w:t>
      </w:r>
    </w:p>
    <w:p w14:paraId="24D92B10" w14:textId="77777777" w:rsidR="00C64FB9" w:rsidRPr="00E51F32" w:rsidRDefault="00C64FB9" w:rsidP="00DA541C">
      <w:pPr>
        <w:keepNext/>
        <w:widowControl w:val="0"/>
        <w:ind w:left="720"/>
        <w:jc w:val="both"/>
        <w:outlineLvl w:val="0"/>
        <w:rPr>
          <w:rFonts w:ascii="Times New Roman" w:hAnsi="Times New Roman"/>
          <w:lang w:val="fr-FR"/>
        </w:rPr>
      </w:pPr>
    </w:p>
    <w:p w14:paraId="7EA2250A" w14:textId="632207BD" w:rsidR="005B3377" w:rsidRPr="00E51F32" w:rsidRDefault="005B3377" w:rsidP="00864BEE">
      <w:pPr>
        <w:pStyle w:val="ThnVnban"/>
        <w:keepNext/>
        <w:widowControl w:val="0"/>
        <w:numPr>
          <w:ilvl w:val="1"/>
          <w:numId w:val="14"/>
        </w:numPr>
        <w:tabs>
          <w:tab w:val="left" w:pos="567"/>
        </w:tabs>
        <w:ind w:left="567" w:hanging="567"/>
        <w:rPr>
          <w:rFonts w:ascii="Times New Roman" w:hAnsi="Times New Roman"/>
          <w:lang w:val="fr-FR"/>
        </w:rPr>
      </w:pPr>
      <w:proofErr w:type="spellStart"/>
      <w:r w:rsidRPr="00E51F32">
        <w:rPr>
          <w:rFonts w:ascii="Times New Roman" w:hAnsi="Times New Roman"/>
          <w:lang w:val="fr-FR"/>
        </w:rPr>
        <w:t>Việc</w:t>
      </w:r>
      <w:proofErr w:type="spellEnd"/>
      <w:r w:rsidRPr="00E51F32">
        <w:rPr>
          <w:rFonts w:ascii="Times New Roman" w:hAnsi="Times New Roman"/>
          <w:lang w:val="fr-FR"/>
        </w:rPr>
        <w:t xml:space="preserve"> </w:t>
      </w:r>
      <w:proofErr w:type="spellStart"/>
      <w:r w:rsidRPr="00E51F32">
        <w:rPr>
          <w:rFonts w:ascii="Times New Roman" w:hAnsi="Times New Roman"/>
          <w:lang w:val="fr-FR"/>
        </w:rPr>
        <w:t>Bên</w:t>
      </w:r>
      <w:proofErr w:type="spellEnd"/>
      <w:r w:rsidRPr="00E51F32">
        <w:rPr>
          <w:rFonts w:ascii="Times New Roman" w:hAnsi="Times New Roman"/>
          <w:lang w:val="fr-FR"/>
        </w:rPr>
        <w:t xml:space="preserve"> Mua </w:t>
      </w:r>
      <w:proofErr w:type="spellStart"/>
      <w:r w:rsidRPr="00E51F32">
        <w:rPr>
          <w:rFonts w:ascii="Times New Roman" w:hAnsi="Times New Roman"/>
          <w:lang w:val="fr-FR"/>
        </w:rPr>
        <w:t>thanh</w:t>
      </w:r>
      <w:proofErr w:type="spellEnd"/>
      <w:r w:rsidRPr="00E51F32">
        <w:rPr>
          <w:rFonts w:ascii="Times New Roman" w:hAnsi="Times New Roman"/>
          <w:lang w:val="fr-FR"/>
        </w:rPr>
        <w:t xml:space="preserve"> toán </w:t>
      </w:r>
      <w:proofErr w:type="spellStart"/>
      <w:r w:rsidRPr="00E51F32">
        <w:rPr>
          <w:rFonts w:ascii="Times New Roman" w:hAnsi="Times New Roman"/>
          <w:lang w:val="fr-FR"/>
        </w:rPr>
        <w:t>không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được</w:t>
      </w:r>
      <w:proofErr w:type="spellEnd"/>
      <w:r w:rsidRPr="00E51F32">
        <w:rPr>
          <w:rFonts w:ascii="Times New Roman" w:hAnsi="Times New Roman"/>
          <w:lang w:val="fr-FR"/>
        </w:rPr>
        <w:t xml:space="preserve"> </w:t>
      </w:r>
      <w:proofErr w:type="spellStart"/>
      <w:r w:rsidRPr="00E51F32">
        <w:rPr>
          <w:rFonts w:ascii="Times New Roman" w:hAnsi="Times New Roman"/>
          <w:lang w:val="fr-FR"/>
        </w:rPr>
        <w:t>hiểu</w:t>
      </w:r>
      <w:proofErr w:type="spellEnd"/>
      <w:r w:rsidRPr="00E51F32">
        <w:rPr>
          <w:rFonts w:ascii="Times New Roman" w:hAnsi="Times New Roman"/>
          <w:lang w:val="fr-FR"/>
        </w:rPr>
        <w:t xml:space="preserve"> </w:t>
      </w:r>
      <w:proofErr w:type="spellStart"/>
      <w:r w:rsidRPr="00E51F32">
        <w:rPr>
          <w:rFonts w:ascii="Times New Roman" w:hAnsi="Times New Roman"/>
          <w:lang w:val="fr-FR"/>
        </w:rPr>
        <w:t>là</w:t>
      </w:r>
      <w:proofErr w:type="spellEnd"/>
      <w:r w:rsidRPr="00E51F32">
        <w:rPr>
          <w:rFonts w:ascii="Times New Roman" w:hAnsi="Times New Roman"/>
          <w:lang w:val="fr-FR"/>
        </w:rPr>
        <w:t xml:space="preserve"> </w:t>
      </w:r>
      <w:proofErr w:type="spellStart"/>
      <w:r w:rsidRPr="00E51F32">
        <w:rPr>
          <w:rFonts w:ascii="Times New Roman" w:hAnsi="Times New Roman"/>
          <w:lang w:val="fr-FR"/>
        </w:rPr>
        <w:t>Bên</w:t>
      </w:r>
      <w:proofErr w:type="spellEnd"/>
      <w:r w:rsidRPr="00E51F32">
        <w:rPr>
          <w:rFonts w:ascii="Times New Roman" w:hAnsi="Times New Roman"/>
          <w:lang w:val="fr-FR"/>
        </w:rPr>
        <w:t xml:space="preserve"> Mua </w:t>
      </w:r>
      <w:proofErr w:type="spellStart"/>
      <w:r w:rsidRPr="00E51F32">
        <w:rPr>
          <w:rFonts w:ascii="Times New Roman" w:hAnsi="Times New Roman"/>
          <w:lang w:val="fr-FR"/>
        </w:rPr>
        <w:t>chấp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nhận</w:t>
      </w:r>
      <w:proofErr w:type="spellEnd"/>
      <w:r w:rsidRPr="00E51F32">
        <w:rPr>
          <w:rFonts w:ascii="Times New Roman" w:hAnsi="Times New Roman"/>
          <w:lang w:val="fr-FR"/>
        </w:rPr>
        <w:t xml:space="preserve"> </w:t>
      </w:r>
      <w:proofErr w:type="spellStart"/>
      <w:r w:rsidRPr="00E51F32">
        <w:rPr>
          <w:rFonts w:ascii="Times New Roman" w:hAnsi="Times New Roman"/>
          <w:lang w:val="fr-FR"/>
        </w:rPr>
        <w:t>Hàng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Hóa</w:t>
      </w:r>
      <w:proofErr w:type="spellEnd"/>
      <w:r w:rsidRPr="00E51F32">
        <w:rPr>
          <w:rFonts w:ascii="Times New Roman" w:hAnsi="Times New Roman"/>
          <w:lang w:val="fr-FR"/>
        </w:rPr>
        <w:t xml:space="preserve"> </w:t>
      </w:r>
      <w:proofErr w:type="spellStart"/>
      <w:r w:rsidR="00715BA6" w:rsidRPr="00E51F32">
        <w:rPr>
          <w:rFonts w:ascii="Times New Roman" w:hAnsi="Times New Roman"/>
          <w:lang w:val="fr-FR"/>
        </w:rPr>
        <w:t>mà</w:t>
      </w:r>
      <w:proofErr w:type="spellEnd"/>
      <w:r w:rsidRPr="00E51F32">
        <w:rPr>
          <w:rFonts w:ascii="Times New Roman" w:hAnsi="Times New Roman"/>
          <w:lang w:val="fr-FR"/>
        </w:rPr>
        <w:t xml:space="preserve"> </w:t>
      </w:r>
      <w:proofErr w:type="spellStart"/>
      <w:r w:rsidRPr="00E51F32">
        <w:rPr>
          <w:rFonts w:ascii="Times New Roman" w:hAnsi="Times New Roman"/>
          <w:lang w:val="fr-FR"/>
        </w:rPr>
        <w:t>việc</w:t>
      </w:r>
      <w:proofErr w:type="spellEnd"/>
      <w:r w:rsidRPr="00E51F32">
        <w:rPr>
          <w:rFonts w:ascii="Times New Roman" w:hAnsi="Times New Roman"/>
          <w:lang w:val="fr-FR"/>
        </w:rPr>
        <w:t xml:space="preserve"> </w:t>
      </w:r>
      <w:proofErr w:type="spellStart"/>
      <w:r w:rsidRPr="00E51F32">
        <w:rPr>
          <w:rFonts w:ascii="Times New Roman" w:hAnsi="Times New Roman"/>
          <w:lang w:val="fr-FR"/>
        </w:rPr>
        <w:t>chấp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nhận</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đó</w:t>
      </w:r>
      <w:proofErr w:type="spellEnd"/>
      <w:r w:rsidRPr="00E51F32">
        <w:rPr>
          <w:rFonts w:ascii="Times New Roman" w:hAnsi="Times New Roman"/>
          <w:lang w:val="fr-FR"/>
        </w:rPr>
        <w:t xml:space="preserve"> </w:t>
      </w:r>
      <w:proofErr w:type="spellStart"/>
      <w:r w:rsidRPr="00E51F32">
        <w:rPr>
          <w:rFonts w:ascii="Times New Roman" w:hAnsi="Times New Roman"/>
          <w:lang w:val="fr-FR"/>
        </w:rPr>
        <w:t>tùy</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thuộc</w:t>
      </w:r>
      <w:proofErr w:type="spellEnd"/>
      <w:r w:rsidRPr="00E51F32">
        <w:rPr>
          <w:rFonts w:ascii="Times New Roman" w:hAnsi="Times New Roman"/>
          <w:lang w:val="fr-FR"/>
        </w:rPr>
        <w:t xml:space="preserve"> </w:t>
      </w:r>
      <w:proofErr w:type="spellStart"/>
      <w:r w:rsidRPr="00E51F32">
        <w:rPr>
          <w:rFonts w:ascii="Times New Roman" w:hAnsi="Times New Roman"/>
          <w:lang w:val="fr-FR"/>
        </w:rPr>
        <w:t>vào</w:t>
      </w:r>
      <w:proofErr w:type="spellEnd"/>
      <w:r w:rsidRPr="00E51F32">
        <w:rPr>
          <w:rFonts w:ascii="Times New Roman" w:hAnsi="Times New Roman"/>
          <w:lang w:val="fr-FR"/>
        </w:rPr>
        <w:t xml:space="preserve"> </w:t>
      </w:r>
      <w:r w:rsidR="00BF4442" w:rsidRPr="00E51F32">
        <w:rPr>
          <w:rFonts w:ascii="Times New Roman" w:hAnsi="Times New Roman"/>
          <w:lang w:val="fr-FR"/>
        </w:rPr>
        <w:t xml:space="preserve">ĐIỀU 3 </w:t>
      </w:r>
      <w:proofErr w:type="spellStart"/>
      <w:r w:rsidR="00D37A35" w:rsidRPr="00E51F32">
        <w:rPr>
          <w:rFonts w:ascii="Times New Roman" w:hAnsi="Times New Roman"/>
          <w:lang w:val="fr-FR"/>
        </w:rPr>
        <w:t>nêu</w:t>
      </w:r>
      <w:proofErr w:type="spellEnd"/>
      <w:r w:rsidR="00D37A35" w:rsidRPr="00E51F32">
        <w:rPr>
          <w:rFonts w:ascii="Times New Roman" w:hAnsi="Times New Roman"/>
          <w:lang w:val="fr-FR"/>
        </w:rPr>
        <w:t xml:space="preserve"> </w:t>
      </w:r>
      <w:proofErr w:type="spellStart"/>
      <w:r w:rsidRPr="00E51F32">
        <w:rPr>
          <w:rFonts w:ascii="Times New Roman" w:hAnsi="Times New Roman"/>
          <w:lang w:val="fr-FR"/>
        </w:rPr>
        <w:t>trên</w:t>
      </w:r>
      <w:proofErr w:type="spellEnd"/>
      <w:r w:rsidRPr="00E51F32">
        <w:rPr>
          <w:rFonts w:ascii="Times New Roman" w:hAnsi="Times New Roman"/>
          <w:lang w:val="fr-FR"/>
        </w:rPr>
        <w:t>.</w:t>
      </w:r>
    </w:p>
    <w:p w14:paraId="5F26C7A1" w14:textId="69B2F3DE" w:rsidR="00A91193" w:rsidRPr="00E51F32" w:rsidRDefault="00A91193" w:rsidP="00DA541C">
      <w:pPr>
        <w:pStyle w:val="oancuaDanhsach"/>
        <w:keepNext/>
        <w:widowControl w:val="0"/>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t xml:space="preserve">The payment made by the Purchaser does not means that the Purchaser accepts with the </w:t>
      </w:r>
      <w:r w:rsidR="000F54DC" w:rsidRPr="00E51F32">
        <w:rPr>
          <w:rFonts w:ascii="Times New Roman" w:hAnsi="Times New Roman"/>
          <w:i/>
          <w:iCs/>
          <w:sz w:val="24"/>
          <w:szCs w:val="24"/>
        </w:rPr>
        <w:t>Products</w:t>
      </w:r>
      <w:r w:rsidRPr="00E51F32">
        <w:rPr>
          <w:rFonts w:ascii="Times New Roman" w:hAnsi="Times New Roman"/>
          <w:i/>
          <w:iCs/>
          <w:sz w:val="24"/>
          <w:szCs w:val="24"/>
        </w:rPr>
        <w:t xml:space="preserve">. Such </w:t>
      </w:r>
      <w:r w:rsidRPr="00E51F32">
        <w:rPr>
          <w:rFonts w:ascii="Times New Roman" w:hAnsi="Times New Roman"/>
          <w:bCs/>
          <w:i/>
          <w:iCs/>
          <w:sz w:val="24"/>
          <w:szCs w:val="24"/>
        </w:rPr>
        <w:t>acceptance</w:t>
      </w:r>
      <w:r w:rsidRPr="00E51F32">
        <w:rPr>
          <w:rFonts w:ascii="Times New Roman" w:hAnsi="Times New Roman"/>
          <w:i/>
          <w:iCs/>
          <w:sz w:val="24"/>
          <w:szCs w:val="24"/>
        </w:rPr>
        <w:t xml:space="preserve"> is subject to </w:t>
      </w:r>
      <w:r w:rsidR="00BF4442" w:rsidRPr="00E51F32">
        <w:rPr>
          <w:rFonts w:ascii="Times New Roman" w:hAnsi="Times New Roman"/>
          <w:i/>
          <w:iCs/>
          <w:sz w:val="24"/>
          <w:szCs w:val="24"/>
        </w:rPr>
        <w:t>ARTICLE 3</w:t>
      </w:r>
      <w:r w:rsidR="00D37A35" w:rsidRPr="00E51F32">
        <w:rPr>
          <w:rFonts w:ascii="Times New Roman" w:hAnsi="Times New Roman"/>
          <w:i/>
          <w:iCs/>
          <w:sz w:val="24"/>
          <w:szCs w:val="24"/>
        </w:rPr>
        <w:t xml:space="preserve"> </w:t>
      </w:r>
      <w:r w:rsidRPr="00E51F32">
        <w:rPr>
          <w:rFonts w:ascii="Times New Roman" w:hAnsi="Times New Roman"/>
          <w:i/>
          <w:iCs/>
          <w:sz w:val="24"/>
          <w:szCs w:val="24"/>
        </w:rPr>
        <w:t xml:space="preserve">above. </w:t>
      </w:r>
    </w:p>
    <w:bookmarkEnd w:id="37"/>
    <w:bookmarkEnd w:id="69"/>
    <w:p w14:paraId="653188B9" w14:textId="77777777" w:rsidR="00A91193" w:rsidRPr="00E51F32" w:rsidRDefault="00A91193" w:rsidP="00DA541C">
      <w:pPr>
        <w:pStyle w:val="ThnVnban"/>
        <w:keepNext/>
        <w:widowControl w:val="0"/>
        <w:tabs>
          <w:tab w:val="left" w:pos="720"/>
        </w:tabs>
        <w:ind w:left="720"/>
        <w:rPr>
          <w:rFonts w:ascii="Times New Roman" w:hAnsi="Times New Roman"/>
          <w:lang w:val="fr-FR"/>
        </w:rPr>
      </w:pPr>
    </w:p>
    <w:p w14:paraId="547DACF8" w14:textId="6EE76A0B" w:rsidR="005B3377" w:rsidRPr="00E51F32" w:rsidRDefault="005B3377" w:rsidP="00864BEE">
      <w:pPr>
        <w:keepNext/>
        <w:widowControl w:val="0"/>
        <w:numPr>
          <w:ilvl w:val="0"/>
          <w:numId w:val="7"/>
        </w:numPr>
        <w:tabs>
          <w:tab w:val="left" w:pos="1440"/>
        </w:tabs>
        <w:ind w:left="1418" w:hanging="1418"/>
        <w:jc w:val="both"/>
        <w:rPr>
          <w:rFonts w:ascii="Times New Roman" w:hAnsi="Times New Roman"/>
          <w:b/>
          <w:lang w:val="fr-FR"/>
        </w:rPr>
      </w:pPr>
      <w:r w:rsidRPr="00E51F32">
        <w:rPr>
          <w:rFonts w:ascii="Times New Roman" w:hAnsi="Times New Roman"/>
          <w:b/>
          <w:lang w:val="fr-FR"/>
        </w:rPr>
        <w:t>TRÁCH NHIỆM CỦA BÊN MUA</w:t>
      </w:r>
      <w:r w:rsidR="00A0643B" w:rsidRPr="00E51F32">
        <w:rPr>
          <w:rFonts w:ascii="Times New Roman" w:hAnsi="Times New Roman"/>
          <w:b/>
          <w:lang w:val="fr-FR"/>
        </w:rPr>
        <w:tab/>
      </w:r>
    </w:p>
    <w:p w14:paraId="325BA086" w14:textId="3C7220E8" w:rsidR="00A0643B" w:rsidRPr="00E51F32" w:rsidRDefault="00A0643B" w:rsidP="00864BEE">
      <w:pPr>
        <w:keepNext/>
        <w:widowControl w:val="0"/>
        <w:numPr>
          <w:ilvl w:val="0"/>
          <w:numId w:val="8"/>
        </w:numPr>
        <w:tabs>
          <w:tab w:val="left" w:pos="1440"/>
        </w:tabs>
        <w:ind w:left="1418" w:hanging="1418"/>
        <w:jc w:val="both"/>
        <w:rPr>
          <w:rFonts w:ascii="Times New Roman" w:hAnsi="Times New Roman"/>
          <w:b/>
          <w:i/>
          <w:iCs/>
          <w:lang w:val="fr-FR"/>
        </w:rPr>
      </w:pPr>
      <w:r w:rsidRPr="00E51F32">
        <w:rPr>
          <w:rFonts w:ascii="Times New Roman" w:hAnsi="Times New Roman"/>
          <w:b/>
          <w:bCs/>
          <w:i/>
          <w:iCs/>
        </w:rPr>
        <w:t>RESPONSIBILITIES</w:t>
      </w:r>
      <w:r w:rsidR="00E12407" w:rsidRPr="00E51F32">
        <w:rPr>
          <w:rFonts w:ascii="Times New Roman" w:hAnsi="Times New Roman"/>
          <w:b/>
          <w:bCs/>
          <w:i/>
          <w:iCs/>
        </w:rPr>
        <w:t xml:space="preserve"> OF THE PURCHASER</w:t>
      </w:r>
    </w:p>
    <w:p w14:paraId="74617B0F" w14:textId="77777777" w:rsidR="00715BA6" w:rsidRPr="00E51F32" w:rsidRDefault="00715BA6" w:rsidP="00DA541C">
      <w:pPr>
        <w:keepNext/>
        <w:widowControl w:val="0"/>
        <w:jc w:val="both"/>
        <w:rPr>
          <w:rFonts w:ascii="Times New Roman" w:hAnsi="Times New Roman"/>
          <w:b/>
          <w:lang w:val="fr-FR"/>
        </w:rPr>
      </w:pPr>
    </w:p>
    <w:p w14:paraId="5ABAEDE7" w14:textId="1DBF917F" w:rsidR="0050530A" w:rsidRPr="00E51F32" w:rsidRDefault="005B3377" w:rsidP="002E22F6">
      <w:pPr>
        <w:pStyle w:val="oancuaDanhsach"/>
        <w:numPr>
          <w:ilvl w:val="1"/>
          <w:numId w:val="15"/>
        </w:numPr>
        <w:tabs>
          <w:tab w:val="left" w:pos="567"/>
        </w:tabs>
        <w:spacing w:after="0" w:line="240" w:lineRule="auto"/>
        <w:ind w:left="567" w:hanging="567"/>
        <w:jc w:val="both"/>
        <w:rPr>
          <w:rFonts w:ascii="Times New Roman" w:hAnsi="Times New Roman"/>
          <w:sz w:val="24"/>
          <w:szCs w:val="24"/>
          <w:lang w:val="fr-FR"/>
        </w:rPr>
      </w:pPr>
      <w:bookmarkStart w:id="70" w:name="_Hlk167799853"/>
      <w:r w:rsidRPr="00E51F32">
        <w:rPr>
          <w:rFonts w:ascii="Times New Roman" w:hAnsi="Times New Roman"/>
          <w:sz w:val="24"/>
          <w:szCs w:val="24"/>
          <w:lang w:val="fr-FR"/>
        </w:rPr>
        <w:t xml:space="preserve">Thanh toán </w:t>
      </w:r>
      <w:proofErr w:type="spellStart"/>
      <w:r w:rsidR="004C2B42" w:rsidRPr="00E51F32">
        <w:rPr>
          <w:rFonts w:ascii="Times New Roman" w:hAnsi="Times New Roman"/>
          <w:sz w:val="24"/>
          <w:szCs w:val="24"/>
          <w:lang w:val="fr-FR"/>
        </w:rPr>
        <w:t>đầy</w:t>
      </w:r>
      <w:proofErr w:type="spellEnd"/>
      <w:r w:rsidR="004C2B42" w:rsidRPr="00E51F32">
        <w:rPr>
          <w:rFonts w:ascii="Times New Roman" w:hAnsi="Times New Roman"/>
          <w:sz w:val="24"/>
          <w:szCs w:val="24"/>
          <w:lang w:val="fr-FR"/>
        </w:rPr>
        <w:t xml:space="preserve"> </w:t>
      </w:r>
      <w:proofErr w:type="spellStart"/>
      <w:r w:rsidR="004C2B42" w:rsidRPr="00E51F32">
        <w:rPr>
          <w:rFonts w:ascii="Times New Roman" w:hAnsi="Times New Roman"/>
          <w:sz w:val="24"/>
          <w:szCs w:val="24"/>
          <w:lang w:val="fr-FR"/>
        </w:rPr>
        <w:t>đủ</w:t>
      </w:r>
      <w:proofErr w:type="spellEnd"/>
      <w:r w:rsidR="004C2B42" w:rsidRPr="00E51F32">
        <w:rPr>
          <w:rFonts w:ascii="Times New Roman" w:hAnsi="Times New Roman"/>
          <w:sz w:val="24"/>
          <w:szCs w:val="24"/>
          <w:lang w:val="fr-FR"/>
        </w:rPr>
        <w:t xml:space="preserve"> </w:t>
      </w:r>
      <w:proofErr w:type="spellStart"/>
      <w:r w:rsidR="004C2B42" w:rsidRPr="00E51F32">
        <w:rPr>
          <w:rFonts w:ascii="Times New Roman" w:hAnsi="Times New Roman"/>
          <w:sz w:val="24"/>
          <w:szCs w:val="24"/>
          <w:lang w:val="fr-FR"/>
        </w:rPr>
        <w:t>và</w:t>
      </w:r>
      <w:proofErr w:type="spellEnd"/>
      <w:r w:rsidR="004C2B42" w:rsidRPr="00E51F32">
        <w:rPr>
          <w:rFonts w:ascii="Times New Roman" w:hAnsi="Times New Roman"/>
          <w:sz w:val="24"/>
          <w:szCs w:val="24"/>
          <w:lang w:val="fr-FR"/>
        </w:rPr>
        <w:t xml:space="preserve"> </w:t>
      </w:r>
      <w:proofErr w:type="spellStart"/>
      <w:r w:rsidR="004C2B42" w:rsidRPr="00E51F32">
        <w:rPr>
          <w:rFonts w:ascii="Times New Roman" w:hAnsi="Times New Roman"/>
          <w:sz w:val="24"/>
          <w:szCs w:val="24"/>
          <w:lang w:val="fr-FR"/>
        </w:rPr>
        <w:t>đúng</w:t>
      </w:r>
      <w:proofErr w:type="spellEnd"/>
      <w:r w:rsidR="004C2B42" w:rsidRPr="00E51F32">
        <w:rPr>
          <w:rFonts w:ascii="Times New Roman" w:hAnsi="Times New Roman"/>
          <w:sz w:val="24"/>
          <w:szCs w:val="24"/>
          <w:lang w:val="fr-FR"/>
        </w:rPr>
        <w:t xml:space="preserve"> </w:t>
      </w:r>
      <w:proofErr w:type="spellStart"/>
      <w:r w:rsidR="004C2B42" w:rsidRPr="00E51F32">
        <w:rPr>
          <w:rFonts w:ascii="Times New Roman" w:hAnsi="Times New Roman"/>
          <w:sz w:val="24"/>
          <w:szCs w:val="24"/>
          <w:lang w:val="fr-FR"/>
        </w:rPr>
        <w:t>hạn</w:t>
      </w:r>
      <w:proofErr w:type="spellEnd"/>
      <w:r w:rsidR="004C2B42"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00580C71" w:rsidRPr="00E51F32">
        <w:rPr>
          <w:rFonts w:ascii="Times New Roman" w:hAnsi="Times New Roman"/>
          <w:sz w:val="24"/>
          <w:szCs w:val="24"/>
          <w:lang w:val="fr-FR"/>
        </w:rPr>
        <w:t>theo</w:t>
      </w:r>
      <w:proofErr w:type="spellEnd"/>
      <w:r w:rsidR="00580C71" w:rsidRPr="00E51F32">
        <w:rPr>
          <w:rFonts w:ascii="Times New Roman" w:hAnsi="Times New Roman"/>
          <w:sz w:val="24"/>
          <w:szCs w:val="24"/>
          <w:lang w:val="fr-FR"/>
        </w:rPr>
        <w:t xml:space="preserve"> ĐIỀU 4 </w:t>
      </w:r>
      <w:proofErr w:type="spellStart"/>
      <w:r w:rsidR="00580C71" w:rsidRPr="00E51F32">
        <w:rPr>
          <w:rFonts w:ascii="Times New Roman" w:hAnsi="Times New Roman"/>
          <w:sz w:val="24"/>
          <w:szCs w:val="24"/>
          <w:lang w:val="fr-FR"/>
        </w:rPr>
        <w:t>của</w:t>
      </w:r>
      <w:proofErr w:type="spellEnd"/>
      <w:r w:rsidR="00580C71"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Hợp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Đồng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này</w:t>
      </w:r>
      <w:proofErr w:type="spellEnd"/>
      <w:r w:rsidRPr="00E51F32">
        <w:rPr>
          <w:rFonts w:ascii="Times New Roman" w:hAnsi="Times New Roman"/>
          <w:sz w:val="24"/>
          <w:szCs w:val="24"/>
          <w:lang w:val="fr-FR"/>
        </w:rPr>
        <w:t xml:space="preserve">. </w:t>
      </w:r>
    </w:p>
    <w:p w14:paraId="7B36A4B9" w14:textId="3F3FD134" w:rsidR="00715BA6" w:rsidRPr="00E51F32" w:rsidRDefault="003A0900"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Make</w:t>
      </w:r>
      <w:r w:rsidR="00F23E61" w:rsidRPr="00E51F32">
        <w:rPr>
          <w:rFonts w:ascii="Times New Roman" w:hAnsi="Times New Roman"/>
          <w:bCs/>
          <w:i/>
          <w:iCs/>
          <w:sz w:val="24"/>
          <w:szCs w:val="24"/>
        </w:rPr>
        <w:t xml:space="preserve"> full and timely</w:t>
      </w:r>
      <w:r w:rsidRPr="00E51F32">
        <w:rPr>
          <w:rFonts w:ascii="Times New Roman" w:hAnsi="Times New Roman"/>
          <w:bCs/>
          <w:i/>
          <w:iCs/>
          <w:sz w:val="24"/>
          <w:szCs w:val="24"/>
        </w:rPr>
        <w:t xml:space="preserve"> payment to the Supplier in </w:t>
      </w:r>
      <w:r w:rsidR="00580C71" w:rsidRPr="00E51F32">
        <w:rPr>
          <w:rFonts w:ascii="Times New Roman" w:hAnsi="Times New Roman"/>
          <w:bCs/>
          <w:i/>
          <w:iCs/>
          <w:sz w:val="24"/>
          <w:szCs w:val="24"/>
        </w:rPr>
        <w:t xml:space="preserve">accordance with ARTICLE 4 of </w:t>
      </w:r>
      <w:r w:rsidRPr="00E51F32">
        <w:rPr>
          <w:rFonts w:ascii="Times New Roman" w:hAnsi="Times New Roman"/>
          <w:bCs/>
          <w:i/>
          <w:iCs/>
          <w:sz w:val="24"/>
          <w:szCs w:val="24"/>
        </w:rPr>
        <w:t xml:space="preserve">this </w:t>
      </w:r>
      <w:r w:rsidRPr="00E51F32">
        <w:rPr>
          <w:rFonts w:ascii="Times New Roman" w:hAnsi="Times New Roman"/>
          <w:bCs/>
          <w:i/>
          <w:iCs/>
          <w:sz w:val="24"/>
          <w:szCs w:val="24"/>
        </w:rPr>
        <w:lastRenderedPageBreak/>
        <w:t>Contract.</w:t>
      </w:r>
    </w:p>
    <w:p w14:paraId="2D42491A" w14:textId="77777777" w:rsidR="003A0900" w:rsidRPr="00E51F32" w:rsidRDefault="003A0900" w:rsidP="00DA541C">
      <w:pPr>
        <w:pStyle w:val="oancuaDanhsach"/>
        <w:keepNext/>
        <w:widowControl w:val="0"/>
        <w:tabs>
          <w:tab w:val="left" w:pos="720"/>
        </w:tabs>
        <w:spacing w:after="0" w:line="240" w:lineRule="auto"/>
        <w:jc w:val="both"/>
        <w:rPr>
          <w:rFonts w:ascii="Times New Roman" w:hAnsi="Times New Roman"/>
          <w:sz w:val="24"/>
          <w:szCs w:val="24"/>
          <w:lang w:val="fr-FR"/>
        </w:rPr>
      </w:pPr>
    </w:p>
    <w:p w14:paraId="7A5A3C8C" w14:textId="587811FA" w:rsidR="005B3377" w:rsidRPr="00E51F32" w:rsidRDefault="005B3377" w:rsidP="002E22F6">
      <w:pPr>
        <w:pStyle w:val="oancuaDanhsach"/>
        <w:numPr>
          <w:ilvl w:val="1"/>
          <w:numId w:val="15"/>
        </w:numPr>
        <w:tabs>
          <w:tab w:val="left" w:pos="567"/>
        </w:tabs>
        <w:spacing w:after="0" w:line="240" w:lineRule="auto"/>
        <w:ind w:left="567" w:hanging="567"/>
        <w:jc w:val="both"/>
        <w:rPr>
          <w:rFonts w:ascii="Times New Roman" w:eastAsia="Times New Roman" w:hAnsi="Times New Roman"/>
          <w:bCs/>
          <w:i/>
          <w:sz w:val="24"/>
          <w:szCs w:val="24"/>
          <w:lang w:val="fr-FR"/>
        </w:rPr>
      </w:pPr>
      <w:proofErr w:type="spellStart"/>
      <w:r w:rsidRPr="00E51F32">
        <w:rPr>
          <w:rFonts w:ascii="Times New Roman" w:hAnsi="Times New Roman"/>
          <w:sz w:val="24"/>
          <w:szCs w:val="24"/>
          <w:lang w:val="fr-FR"/>
        </w:rPr>
        <w:t>Thực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hiện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việc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nhận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bàn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giao</w:t>
      </w:r>
      <w:proofErr w:type="spellEnd"/>
      <w:r w:rsidRPr="00E51F32">
        <w:rPr>
          <w:rFonts w:ascii="Times New Roman" w:hAnsi="Times New Roman"/>
          <w:sz w:val="24"/>
          <w:szCs w:val="24"/>
          <w:lang w:val="fr-FR"/>
        </w:rPr>
        <w:t xml:space="preserve"> </w:t>
      </w:r>
      <w:proofErr w:type="spellStart"/>
      <w:r w:rsidR="0050530A" w:rsidRPr="00E51F32">
        <w:rPr>
          <w:rFonts w:ascii="Times New Roman" w:hAnsi="Times New Roman"/>
          <w:sz w:val="24"/>
          <w:szCs w:val="24"/>
          <w:lang w:val="fr-FR"/>
        </w:rPr>
        <w:t>Hàng</w:t>
      </w:r>
      <w:proofErr w:type="spellEnd"/>
      <w:r w:rsidR="0050530A" w:rsidRPr="00E51F32">
        <w:rPr>
          <w:rFonts w:ascii="Times New Roman" w:hAnsi="Times New Roman"/>
          <w:sz w:val="24"/>
          <w:szCs w:val="24"/>
          <w:lang w:val="fr-FR"/>
        </w:rPr>
        <w:t xml:space="preserve"> </w:t>
      </w:r>
      <w:proofErr w:type="spellStart"/>
      <w:r w:rsidR="0050530A" w:rsidRPr="00E51F32">
        <w:rPr>
          <w:rFonts w:ascii="Times New Roman" w:hAnsi="Times New Roman"/>
          <w:sz w:val="24"/>
          <w:szCs w:val="24"/>
          <w:lang w:val="fr-FR"/>
        </w:rPr>
        <w:t>Hóa</w:t>
      </w:r>
      <w:proofErr w:type="spellEnd"/>
      <w:r w:rsidR="0050530A" w:rsidRPr="00E51F32">
        <w:rPr>
          <w:rFonts w:ascii="Times New Roman" w:hAnsi="Times New Roman"/>
          <w:sz w:val="24"/>
          <w:szCs w:val="24"/>
          <w:lang w:val="fr-FR"/>
        </w:rPr>
        <w:t xml:space="preserve"> </w:t>
      </w:r>
      <w:proofErr w:type="spellStart"/>
      <w:r w:rsidR="004C2B42" w:rsidRPr="00E51F32">
        <w:rPr>
          <w:rFonts w:ascii="Times New Roman" w:hAnsi="Times New Roman"/>
          <w:sz w:val="24"/>
          <w:szCs w:val="24"/>
          <w:lang w:val="fr-FR"/>
        </w:rPr>
        <w:t>đúng</w:t>
      </w:r>
      <w:proofErr w:type="spellEnd"/>
      <w:r w:rsidR="004C2B42" w:rsidRPr="00E51F32">
        <w:rPr>
          <w:rFonts w:ascii="Times New Roman" w:hAnsi="Times New Roman"/>
          <w:sz w:val="24"/>
          <w:szCs w:val="24"/>
          <w:lang w:val="fr-FR"/>
        </w:rPr>
        <w:t xml:space="preserve"> </w:t>
      </w:r>
      <w:proofErr w:type="spellStart"/>
      <w:r w:rsidR="0050530A" w:rsidRPr="00E51F32">
        <w:rPr>
          <w:rFonts w:ascii="Times New Roman" w:hAnsi="Times New Roman"/>
          <w:sz w:val="24"/>
          <w:szCs w:val="24"/>
          <w:lang w:val="fr-FR"/>
        </w:rPr>
        <w:t>theo</w:t>
      </w:r>
      <w:proofErr w:type="spellEnd"/>
      <w:r w:rsidR="004C2B42" w:rsidRPr="00E51F32">
        <w:rPr>
          <w:rFonts w:ascii="Times New Roman" w:hAnsi="Times New Roman"/>
          <w:sz w:val="24"/>
          <w:szCs w:val="24"/>
          <w:lang w:val="fr-FR"/>
        </w:rPr>
        <w:t xml:space="preserve"> </w:t>
      </w:r>
      <w:proofErr w:type="spellStart"/>
      <w:r w:rsidR="004C2B42" w:rsidRPr="00E51F32">
        <w:rPr>
          <w:rFonts w:ascii="Times New Roman" w:hAnsi="Times New Roman"/>
          <w:sz w:val="24"/>
          <w:szCs w:val="24"/>
          <w:lang w:val="fr-FR"/>
        </w:rPr>
        <w:t>thời</w:t>
      </w:r>
      <w:proofErr w:type="spellEnd"/>
      <w:r w:rsidR="004C2B42" w:rsidRPr="00E51F32">
        <w:rPr>
          <w:rFonts w:ascii="Times New Roman" w:hAnsi="Times New Roman"/>
          <w:sz w:val="24"/>
          <w:szCs w:val="24"/>
          <w:lang w:val="fr-FR"/>
        </w:rPr>
        <w:t xml:space="preserve"> </w:t>
      </w:r>
      <w:proofErr w:type="spellStart"/>
      <w:r w:rsidR="004C2B42" w:rsidRPr="00E51F32">
        <w:rPr>
          <w:rFonts w:ascii="Times New Roman" w:hAnsi="Times New Roman"/>
          <w:sz w:val="24"/>
          <w:szCs w:val="24"/>
          <w:lang w:val="fr-FR"/>
        </w:rPr>
        <w:t>hạn</w:t>
      </w:r>
      <w:proofErr w:type="spellEnd"/>
      <w:r w:rsidR="0050530A" w:rsidRPr="00E51F32">
        <w:rPr>
          <w:rFonts w:ascii="Times New Roman" w:hAnsi="Times New Roman"/>
          <w:sz w:val="24"/>
          <w:szCs w:val="24"/>
          <w:lang w:val="fr-FR"/>
        </w:rPr>
        <w:t xml:space="preserve"> </w:t>
      </w:r>
      <w:proofErr w:type="spellStart"/>
      <w:r w:rsidR="0050530A" w:rsidRPr="00E51F32">
        <w:rPr>
          <w:rFonts w:ascii="Times New Roman" w:hAnsi="Times New Roman"/>
          <w:sz w:val="24"/>
          <w:szCs w:val="24"/>
          <w:lang w:val="fr-FR"/>
        </w:rPr>
        <w:t>Hợp</w:t>
      </w:r>
      <w:proofErr w:type="spellEnd"/>
      <w:r w:rsidR="0050530A" w:rsidRPr="00E51F32">
        <w:rPr>
          <w:rFonts w:ascii="Times New Roman" w:hAnsi="Times New Roman"/>
          <w:sz w:val="24"/>
          <w:szCs w:val="24"/>
          <w:lang w:val="fr-FR"/>
        </w:rPr>
        <w:t xml:space="preserve"> </w:t>
      </w:r>
      <w:proofErr w:type="spellStart"/>
      <w:r w:rsidR="0050530A" w:rsidRPr="00E51F32">
        <w:rPr>
          <w:rFonts w:ascii="Times New Roman" w:hAnsi="Times New Roman"/>
          <w:sz w:val="24"/>
          <w:szCs w:val="24"/>
          <w:lang w:val="fr-FR"/>
        </w:rPr>
        <w:t>Đồng</w:t>
      </w:r>
      <w:proofErr w:type="spellEnd"/>
      <w:r w:rsidR="0050530A" w:rsidRPr="00E51F32">
        <w:rPr>
          <w:rFonts w:ascii="Times New Roman" w:hAnsi="Times New Roman"/>
          <w:sz w:val="24"/>
          <w:szCs w:val="24"/>
          <w:lang w:val="fr-FR"/>
        </w:rPr>
        <w:t xml:space="preserve"> </w:t>
      </w:r>
      <w:proofErr w:type="spellStart"/>
      <w:r w:rsidR="0050530A" w:rsidRPr="00E51F32">
        <w:rPr>
          <w:rFonts w:ascii="Times New Roman" w:hAnsi="Times New Roman"/>
          <w:sz w:val="24"/>
          <w:szCs w:val="24"/>
          <w:lang w:val="fr-FR"/>
        </w:rPr>
        <w:t>này</w:t>
      </w:r>
      <w:proofErr w:type="spellEnd"/>
      <w:r w:rsidRPr="00E51F32">
        <w:rPr>
          <w:rFonts w:ascii="Times New Roman" w:hAnsi="Times New Roman"/>
          <w:sz w:val="24"/>
          <w:szCs w:val="24"/>
          <w:lang w:val="fr-FR"/>
        </w:rPr>
        <w:t xml:space="preserve">. </w:t>
      </w:r>
      <w:r w:rsidRPr="00E51F32">
        <w:rPr>
          <w:rFonts w:ascii="Times New Roman" w:hAnsi="Times New Roman"/>
          <w:sz w:val="24"/>
          <w:szCs w:val="24"/>
          <w:lang w:val="fr-FR"/>
        </w:rPr>
        <w:tab/>
      </w:r>
    </w:p>
    <w:p w14:paraId="72D1C410" w14:textId="709AE6E6" w:rsidR="00715BA6" w:rsidRPr="00E51F32" w:rsidRDefault="003A0900"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 xml:space="preserve">Receive the </w:t>
      </w:r>
      <w:r w:rsidR="000F54DC" w:rsidRPr="00E51F32">
        <w:rPr>
          <w:rFonts w:ascii="Times New Roman" w:hAnsi="Times New Roman"/>
          <w:bCs/>
          <w:i/>
          <w:iCs/>
          <w:sz w:val="24"/>
          <w:szCs w:val="24"/>
        </w:rPr>
        <w:t>Products</w:t>
      </w:r>
      <w:r w:rsidRPr="00E51F32">
        <w:rPr>
          <w:rFonts w:ascii="Times New Roman" w:hAnsi="Times New Roman"/>
          <w:bCs/>
          <w:i/>
          <w:iCs/>
          <w:sz w:val="24"/>
          <w:szCs w:val="24"/>
        </w:rPr>
        <w:t xml:space="preserve"> </w:t>
      </w:r>
      <w:r w:rsidR="00F23E61" w:rsidRPr="00E51F32">
        <w:rPr>
          <w:rFonts w:ascii="Times New Roman" w:hAnsi="Times New Roman"/>
          <w:bCs/>
          <w:i/>
          <w:iCs/>
          <w:sz w:val="24"/>
          <w:szCs w:val="24"/>
        </w:rPr>
        <w:t xml:space="preserve">timely manner </w:t>
      </w:r>
      <w:r w:rsidRPr="00E51F32">
        <w:rPr>
          <w:rFonts w:ascii="Times New Roman" w:hAnsi="Times New Roman"/>
          <w:bCs/>
          <w:i/>
          <w:iCs/>
          <w:sz w:val="24"/>
          <w:szCs w:val="24"/>
        </w:rPr>
        <w:t>according to this Contract.</w:t>
      </w:r>
    </w:p>
    <w:p w14:paraId="7D47E26F" w14:textId="3F95089C" w:rsidR="00264264" w:rsidRPr="00E51F32" w:rsidRDefault="00264264" w:rsidP="001C4861">
      <w:pPr>
        <w:pStyle w:val="oancuaDanhsach"/>
        <w:keepNext/>
        <w:widowControl w:val="0"/>
        <w:tabs>
          <w:tab w:val="left" w:pos="567"/>
        </w:tabs>
        <w:spacing w:after="0" w:line="240" w:lineRule="auto"/>
        <w:ind w:left="0"/>
        <w:jc w:val="both"/>
        <w:rPr>
          <w:rFonts w:ascii="Times New Roman" w:hAnsi="Times New Roman"/>
          <w:sz w:val="24"/>
          <w:szCs w:val="24"/>
          <w:lang w:val="fr-FR"/>
        </w:rPr>
      </w:pPr>
    </w:p>
    <w:p w14:paraId="2001BEA1" w14:textId="1F7F4D99" w:rsidR="002E22F6" w:rsidRPr="00E51F32" w:rsidRDefault="002E22F6" w:rsidP="002E22F6">
      <w:pPr>
        <w:pStyle w:val="oancuaDanhsach"/>
        <w:numPr>
          <w:ilvl w:val="1"/>
          <w:numId w:val="15"/>
        </w:numPr>
        <w:tabs>
          <w:tab w:val="left" w:pos="567"/>
        </w:tabs>
        <w:spacing w:after="0" w:line="240" w:lineRule="auto"/>
        <w:ind w:left="567" w:hanging="567"/>
        <w:jc w:val="both"/>
        <w:rPr>
          <w:rFonts w:ascii="Times New Roman" w:hAnsi="Times New Roman"/>
          <w:sz w:val="24"/>
          <w:szCs w:val="24"/>
          <w:lang w:val="fr-FR"/>
        </w:rPr>
      </w:pPr>
      <w:proofErr w:type="spellStart"/>
      <w:r w:rsidRPr="00E51F32">
        <w:rPr>
          <w:rFonts w:ascii="Times New Roman" w:hAnsi="Times New Roman"/>
          <w:sz w:val="24"/>
          <w:szCs w:val="24"/>
          <w:lang w:val="fr-FR"/>
        </w:rPr>
        <w:t>Thông</w:t>
      </w:r>
      <w:proofErr w:type="spellEnd"/>
      <w:r w:rsidRPr="00E51F32">
        <w:rPr>
          <w:rFonts w:ascii="Times New Roman" w:hAnsi="Times New Roman"/>
          <w:sz w:val="24"/>
          <w:szCs w:val="24"/>
          <w:lang w:val="fr-FR"/>
        </w:rPr>
        <w:t xml:space="preserve"> tin</w:t>
      </w:r>
      <w:r w:rsidR="004C2B42" w:rsidRPr="00E51F32">
        <w:rPr>
          <w:rFonts w:ascii="Times New Roman" w:hAnsi="Times New Roman"/>
          <w:sz w:val="24"/>
          <w:szCs w:val="24"/>
          <w:lang w:val="fr-FR"/>
        </w:rPr>
        <w:t xml:space="preserve"> </w:t>
      </w:r>
      <w:proofErr w:type="spellStart"/>
      <w:r w:rsidR="004C2B42" w:rsidRPr="00E51F32">
        <w:rPr>
          <w:rFonts w:ascii="Times New Roman" w:hAnsi="Times New Roman"/>
          <w:sz w:val="24"/>
          <w:szCs w:val="24"/>
          <w:lang w:val="fr-FR"/>
        </w:rPr>
        <w:t>trước</w:t>
      </w:r>
      <w:proofErr w:type="spellEnd"/>
      <w:r w:rsidR="004C2B42" w:rsidRPr="00E51F32">
        <w:rPr>
          <w:rFonts w:ascii="Times New Roman" w:hAnsi="Times New Roman"/>
          <w:sz w:val="24"/>
          <w:szCs w:val="24"/>
          <w:lang w:val="fr-FR"/>
        </w:rPr>
        <w:t xml:space="preserve"> </w:t>
      </w:r>
      <w:proofErr w:type="spellStart"/>
      <w:r w:rsidR="004C2B42" w:rsidRPr="00E51F32">
        <w:rPr>
          <w:rFonts w:ascii="Times New Roman" w:hAnsi="Times New Roman"/>
          <w:sz w:val="24"/>
          <w:szCs w:val="24"/>
          <w:lang w:val="fr-FR"/>
        </w:rPr>
        <w:t>bằng</w:t>
      </w:r>
      <w:proofErr w:type="spellEnd"/>
      <w:r w:rsidR="004C2B42" w:rsidRPr="00E51F32">
        <w:rPr>
          <w:rFonts w:ascii="Times New Roman" w:hAnsi="Times New Roman"/>
          <w:sz w:val="24"/>
          <w:szCs w:val="24"/>
          <w:lang w:val="fr-FR"/>
        </w:rPr>
        <w:t xml:space="preserve"> </w:t>
      </w:r>
      <w:r w:rsidR="00091506" w:rsidRPr="00E51F32">
        <w:rPr>
          <w:rFonts w:ascii="Times New Roman" w:hAnsi="Times New Roman"/>
          <w:sz w:val="24"/>
          <w:szCs w:val="24"/>
          <w:lang w:val="fr-FR"/>
        </w:rPr>
        <w:t>email</w:t>
      </w:r>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004C2B42" w:rsidRPr="00E51F32">
        <w:rPr>
          <w:rFonts w:ascii="Times New Roman" w:hAnsi="Times New Roman"/>
          <w:sz w:val="24"/>
          <w:szCs w:val="24"/>
          <w:lang w:val="fr-FR"/>
        </w:rPr>
        <w:t>về</w:t>
      </w:r>
      <w:proofErr w:type="spellEnd"/>
      <w:r w:rsidR="004C2B42"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các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yêu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cầu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quy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định</w:t>
      </w:r>
      <w:proofErr w:type="spellEnd"/>
      <w:r w:rsidRPr="00E51F32">
        <w:rPr>
          <w:rFonts w:ascii="Times New Roman" w:hAnsi="Times New Roman"/>
          <w:sz w:val="24"/>
          <w:szCs w:val="24"/>
          <w:lang w:val="fr-FR"/>
        </w:rPr>
        <w:t xml:space="preserve"> </w:t>
      </w:r>
      <w:proofErr w:type="spellStart"/>
      <w:r w:rsidR="00F23E61" w:rsidRPr="00E51F32">
        <w:rPr>
          <w:rFonts w:ascii="Times New Roman" w:hAnsi="Times New Roman"/>
          <w:sz w:val="24"/>
          <w:szCs w:val="24"/>
          <w:lang w:val="fr-FR"/>
        </w:rPr>
        <w:t>hợp</w:t>
      </w:r>
      <w:proofErr w:type="spellEnd"/>
      <w:r w:rsidR="00F23E61" w:rsidRPr="00E51F32">
        <w:rPr>
          <w:rFonts w:ascii="Times New Roman" w:hAnsi="Times New Roman"/>
          <w:sz w:val="24"/>
          <w:szCs w:val="24"/>
          <w:lang w:val="fr-FR"/>
        </w:rPr>
        <w:t xml:space="preserve"> </w:t>
      </w:r>
      <w:proofErr w:type="spellStart"/>
      <w:r w:rsidR="00F23E61" w:rsidRPr="00E51F32">
        <w:rPr>
          <w:rFonts w:ascii="Times New Roman" w:hAnsi="Times New Roman"/>
          <w:sz w:val="24"/>
          <w:szCs w:val="24"/>
          <w:lang w:val="fr-FR"/>
        </w:rPr>
        <w:t>lý</w:t>
      </w:r>
      <w:proofErr w:type="spellEnd"/>
      <w:r w:rsidR="00F23E61"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liên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quan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của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Mua </w:t>
      </w:r>
      <w:proofErr w:type="spellStart"/>
      <w:r w:rsidRPr="00E51F32">
        <w:rPr>
          <w:rFonts w:ascii="Times New Roman" w:hAnsi="Times New Roman"/>
          <w:sz w:val="24"/>
          <w:szCs w:val="24"/>
          <w:lang w:val="fr-FR"/>
        </w:rPr>
        <w:t>trong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quá</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trình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cung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tại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địa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điểm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giao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nếu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có</w:t>
      </w:r>
      <w:proofErr w:type="spellEnd"/>
      <w:r w:rsidRPr="00E51F32">
        <w:rPr>
          <w:rFonts w:ascii="Times New Roman" w:hAnsi="Times New Roman"/>
          <w:sz w:val="24"/>
          <w:szCs w:val="24"/>
          <w:lang w:val="fr-FR"/>
        </w:rPr>
        <w:t>.</w:t>
      </w:r>
    </w:p>
    <w:p w14:paraId="7DFAFCCD" w14:textId="6E475A57" w:rsidR="002E22F6" w:rsidRPr="00E51F32" w:rsidRDefault="002E22F6" w:rsidP="002E22F6">
      <w:pPr>
        <w:pStyle w:val="oancuaDanhsach"/>
        <w:tabs>
          <w:tab w:val="left" w:pos="567"/>
        </w:tabs>
        <w:spacing w:after="0" w:line="240" w:lineRule="auto"/>
        <w:ind w:left="567"/>
        <w:jc w:val="both"/>
        <w:rPr>
          <w:rFonts w:ascii="Times New Roman" w:hAnsi="Times New Roman"/>
          <w:i/>
          <w:iCs/>
          <w:sz w:val="24"/>
          <w:szCs w:val="24"/>
          <w:lang w:val="fr-FR"/>
        </w:rPr>
      </w:pPr>
      <w:proofErr w:type="spellStart"/>
      <w:r w:rsidRPr="00E51F32">
        <w:rPr>
          <w:rFonts w:ascii="Times New Roman" w:hAnsi="Times New Roman"/>
          <w:i/>
          <w:iCs/>
          <w:sz w:val="24"/>
          <w:szCs w:val="24"/>
          <w:lang w:val="fr-FR"/>
        </w:rPr>
        <w:t>Inform</w:t>
      </w:r>
      <w:proofErr w:type="spellEnd"/>
      <w:r w:rsidR="00F23E61" w:rsidRPr="00E51F32">
        <w:rPr>
          <w:rFonts w:ascii="Times New Roman" w:hAnsi="Times New Roman"/>
          <w:i/>
          <w:iCs/>
          <w:sz w:val="24"/>
          <w:szCs w:val="24"/>
          <w:lang w:val="fr-FR"/>
        </w:rPr>
        <w:t xml:space="preserve"> </w:t>
      </w:r>
      <w:r w:rsidR="00F23E61" w:rsidRPr="00E51F32">
        <w:rPr>
          <w:rFonts w:ascii="Times New Roman" w:hAnsi="Times New Roman"/>
          <w:i/>
          <w:iCs/>
          <w:sz w:val="24"/>
          <w:szCs w:val="24"/>
        </w:rPr>
        <w:t xml:space="preserve">prior </w:t>
      </w:r>
      <w:r w:rsidR="00091506" w:rsidRPr="00E51F32">
        <w:rPr>
          <w:rFonts w:ascii="Times New Roman" w:hAnsi="Times New Roman"/>
          <w:i/>
          <w:iCs/>
          <w:sz w:val="24"/>
          <w:szCs w:val="24"/>
        </w:rPr>
        <w:t>email</w:t>
      </w:r>
      <w:r w:rsidR="00F23E61" w:rsidRPr="00E51F32">
        <w:rPr>
          <w:rFonts w:ascii="Times New Roman" w:hAnsi="Times New Roman"/>
          <w:i/>
          <w:iCs/>
          <w:sz w:val="24"/>
          <w:szCs w:val="24"/>
        </w:rPr>
        <w:t xml:space="preserve"> notice</w:t>
      </w:r>
      <w:r w:rsidRPr="00E51F32">
        <w:rPr>
          <w:rFonts w:ascii="Times New Roman" w:hAnsi="Times New Roman"/>
          <w:i/>
          <w:iCs/>
          <w:sz w:val="24"/>
          <w:szCs w:val="24"/>
          <w:lang w:val="fr-FR"/>
        </w:rPr>
        <w:t xml:space="preserve"> the Supplier </w:t>
      </w:r>
      <w:r w:rsidR="00F23E61" w:rsidRPr="00E51F32">
        <w:rPr>
          <w:rFonts w:ascii="Times New Roman" w:hAnsi="Times New Roman"/>
          <w:i/>
          <w:iCs/>
          <w:sz w:val="24"/>
          <w:szCs w:val="24"/>
          <w:lang w:val="fr-FR"/>
        </w:rPr>
        <w:t xml:space="preserve">of </w:t>
      </w:r>
      <w:r w:rsidRPr="00E51F32">
        <w:rPr>
          <w:rFonts w:ascii="Times New Roman" w:hAnsi="Times New Roman"/>
          <w:i/>
          <w:iCs/>
          <w:sz w:val="24"/>
          <w:szCs w:val="24"/>
          <w:lang w:val="fr-FR"/>
        </w:rPr>
        <w:t xml:space="preserve">the </w:t>
      </w:r>
      <w:proofErr w:type="spellStart"/>
      <w:r w:rsidRPr="00E51F32">
        <w:rPr>
          <w:rFonts w:ascii="Times New Roman" w:hAnsi="Times New Roman"/>
          <w:i/>
          <w:iCs/>
          <w:sz w:val="24"/>
          <w:szCs w:val="24"/>
          <w:lang w:val="fr-FR"/>
        </w:rPr>
        <w:t>requirements</w:t>
      </w:r>
      <w:proofErr w:type="spellEnd"/>
      <w:r w:rsidRPr="00E51F32">
        <w:rPr>
          <w:rFonts w:ascii="Times New Roman" w:hAnsi="Times New Roman"/>
          <w:i/>
          <w:iCs/>
          <w:sz w:val="24"/>
          <w:szCs w:val="24"/>
          <w:lang w:val="fr-FR"/>
        </w:rPr>
        <w:t xml:space="preserve"> by the </w:t>
      </w:r>
      <w:proofErr w:type="spellStart"/>
      <w:r w:rsidRPr="00E51F32">
        <w:rPr>
          <w:rFonts w:ascii="Times New Roman" w:hAnsi="Times New Roman"/>
          <w:i/>
          <w:iCs/>
          <w:sz w:val="24"/>
          <w:szCs w:val="24"/>
          <w:lang w:val="fr-FR"/>
        </w:rPr>
        <w:t>Purchaser</w:t>
      </w:r>
      <w:proofErr w:type="spellEnd"/>
      <w:r w:rsidRPr="00E51F32">
        <w:rPr>
          <w:rFonts w:ascii="Times New Roman" w:hAnsi="Times New Roman"/>
          <w:i/>
          <w:iCs/>
          <w:sz w:val="24"/>
          <w:szCs w:val="24"/>
          <w:lang w:val="fr-FR"/>
        </w:rPr>
        <w:t xml:space="preserve"> </w:t>
      </w:r>
      <w:proofErr w:type="spellStart"/>
      <w:r w:rsidRPr="00E51F32">
        <w:rPr>
          <w:rFonts w:ascii="Times New Roman" w:hAnsi="Times New Roman"/>
          <w:i/>
          <w:iCs/>
          <w:sz w:val="24"/>
          <w:szCs w:val="24"/>
          <w:lang w:val="fr-FR"/>
        </w:rPr>
        <w:t>during</w:t>
      </w:r>
      <w:proofErr w:type="spellEnd"/>
      <w:r w:rsidRPr="00E51F32">
        <w:rPr>
          <w:rFonts w:ascii="Times New Roman" w:hAnsi="Times New Roman"/>
          <w:i/>
          <w:iCs/>
          <w:sz w:val="24"/>
          <w:szCs w:val="24"/>
          <w:lang w:val="fr-FR"/>
        </w:rPr>
        <w:t xml:space="preserve"> </w:t>
      </w:r>
      <w:r w:rsidR="00F23E61" w:rsidRPr="00E51F32">
        <w:rPr>
          <w:rFonts w:ascii="Times New Roman" w:hAnsi="Times New Roman"/>
          <w:i/>
          <w:iCs/>
          <w:sz w:val="24"/>
          <w:szCs w:val="24"/>
          <w:lang w:val="fr-FR"/>
        </w:rPr>
        <w:t xml:space="preserve">the provision of </w:t>
      </w:r>
      <w:r w:rsidRPr="00E51F32">
        <w:rPr>
          <w:rFonts w:ascii="Times New Roman" w:hAnsi="Times New Roman"/>
          <w:i/>
          <w:iCs/>
          <w:sz w:val="24"/>
          <w:szCs w:val="24"/>
          <w:lang w:val="fr-FR"/>
        </w:rPr>
        <w:t xml:space="preserve">the </w:t>
      </w:r>
      <w:proofErr w:type="spellStart"/>
      <w:r w:rsidRPr="00E51F32">
        <w:rPr>
          <w:rFonts w:ascii="Times New Roman" w:hAnsi="Times New Roman"/>
          <w:i/>
          <w:iCs/>
          <w:sz w:val="24"/>
          <w:szCs w:val="24"/>
          <w:lang w:val="fr-FR"/>
        </w:rPr>
        <w:t>Products</w:t>
      </w:r>
      <w:proofErr w:type="spellEnd"/>
      <w:r w:rsidRPr="00E51F32">
        <w:rPr>
          <w:rFonts w:ascii="Times New Roman" w:hAnsi="Times New Roman"/>
          <w:i/>
          <w:iCs/>
          <w:sz w:val="24"/>
          <w:szCs w:val="24"/>
          <w:lang w:val="fr-FR"/>
        </w:rPr>
        <w:t xml:space="preserve"> at the </w:t>
      </w:r>
      <w:proofErr w:type="spellStart"/>
      <w:r w:rsidRPr="00E51F32">
        <w:rPr>
          <w:rFonts w:ascii="Times New Roman" w:hAnsi="Times New Roman"/>
          <w:i/>
          <w:iCs/>
          <w:sz w:val="24"/>
          <w:szCs w:val="24"/>
          <w:lang w:val="fr-FR"/>
        </w:rPr>
        <w:t>delivery</w:t>
      </w:r>
      <w:proofErr w:type="spellEnd"/>
      <w:r w:rsidRPr="00E51F32">
        <w:rPr>
          <w:rFonts w:ascii="Times New Roman" w:hAnsi="Times New Roman"/>
          <w:i/>
          <w:iCs/>
          <w:sz w:val="24"/>
          <w:szCs w:val="24"/>
          <w:lang w:val="fr-FR"/>
        </w:rPr>
        <w:t xml:space="preserve"> locations, if </w:t>
      </w:r>
      <w:proofErr w:type="spellStart"/>
      <w:r w:rsidRPr="00E51F32">
        <w:rPr>
          <w:rFonts w:ascii="Times New Roman" w:hAnsi="Times New Roman"/>
          <w:i/>
          <w:iCs/>
          <w:sz w:val="24"/>
          <w:szCs w:val="24"/>
          <w:lang w:val="fr-FR"/>
        </w:rPr>
        <w:t>any</w:t>
      </w:r>
      <w:proofErr w:type="spellEnd"/>
      <w:r w:rsidRPr="00E51F32">
        <w:rPr>
          <w:rFonts w:ascii="Times New Roman" w:hAnsi="Times New Roman"/>
          <w:i/>
          <w:iCs/>
          <w:sz w:val="24"/>
          <w:szCs w:val="24"/>
          <w:lang w:val="fr-FR"/>
        </w:rPr>
        <w:t>.</w:t>
      </w:r>
    </w:p>
    <w:p w14:paraId="47817D6A" w14:textId="77777777" w:rsidR="00F23E61" w:rsidRPr="00E51F32" w:rsidRDefault="00F23E61" w:rsidP="002E22F6">
      <w:pPr>
        <w:pStyle w:val="oancuaDanhsach"/>
        <w:tabs>
          <w:tab w:val="left" w:pos="567"/>
        </w:tabs>
        <w:spacing w:after="0" w:line="240" w:lineRule="auto"/>
        <w:ind w:left="567"/>
        <w:jc w:val="both"/>
        <w:rPr>
          <w:rFonts w:ascii="Times New Roman" w:hAnsi="Times New Roman"/>
          <w:i/>
          <w:iCs/>
          <w:sz w:val="24"/>
          <w:szCs w:val="24"/>
          <w:lang w:val="fr-FR"/>
        </w:rPr>
      </w:pPr>
    </w:p>
    <w:p w14:paraId="7EAC805A" w14:textId="567FBF4A" w:rsidR="00F23E61" w:rsidRPr="00E51F32" w:rsidRDefault="00F23E61" w:rsidP="00F23E61">
      <w:pPr>
        <w:pStyle w:val="oancuaDanhsach"/>
        <w:numPr>
          <w:ilvl w:val="1"/>
          <w:numId w:val="15"/>
        </w:numPr>
        <w:tabs>
          <w:tab w:val="left" w:pos="567"/>
        </w:tabs>
        <w:spacing w:after="0" w:line="240" w:lineRule="auto"/>
        <w:ind w:left="567" w:hanging="567"/>
        <w:jc w:val="both"/>
        <w:rPr>
          <w:rFonts w:ascii="Times New Roman" w:hAnsi="Times New Roman"/>
          <w:sz w:val="24"/>
          <w:szCs w:val="24"/>
          <w:lang w:val="fr-FR"/>
        </w:rPr>
      </w:pPr>
      <w:proofErr w:type="spellStart"/>
      <w:r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Mua </w:t>
      </w:r>
      <w:proofErr w:type="spellStart"/>
      <w:r w:rsidRPr="00E51F32">
        <w:rPr>
          <w:rFonts w:ascii="Times New Roman" w:hAnsi="Times New Roman"/>
          <w:sz w:val="24"/>
          <w:szCs w:val="24"/>
          <w:lang w:val="fr-FR"/>
        </w:rPr>
        <w:t>chịu</w:t>
      </w:r>
      <w:proofErr w:type="spellEnd"/>
      <w:r w:rsidRPr="00E51F32">
        <w:rPr>
          <w:rFonts w:ascii="Times New Roman" w:hAnsi="Times New Roman"/>
          <w:sz w:val="24"/>
          <w:szCs w:val="24"/>
          <w:lang w:val="fr-FR"/>
        </w:rPr>
        <w:t xml:space="preserve"> </w:t>
      </w:r>
      <w:proofErr w:type="spellStart"/>
      <w:r w:rsidR="00A96EDE" w:rsidRPr="00E51F32">
        <w:rPr>
          <w:rFonts w:ascii="Times New Roman" w:hAnsi="Times New Roman"/>
          <w:sz w:val="24"/>
          <w:szCs w:val="24"/>
          <w:lang w:val="fr-FR"/>
        </w:rPr>
        <w:t>lãi</w:t>
      </w:r>
      <w:proofErr w:type="spellEnd"/>
      <w:r w:rsidR="00A96EDE" w:rsidRPr="00E51F32">
        <w:rPr>
          <w:rFonts w:ascii="Times New Roman" w:hAnsi="Times New Roman"/>
          <w:sz w:val="24"/>
          <w:szCs w:val="24"/>
          <w:lang w:val="fr-FR"/>
        </w:rPr>
        <w:t xml:space="preserve"> </w:t>
      </w:r>
      <w:proofErr w:type="spellStart"/>
      <w:r w:rsidR="00A96EDE" w:rsidRPr="00E51F32">
        <w:rPr>
          <w:rFonts w:ascii="Times New Roman" w:hAnsi="Times New Roman"/>
          <w:sz w:val="24"/>
          <w:szCs w:val="24"/>
          <w:lang w:val="fr-FR"/>
        </w:rPr>
        <w:t>suất</w:t>
      </w:r>
      <w:proofErr w:type="spellEnd"/>
      <w:ins w:id="71" w:author="XuanVNT" w:date="2025-08-29T15:17:00Z" w16du:dateUtc="2025-08-29T08:17:00Z">
        <w:r w:rsidR="0070658B" w:rsidRPr="00E51F32">
          <w:rPr>
            <w:rFonts w:ascii="Times New Roman" w:hAnsi="Times New Roman"/>
            <w:sz w:val="24"/>
            <w:szCs w:val="24"/>
            <w:lang w:val="fr-FR"/>
          </w:rPr>
          <w:t xml:space="preserve"> </w:t>
        </w:r>
      </w:ins>
      <w:proofErr w:type="spellStart"/>
      <w:r w:rsidRPr="00E51F32">
        <w:rPr>
          <w:rFonts w:ascii="Times New Roman" w:hAnsi="Times New Roman"/>
          <w:sz w:val="24"/>
          <w:szCs w:val="24"/>
          <w:lang w:val="fr-FR"/>
        </w:rPr>
        <w:t>bằng</w:t>
      </w:r>
      <w:proofErr w:type="spellEnd"/>
      <w:r w:rsidRPr="00E51F32">
        <w:rPr>
          <w:rFonts w:ascii="Times New Roman" w:hAnsi="Times New Roman"/>
          <w:sz w:val="24"/>
          <w:szCs w:val="24"/>
          <w:lang w:val="fr-FR"/>
        </w:rPr>
        <w:t xml:space="preserve"> 0,05% </w:t>
      </w:r>
      <w:proofErr w:type="spellStart"/>
      <w:r w:rsidRPr="00E51F32">
        <w:rPr>
          <w:rFonts w:ascii="Times New Roman" w:hAnsi="Times New Roman"/>
          <w:sz w:val="24"/>
          <w:szCs w:val="24"/>
          <w:lang w:val="fr-FR"/>
        </w:rPr>
        <w:t>giá</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trị</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khoản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thanh</w:t>
      </w:r>
      <w:proofErr w:type="spellEnd"/>
      <w:r w:rsidRPr="00E51F32">
        <w:rPr>
          <w:rFonts w:ascii="Times New Roman" w:hAnsi="Times New Roman"/>
          <w:sz w:val="24"/>
          <w:szCs w:val="24"/>
          <w:lang w:val="fr-FR"/>
        </w:rPr>
        <w:t xml:space="preserve"> toán </w:t>
      </w:r>
      <w:proofErr w:type="spellStart"/>
      <w:r w:rsidRPr="00E51F32">
        <w:rPr>
          <w:rFonts w:ascii="Times New Roman" w:hAnsi="Times New Roman"/>
          <w:sz w:val="24"/>
          <w:szCs w:val="24"/>
          <w:lang w:val="fr-FR"/>
        </w:rPr>
        <w:t>chậm</w:t>
      </w:r>
      <w:proofErr w:type="spellEnd"/>
      <w:r w:rsidRPr="00E51F32">
        <w:rPr>
          <w:rFonts w:ascii="Times New Roman" w:hAnsi="Times New Roman"/>
          <w:sz w:val="24"/>
          <w:szCs w:val="24"/>
          <w:lang w:val="fr-FR"/>
        </w:rPr>
        <w:t>/</w:t>
      </w:r>
      <w:proofErr w:type="spellStart"/>
      <w:r w:rsidRPr="00E51F32">
        <w:rPr>
          <w:rFonts w:ascii="Times New Roman" w:hAnsi="Times New Roman"/>
          <w:sz w:val="24"/>
          <w:szCs w:val="24"/>
          <w:lang w:val="fr-FR"/>
        </w:rPr>
        <w:t>ngày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trong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trường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hợp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chậm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thanh</w:t>
      </w:r>
      <w:proofErr w:type="spellEnd"/>
      <w:r w:rsidRPr="00E51F32">
        <w:rPr>
          <w:rFonts w:ascii="Times New Roman" w:hAnsi="Times New Roman"/>
          <w:sz w:val="24"/>
          <w:szCs w:val="24"/>
          <w:lang w:val="fr-FR"/>
        </w:rPr>
        <w:t xml:space="preserve"> toán </w:t>
      </w:r>
      <w:proofErr w:type="spellStart"/>
      <w:r w:rsidRPr="00E51F32">
        <w:rPr>
          <w:rFonts w:ascii="Times New Roman" w:hAnsi="Times New Roman"/>
          <w:sz w:val="24"/>
          <w:szCs w:val="24"/>
          <w:lang w:val="fr-FR"/>
        </w:rPr>
        <w:t>quá</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thời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hạn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quy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định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tại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Điều</w:t>
      </w:r>
      <w:proofErr w:type="spellEnd"/>
      <w:r w:rsidRPr="00E51F32">
        <w:rPr>
          <w:rFonts w:ascii="Times New Roman" w:hAnsi="Times New Roman"/>
          <w:sz w:val="24"/>
          <w:szCs w:val="24"/>
          <w:lang w:val="fr-FR"/>
        </w:rPr>
        <w:t xml:space="preserve"> 4, </w:t>
      </w:r>
      <w:proofErr w:type="spellStart"/>
      <w:r w:rsidRPr="00E51F32">
        <w:rPr>
          <w:rFonts w:ascii="Times New Roman" w:hAnsi="Times New Roman"/>
          <w:sz w:val="24"/>
          <w:szCs w:val="24"/>
          <w:lang w:val="fr-FR"/>
        </w:rPr>
        <w:t>và</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bồi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thường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thiệt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hại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phát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sinh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trực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tiếp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nếu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có</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w:t>
      </w:r>
    </w:p>
    <w:p w14:paraId="6634A74B" w14:textId="503DE424" w:rsidR="00F23E61" w:rsidRPr="00E51F32" w:rsidRDefault="00F23E61" w:rsidP="00F23E61">
      <w:pPr>
        <w:pStyle w:val="oancuaDanhsach"/>
        <w:tabs>
          <w:tab w:val="left" w:pos="567"/>
        </w:tabs>
        <w:spacing w:after="0" w:line="240" w:lineRule="auto"/>
        <w:ind w:left="567"/>
        <w:jc w:val="both"/>
        <w:rPr>
          <w:rFonts w:ascii="Times New Roman" w:hAnsi="Times New Roman"/>
          <w:i/>
          <w:iCs/>
          <w:sz w:val="24"/>
          <w:szCs w:val="24"/>
          <w:lang w:val="fr-FR"/>
        </w:rPr>
      </w:pPr>
      <w:r w:rsidRPr="00E51F32">
        <w:rPr>
          <w:rFonts w:ascii="Times New Roman" w:hAnsi="Times New Roman"/>
          <w:i/>
          <w:iCs/>
          <w:sz w:val="24"/>
          <w:szCs w:val="24"/>
        </w:rPr>
        <w:t xml:space="preserve">In case of late payment beyond the due date under ARTICLE 4, the Purchaser shall pay </w:t>
      </w:r>
      <w:proofErr w:type="spellStart"/>
      <w:r w:rsidRPr="00E51F32">
        <w:rPr>
          <w:rFonts w:ascii="Times New Roman" w:hAnsi="Times New Roman"/>
          <w:i/>
          <w:iCs/>
          <w:sz w:val="24"/>
          <w:szCs w:val="24"/>
        </w:rPr>
        <w:t>a</w:t>
      </w:r>
      <w:proofErr w:type="spellEnd"/>
      <w:r w:rsidRPr="00E51F32">
        <w:rPr>
          <w:rFonts w:ascii="Times New Roman" w:hAnsi="Times New Roman"/>
          <w:i/>
          <w:iCs/>
          <w:sz w:val="24"/>
          <w:szCs w:val="24"/>
        </w:rPr>
        <w:t xml:space="preserve"> </w:t>
      </w:r>
      <w:r w:rsidR="00A96EDE" w:rsidRPr="00E51F32">
        <w:rPr>
          <w:rFonts w:ascii="Times New Roman" w:hAnsi="Times New Roman"/>
          <w:i/>
          <w:iCs/>
          <w:sz w:val="24"/>
          <w:szCs w:val="24"/>
        </w:rPr>
        <w:t>interest</w:t>
      </w:r>
      <w:r w:rsidRPr="00E51F32">
        <w:rPr>
          <w:rFonts w:ascii="Times New Roman" w:hAnsi="Times New Roman"/>
          <w:i/>
          <w:iCs/>
          <w:sz w:val="24"/>
          <w:szCs w:val="24"/>
        </w:rPr>
        <w:t xml:space="preserve"> of 0.05% of the delayed payment amount per day and compensate for any direct damages (if any) caused to the Supplier.</w:t>
      </w:r>
    </w:p>
    <w:p w14:paraId="1A32AE1F" w14:textId="1CB750CD" w:rsidR="00F23E61" w:rsidRPr="00E51F32" w:rsidDel="002A1400" w:rsidRDefault="00F23E61" w:rsidP="00A335FB">
      <w:pPr>
        <w:pStyle w:val="oancuaDanhsach"/>
        <w:numPr>
          <w:ilvl w:val="1"/>
          <w:numId w:val="15"/>
        </w:numPr>
        <w:tabs>
          <w:tab w:val="left" w:pos="567"/>
        </w:tabs>
        <w:spacing w:after="0" w:line="240" w:lineRule="auto"/>
        <w:ind w:left="540" w:hanging="567"/>
        <w:jc w:val="both"/>
        <w:rPr>
          <w:ins w:id="72" w:author="Hoài Phan" w:date="2025-08-20T15:36:00Z" w16du:dateUtc="2025-08-20T08:36:00Z"/>
          <w:del w:id="73" w:author="Nguyen Thi Lien" w:date="2025-08-26T11:27:00Z" w16du:dateUtc="2025-08-26T04:27:00Z"/>
          <w:rFonts w:ascii="Times New Roman" w:hAnsi="Times New Roman"/>
          <w:sz w:val="24"/>
          <w:szCs w:val="24"/>
          <w:lang w:val="fr-FR"/>
        </w:rPr>
      </w:pPr>
      <w:commentRangeStart w:id="74"/>
      <w:commentRangeStart w:id="75"/>
      <w:commentRangeStart w:id="76"/>
      <w:proofErr w:type="spellStart"/>
      <w:ins w:id="77" w:author="Hoài Phan" w:date="2025-08-20T15:34:00Z">
        <w:r w:rsidRPr="00E51F32">
          <w:rPr>
            <w:rFonts w:ascii="Times New Roman" w:hAnsi="Times New Roman"/>
            <w:sz w:val="24"/>
            <w:szCs w:val="24"/>
            <w:lang w:val="fr-FR"/>
          </w:rPr>
          <w:t>Trường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hợp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Mua </w:t>
        </w:r>
        <w:proofErr w:type="spellStart"/>
        <w:r w:rsidRPr="00E51F32">
          <w:rPr>
            <w:rFonts w:ascii="Times New Roman" w:hAnsi="Times New Roman"/>
            <w:sz w:val="24"/>
            <w:szCs w:val="24"/>
            <w:lang w:val="fr-FR"/>
          </w:rPr>
          <w:t>từ</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chối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hoặc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chậm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trễ</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không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nhận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theo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thời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hạn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đã</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thỏa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thuận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mà</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không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có</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lý</w:t>
        </w:r>
        <w:proofErr w:type="spellEnd"/>
        <w:r w:rsidRPr="00E51F32">
          <w:rPr>
            <w:rFonts w:ascii="Times New Roman" w:hAnsi="Times New Roman"/>
            <w:sz w:val="24"/>
            <w:szCs w:val="24"/>
            <w:lang w:val="fr-FR"/>
          </w:rPr>
          <w:t xml:space="preserve"> do </w:t>
        </w:r>
        <w:proofErr w:type="spellStart"/>
        <w:r w:rsidRPr="00E51F32">
          <w:rPr>
            <w:rFonts w:ascii="Times New Roman" w:hAnsi="Times New Roman"/>
            <w:sz w:val="24"/>
            <w:szCs w:val="24"/>
            <w:lang w:val="fr-FR"/>
          </w:rPr>
          <w:t>chính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đáng</w:t>
        </w:r>
      </w:ins>
      <w:proofErr w:type="spellEnd"/>
      <w:ins w:id="78" w:author="Nguyen Thi Lien" w:date="2025-08-26T11:28:00Z" w16du:dateUtc="2025-08-26T04:28:00Z">
        <w:r w:rsidR="002A1400" w:rsidRPr="00E51F32">
          <w:rPr>
            <w:rFonts w:ascii="Times New Roman" w:hAnsi="Times New Roman"/>
            <w:sz w:val="24"/>
            <w:szCs w:val="24"/>
            <w:lang w:val="fr-FR"/>
          </w:rPr>
          <w:t xml:space="preserve"> </w:t>
        </w:r>
        <w:proofErr w:type="spellStart"/>
        <w:r w:rsidR="002A1400" w:rsidRPr="00E51F32">
          <w:rPr>
            <w:rFonts w:ascii="Times New Roman" w:hAnsi="Times New Roman"/>
            <w:sz w:val="24"/>
            <w:szCs w:val="24"/>
            <w:lang w:val="fr-FR"/>
          </w:rPr>
          <w:t>hoặc</w:t>
        </w:r>
        <w:proofErr w:type="spellEnd"/>
        <w:r w:rsidR="002A1400" w:rsidRPr="00E51F32">
          <w:rPr>
            <w:rFonts w:ascii="Times New Roman" w:hAnsi="Times New Roman"/>
            <w:sz w:val="24"/>
            <w:szCs w:val="24"/>
            <w:lang w:val="fr-FR"/>
          </w:rPr>
          <w:t xml:space="preserve"> </w:t>
        </w:r>
        <w:proofErr w:type="spellStart"/>
        <w:r w:rsidR="002A1400" w:rsidRPr="00E51F32">
          <w:rPr>
            <w:rFonts w:ascii="Times New Roman" w:hAnsi="Times New Roman"/>
            <w:sz w:val="24"/>
            <w:szCs w:val="24"/>
            <w:lang w:val="fr-FR"/>
          </w:rPr>
          <w:t>không</w:t>
        </w:r>
        <w:proofErr w:type="spellEnd"/>
        <w:r w:rsidR="002A1400" w:rsidRPr="00E51F32">
          <w:rPr>
            <w:rFonts w:ascii="Times New Roman" w:hAnsi="Times New Roman"/>
            <w:sz w:val="24"/>
            <w:szCs w:val="24"/>
            <w:lang w:val="fr-FR"/>
          </w:rPr>
          <w:t xml:space="preserve"> </w:t>
        </w:r>
        <w:proofErr w:type="spellStart"/>
        <w:r w:rsidR="002A1400" w:rsidRPr="00E51F32">
          <w:rPr>
            <w:rFonts w:ascii="Times New Roman" w:hAnsi="Times New Roman"/>
            <w:sz w:val="24"/>
            <w:szCs w:val="24"/>
            <w:lang w:val="fr-FR"/>
          </w:rPr>
          <w:t>phải</w:t>
        </w:r>
        <w:proofErr w:type="spellEnd"/>
        <w:r w:rsidR="002A1400" w:rsidRPr="00E51F32">
          <w:rPr>
            <w:rFonts w:ascii="Times New Roman" w:hAnsi="Times New Roman"/>
            <w:sz w:val="24"/>
            <w:szCs w:val="24"/>
            <w:lang w:val="fr-FR"/>
          </w:rPr>
          <w:t xml:space="preserve"> do </w:t>
        </w:r>
        <w:proofErr w:type="spellStart"/>
        <w:r w:rsidR="002A1400" w:rsidRPr="00E51F32">
          <w:rPr>
            <w:rFonts w:ascii="Times New Roman" w:hAnsi="Times New Roman"/>
            <w:sz w:val="24"/>
            <w:szCs w:val="24"/>
            <w:lang w:val="fr-FR"/>
          </w:rPr>
          <w:t>Hàng</w:t>
        </w:r>
        <w:proofErr w:type="spellEnd"/>
        <w:r w:rsidR="002A1400" w:rsidRPr="00E51F32">
          <w:rPr>
            <w:rFonts w:ascii="Times New Roman" w:hAnsi="Times New Roman"/>
            <w:sz w:val="24"/>
            <w:szCs w:val="24"/>
            <w:lang w:val="fr-FR"/>
          </w:rPr>
          <w:t xml:space="preserve"> </w:t>
        </w:r>
        <w:proofErr w:type="spellStart"/>
        <w:r w:rsidR="002A1400" w:rsidRPr="00E51F32">
          <w:rPr>
            <w:rFonts w:ascii="Times New Roman" w:hAnsi="Times New Roman"/>
            <w:sz w:val="24"/>
            <w:szCs w:val="24"/>
            <w:lang w:val="fr-FR"/>
          </w:rPr>
          <w:t>Hóa</w:t>
        </w:r>
        <w:proofErr w:type="spellEnd"/>
        <w:r w:rsidR="002A1400" w:rsidRPr="00E51F32">
          <w:rPr>
            <w:rFonts w:ascii="Times New Roman" w:hAnsi="Times New Roman"/>
            <w:sz w:val="24"/>
            <w:szCs w:val="24"/>
            <w:lang w:val="fr-FR"/>
          </w:rPr>
          <w:t xml:space="preserve"> </w:t>
        </w:r>
        <w:proofErr w:type="spellStart"/>
        <w:r w:rsidR="002A1400" w:rsidRPr="00E51F32">
          <w:rPr>
            <w:rFonts w:ascii="Times New Roman" w:hAnsi="Times New Roman"/>
            <w:sz w:val="24"/>
            <w:szCs w:val="24"/>
            <w:lang w:val="fr-FR"/>
          </w:rPr>
          <w:t>Bị</w:t>
        </w:r>
        <w:proofErr w:type="spellEnd"/>
        <w:r w:rsidR="002A1400" w:rsidRPr="00E51F32">
          <w:rPr>
            <w:rFonts w:ascii="Times New Roman" w:hAnsi="Times New Roman"/>
            <w:sz w:val="24"/>
            <w:szCs w:val="24"/>
            <w:lang w:val="fr-FR"/>
          </w:rPr>
          <w:t xml:space="preserve"> </w:t>
        </w:r>
        <w:proofErr w:type="spellStart"/>
        <w:r w:rsidR="002A1400" w:rsidRPr="00E51F32">
          <w:rPr>
            <w:rFonts w:ascii="Times New Roman" w:hAnsi="Times New Roman"/>
            <w:sz w:val="24"/>
            <w:szCs w:val="24"/>
            <w:lang w:val="fr-FR"/>
          </w:rPr>
          <w:t>Khiếm</w:t>
        </w:r>
        <w:proofErr w:type="spellEnd"/>
        <w:r w:rsidR="002A1400" w:rsidRPr="00E51F32">
          <w:rPr>
            <w:rFonts w:ascii="Times New Roman" w:hAnsi="Times New Roman"/>
            <w:sz w:val="24"/>
            <w:szCs w:val="24"/>
            <w:lang w:val="fr-FR"/>
          </w:rPr>
          <w:t xml:space="preserve"> </w:t>
        </w:r>
        <w:proofErr w:type="spellStart"/>
        <w:r w:rsidR="002A1400" w:rsidRPr="00E51F32">
          <w:rPr>
            <w:rFonts w:ascii="Times New Roman" w:hAnsi="Times New Roman"/>
            <w:sz w:val="24"/>
            <w:szCs w:val="24"/>
            <w:lang w:val="fr-FR"/>
          </w:rPr>
          <w:t>Khuyết</w:t>
        </w:r>
      </w:ins>
      <w:proofErr w:type="spellEnd"/>
      <w:ins w:id="79" w:author="Hoài Phan" w:date="2025-08-20T15:34:00Z">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Mua </w:t>
        </w:r>
        <w:proofErr w:type="spellStart"/>
        <w:r w:rsidRPr="00E51F32">
          <w:rPr>
            <w:rFonts w:ascii="Times New Roman" w:hAnsi="Times New Roman"/>
            <w:sz w:val="24"/>
            <w:szCs w:val="24"/>
            <w:lang w:val="fr-FR"/>
          </w:rPr>
          <w:t>phải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chịu</w:t>
        </w:r>
        <w:proofErr w:type="spellEnd"/>
        <w:r w:rsidRPr="00E51F32">
          <w:rPr>
            <w:rFonts w:ascii="Times New Roman" w:hAnsi="Times New Roman"/>
            <w:sz w:val="24"/>
            <w:szCs w:val="24"/>
            <w:lang w:val="fr-FR"/>
          </w:rPr>
          <w:t xml:space="preserve"> chi </w:t>
        </w:r>
        <w:proofErr w:type="spellStart"/>
        <w:r w:rsidRPr="00E51F32">
          <w:rPr>
            <w:rFonts w:ascii="Times New Roman" w:hAnsi="Times New Roman"/>
            <w:sz w:val="24"/>
            <w:szCs w:val="24"/>
            <w:lang w:val="fr-FR"/>
          </w:rPr>
          <w:t>phí</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lưu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kho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bảo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quản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vận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chuyển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lại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nếu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có</w:t>
        </w:r>
        <w:proofErr w:type="spellEnd"/>
        <w:r w:rsidRPr="00E51F32">
          <w:rPr>
            <w:rFonts w:ascii="Times New Roman" w:hAnsi="Times New Roman"/>
            <w:sz w:val="24"/>
            <w:szCs w:val="24"/>
            <w:lang w:val="fr-FR"/>
          </w:rPr>
          <w:t>)</w:t>
        </w:r>
      </w:ins>
      <w:ins w:id="80" w:author="Việt Nguyễn" w:date="2025-12-06T08:58:00Z" w16du:dateUtc="2025-12-06T01:58:00Z">
        <w:r w:rsidR="00FB2A00" w:rsidRPr="00E51F32">
          <w:rPr>
            <w:rFonts w:ascii="Times New Roman" w:hAnsi="Times New Roman"/>
            <w:sz w:val="24"/>
            <w:szCs w:val="24"/>
            <w:lang w:val="fr-FR"/>
          </w:rPr>
          <w:t>.</w:t>
        </w:r>
      </w:ins>
      <w:ins w:id="81" w:author="Hoài Phan" w:date="2025-08-20T15:34:00Z">
        <w:del w:id="82" w:author="Nguyen Thi Lien" w:date="2025-08-26T11:27:00Z" w16du:dateUtc="2025-08-26T04:27:00Z">
          <w:r w:rsidRPr="00E51F32" w:rsidDel="002A1400">
            <w:rPr>
              <w:rFonts w:ascii="Times New Roman" w:hAnsi="Times New Roman"/>
              <w:sz w:val="24"/>
              <w:szCs w:val="24"/>
              <w:lang w:val="fr-FR"/>
            </w:rPr>
            <w:delText xml:space="preserve"> </w:delText>
          </w:r>
        </w:del>
      </w:ins>
    </w:p>
    <w:p w14:paraId="3AAB3ED0" w14:textId="77777777" w:rsidR="0070658B" w:rsidRPr="00E51F32" w:rsidRDefault="00F23E61" w:rsidP="00A335FB">
      <w:pPr>
        <w:keepNext/>
        <w:widowControl w:val="0"/>
        <w:tabs>
          <w:tab w:val="left" w:pos="567"/>
        </w:tabs>
        <w:ind w:left="540"/>
        <w:jc w:val="both"/>
        <w:rPr>
          <w:ins w:id="83" w:author="XuanVNT" w:date="2025-08-29T15:18:00Z" w16du:dateUtc="2025-08-29T08:18:00Z"/>
          <w:rFonts w:ascii="Times New Roman" w:hAnsi="Times New Roman"/>
          <w:i/>
          <w:iCs/>
          <w:lang w:val="fr-FR"/>
        </w:rPr>
      </w:pPr>
      <w:ins w:id="84" w:author="Hoài Phan" w:date="2025-08-20T15:36:00Z" w16du:dateUtc="2025-08-20T08:36:00Z">
        <w:r w:rsidRPr="00E51F32">
          <w:rPr>
            <w:rFonts w:ascii="Times New Roman" w:hAnsi="Times New Roman"/>
            <w:i/>
            <w:iCs/>
            <w:lang w:val="fr-FR"/>
          </w:rPr>
          <w:tab/>
        </w:r>
      </w:ins>
    </w:p>
    <w:p w14:paraId="4DD1B0EE" w14:textId="585BB1B0" w:rsidR="00F23E61" w:rsidRPr="00E51F32" w:rsidDel="00F23E61" w:rsidRDefault="00F23E61" w:rsidP="00A335FB">
      <w:pPr>
        <w:pStyle w:val="oancuaDanhsach"/>
        <w:numPr>
          <w:ilvl w:val="1"/>
          <w:numId w:val="15"/>
        </w:numPr>
        <w:tabs>
          <w:tab w:val="left" w:pos="567"/>
        </w:tabs>
        <w:spacing w:after="0" w:line="240" w:lineRule="auto"/>
        <w:ind w:left="540" w:hanging="567"/>
        <w:jc w:val="both"/>
        <w:rPr>
          <w:del w:id="85" w:author="Hoài Phan" w:date="2025-08-20T15:37:00Z" w16du:dateUtc="2025-08-20T08:37:00Z"/>
          <w:rFonts w:ascii="Times New Roman" w:hAnsi="Times New Roman"/>
          <w:sz w:val="24"/>
          <w:szCs w:val="24"/>
          <w:lang w:val="fr-FR"/>
        </w:rPr>
      </w:pPr>
      <w:ins w:id="86" w:author="Hoài Phan" w:date="2025-08-20T15:36:00Z" w16du:dateUtc="2025-08-20T08:36:00Z">
        <w:r w:rsidRPr="00E51F32">
          <w:rPr>
            <w:rFonts w:ascii="Times New Roman" w:hAnsi="Times New Roman"/>
            <w:i/>
            <w:iCs/>
            <w:lang w:val="fr-FR"/>
          </w:rPr>
          <w:t xml:space="preserve">If the </w:t>
        </w:r>
        <w:proofErr w:type="spellStart"/>
        <w:r w:rsidRPr="00E51F32">
          <w:rPr>
            <w:rFonts w:ascii="Times New Roman" w:hAnsi="Times New Roman"/>
            <w:i/>
            <w:iCs/>
            <w:lang w:val="fr-FR"/>
          </w:rPr>
          <w:t>Purchaser</w:t>
        </w:r>
        <w:proofErr w:type="spellEnd"/>
        <w:r w:rsidRPr="00E51F32">
          <w:rPr>
            <w:rFonts w:ascii="Times New Roman" w:hAnsi="Times New Roman"/>
            <w:i/>
            <w:iCs/>
            <w:lang w:val="fr-FR"/>
          </w:rPr>
          <w:t xml:space="preserve"> refuses or </w:t>
        </w:r>
        <w:proofErr w:type="spellStart"/>
        <w:r w:rsidRPr="00E51F32">
          <w:rPr>
            <w:rFonts w:ascii="Times New Roman" w:hAnsi="Times New Roman"/>
            <w:i/>
            <w:iCs/>
            <w:lang w:val="fr-FR"/>
          </w:rPr>
          <w:t>delays</w:t>
        </w:r>
        <w:proofErr w:type="spellEnd"/>
        <w:r w:rsidRPr="00E51F32">
          <w:rPr>
            <w:rFonts w:ascii="Times New Roman" w:hAnsi="Times New Roman"/>
            <w:i/>
            <w:iCs/>
            <w:lang w:val="fr-FR"/>
          </w:rPr>
          <w:t xml:space="preserve"> to </w:t>
        </w:r>
        <w:proofErr w:type="spellStart"/>
        <w:r w:rsidRPr="00E51F32">
          <w:rPr>
            <w:rFonts w:ascii="Times New Roman" w:hAnsi="Times New Roman"/>
            <w:i/>
            <w:iCs/>
            <w:lang w:val="fr-FR"/>
          </w:rPr>
          <w:t>receive</w:t>
        </w:r>
        <w:proofErr w:type="spellEnd"/>
        <w:r w:rsidRPr="00E51F32">
          <w:rPr>
            <w:rFonts w:ascii="Times New Roman" w:hAnsi="Times New Roman"/>
            <w:i/>
            <w:iCs/>
            <w:lang w:val="fr-FR"/>
          </w:rPr>
          <w:t xml:space="preserve"> the </w:t>
        </w:r>
        <w:proofErr w:type="spellStart"/>
        <w:r w:rsidRPr="00E51F32">
          <w:rPr>
            <w:rFonts w:ascii="Times New Roman" w:hAnsi="Times New Roman"/>
            <w:i/>
            <w:iCs/>
            <w:lang w:val="fr-FR"/>
          </w:rPr>
          <w:t>Goods</w:t>
        </w:r>
        <w:proofErr w:type="spellEnd"/>
        <w:r w:rsidRPr="00E51F32">
          <w:rPr>
            <w:rFonts w:ascii="Times New Roman" w:hAnsi="Times New Roman"/>
            <w:i/>
            <w:iCs/>
            <w:lang w:val="fr-FR"/>
          </w:rPr>
          <w:t xml:space="preserve"> </w:t>
        </w:r>
        <w:proofErr w:type="spellStart"/>
        <w:r w:rsidRPr="00E51F32">
          <w:rPr>
            <w:rFonts w:ascii="Times New Roman" w:hAnsi="Times New Roman"/>
            <w:i/>
            <w:iCs/>
            <w:lang w:val="fr-FR"/>
          </w:rPr>
          <w:t>within</w:t>
        </w:r>
        <w:proofErr w:type="spellEnd"/>
        <w:r w:rsidRPr="00E51F32">
          <w:rPr>
            <w:rFonts w:ascii="Times New Roman" w:hAnsi="Times New Roman"/>
            <w:i/>
            <w:iCs/>
            <w:lang w:val="fr-FR"/>
          </w:rPr>
          <w:t xml:space="preserve"> the </w:t>
        </w:r>
        <w:proofErr w:type="spellStart"/>
        <w:r w:rsidRPr="00E51F32">
          <w:rPr>
            <w:rFonts w:ascii="Times New Roman" w:hAnsi="Times New Roman"/>
            <w:i/>
            <w:iCs/>
            <w:lang w:val="fr-FR"/>
          </w:rPr>
          <w:t>agreed</w:t>
        </w:r>
        <w:proofErr w:type="spellEnd"/>
        <w:r w:rsidRPr="00E51F32">
          <w:rPr>
            <w:rFonts w:ascii="Times New Roman" w:hAnsi="Times New Roman"/>
            <w:i/>
            <w:iCs/>
            <w:lang w:val="fr-FR"/>
          </w:rPr>
          <w:t xml:space="preserve"> </w:t>
        </w:r>
        <w:proofErr w:type="spellStart"/>
        <w:r w:rsidRPr="00E51F32">
          <w:rPr>
            <w:rFonts w:ascii="Times New Roman" w:hAnsi="Times New Roman"/>
            <w:i/>
            <w:iCs/>
            <w:lang w:val="fr-FR"/>
          </w:rPr>
          <w:t>timeframe</w:t>
        </w:r>
        <w:proofErr w:type="spellEnd"/>
        <w:r w:rsidRPr="00E51F32">
          <w:rPr>
            <w:rFonts w:ascii="Times New Roman" w:hAnsi="Times New Roman"/>
            <w:i/>
            <w:iCs/>
            <w:lang w:val="fr-FR"/>
          </w:rPr>
          <w:t xml:space="preserve"> </w:t>
        </w:r>
        <w:proofErr w:type="spellStart"/>
        <w:r w:rsidRPr="00E51F32">
          <w:rPr>
            <w:rFonts w:ascii="Times New Roman" w:hAnsi="Times New Roman"/>
            <w:i/>
            <w:iCs/>
            <w:lang w:val="fr-FR"/>
          </w:rPr>
          <w:t>without</w:t>
        </w:r>
        <w:proofErr w:type="spellEnd"/>
        <w:r w:rsidRPr="00E51F32">
          <w:rPr>
            <w:rFonts w:ascii="Times New Roman" w:hAnsi="Times New Roman"/>
            <w:i/>
            <w:iCs/>
            <w:lang w:val="fr-FR"/>
          </w:rPr>
          <w:t xml:space="preserve"> justifiable </w:t>
        </w:r>
        <w:proofErr w:type="spellStart"/>
        <w:r w:rsidRPr="00E51F32">
          <w:rPr>
            <w:rFonts w:ascii="Times New Roman" w:hAnsi="Times New Roman"/>
            <w:i/>
            <w:iCs/>
            <w:lang w:val="fr-FR"/>
          </w:rPr>
          <w:t>reasons</w:t>
        </w:r>
        <w:proofErr w:type="spellEnd"/>
        <w:r w:rsidRPr="00E51F32">
          <w:rPr>
            <w:rFonts w:ascii="Times New Roman" w:hAnsi="Times New Roman"/>
            <w:i/>
            <w:iCs/>
            <w:lang w:val="fr-FR"/>
          </w:rPr>
          <w:t xml:space="preserve">, </w:t>
        </w:r>
      </w:ins>
      <w:ins w:id="87" w:author="HIEN" w:date="2025-12-05T17:55:00Z" w16du:dateUtc="2025-12-05T10:55:00Z">
        <w:r w:rsidR="00C10775" w:rsidRPr="00E51F32">
          <w:rPr>
            <w:rFonts w:ascii="Times New Roman" w:hAnsi="Times New Roman"/>
            <w:i/>
            <w:iCs/>
            <w:lang w:val="fr-FR"/>
          </w:rPr>
          <w:t xml:space="preserve">The Buyer </w:t>
        </w:r>
      </w:ins>
      <w:proofErr w:type="spellStart"/>
      <w:ins w:id="88" w:author="Hoài Phan" w:date="2025-08-20T15:36:00Z" w16du:dateUtc="2025-08-20T08:36:00Z">
        <w:r w:rsidRPr="00E51F32">
          <w:rPr>
            <w:rFonts w:ascii="Times New Roman" w:hAnsi="Times New Roman"/>
            <w:i/>
            <w:iCs/>
            <w:lang w:val="fr-FR"/>
          </w:rPr>
          <w:t>shall</w:t>
        </w:r>
        <w:proofErr w:type="spellEnd"/>
        <w:r w:rsidRPr="00E51F32">
          <w:rPr>
            <w:rFonts w:ascii="Times New Roman" w:hAnsi="Times New Roman"/>
            <w:i/>
            <w:iCs/>
            <w:lang w:val="fr-FR"/>
          </w:rPr>
          <w:t xml:space="preserve"> </w:t>
        </w:r>
        <w:proofErr w:type="spellStart"/>
        <w:r w:rsidRPr="00E51F32">
          <w:rPr>
            <w:rFonts w:ascii="Times New Roman" w:hAnsi="Times New Roman"/>
            <w:i/>
            <w:iCs/>
            <w:lang w:val="fr-FR"/>
          </w:rPr>
          <w:t>bear</w:t>
        </w:r>
        <w:proofErr w:type="spellEnd"/>
        <w:r w:rsidRPr="00E51F32">
          <w:rPr>
            <w:rFonts w:ascii="Times New Roman" w:hAnsi="Times New Roman"/>
            <w:i/>
            <w:iCs/>
            <w:lang w:val="fr-FR"/>
          </w:rPr>
          <w:t xml:space="preserve"> all </w:t>
        </w:r>
        <w:proofErr w:type="spellStart"/>
        <w:r w:rsidRPr="00E51F32">
          <w:rPr>
            <w:rFonts w:ascii="Times New Roman" w:hAnsi="Times New Roman"/>
            <w:i/>
            <w:iCs/>
            <w:lang w:val="fr-FR"/>
          </w:rPr>
          <w:t>storage</w:t>
        </w:r>
        <w:proofErr w:type="spellEnd"/>
        <w:r w:rsidRPr="00E51F32">
          <w:rPr>
            <w:rFonts w:ascii="Times New Roman" w:hAnsi="Times New Roman"/>
            <w:i/>
            <w:iCs/>
            <w:lang w:val="fr-FR"/>
          </w:rPr>
          <w:t xml:space="preserve">, </w:t>
        </w:r>
        <w:proofErr w:type="spellStart"/>
        <w:r w:rsidRPr="00E51F32">
          <w:rPr>
            <w:rFonts w:ascii="Times New Roman" w:hAnsi="Times New Roman"/>
            <w:i/>
            <w:iCs/>
            <w:lang w:val="fr-FR"/>
          </w:rPr>
          <w:t>preservation</w:t>
        </w:r>
        <w:proofErr w:type="spellEnd"/>
        <w:r w:rsidRPr="00E51F32">
          <w:rPr>
            <w:rFonts w:ascii="Times New Roman" w:hAnsi="Times New Roman"/>
            <w:i/>
            <w:iCs/>
            <w:lang w:val="fr-FR"/>
          </w:rPr>
          <w:t>, and re-</w:t>
        </w:r>
        <w:proofErr w:type="spellStart"/>
        <w:r w:rsidRPr="00E51F32">
          <w:rPr>
            <w:rFonts w:ascii="Times New Roman" w:hAnsi="Times New Roman"/>
            <w:i/>
            <w:iCs/>
            <w:lang w:val="fr-FR"/>
          </w:rPr>
          <w:t>delivery</w:t>
        </w:r>
        <w:proofErr w:type="spellEnd"/>
        <w:r w:rsidRPr="00E51F32">
          <w:rPr>
            <w:rFonts w:ascii="Times New Roman" w:hAnsi="Times New Roman"/>
            <w:i/>
            <w:iCs/>
            <w:lang w:val="fr-FR"/>
          </w:rPr>
          <w:t xml:space="preserve"> </w:t>
        </w:r>
        <w:proofErr w:type="spellStart"/>
        <w:r w:rsidRPr="00E51F32">
          <w:rPr>
            <w:rFonts w:ascii="Times New Roman" w:hAnsi="Times New Roman"/>
            <w:i/>
            <w:iCs/>
            <w:lang w:val="fr-FR"/>
          </w:rPr>
          <w:t>costs</w:t>
        </w:r>
        <w:proofErr w:type="spellEnd"/>
        <w:r w:rsidRPr="00E51F32">
          <w:rPr>
            <w:rFonts w:ascii="Times New Roman" w:hAnsi="Times New Roman"/>
            <w:i/>
            <w:iCs/>
            <w:lang w:val="fr-FR"/>
          </w:rPr>
          <w:t xml:space="preserve"> (if </w:t>
        </w:r>
        <w:proofErr w:type="spellStart"/>
        <w:r w:rsidRPr="00E51F32">
          <w:rPr>
            <w:rFonts w:ascii="Times New Roman" w:hAnsi="Times New Roman"/>
            <w:i/>
            <w:iCs/>
            <w:lang w:val="fr-FR"/>
          </w:rPr>
          <w:t>any</w:t>
        </w:r>
      </w:ins>
      <w:proofErr w:type="spellEnd"/>
      <w:r w:rsidR="00FB2A00" w:rsidRPr="00E51F32">
        <w:rPr>
          <w:rFonts w:ascii="Times New Roman" w:hAnsi="Times New Roman"/>
          <w:i/>
          <w:iCs/>
          <w:lang w:val="fr-FR"/>
        </w:rPr>
        <w:t>)</w:t>
      </w:r>
      <w:ins w:id="89" w:author="Việt Nguyễn" w:date="2025-12-06T08:59:00Z" w16du:dateUtc="2025-12-06T01:59:00Z">
        <w:r w:rsidR="00FB2A00" w:rsidRPr="00E51F32">
          <w:rPr>
            <w:rFonts w:ascii="Times New Roman" w:hAnsi="Times New Roman"/>
            <w:i/>
            <w:iCs/>
            <w:lang w:val="fr-FR"/>
          </w:rPr>
          <w:t xml:space="preserve">. </w:t>
        </w:r>
      </w:ins>
      <w:commentRangeEnd w:id="74"/>
      <w:r w:rsidR="00C75615" w:rsidRPr="00E51F32">
        <w:rPr>
          <w:rStyle w:val="ThamchiuChuthich"/>
          <w:rFonts w:ascii="Times New Roman" w:hAnsi="Times New Roman"/>
          <w:sz w:val="24"/>
          <w:szCs w:val="24"/>
          <w:lang w:val="fr-FR"/>
        </w:rPr>
        <w:commentReference w:id="74"/>
      </w:r>
      <w:commentRangeEnd w:id="75"/>
      <w:r w:rsidR="00F06795" w:rsidRPr="00E51F32">
        <w:rPr>
          <w:rStyle w:val="ThamchiuChuthich"/>
          <w:rFonts w:ascii="Times New Roman" w:hAnsi="Times New Roman"/>
          <w:sz w:val="24"/>
          <w:szCs w:val="24"/>
          <w:lang w:val="fr-FR"/>
        </w:rPr>
        <w:commentReference w:id="75"/>
      </w:r>
      <w:commentRangeEnd w:id="76"/>
      <w:r w:rsidR="00F00FD1" w:rsidRPr="00E51F32">
        <w:rPr>
          <w:rStyle w:val="ThamchiuChuthich"/>
          <w:rFonts w:ascii="VNI-Times" w:eastAsia="Yu Mincho" w:hAnsi="VNI-Times"/>
        </w:rPr>
        <w:commentReference w:id="76"/>
      </w:r>
    </w:p>
    <w:p w14:paraId="53781480" w14:textId="77777777" w:rsidR="00C31D60" w:rsidRPr="00E51F32" w:rsidRDefault="00C31D60" w:rsidP="00A335FB">
      <w:pPr>
        <w:keepNext/>
        <w:widowControl w:val="0"/>
        <w:tabs>
          <w:tab w:val="left" w:pos="567"/>
        </w:tabs>
        <w:ind w:left="540"/>
        <w:jc w:val="both"/>
        <w:rPr>
          <w:rFonts w:ascii="Times New Roman" w:hAnsi="Times New Roman"/>
          <w:lang w:val="fr-FR"/>
        </w:rPr>
      </w:pPr>
    </w:p>
    <w:p w14:paraId="3AAE3974" w14:textId="15681812" w:rsidR="00F23E61" w:rsidRPr="00E51F32" w:rsidRDefault="005B3377" w:rsidP="002E22F6">
      <w:pPr>
        <w:pStyle w:val="oancuaDanhsach"/>
        <w:numPr>
          <w:ilvl w:val="1"/>
          <w:numId w:val="15"/>
        </w:numPr>
        <w:tabs>
          <w:tab w:val="left" w:pos="567"/>
        </w:tabs>
        <w:spacing w:after="0" w:line="240" w:lineRule="auto"/>
        <w:ind w:left="567" w:hanging="567"/>
        <w:jc w:val="both"/>
        <w:rPr>
          <w:rFonts w:ascii="Times New Roman" w:hAnsi="Times New Roman"/>
          <w:sz w:val="24"/>
          <w:szCs w:val="24"/>
          <w:lang w:val="fr-FR"/>
        </w:rPr>
      </w:pPr>
      <w:proofErr w:type="spellStart"/>
      <w:r w:rsidRPr="00E51F32">
        <w:rPr>
          <w:rFonts w:ascii="Times New Roman" w:hAnsi="Times New Roman"/>
          <w:sz w:val="24"/>
          <w:szCs w:val="24"/>
          <w:lang w:val="fr-FR"/>
        </w:rPr>
        <w:t>Thực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hiện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các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nghĩa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vụ</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và</w:t>
      </w:r>
      <w:proofErr w:type="spellEnd"/>
      <w:r w:rsidRPr="00E51F32">
        <w:rPr>
          <w:rFonts w:ascii="Times New Roman" w:hAnsi="Times New Roman"/>
          <w:sz w:val="24"/>
          <w:szCs w:val="24"/>
          <w:lang w:val="fr-FR"/>
        </w:rPr>
        <w:t xml:space="preserve"> cam </w:t>
      </w:r>
      <w:proofErr w:type="spellStart"/>
      <w:r w:rsidRPr="00E51F32">
        <w:rPr>
          <w:rFonts w:ascii="Times New Roman" w:hAnsi="Times New Roman"/>
          <w:sz w:val="24"/>
          <w:szCs w:val="24"/>
          <w:lang w:val="fr-FR"/>
        </w:rPr>
        <w:t>kết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khác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theo</w:t>
      </w:r>
      <w:proofErr w:type="spellEnd"/>
      <w:r w:rsidR="00F23E61" w:rsidRPr="00E51F32">
        <w:rPr>
          <w:rFonts w:ascii="Times New Roman" w:hAnsi="Times New Roman"/>
          <w:sz w:val="24"/>
          <w:szCs w:val="24"/>
          <w:lang w:val="fr-FR"/>
        </w:rPr>
        <w:t xml:space="preserve"> </w:t>
      </w:r>
      <w:proofErr w:type="spellStart"/>
      <w:r w:rsidR="00F23E61" w:rsidRPr="00E51F32">
        <w:rPr>
          <w:rFonts w:ascii="Times New Roman" w:hAnsi="Times New Roman"/>
          <w:sz w:val="24"/>
          <w:szCs w:val="24"/>
          <w:lang w:val="fr-FR"/>
        </w:rPr>
        <w:t>đúng</w:t>
      </w:r>
      <w:proofErr w:type="spellEnd"/>
      <w:r w:rsidR="00F23E61" w:rsidRPr="00E51F32">
        <w:rPr>
          <w:rFonts w:ascii="Times New Roman" w:hAnsi="Times New Roman"/>
          <w:sz w:val="24"/>
          <w:szCs w:val="24"/>
          <w:lang w:val="fr-FR"/>
        </w:rPr>
        <w:t xml:space="preserve"> </w:t>
      </w:r>
      <w:proofErr w:type="spellStart"/>
      <w:r w:rsidR="00F23E61" w:rsidRPr="00E51F32">
        <w:rPr>
          <w:rFonts w:ascii="Times New Roman" w:hAnsi="Times New Roman"/>
          <w:sz w:val="24"/>
          <w:szCs w:val="24"/>
          <w:lang w:val="fr-FR"/>
        </w:rPr>
        <w:t>phạm</w:t>
      </w:r>
      <w:proofErr w:type="spellEnd"/>
      <w:r w:rsidR="00F23E61" w:rsidRPr="00E51F32">
        <w:rPr>
          <w:rFonts w:ascii="Times New Roman" w:hAnsi="Times New Roman"/>
          <w:sz w:val="24"/>
          <w:szCs w:val="24"/>
          <w:lang w:val="fr-FR"/>
        </w:rPr>
        <w:t xml:space="preserve"> vi</w:t>
      </w:r>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Hợp</w:t>
      </w:r>
      <w:proofErr w:type="spellEnd"/>
      <w:r w:rsidRPr="00E51F32">
        <w:rPr>
          <w:rFonts w:ascii="Times New Roman" w:hAnsi="Times New Roman"/>
          <w:sz w:val="24"/>
          <w:szCs w:val="24"/>
          <w:lang w:val="fr-FR"/>
        </w:rPr>
        <w:t xml:space="preserve"> </w:t>
      </w:r>
      <w:proofErr w:type="spellStart"/>
      <w:r w:rsidR="0004463A" w:rsidRPr="00E51F32">
        <w:rPr>
          <w:rFonts w:ascii="Times New Roman" w:hAnsi="Times New Roman"/>
          <w:sz w:val="24"/>
          <w:szCs w:val="24"/>
          <w:lang w:val="fr-FR"/>
        </w:rPr>
        <w:t>Đ</w:t>
      </w:r>
      <w:r w:rsidRPr="00E51F32">
        <w:rPr>
          <w:rFonts w:ascii="Times New Roman" w:hAnsi="Times New Roman"/>
          <w:sz w:val="24"/>
          <w:szCs w:val="24"/>
          <w:lang w:val="fr-FR"/>
        </w:rPr>
        <w:t>ồng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này</w:t>
      </w:r>
      <w:proofErr w:type="spellEnd"/>
      <w:r w:rsidRPr="00E51F32">
        <w:rPr>
          <w:rFonts w:ascii="Times New Roman" w:hAnsi="Times New Roman"/>
          <w:sz w:val="24"/>
          <w:szCs w:val="24"/>
          <w:lang w:val="fr-FR"/>
        </w:rPr>
        <w:t>.</w:t>
      </w:r>
      <w:r w:rsidRPr="00E51F32">
        <w:rPr>
          <w:rFonts w:ascii="Times New Roman" w:eastAsia="Times New Roman" w:hAnsi="Times New Roman"/>
          <w:bCs/>
          <w:i/>
          <w:sz w:val="24"/>
          <w:szCs w:val="24"/>
          <w:lang w:val="fr-FR"/>
        </w:rPr>
        <w:t xml:space="preserve"> </w:t>
      </w:r>
    </w:p>
    <w:p w14:paraId="42BCBAC0" w14:textId="77777777" w:rsidR="00F23E61" w:rsidRPr="00E51F32" w:rsidRDefault="00F23E61" w:rsidP="00F23E61">
      <w:pPr>
        <w:pStyle w:val="oancuaDanhsach"/>
        <w:keepNext/>
        <w:widowControl w:val="0"/>
        <w:spacing w:after="0" w:line="240" w:lineRule="auto"/>
        <w:ind w:left="360"/>
        <w:jc w:val="both"/>
        <w:rPr>
          <w:rFonts w:ascii="Times New Roman" w:hAnsi="Times New Roman"/>
          <w:bCs/>
          <w:i/>
          <w:iCs/>
          <w:sz w:val="24"/>
          <w:szCs w:val="24"/>
        </w:rPr>
      </w:pPr>
      <w:r w:rsidRPr="00E51F32">
        <w:rPr>
          <w:rFonts w:ascii="Times New Roman" w:hAnsi="Times New Roman"/>
          <w:bCs/>
          <w:i/>
          <w:iCs/>
          <w:sz w:val="24"/>
          <w:szCs w:val="24"/>
        </w:rPr>
        <w:t>Perform all other obligations and commitments in accordance within the scope  this Contract.</w:t>
      </w:r>
    </w:p>
    <w:p w14:paraId="0C9C7D6D" w14:textId="77777777" w:rsidR="002E3CB2" w:rsidRPr="00E51F32" w:rsidRDefault="005B3377" w:rsidP="00F23E61">
      <w:pPr>
        <w:pStyle w:val="oancuaDanhsach"/>
        <w:numPr>
          <w:ilvl w:val="1"/>
          <w:numId w:val="15"/>
        </w:numPr>
        <w:tabs>
          <w:tab w:val="left" w:pos="567"/>
        </w:tabs>
        <w:spacing w:after="0" w:line="240" w:lineRule="auto"/>
        <w:ind w:left="567" w:hanging="567"/>
        <w:jc w:val="both"/>
        <w:rPr>
          <w:rFonts w:ascii="Times New Roman" w:hAnsi="Times New Roman"/>
          <w:sz w:val="24"/>
          <w:szCs w:val="24"/>
          <w:lang w:val="fr-FR"/>
        </w:rPr>
      </w:pPr>
      <w:r w:rsidRPr="00E51F32">
        <w:rPr>
          <w:rFonts w:ascii="Times New Roman" w:hAnsi="Times New Roman"/>
          <w:sz w:val="24"/>
          <w:szCs w:val="24"/>
          <w:lang w:val="fr-FR"/>
        </w:rPr>
        <w:tab/>
      </w:r>
      <w:proofErr w:type="spellStart"/>
      <w:r w:rsidR="00F937DC" w:rsidRPr="00E51F32">
        <w:rPr>
          <w:rFonts w:ascii="Times New Roman" w:hAnsi="Times New Roman"/>
          <w:sz w:val="24"/>
          <w:szCs w:val="24"/>
          <w:lang w:val="fr-FR"/>
        </w:rPr>
        <w:t>Nếu</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Bên</w:t>
      </w:r>
      <w:proofErr w:type="spellEnd"/>
      <w:r w:rsidR="00F937DC" w:rsidRPr="00E51F32">
        <w:rPr>
          <w:rFonts w:ascii="Times New Roman" w:hAnsi="Times New Roman"/>
          <w:sz w:val="24"/>
          <w:szCs w:val="24"/>
          <w:lang w:val="fr-FR"/>
        </w:rPr>
        <w:t xml:space="preserve"> Mua vi </w:t>
      </w:r>
      <w:proofErr w:type="spellStart"/>
      <w:r w:rsidR="00F937DC" w:rsidRPr="00E51F32">
        <w:rPr>
          <w:rFonts w:ascii="Times New Roman" w:hAnsi="Times New Roman"/>
          <w:sz w:val="24"/>
          <w:szCs w:val="24"/>
          <w:lang w:val="fr-FR"/>
        </w:rPr>
        <w:t>phạm</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nghĩa</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vụ</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thanh</w:t>
      </w:r>
      <w:proofErr w:type="spellEnd"/>
      <w:r w:rsidR="00F937DC" w:rsidRPr="00E51F32">
        <w:rPr>
          <w:rFonts w:ascii="Times New Roman" w:hAnsi="Times New Roman"/>
          <w:sz w:val="24"/>
          <w:szCs w:val="24"/>
          <w:lang w:val="fr-FR"/>
        </w:rPr>
        <w:t xml:space="preserve"> toán </w:t>
      </w:r>
      <w:proofErr w:type="spellStart"/>
      <w:r w:rsidR="00F937DC" w:rsidRPr="00E51F32">
        <w:rPr>
          <w:rFonts w:ascii="Times New Roman" w:hAnsi="Times New Roman"/>
          <w:sz w:val="24"/>
          <w:szCs w:val="24"/>
          <w:lang w:val="fr-FR"/>
        </w:rPr>
        <w:t>hoặc</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nhận</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hàng</w:t>
      </w:r>
      <w:proofErr w:type="spellEnd"/>
      <w:r w:rsidR="00F937DC" w:rsidRPr="00E51F32">
        <w:rPr>
          <w:rFonts w:ascii="Times New Roman" w:hAnsi="Times New Roman"/>
          <w:sz w:val="24"/>
          <w:szCs w:val="24"/>
          <w:lang w:val="fr-FR"/>
        </w:rPr>
        <w:t xml:space="preserve"> khi </w:t>
      </w:r>
      <w:proofErr w:type="spellStart"/>
      <w:r w:rsidR="00F937DC" w:rsidRPr="00E51F32">
        <w:rPr>
          <w:rFonts w:ascii="Times New Roman" w:hAnsi="Times New Roman"/>
          <w:sz w:val="24"/>
          <w:szCs w:val="24"/>
          <w:lang w:val="fr-FR"/>
        </w:rPr>
        <w:t>Nhà</w:t>
      </w:r>
      <w:proofErr w:type="spellEnd"/>
      <w:r w:rsidR="00F937DC" w:rsidRPr="00E51F32">
        <w:rPr>
          <w:rFonts w:ascii="Times New Roman" w:hAnsi="Times New Roman"/>
          <w:sz w:val="24"/>
          <w:szCs w:val="24"/>
          <w:lang w:val="fr-FR"/>
        </w:rPr>
        <w:t xml:space="preserve"> Cung </w:t>
      </w:r>
      <w:proofErr w:type="spellStart"/>
      <w:r w:rsidR="00F937DC" w:rsidRPr="00E51F32">
        <w:rPr>
          <w:rFonts w:ascii="Times New Roman" w:hAnsi="Times New Roman"/>
          <w:sz w:val="24"/>
          <w:szCs w:val="24"/>
          <w:lang w:val="fr-FR"/>
        </w:rPr>
        <w:t>Cấp</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đã</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hoàn</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toàn</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tuân</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thủ</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việc</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thực</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hiện</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Hợp</w:t>
      </w:r>
      <w:proofErr w:type="spellEnd"/>
      <w:r w:rsidR="00F937DC" w:rsidRPr="00E51F32">
        <w:rPr>
          <w:rFonts w:ascii="Times New Roman" w:hAnsi="Times New Roman"/>
          <w:sz w:val="24"/>
          <w:szCs w:val="24"/>
          <w:lang w:val="fr-FR"/>
        </w:rPr>
        <w:t xml:space="preserve"> </w:t>
      </w:r>
      <w:proofErr w:type="spellStart"/>
      <w:r w:rsidR="00F937DC" w:rsidRPr="00E51F32">
        <w:rPr>
          <w:rFonts w:ascii="Times New Roman" w:hAnsi="Times New Roman"/>
          <w:sz w:val="24"/>
          <w:szCs w:val="24"/>
          <w:lang w:val="fr-FR"/>
        </w:rPr>
        <w:t>Đồng</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và</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gây</w:t>
      </w:r>
      <w:proofErr w:type="spellEnd"/>
      <w:r w:rsidR="00A213BF" w:rsidRPr="00E51F32">
        <w:rPr>
          <w:rFonts w:ascii="Times New Roman" w:hAnsi="Times New Roman"/>
          <w:sz w:val="24"/>
          <w:szCs w:val="24"/>
          <w:lang w:val="fr-FR"/>
        </w:rPr>
        <w:t xml:space="preserve"> ra </w:t>
      </w:r>
      <w:proofErr w:type="spellStart"/>
      <w:r w:rsidR="00A213BF" w:rsidRPr="00E51F32">
        <w:rPr>
          <w:rFonts w:ascii="Times New Roman" w:hAnsi="Times New Roman"/>
          <w:sz w:val="24"/>
          <w:szCs w:val="24"/>
          <w:lang w:val="fr-FR"/>
        </w:rPr>
        <w:t>thiệt</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hại</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cho</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Nhà</w:t>
      </w:r>
      <w:proofErr w:type="spellEnd"/>
      <w:r w:rsidR="00A213BF" w:rsidRPr="00E51F32">
        <w:rPr>
          <w:rFonts w:ascii="Times New Roman" w:hAnsi="Times New Roman"/>
          <w:sz w:val="24"/>
          <w:szCs w:val="24"/>
          <w:lang w:val="fr-FR"/>
        </w:rPr>
        <w:t xml:space="preserve"> Cung </w:t>
      </w:r>
      <w:proofErr w:type="spellStart"/>
      <w:r w:rsidR="00A213BF" w:rsidRPr="00E51F32">
        <w:rPr>
          <w:rFonts w:ascii="Times New Roman" w:hAnsi="Times New Roman"/>
          <w:sz w:val="24"/>
          <w:szCs w:val="24"/>
          <w:lang w:val="fr-FR"/>
        </w:rPr>
        <w:t>Cấp</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thì</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Bên</w:t>
      </w:r>
      <w:proofErr w:type="spellEnd"/>
      <w:r w:rsidR="00A213BF" w:rsidRPr="00E51F32">
        <w:rPr>
          <w:rFonts w:ascii="Times New Roman" w:hAnsi="Times New Roman"/>
          <w:sz w:val="24"/>
          <w:szCs w:val="24"/>
          <w:lang w:val="fr-FR"/>
        </w:rPr>
        <w:t xml:space="preserve"> Mua </w:t>
      </w:r>
      <w:proofErr w:type="spellStart"/>
      <w:r w:rsidR="00A213BF" w:rsidRPr="00E51F32">
        <w:rPr>
          <w:rFonts w:ascii="Times New Roman" w:hAnsi="Times New Roman"/>
          <w:sz w:val="24"/>
          <w:szCs w:val="24"/>
          <w:lang w:val="fr-FR"/>
        </w:rPr>
        <w:t>phải</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bồi</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thường</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thiệt</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hại</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cho</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Nhà</w:t>
      </w:r>
      <w:proofErr w:type="spellEnd"/>
      <w:r w:rsidR="00A213BF" w:rsidRPr="00E51F32">
        <w:rPr>
          <w:rFonts w:ascii="Times New Roman" w:hAnsi="Times New Roman"/>
          <w:sz w:val="24"/>
          <w:szCs w:val="24"/>
          <w:lang w:val="fr-FR"/>
        </w:rPr>
        <w:t xml:space="preserve"> Cung </w:t>
      </w:r>
      <w:proofErr w:type="spellStart"/>
      <w:r w:rsidR="00A213BF" w:rsidRPr="00E51F32">
        <w:rPr>
          <w:rFonts w:ascii="Times New Roman" w:hAnsi="Times New Roman"/>
          <w:sz w:val="24"/>
          <w:szCs w:val="24"/>
          <w:lang w:val="fr-FR"/>
        </w:rPr>
        <w:t>Cấp</w:t>
      </w:r>
      <w:proofErr w:type="spellEnd"/>
      <w:r w:rsidR="00A213BF" w:rsidRPr="00E51F32">
        <w:rPr>
          <w:rFonts w:ascii="Times New Roman" w:hAnsi="Times New Roman"/>
          <w:sz w:val="24"/>
          <w:szCs w:val="24"/>
          <w:lang w:val="fr-FR"/>
        </w:rPr>
        <w:t xml:space="preserve"> bao </w:t>
      </w:r>
      <w:proofErr w:type="spellStart"/>
      <w:r w:rsidR="00A213BF" w:rsidRPr="00E51F32">
        <w:rPr>
          <w:rFonts w:ascii="Times New Roman" w:hAnsi="Times New Roman"/>
          <w:sz w:val="24"/>
          <w:szCs w:val="24"/>
          <w:lang w:val="fr-FR"/>
        </w:rPr>
        <w:t>gồm</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thiệt</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hại</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trực</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tiếp</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thực</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tế</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mà</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Nhà</w:t>
      </w:r>
      <w:proofErr w:type="spellEnd"/>
      <w:r w:rsidR="00A213BF" w:rsidRPr="00E51F32">
        <w:rPr>
          <w:rFonts w:ascii="Times New Roman" w:hAnsi="Times New Roman"/>
          <w:sz w:val="24"/>
          <w:szCs w:val="24"/>
          <w:lang w:val="fr-FR"/>
        </w:rPr>
        <w:t xml:space="preserve"> Cung </w:t>
      </w:r>
      <w:proofErr w:type="spellStart"/>
      <w:r w:rsidR="00A213BF" w:rsidRPr="00E51F32">
        <w:rPr>
          <w:rFonts w:ascii="Times New Roman" w:hAnsi="Times New Roman"/>
          <w:sz w:val="24"/>
          <w:szCs w:val="24"/>
          <w:lang w:val="fr-FR"/>
        </w:rPr>
        <w:t>Cấp</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phải</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chịu</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theo</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nguyên</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tắc</w:t>
      </w:r>
      <w:proofErr w:type="spellEnd"/>
      <w:r w:rsidR="00A213BF" w:rsidRPr="00E51F32">
        <w:rPr>
          <w:rFonts w:ascii="Times New Roman" w:hAnsi="Times New Roman"/>
          <w:sz w:val="24"/>
          <w:szCs w:val="24"/>
          <w:lang w:val="fr-FR"/>
        </w:rPr>
        <w:t xml:space="preserve"> </w:t>
      </w:r>
      <w:proofErr w:type="spellStart"/>
      <w:r w:rsidR="00A213BF" w:rsidRPr="00E51F32">
        <w:rPr>
          <w:rFonts w:ascii="Times New Roman" w:hAnsi="Times New Roman"/>
          <w:sz w:val="24"/>
          <w:szCs w:val="24"/>
          <w:lang w:val="fr-FR"/>
        </w:rPr>
        <w:t>bồi</w:t>
      </w:r>
      <w:proofErr w:type="spellEnd"/>
      <w:r w:rsidR="00A213BF" w:rsidRPr="00E51F32">
        <w:rPr>
          <w:rFonts w:ascii="Times New Roman" w:hAnsi="Times New Roman"/>
          <w:sz w:val="24"/>
          <w:szCs w:val="24"/>
          <w:lang w:val="fr-FR"/>
        </w:rPr>
        <w:t xml:space="preserve"> </w:t>
      </w:r>
      <w:proofErr w:type="spellStart"/>
      <w:r w:rsidR="003B673D" w:rsidRPr="00E51F32">
        <w:rPr>
          <w:rFonts w:ascii="Times New Roman" w:hAnsi="Times New Roman"/>
          <w:sz w:val="24"/>
          <w:szCs w:val="24"/>
          <w:lang w:val="fr-FR"/>
        </w:rPr>
        <w:t>thường</w:t>
      </w:r>
      <w:proofErr w:type="spellEnd"/>
      <w:r w:rsidR="003B673D" w:rsidRPr="00E51F32">
        <w:rPr>
          <w:rFonts w:ascii="Times New Roman" w:hAnsi="Times New Roman"/>
          <w:sz w:val="24"/>
          <w:szCs w:val="24"/>
          <w:lang w:val="fr-FR"/>
        </w:rPr>
        <w:t xml:space="preserve"> </w:t>
      </w:r>
      <w:proofErr w:type="spellStart"/>
      <w:r w:rsidR="003B673D" w:rsidRPr="00E51F32">
        <w:rPr>
          <w:rFonts w:ascii="Times New Roman" w:hAnsi="Times New Roman"/>
          <w:sz w:val="24"/>
          <w:szCs w:val="24"/>
          <w:lang w:val="fr-FR"/>
        </w:rPr>
        <w:t>thiệt</w:t>
      </w:r>
      <w:proofErr w:type="spellEnd"/>
      <w:r w:rsidR="003B673D" w:rsidRPr="00E51F32">
        <w:rPr>
          <w:rFonts w:ascii="Times New Roman" w:hAnsi="Times New Roman"/>
          <w:sz w:val="24"/>
          <w:szCs w:val="24"/>
          <w:lang w:val="fr-FR"/>
        </w:rPr>
        <w:t xml:space="preserve"> </w:t>
      </w:r>
      <w:proofErr w:type="spellStart"/>
      <w:r w:rsidR="003B673D" w:rsidRPr="00E51F32">
        <w:rPr>
          <w:rFonts w:ascii="Times New Roman" w:hAnsi="Times New Roman"/>
          <w:sz w:val="24"/>
          <w:szCs w:val="24"/>
          <w:lang w:val="fr-FR"/>
        </w:rPr>
        <w:t>hại</w:t>
      </w:r>
      <w:proofErr w:type="spellEnd"/>
      <w:r w:rsidR="003B673D" w:rsidRPr="00E51F32">
        <w:rPr>
          <w:rFonts w:ascii="Times New Roman" w:hAnsi="Times New Roman"/>
          <w:sz w:val="24"/>
          <w:szCs w:val="24"/>
          <w:lang w:val="fr-FR"/>
        </w:rPr>
        <w:t xml:space="preserve"> </w:t>
      </w:r>
      <w:proofErr w:type="spellStart"/>
      <w:r w:rsidR="003B673D" w:rsidRPr="00E51F32">
        <w:rPr>
          <w:rFonts w:ascii="Times New Roman" w:hAnsi="Times New Roman"/>
          <w:sz w:val="24"/>
          <w:szCs w:val="24"/>
          <w:lang w:val="fr-FR"/>
        </w:rPr>
        <w:t>theo</w:t>
      </w:r>
      <w:proofErr w:type="spellEnd"/>
      <w:r w:rsidR="003B673D" w:rsidRPr="00E51F32">
        <w:rPr>
          <w:rFonts w:ascii="Times New Roman" w:hAnsi="Times New Roman"/>
          <w:sz w:val="24"/>
          <w:szCs w:val="24"/>
          <w:lang w:val="fr-FR"/>
        </w:rPr>
        <w:t xml:space="preserve"> </w:t>
      </w:r>
      <w:proofErr w:type="spellStart"/>
      <w:r w:rsidR="003B673D" w:rsidRPr="00E51F32">
        <w:rPr>
          <w:rFonts w:ascii="Times New Roman" w:hAnsi="Times New Roman"/>
          <w:sz w:val="24"/>
          <w:szCs w:val="24"/>
          <w:lang w:val="fr-FR"/>
        </w:rPr>
        <w:t>pháp</w:t>
      </w:r>
      <w:proofErr w:type="spellEnd"/>
      <w:r w:rsidR="003B673D" w:rsidRPr="00E51F32">
        <w:rPr>
          <w:rFonts w:ascii="Times New Roman" w:hAnsi="Times New Roman"/>
          <w:sz w:val="24"/>
          <w:szCs w:val="24"/>
          <w:lang w:val="fr-FR"/>
        </w:rPr>
        <w:t xml:space="preserve"> </w:t>
      </w:r>
      <w:proofErr w:type="spellStart"/>
      <w:r w:rsidR="003B673D" w:rsidRPr="00E51F32">
        <w:rPr>
          <w:rFonts w:ascii="Times New Roman" w:hAnsi="Times New Roman"/>
          <w:sz w:val="24"/>
          <w:szCs w:val="24"/>
          <w:lang w:val="fr-FR"/>
        </w:rPr>
        <w:t>luật</w:t>
      </w:r>
      <w:proofErr w:type="spellEnd"/>
      <w:r w:rsidR="003B673D" w:rsidRPr="00E51F32">
        <w:rPr>
          <w:rFonts w:ascii="Times New Roman" w:hAnsi="Times New Roman"/>
          <w:sz w:val="24"/>
          <w:szCs w:val="24"/>
          <w:lang w:val="fr-FR"/>
        </w:rPr>
        <w:t xml:space="preserve"> Việt Nam</w:t>
      </w:r>
      <w:r w:rsidR="00A213BF" w:rsidRPr="00E51F32">
        <w:rPr>
          <w:rFonts w:ascii="Times New Roman" w:hAnsi="Times New Roman"/>
          <w:sz w:val="24"/>
          <w:szCs w:val="24"/>
          <w:lang w:val="fr-FR"/>
        </w:rPr>
        <w:t>.</w:t>
      </w:r>
      <w:r w:rsidR="00F937DC" w:rsidRPr="00E51F32">
        <w:rPr>
          <w:rFonts w:ascii="Times New Roman" w:hAnsi="Times New Roman"/>
          <w:sz w:val="24"/>
          <w:szCs w:val="24"/>
          <w:lang w:val="fr-FR"/>
        </w:rPr>
        <w:t xml:space="preserve"> </w:t>
      </w:r>
    </w:p>
    <w:p w14:paraId="63488A9E" w14:textId="42D31A97" w:rsidR="00F23E61" w:rsidRPr="00E51F32" w:rsidRDefault="002E3CB2" w:rsidP="002E3CB2">
      <w:pPr>
        <w:pStyle w:val="oancuaDanhsach"/>
        <w:tabs>
          <w:tab w:val="left" w:pos="567"/>
        </w:tabs>
        <w:spacing w:after="0" w:line="240" w:lineRule="auto"/>
        <w:ind w:left="567"/>
        <w:jc w:val="both"/>
        <w:rPr>
          <w:ins w:id="90" w:author="HIEN" w:date="2025-12-05T17:59:00Z" w16du:dateUtc="2025-12-05T10:59:00Z"/>
          <w:rFonts w:ascii="Times New Roman" w:hAnsi="Times New Roman"/>
          <w:sz w:val="24"/>
          <w:szCs w:val="24"/>
        </w:rPr>
      </w:pPr>
      <w:r w:rsidRPr="00E51F32">
        <w:rPr>
          <w:rFonts w:ascii="Times New Roman" w:hAnsi="Times New Roman"/>
          <w:i/>
          <w:iCs/>
          <w:sz w:val="24"/>
          <w:szCs w:val="24"/>
        </w:rPr>
        <w:t>If the Buyer breaches its payment or receipt obligations when the Supplier has fully complied with the performance of the Contract and causes damage to the Supplier, the Buyer shall compensate the Supplier for damages including direct and actual damages suffered by the Supplier in accordance with the principle of compensation for damages under Vietnamese law</w:t>
      </w:r>
      <w:r w:rsidRPr="00E51F32">
        <w:rPr>
          <w:rFonts w:ascii="Times New Roman" w:hAnsi="Times New Roman"/>
          <w:sz w:val="24"/>
          <w:szCs w:val="24"/>
        </w:rPr>
        <w:t>.</w:t>
      </w:r>
    </w:p>
    <w:p w14:paraId="510C29F6" w14:textId="1A21032A" w:rsidR="00C10775" w:rsidRPr="00E51F32" w:rsidRDefault="00C10775" w:rsidP="00C75615">
      <w:pPr>
        <w:pStyle w:val="oancuaDanhsach"/>
        <w:tabs>
          <w:tab w:val="left" w:pos="567"/>
        </w:tabs>
        <w:spacing w:after="0" w:line="240" w:lineRule="auto"/>
        <w:ind w:left="567" w:hanging="567"/>
        <w:jc w:val="both"/>
        <w:rPr>
          <w:ins w:id="91" w:author="HIEN" w:date="2025-12-05T17:58:00Z" w16du:dateUtc="2025-12-05T10:58:00Z"/>
          <w:rFonts w:ascii="Times New Roman" w:hAnsi="Times New Roman"/>
          <w:sz w:val="24"/>
          <w:szCs w:val="24"/>
        </w:rPr>
      </w:pPr>
      <w:commentRangeStart w:id="92"/>
      <w:commentRangeStart w:id="93"/>
      <w:commentRangeStart w:id="94"/>
      <w:commentRangeStart w:id="95"/>
      <w:ins w:id="96" w:author="HIEN" w:date="2025-12-05T17:59:00Z" w16du:dateUtc="2025-12-05T10:59:00Z">
        <w:r w:rsidRPr="00E51F32">
          <w:rPr>
            <w:rFonts w:ascii="Times New Roman" w:hAnsi="Times New Roman"/>
            <w:sz w:val="24"/>
            <w:szCs w:val="24"/>
          </w:rPr>
          <w:t xml:space="preserve">5.7   </w:t>
        </w:r>
        <w:proofErr w:type="spellStart"/>
        <w:r w:rsidRPr="00E51F32">
          <w:rPr>
            <w:rFonts w:ascii="Times New Roman" w:hAnsi="Times New Roman"/>
            <w:sz w:val="24"/>
            <w:szCs w:val="24"/>
          </w:rPr>
          <w:t>Riêng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với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w:t>
        </w:r>
        <w:r w:rsidRPr="00E51F32">
          <w:rPr>
            <w:rFonts w:ascii="Times New Roman" w:hAnsi="Times New Roman" w:hint="cs"/>
            <w:sz w:val="24"/>
            <w:szCs w:val="24"/>
          </w:rPr>
          <w:t>ư</w:t>
        </w:r>
        <w:r w:rsidRPr="00E51F32">
          <w:rPr>
            <w:rFonts w:ascii="Times New Roman" w:hAnsi="Times New Roman"/>
            <w:sz w:val="24"/>
            <w:szCs w:val="24"/>
          </w:rPr>
          <w:t>ờng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cung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cấp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đã</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đặt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từ</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xuất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mà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thì</w:t>
        </w:r>
        <w:proofErr w:type="spellEnd"/>
        <w:r w:rsidRPr="00E51F32">
          <w:rPr>
            <w:rFonts w:ascii="Times New Roman" w:hAnsi="Times New Roman"/>
            <w:sz w:val="24"/>
            <w:szCs w:val="24"/>
          </w:rPr>
          <w:t xml:space="preserve"> Các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ý </w:t>
        </w:r>
        <w:proofErr w:type="spellStart"/>
        <w:r w:rsidRPr="00E51F32">
          <w:rPr>
            <w:rFonts w:ascii="Times New Roman" w:hAnsi="Times New Roman"/>
            <w:sz w:val="24"/>
            <w:szCs w:val="24"/>
          </w:rPr>
          <w:t>thoả</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thuận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mức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bồi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w:t>
        </w:r>
        <w:r w:rsidRPr="00E51F32">
          <w:rPr>
            <w:rFonts w:ascii="Times New Roman" w:hAnsi="Times New Roman" w:hint="cs"/>
            <w:sz w:val="24"/>
            <w:szCs w:val="24"/>
          </w:rPr>
          <w:t>ư</w:t>
        </w:r>
        <w:r w:rsidRPr="00E51F32">
          <w:rPr>
            <w:rFonts w:ascii="Times New Roman" w:hAnsi="Times New Roman"/>
            <w:sz w:val="24"/>
            <w:szCs w:val="24"/>
          </w:rPr>
          <w:t>ờng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thiệt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hại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cho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cung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cấp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số</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tiền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w:t>
        </w:r>
        <w:r w:rsidRPr="00E51F32">
          <w:rPr>
            <w:rFonts w:ascii="Times New Roman" w:hAnsi="Times New Roman" w:hint="cs"/>
            <w:sz w:val="24"/>
            <w:szCs w:val="24"/>
          </w:rPr>
          <w:t>ươ</w:t>
        </w:r>
        <w:r w:rsidRPr="00E51F32">
          <w:rPr>
            <w:rFonts w:ascii="Times New Roman" w:hAnsi="Times New Roman"/>
            <w:sz w:val="24"/>
            <w:szCs w:val="24"/>
          </w:rPr>
          <w:t>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w:t>
        </w:r>
        <w:r w:rsidRPr="00E51F32">
          <w:rPr>
            <w:rFonts w:ascii="Times New Roman" w:hAnsi="Times New Roman" w:hint="cs"/>
            <w:sz w:val="24"/>
            <w:szCs w:val="24"/>
          </w:rPr>
          <w:t>ươ</w:t>
        </w:r>
        <w:r w:rsidRPr="00E51F32">
          <w:rPr>
            <w:rFonts w:ascii="Times New Roman" w:hAnsi="Times New Roman"/>
            <w:sz w:val="24"/>
            <w:szCs w:val="24"/>
          </w:rPr>
          <w:t>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với</w:t>
        </w:r>
        <w:proofErr w:type="spellEnd"/>
        <w:r w:rsidRPr="00E51F32">
          <w:rPr>
            <w:rFonts w:ascii="Times New Roman" w:hAnsi="Times New Roman"/>
            <w:sz w:val="24"/>
            <w:szCs w:val="24"/>
          </w:rPr>
          <w:t xml:space="preserve"> 100% </w:t>
        </w:r>
        <w:proofErr w:type="spellStart"/>
        <w:r w:rsidRPr="00E51F32">
          <w:rPr>
            <w:rFonts w:ascii="Times New Roman" w:hAnsi="Times New Roman"/>
            <w:sz w:val="24"/>
            <w:szCs w:val="24"/>
          </w:rPr>
          <w:t>Tổng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Giá</w:t>
        </w:r>
        <w:proofErr w:type="spellEnd"/>
        <w:r w:rsidRPr="00E51F32">
          <w:rPr>
            <w:rFonts w:ascii="Times New Roman" w:hAnsi="Times New Roman"/>
            <w:sz w:val="24"/>
            <w:szCs w:val="24"/>
          </w:rPr>
          <w:t xml:space="preserve"> Bán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đặt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đó</w:t>
        </w:r>
        <w:proofErr w:type="spellEnd"/>
        <w:r w:rsidRPr="00E51F32">
          <w:rPr>
            <w:rFonts w:ascii="Times New Roman" w:hAnsi="Times New Roman"/>
            <w:sz w:val="24"/>
            <w:szCs w:val="24"/>
          </w:rPr>
          <w:t>.</w:t>
        </w:r>
      </w:ins>
      <w:ins w:id="97" w:author="Do Minh Tam" w:date="2025-12-15T11:58:00Z" w16du:dateUtc="2025-12-15T04:58:00Z">
        <w:r w:rsidR="00F00FD1" w:rsidRPr="00E51F32">
          <w:rPr>
            <w:rFonts w:ascii="Times New Roman" w:hAnsi="Times New Roman"/>
            <w:sz w:val="24"/>
            <w:szCs w:val="24"/>
          </w:rPr>
          <w:t xml:space="preserve"> </w:t>
        </w:r>
        <w:del w:id="98" w:author="Việt Nguyễn" w:date="2025-12-15T14:05:00Z" w16du:dateUtc="2025-12-15T07:05:00Z">
          <w:r w:rsidR="00F00FD1" w:rsidRPr="00E51F32" w:rsidDel="00BC0091">
            <w:rPr>
              <w:rFonts w:ascii="Times New Roman" w:hAnsi="Times New Roman"/>
              <w:sz w:val="24"/>
              <w:szCs w:val="24"/>
            </w:rPr>
            <w:delText>Trừ trường hợp các bên có thỏa thuận khác hoặc pháp luật có quy định khác.</w:delText>
          </w:r>
        </w:del>
      </w:ins>
    </w:p>
    <w:p w14:paraId="31F3B278" w14:textId="264B69A9" w:rsidR="00C10775" w:rsidRPr="00E51F32" w:rsidRDefault="00C10775" w:rsidP="004B6368">
      <w:pPr>
        <w:pStyle w:val="oancuaDanhsach"/>
        <w:tabs>
          <w:tab w:val="left" w:pos="567"/>
        </w:tabs>
        <w:spacing w:after="0" w:line="240" w:lineRule="auto"/>
        <w:ind w:left="567" w:hanging="27"/>
        <w:jc w:val="both"/>
        <w:rPr>
          <w:ins w:id="99" w:author="HIEN" w:date="2025-12-05T17:58:00Z" w16du:dateUtc="2025-12-05T10:58:00Z"/>
          <w:rFonts w:ascii="Times New Roman" w:hAnsi="Times New Roman"/>
          <w:sz w:val="24"/>
          <w:szCs w:val="24"/>
        </w:rPr>
      </w:pPr>
      <w:ins w:id="100" w:author="HIEN" w:date="2025-12-05T17:58:00Z" w16du:dateUtc="2025-12-05T10:58:00Z">
        <w:r w:rsidRPr="00E51F32">
          <w:rPr>
            <w:rFonts w:ascii="Times New Roman" w:hAnsi="Times New Roman"/>
            <w:sz w:val="24"/>
            <w:szCs w:val="24"/>
          </w:rPr>
          <w:t>In the case where the Supplier has placed an order from the manufacturer for the Buyer and the Buyer terminates the Contract, the Parties agree that the Buyer's compensation for damages to the Supplier is an amount equivalent to 100% of the Total Sales Price of the ordered goods</w:t>
        </w:r>
        <w:del w:id="101" w:author="Việt Nguyễn" w:date="2025-12-15T14:05:00Z" w16du:dateUtc="2025-12-15T07:05:00Z">
          <w:r w:rsidRPr="00E51F32" w:rsidDel="00BC0091">
            <w:rPr>
              <w:rFonts w:ascii="Times New Roman" w:hAnsi="Times New Roman"/>
              <w:sz w:val="24"/>
              <w:szCs w:val="24"/>
            </w:rPr>
            <w:delText>.</w:delText>
          </w:r>
        </w:del>
      </w:ins>
      <w:commentRangeEnd w:id="92"/>
      <w:del w:id="102" w:author="Việt Nguyễn" w:date="2025-12-15T14:05:00Z" w16du:dateUtc="2025-12-15T07:05:00Z">
        <w:r w:rsidR="00993C19" w:rsidRPr="00E51F32" w:rsidDel="00BC0091">
          <w:rPr>
            <w:rStyle w:val="ThamchiuChuthich"/>
            <w:rFonts w:ascii="Times New Roman" w:hAnsi="Times New Roman"/>
            <w:sz w:val="24"/>
            <w:szCs w:val="24"/>
          </w:rPr>
          <w:commentReference w:id="92"/>
        </w:r>
        <w:commentRangeEnd w:id="93"/>
        <w:r w:rsidR="00C75615" w:rsidRPr="00E51F32" w:rsidDel="00BC0091">
          <w:rPr>
            <w:rStyle w:val="ThamchiuChuthich"/>
            <w:rFonts w:ascii="Times New Roman" w:hAnsi="Times New Roman"/>
            <w:sz w:val="24"/>
            <w:szCs w:val="24"/>
          </w:rPr>
          <w:commentReference w:id="93"/>
        </w:r>
        <w:commentRangeEnd w:id="94"/>
        <w:r w:rsidR="00FF1744" w:rsidRPr="00E51F32" w:rsidDel="00BC0091">
          <w:rPr>
            <w:rStyle w:val="ThamchiuChuthich"/>
            <w:rFonts w:ascii="VNI-Times" w:eastAsia="Yu Mincho" w:hAnsi="VNI-Times"/>
          </w:rPr>
          <w:commentReference w:id="94"/>
        </w:r>
        <w:commentRangeEnd w:id="95"/>
        <w:r w:rsidR="00F00FD1" w:rsidRPr="00E51F32" w:rsidDel="00BC0091">
          <w:rPr>
            <w:rStyle w:val="ThamchiuChuthich"/>
            <w:rFonts w:ascii="VNI-Times" w:eastAsia="Yu Mincho" w:hAnsi="VNI-Times"/>
          </w:rPr>
          <w:commentReference w:id="95"/>
        </w:r>
      </w:del>
      <w:ins w:id="103" w:author="Do Minh Tam" w:date="2025-12-15T11:59:00Z" w16du:dateUtc="2025-12-15T04:59:00Z">
        <w:del w:id="104" w:author="Việt Nguyễn" w:date="2025-12-15T14:05:00Z" w16du:dateUtc="2025-12-15T07:05:00Z">
          <w:r w:rsidR="00F00FD1" w:rsidRPr="00E51F32" w:rsidDel="00BC0091">
            <w:rPr>
              <w:rFonts w:ascii="Times New Roman" w:hAnsi="Times New Roman"/>
              <w:sz w:val="24"/>
              <w:szCs w:val="24"/>
            </w:rPr>
            <w:delText xml:space="preserve"> Unless otherwise agreed by the parties or otherwise provided for by law.</w:delText>
          </w:r>
        </w:del>
      </w:ins>
    </w:p>
    <w:p w14:paraId="3FFF8545" w14:textId="77777777" w:rsidR="00C10775" w:rsidRPr="00E51F32" w:rsidRDefault="00C10775" w:rsidP="002E3CB2">
      <w:pPr>
        <w:pStyle w:val="oancuaDanhsach"/>
        <w:tabs>
          <w:tab w:val="left" w:pos="567"/>
        </w:tabs>
        <w:spacing w:after="0" w:line="240" w:lineRule="auto"/>
        <w:ind w:left="567"/>
        <w:jc w:val="both"/>
        <w:rPr>
          <w:rFonts w:ascii="Times New Roman" w:hAnsi="Times New Roman"/>
          <w:sz w:val="24"/>
          <w:szCs w:val="24"/>
          <w:lang w:val="fr-FR"/>
        </w:rPr>
      </w:pPr>
    </w:p>
    <w:bookmarkEnd w:id="70"/>
    <w:p w14:paraId="04B84701" w14:textId="77777777" w:rsidR="005B3377" w:rsidRPr="00E51F32" w:rsidRDefault="005B3377" w:rsidP="00F23E61">
      <w:pPr>
        <w:rPr>
          <w:rFonts w:ascii="Times New Roman" w:hAnsi="Times New Roman"/>
          <w:lang w:val="fr-FR"/>
        </w:rPr>
      </w:pPr>
    </w:p>
    <w:p w14:paraId="2C88976E" w14:textId="3EDC1551" w:rsidR="0050530A" w:rsidRPr="00E51F32" w:rsidRDefault="005B3377" w:rsidP="00864BEE">
      <w:pPr>
        <w:keepNext/>
        <w:widowControl w:val="0"/>
        <w:numPr>
          <w:ilvl w:val="0"/>
          <w:numId w:val="7"/>
        </w:numPr>
        <w:tabs>
          <w:tab w:val="left" w:pos="1418"/>
        </w:tabs>
        <w:ind w:left="1418" w:hanging="1418"/>
        <w:jc w:val="both"/>
        <w:rPr>
          <w:rFonts w:ascii="Times New Roman" w:hAnsi="Times New Roman"/>
          <w:b/>
          <w:lang w:val="fr-FR"/>
        </w:rPr>
      </w:pPr>
      <w:r w:rsidRPr="00E51F32">
        <w:rPr>
          <w:rFonts w:ascii="Times New Roman" w:hAnsi="Times New Roman"/>
          <w:b/>
          <w:lang w:val="fr-FR"/>
        </w:rPr>
        <w:tab/>
        <w:t xml:space="preserve">TRÁCH NHIỆM CỦA NHÀ CUNG CẤP </w:t>
      </w:r>
    </w:p>
    <w:p w14:paraId="0F2614EE" w14:textId="3DACA072" w:rsidR="005B3377" w:rsidRPr="00E51F32" w:rsidRDefault="00966A23" w:rsidP="00864BEE">
      <w:pPr>
        <w:keepNext/>
        <w:widowControl w:val="0"/>
        <w:numPr>
          <w:ilvl w:val="0"/>
          <w:numId w:val="8"/>
        </w:numPr>
        <w:tabs>
          <w:tab w:val="left" w:pos="1440"/>
        </w:tabs>
        <w:ind w:left="1418" w:hanging="1418"/>
        <w:jc w:val="both"/>
        <w:rPr>
          <w:rFonts w:ascii="Times New Roman" w:hAnsi="Times New Roman"/>
          <w:b/>
          <w:i/>
          <w:iCs/>
          <w:lang w:val="fr-FR"/>
        </w:rPr>
      </w:pPr>
      <w:r w:rsidRPr="00E51F32">
        <w:rPr>
          <w:rFonts w:ascii="Times New Roman" w:hAnsi="Times New Roman"/>
          <w:b/>
          <w:bCs/>
          <w:i/>
          <w:iCs/>
        </w:rPr>
        <w:t>RESPONSIBILITIES</w:t>
      </w:r>
      <w:r w:rsidR="00E12407" w:rsidRPr="00E51F32">
        <w:rPr>
          <w:rFonts w:ascii="Times New Roman" w:hAnsi="Times New Roman"/>
          <w:b/>
          <w:bCs/>
          <w:i/>
          <w:iCs/>
        </w:rPr>
        <w:t xml:space="preserve"> OF THE SUPPLIER</w:t>
      </w:r>
    </w:p>
    <w:p w14:paraId="1044BC5D" w14:textId="77777777" w:rsidR="00966A23" w:rsidRPr="00E51F32" w:rsidRDefault="00966A23" w:rsidP="00DA541C">
      <w:pPr>
        <w:keepNext/>
        <w:widowControl w:val="0"/>
        <w:tabs>
          <w:tab w:val="left" w:pos="1440"/>
        </w:tabs>
        <w:ind w:left="1418"/>
        <w:jc w:val="both"/>
        <w:rPr>
          <w:rFonts w:ascii="Times New Roman" w:hAnsi="Times New Roman"/>
          <w:b/>
          <w:lang w:val="fr-FR"/>
        </w:rPr>
      </w:pPr>
    </w:p>
    <w:p w14:paraId="42FDAA41" w14:textId="79D3D4B9" w:rsidR="005B3377" w:rsidRPr="00E51F32" w:rsidRDefault="005B3377" w:rsidP="00864BEE">
      <w:pPr>
        <w:pStyle w:val="oancuaDanhsach"/>
        <w:keepNext/>
        <w:widowControl w:val="0"/>
        <w:numPr>
          <w:ilvl w:val="1"/>
          <w:numId w:val="16"/>
        </w:numPr>
        <w:tabs>
          <w:tab w:val="left" w:pos="567"/>
        </w:tabs>
        <w:spacing w:after="0" w:line="240" w:lineRule="auto"/>
        <w:ind w:left="567" w:hanging="567"/>
        <w:jc w:val="both"/>
        <w:rPr>
          <w:rFonts w:ascii="Times New Roman" w:hAnsi="Times New Roman"/>
          <w:sz w:val="24"/>
          <w:szCs w:val="24"/>
          <w:lang w:val="fr-FR"/>
        </w:rPr>
      </w:pPr>
      <w:bookmarkStart w:id="105" w:name="_Hlk167799943"/>
      <w:r w:rsidRPr="00E51F32">
        <w:rPr>
          <w:rFonts w:ascii="Times New Roman" w:hAnsi="Times New Roman"/>
          <w:sz w:val="24"/>
          <w:szCs w:val="24"/>
          <w:lang w:val="fr-FR"/>
        </w:rPr>
        <w:t xml:space="preserve">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theo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đúng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Hợp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Đồng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này</w:t>
      </w:r>
      <w:proofErr w:type="spellEnd"/>
      <w:r w:rsidRPr="00E51F32">
        <w:rPr>
          <w:rFonts w:ascii="Times New Roman" w:hAnsi="Times New Roman"/>
          <w:sz w:val="24"/>
          <w:szCs w:val="24"/>
          <w:lang w:val="fr-FR"/>
        </w:rPr>
        <w:t>.</w:t>
      </w:r>
    </w:p>
    <w:p w14:paraId="18795782" w14:textId="3C03F882" w:rsidR="003A0DA1" w:rsidRPr="00E51F32" w:rsidRDefault="002231EA"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 xml:space="preserve">Provide the </w:t>
      </w:r>
      <w:r w:rsidR="000F54DC" w:rsidRPr="00E51F32">
        <w:rPr>
          <w:rFonts w:ascii="Times New Roman" w:hAnsi="Times New Roman"/>
          <w:bCs/>
          <w:i/>
          <w:iCs/>
          <w:sz w:val="24"/>
          <w:szCs w:val="24"/>
        </w:rPr>
        <w:t>Products</w:t>
      </w:r>
      <w:r w:rsidRPr="00E51F32">
        <w:rPr>
          <w:rFonts w:ascii="Times New Roman" w:hAnsi="Times New Roman"/>
          <w:bCs/>
          <w:i/>
          <w:iCs/>
          <w:sz w:val="24"/>
          <w:szCs w:val="24"/>
        </w:rPr>
        <w:t xml:space="preserve"> in </w:t>
      </w:r>
      <w:r w:rsidR="00E12407" w:rsidRPr="00E51F32">
        <w:rPr>
          <w:rFonts w:ascii="Times New Roman" w:hAnsi="Times New Roman"/>
          <w:bCs/>
          <w:i/>
          <w:iCs/>
          <w:sz w:val="24"/>
          <w:szCs w:val="24"/>
        </w:rPr>
        <w:t xml:space="preserve">compliance </w:t>
      </w:r>
      <w:r w:rsidRPr="00E51F32">
        <w:rPr>
          <w:rFonts w:ascii="Times New Roman" w:hAnsi="Times New Roman"/>
          <w:bCs/>
          <w:i/>
          <w:iCs/>
          <w:sz w:val="24"/>
          <w:szCs w:val="24"/>
        </w:rPr>
        <w:t>with this Contract.</w:t>
      </w:r>
    </w:p>
    <w:p w14:paraId="0083F7C6" w14:textId="77777777" w:rsidR="002231EA" w:rsidRPr="00E51F32" w:rsidRDefault="002231EA" w:rsidP="00DA541C">
      <w:pPr>
        <w:pStyle w:val="oancuaDanhsach"/>
        <w:keepNext/>
        <w:widowControl w:val="0"/>
        <w:tabs>
          <w:tab w:val="left" w:pos="720"/>
        </w:tabs>
        <w:spacing w:after="0" w:line="240" w:lineRule="auto"/>
        <w:jc w:val="both"/>
        <w:rPr>
          <w:rFonts w:ascii="Times New Roman" w:hAnsi="Times New Roman"/>
          <w:sz w:val="24"/>
          <w:szCs w:val="24"/>
          <w:lang w:val="fr-FR"/>
        </w:rPr>
      </w:pPr>
    </w:p>
    <w:p w14:paraId="021ECC2E" w14:textId="7D0EE9A1" w:rsidR="005B3377" w:rsidRPr="00E51F32" w:rsidRDefault="005B3377" w:rsidP="00864BEE">
      <w:pPr>
        <w:pStyle w:val="oancuaDanhsach"/>
        <w:keepNext/>
        <w:widowControl w:val="0"/>
        <w:numPr>
          <w:ilvl w:val="1"/>
          <w:numId w:val="16"/>
        </w:numPr>
        <w:tabs>
          <w:tab w:val="left" w:pos="567"/>
        </w:tabs>
        <w:spacing w:after="0" w:line="240" w:lineRule="auto"/>
        <w:ind w:left="567" w:hanging="567"/>
        <w:jc w:val="both"/>
        <w:rPr>
          <w:rFonts w:ascii="Times New Roman" w:hAnsi="Times New Roman"/>
          <w:sz w:val="24"/>
          <w:szCs w:val="24"/>
          <w:lang w:val="fr-FR"/>
        </w:rPr>
      </w:pPr>
      <w:r w:rsidRPr="00E51F32">
        <w:rPr>
          <w:rFonts w:ascii="Times New Roman" w:hAnsi="Times New Roman"/>
          <w:sz w:val="24"/>
          <w:szCs w:val="24"/>
          <w:lang w:val="fr-FR"/>
        </w:rPr>
        <w:t xml:space="preserve">Bảo </w:t>
      </w:r>
      <w:proofErr w:type="spellStart"/>
      <w:r w:rsidRPr="00E51F32">
        <w:rPr>
          <w:rFonts w:ascii="Times New Roman" w:hAnsi="Times New Roman"/>
          <w:sz w:val="24"/>
          <w:szCs w:val="24"/>
          <w:lang w:val="fr-FR"/>
        </w:rPr>
        <w:t>đảm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chất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lượ</w:t>
      </w:r>
      <w:r w:rsidR="00C94B2F" w:rsidRPr="00E51F32">
        <w:rPr>
          <w:rFonts w:ascii="Times New Roman" w:hAnsi="Times New Roman"/>
          <w:sz w:val="24"/>
          <w:szCs w:val="24"/>
          <w:lang w:val="fr-FR"/>
        </w:rPr>
        <w:t>ng</w:t>
      </w:r>
      <w:proofErr w:type="spellEnd"/>
      <w:r w:rsidR="00C94B2F" w:rsidRPr="00E51F32">
        <w:rPr>
          <w:rFonts w:ascii="Times New Roman" w:hAnsi="Times New Roman"/>
          <w:sz w:val="24"/>
          <w:szCs w:val="24"/>
          <w:lang w:val="fr-FR"/>
        </w:rPr>
        <w:t xml:space="preserve"> </w:t>
      </w:r>
      <w:proofErr w:type="spellStart"/>
      <w:r w:rsidR="00C94B2F" w:rsidRPr="00E51F32">
        <w:rPr>
          <w:rFonts w:ascii="Times New Roman" w:hAnsi="Times New Roman"/>
          <w:sz w:val="24"/>
          <w:szCs w:val="24"/>
          <w:lang w:val="fr-FR"/>
        </w:rPr>
        <w:t>Hàng</w:t>
      </w:r>
      <w:proofErr w:type="spellEnd"/>
      <w:r w:rsidR="00C94B2F" w:rsidRPr="00E51F32">
        <w:rPr>
          <w:rFonts w:ascii="Times New Roman" w:hAnsi="Times New Roman"/>
          <w:sz w:val="24"/>
          <w:szCs w:val="24"/>
          <w:lang w:val="fr-FR"/>
        </w:rPr>
        <w:t xml:space="preserve"> </w:t>
      </w:r>
      <w:proofErr w:type="spellStart"/>
      <w:r w:rsidR="00C94B2F" w:rsidRPr="00E51F32">
        <w:rPr>
          <w:rFonts w:ascii="Times New Roman" w:hAnsi="Times New Roman"/>
          <w:sz w:val="24"/>
          <w:szCs w:val="24"/>
          <w:lang w:val="fr-FR"/>
        </w:rPr>
        <w:t>H</w:t>
      </w:r>
      <w:r w:rsidRPr="00E51F32">
        <w:rPr>
          <w:rFonts w:ascii="Times New Roman" w:hAnsi="Times New Roman"/>
          <w:sz w:val="24"/>
          <w:szCs w:val="24"/>
          <w:lang w:val="fr-FR"/>
        </w:rPr>
        <w:t>óa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theo</w:t>
      </w:r>
      <w:proofErr w:type="spellEnd"/>
      <w:r w:rsidRPr="00E51F32">
        <w:rPr>
          <w:rFonts w:ascii="Times New Roman" w:hAnsi="Times New Roman"/>
          <w:sz w:val="24"/>
          <w:szCs w:val="24"/>
          <w:lang w:val="fr-FR"/>
        </w:rPr>
        <w:t xml:space="preserve"> </w:t>
      </w:r>
      <w:r w:rsidR="00DC0306" w:rsidRPr="00E51F32">
        <w:rPr>
          <w:rFonts w:ascii="Times New Roman" w:hAnsi="Times New Roman"/>
          <w:sz w:val="24"/>
          <w:szCs w:val="24"/>
          <w:lang w:val="fr-FR"/>
        </w:rPr>
        <w:fldChar w:fldCharType="begin"/>
      </w:r>
      <w:r w:rsidR="00DC0306" w:rsidRPr="00E51F32">
        <w:rPr>
          <w:rFonts w:ascii="Times New Roman" w:hAnsi="Times New Roman"/>
          <w:sz w:val="24"/>
          <w:szCs w:val="24"/>
          <w:lang w:val="fr-FR"/>
        </w:rPr>
        <w:instrText xml:space="preserve"> REF _Ref36478294 \r \h </w:instrText>
      </w:r>
      <w:r w:rsidR="00214CD3" w:rsidRPr="00E51F32">
        <w:rPr>
          <w:rFonts w:ascii="Times New Roman" w:hAnsi="Times New Roman"/>
          <w:sz w:val="24"/>
          <w:szCs w:val="24"/>
          <w:lang w:val="fr-FR"/>
        </w:rPr>
        <w:instrText xml:space="preserve"> \* MERGEFORMAT </w:instrText>
      </w:r>
      <w:r w:rsidR="00DC0306" w:rsidRPr="00E51F32">
        <w:rPr>
          <w:rFonts w:ascii="Times New Roman" w:hAnsi="Times New Roman"/>
          <w:sz w:val="24"/>
          <w:szCs w:val="24"/>
          <w:lang w:val="fr-FR"/>
        </w:rPr>
      </w:r>
      <w:r w:rsidR="00DC0306" w:rsidRPr="00E51F32">
        <w:rPr>
          <w:rFonts w:ascii="Times New Roman" w:hAnsi="Times New Roman"/>
          <w:sz w:val="24"/>
          <w:szCs w:val="24"/>
          <w:lang w:val="fr-FR"/>
        </w:rPr>
        <w:fldChar w:fldCharType="separate"/>
      </w:r>
      <w:ins w:id="106" w:author="Việt Nguyễn" w:date="2025-12-15T14:10:00Z" w16du:dateUtc="2025-12-15T07:10:00Z">
        <w:r w:rsidR="00D73A3A">
          <w:rPr>
            <w:rFonts w:ascii="Times New Roman" w:hAnsi="Times New Roman"/>
            <w:sz w:val="24"/>
            <w:szCs w:val="24"/>
            <w:lang w:val="fr-FR"/>
          </w:rPr>
          <w:t>ĐIỀU 1</w:t>
        </w:r>
      </w:ins>
      <w:del w:id="107" w:author="Việt Nguyễn" w:date="2025-12-15T14:10:00Z" w16du:dateUtc="2025-12-15T07:10:00Z">
        <w:r w:rsidR="00D26A30" w:rsidRPr="00E51F32" w:rsidDel="00D73A3A">
          <w:rPr>
            <w:rFonts w:ascii="Times New Roman" w:hAnsi="Times New Roman"/>
            <w:sz w:val="24"/>
            <w:szCs w:val="24"/>
            <w:lang w:val="fr-FR"/>
          </w:rPr>
          <w:delText>ĐIỀU 1</w:delText>
        </w:r>
      </w:del>
      <w:r w:rsidR="00DC0306" w:rsidRPr="00E51F32">
        <w:rPr>
          <w:rFonts w:ascii="Times New Roman" w:hAnsi="Times New Roman"/>
          <w:sz w:val="24"/>
          <w:szCs w:val="24"/>
          <w:lang w:val="fr-FR"/>
        </w:rPr>
        <w:fldChar w:fldCharType="end"/>
      </w:r>
      <w:r w:rsidR="00DC0306"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của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Hợp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Đồng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này</w:t>
      </w:r>
      <w:proofErr w:type="spellEnd"/>
      <w:r w:rsidRPr="00E51F32">
        <w:rPr>
          <w:rFonts w:ascii="Times New Roman" w:hAnsi="Times New Roman"/>
          <w:sz w:val="24"/>
          <w:szCs w:val="24"/>
          <w:lang w:val="fr-FR"/>
        </w:rPr>
        <w:t>.</w:t>
      </w:r>
    </w:p>
    <w:p w14:paraId="728BABCB" w14:textId="0593983D" w:rsidR="003A0DA1" w:rsidRPr="00E51F32" w:rsidRDefault="002231EA"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 xml:space="preserve">Assure the </w:t>
      </w:r>
      <w:r w:rsidR="000F54DC" w:rsidRPr="00E51F32">
        <w:rPr>
          <w:rFonts w:ascii="Times New Roman" w:hAnsi="Times New Roman"/>
          <w:bCs/>
          <w:i/>
          <w:iCs/>
          <w:sz w:val="24"/>
          <w:szCs w:val="24"/>
        </w:rPr>
        <w:t>Products</w:t>
      </w:r>
      <w:r w:rsidRPr="00E51F32">
        <w:rPr>
          <w:rFonts w:ascii="Times New Roman" w:hAnsi="Times New Roman"/>
          <w:bCs/>
          <w:i/>
          <w:iCs/>
          <w:sz w:val="24"/>
          <w:szCs w:val="24"/>
        </w:rPr>
        <w:t xml:space="preserve">’ quality in accordance with </w:t>
      </w:r>
      <w:r w:rsidR="00DC0306" w:rsidRPr="00E51F32">
        <w:rPr>
          <w:rFonts w:ascii="Times New Roman" w:hAnsi="Times New Roman"/>
          <w:bCs/>
          <w:i/>
          <w:iCs/>
          <w:sz w:val="24"/>
          <w:szCs w:val="24"/>
        </w:rPr>
        <w:fldChar w:fldCharType="begin"/>
      </w:r>
      <w:r w:rsidR="00DC0306" w:rsidRPr="00E51F32">
        <w:rPr>
          <w:rFonts w:ascii="Times New Roman" w:hAnsi="Times New Roman"/>
          <w:bCs/>
          <w:i/>
          <w:iCs/>
          <w:sz w:val="24"/>
          <w:szCs w:val="24"/>
        </w:rPr>
        <w:instrText xml:space="preserve"> REF _Ref36478303 \r \h </w:instrText>
      </w:r>
      <w:r w:rsidR="00214CD3" w:rsidRPr="00E51F32">
        <w:rPr>
          <w:rFonts w:ascii="Times New Roman" w:hAnsi="Times New Roman"/>
          <w:bCs/>
          <w:i/>
          <w:iCs/>
          <w:sz w:val="24"/>
          <w:szCs w:val="24"/>
        </w:rPr>
        <w:instrText xml:space="preserve"> \* MERGEFORMAT </w:instrText>
      </w:r>
      <w:r w:rsidR="00DC0306" w:rsidRPr="00E51F32">
        <w:rPr>
          <w:rFonts w:ascii="Times New Roman" w:hAnsi="Times New Roman"/>
          <w:bCs/>
          <w:i/>
          <w:iCs/>
          <w:sz w:val="24"/>
          <w:szCs w:val="24"/>
        </w:rPr>
      </w:r>
      <w:r w:rsidR="00DC0306" w:rsidRPr="00E51F32">
        <w:rPr>
          <w:rFonts w:ascii="Times New Roman" w:hAnsi="Times New Roman"/>
          <w:bCs/>
          <w:i/>
          <w:iCs/>
          <w:sz w:val="24"/>
          <w:szCs w:val="24"/>
        </w:rPr>
        <w:fldChar w:fldCharType="separate"/>
      </w:r>
      <w:r w:rsidR="00D73A3A">
        <w:rPr>
          <w:rFonts w:ascii="Times New Roman" w:hAnsi="Times New Roman"/>
          <w:bCs/>
          <w:i/>
          <w:iCs/>
          <w:sz w:val="24"/>
          <w:szCs w:val="24"/>
        </w:rPr>
        <w:t>ARTICLE 1</w:t>
      </w:r>
      <w:r w:rsidR="00DC0306" w:rsidRPr="00E51F32">
        <w:rPr>
          <w:rFonts w:ascii="Times New Roman" w:hAnsi="Times New Roman"/>
          <w:bCs/>
          <w:i/>
          <w:iCs/>
          <w:sz w:val="24"/>
          <w:szCs w:val="24"/>
        </w:rPr>
        <w:fldChar w:fldCharType="end"/>
      </w:r>
      <w:r w:rsidR="00DC0306" w:rsidRPr="00E51F32">
        <w:rPr>
          <w:rFonts w:ascii="Times New Roman" w:hAnsi="Times New Roman"/>
          <w:bCs/>
          <w:i/>
          <w:iCs/>
          <w:sz w:val="24"/>
          <w:szCs w:val="24"/>
        </w:rPr>
        <w:t xml:space="preserve"> </w:t>
      </w:r>
      <w:r w:rsidRPr="00E51F32">
        <w:rPr>
          <w:rFonts w:ascii="Times New Roman" w:hAnsi="Times New Roman"/>
          <w:bCs/>
          <w:i/>
          <w:iCs/>
          <w:sz w:val="24"/>
          <w:szCs w:val="24"/>
        </w:rPr>
        <w:t>of this Contract.</w:t>
      </w:r>
    </w:p>
    <w:p w14:paraId="6F8AE4C6" w14:textId="77777777" w:rsidR="002231EA" w:rsidRPr="00E51F32" w:rsidRDefault="002231EA" w:rsidP="00DA541C">
      <w:pPr>
        <w:pStyle w:val="oancuaDanhsach"/>
        <w:keepNext/>
        <w:widowControl w:val="0"/>
        <w:tabs>
          <w:tab w:val="left" w:pos="720"/>
        </w:tabs>
        <w:spacing w:after="0" w:line="240" w:lineRule="auto"/>
        <w:ind w:left="0"/>
        <w:jc w:val="both"/>
        <w:rPr>
          <w:rFonts w:ascii="Times New Roman" w:hAnsi="Times New Roman"/>
          <w:sz w:val="24"/>
          <w:szCs w:val="24"/>
          <w:lang w:val="fr-FR"/>
        </w:rPr>
      </w:pPr>
    </w:p>
    <w:p w14:paraId="0D4F8213" w14:textId="1BA9753E" w:rsidR="005B3377" w:rsidRPr="00E51F32" w:rsidRDefault="005B3377" w:rsidP="00864BEE">
      <w:pPr>
        <w:pStyle w:val="oancuaDanhsach"/>
        <w:keepNext/>
        <w:widowControl w:val="0"/>
        <w:numPr>
          <w:ilvl w:val="1"/>
          <w:numId w:val="16"/>
        </w:numPr>
        <w:tabs>
          <w:tab w:val="left" w:pos="567"/>
        </w:tabs>
        <w:spacing w:after="0" w:line="240" w:lineRule="auto"/>
        <w:ind w:left="567" w:hanging="567"/>
        <w:jc w:val="both"/>
        <w:rPr>
          <w:rFonts w:ascii="Times New Roman" w:hAnsi="Times New Roman"/>
          <w:sz w:val="24"/>
          <w:szCs w:val="24"/>
          <w:lang w:val="fr-FR"/>
        </w:rPr>
      </w:pPr>
      <w:proofErr w:type="spellStart"/>
      <w:r w:rsidRPr="00E51F32">
        <w:rPr>
          <w:rFonts w:ascii="Times New Roman" w:hAnsi="Times New Roman"/>
          <w:sz w:val="24"/>
          <w:szCs w:val="24"/>
          <w:lang w:val="fr-FR"/>
        </w:rPr>
        <w:t>Tự</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bảo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quản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và</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vật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tư</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của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mình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đến</w:t>
      </w:r>
      <w:proofErr w:type="spellEnd"/>
      <w:r w:rsidRPr="00E51F32">
        <w:rPr>
          <w:rFonts w:ascii="Times New Roman" w:hAnsi="Times New Roman"/>
          <w:sz w:val="24"/>
          <w:szCs w:val="24"/>
          <w:lang w:val="fr-FR"/>
        </w:rPr>
        <w:t xml:space="preserve"> khi </w:t>
      </w:r>
      <w:proofErr w:type="spellStart"/>
      <w:r w:rsidR="0004463A" w:rsidRPr="00E51F32">
        <w:rPr>
          <w:rFonts w:ascii="Times New Roman" w:hAnsi="Times New Roman"/>
          <w:sz w:val="24"/>
          <w:szCs w:val="24"/>
          <w:lang w:val="fr-FR"/>
        </w:rPr>
        <w:t>Các</w:t>
      </w:r>
      <w:proofErr w:type="spellEnd"/>
      <w:r w:rsidR="0004463A" w:rsidRPr="00E51F32">
        <w:rPr>
          <w:rFonts w:ascii="Times New Roman" w:hAnsi="Times New Roman"/>
          <w:sz w:val="24"/>
          <w:szCs w:val="24"/>
          <w:lang w:val="fr-FR"/>
        </w:rPr>
        <w:t xml:space="preserve"> </w:t>
      </w:r>
      <w:proofErr w:type="spellStart"/>
      <w:r w:rsidR="0004463A"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ký</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biên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bản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bàn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giao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lastRenderedPageBreak/>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Mua. </w:t>
      </w:r>
    </w:p>
    <w:p w14:paraId="3E3DC6C1" w14:textId="2C430604" w:rsidR="003A0DA1" w:rsidRPr="00E51F32" w:rsidRDefault="002231EA"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 xml:space="preserve">Preserve the </w:t>
      </w:r>
      <w:r w:rsidR="000F54DC" w:rsidRPr="00E51F32">
        <w:rPr>
          <w:rFonts w:ascii="Times New Roman" w:hAnsi="Times New Roman"/>
          <w:bCs/>
          <w:i/>
          <w:iCs/>
          <w:sz w:val="24"/>
          <w:szCs w:val="24"/>
        </w:rPr>
        <w:t>Products</w:t>
      </w:r>
      <w:r w:rsidRPr="00E51F32">
        <w:rPr>
          <w:rFonts w:ascii="Times New Roman" w:hAnsi="Times New Roman"/>
          <w:bCs/>
          <w:i/>
          <w:iCs/>
          <w:sz w:val="24"/>
          <w:szCs w:val="24"/>
        </w:rPr>
        <w:t xml:space="preserve"> and materials until </w:t>
      </w:r>
      <w:r w:rsidR="000A208A" w:rsidRPr="00E51F32">
        <w:rPr>
          <w:rFonts w:ascii="Times New Roman" w:hAnsi="Times New Roman"/>
          <w:bCs/>
          <w:i/>
          <w:iCs/>
          <w:sz w:val="24"/>
          <w:szCs w:val="24"/>
        </w:rPr>
        <w:t>the Parties</w:t>
      </w:r>
      <w:r w:rsidRPr="00E51F32">
        <w:rPr>
          <w:rFonts w:ascii="Times New Roman" w:hAnsi="Times New Roman"/>
          <w:bCs/>
          <w:i/>
          <w:iCs/>
          <w:sz w:val="24"/>
          <w:szCs w:val="24"/>
        </w:rPr>
        <w:t xml:space="preserve"> sign the minutes to hand over the </w:t>
      </w:r>
      <w:r w:rsidR="000F54DC" w:rsidRPr="00E51F32">
        <w:rPr>
          <w:rFonts w:ascii="Times New Roman" w:hAnsi="Times New Roman"/>
          <w:bCs/>
          <w:i/>
          <w:iCs/>
          <w:sz w:val="24"/>
          <w:szCs w:val="24"/>
        </w:rPr>
        <w:t>Products</w:t>
      </w:r>
      <w:r w:rsidRPr="00E51F32">
        <w:rPr>
          <w:rFonts w:ascii="Times New Roman" w:hAnsi="Times New Roman"/>
          <w:bCs/>
          <w:i/>
          <w:iCs/>
          <w:sz w:val="24"/>
          <w:szCs w:val="24"/>
        </w:rPr>
        <w:t xml:space="preserve"> to the Purchaser.</w:t>
      </w:r>
    </w:p>
    <w:p w14:paraId="16EBE478" w14:textId="68D1424E" w:rsidR="002231EA" w:rsidRPr="00E51F32" w:rsidRDefault="002231EA" w:rsidP="00DA541C">
      <w:pPr>
        <w:pStyle w:val="oancuaDanhsach"/>
        <w:keepNext/>
        <w:widowControl w:val="0"/>
        <w:tabs>
          <w:tab w:val="left" w:pos="720"/>
        </w:tabs>
        <w:spacing w:after="0" w:line="240" w:lineRule="auto"/>
        <w:ind w:left="0"/>
        <w:jc w:val="both"/>
        <w:rPr>
          <w:rFonts w:ascii="Times New Roman" w:hAnsi="Times New Roman"/>
          <w:sz w:val="24"/>
          <w:szCs w:val="24"/>
          <w:lang w:val="fr-FR"/>
        </w:rPr>
      </w:pPr>
    </w:p>
    <w:p w14:paraId="6796C986" w14:textId="58D29C1F" w:rsidR="00A7718B" w:rsidRPr="00E51F32" w:rsidRDefault="00A7718B" w:rsidP="00A7718B">
      <w:pPr>
        <w:pStyle w:val="oancuaDanhsach"/>
        <w:numPr>
          <w:ilvl w:val="1"/>
          <w:numId w:val="16"/>
        </w:numPr>
        <w:tabs>
          <w:tab w:val="left" w:pos="567"/>
        </w:tabs>
        <w:spacing w:after="0" w:line="240" w:lineRule="auto"/>
        <w:ind w:left="567" w:hanging="567"/>
        <w:jc w:val="both"/>
        <w:rPr>
          <w:rStyle w:val="notranslate"/>
          <w:rFonts w:ascii="Times New Roman" w:hAnsi="Times New Roman"/>
          <w:i/>
          <w:iCs/>
          <w:lang w:val="fr-FR"/>
        </w:rPr>
      </w:pPr>
      <w:proofErr w:type="spellStart"/>
      <w:r w:rsidRPr="00E51F32">
        <w:rPr>
          <w:rFonts w:ascii="Times New Roman" w:hAnsi="Times New Roman"/>
          <w:bCs/>
          <w:sz w:val="24"/>
          <w:szCs w:val="24"/>
          <w:lang w:val="fr-FR"/>
        </w:rPr>
        <w:t>Nhà</w:t>
      </w:r>
      <w:proofErr w:type="spellEnd"/>
      <w:r w:rsidRPr="00E51F32">
        <w:rPr>
          <w:rFonts w:ascii="Times New Roman" w:hAnsi="Times New Roman"/>
          <w:bCs/>
          <w:sz w:val="24"/>
          <w:szCs w:val="24"/>
          <w:lang w:val="fr-FR"/>
        </w:rPr>
        <w:t xml:space="preserve"> Cung </w:t>
      </w:r>
      <w:proofErr w:type="spellStart"/>
      <w:r w:rsidRPr="00E51F32">
        <w:rPr>
          <w:rFonts w:ascii="Times New Roman" w:hAnsi="Times New Roman"/>
          <w:bCs/>
          <w:sz w:val="24"/>
          <w:szCs w:val="24"/>
          <w:lang w:val="fr-FR"/>
        </w:rPr>
        <w:t>Cấp</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chịu</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trách</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nhiệm</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về</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việc</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bảo</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quản</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Hàng</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Hóa</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và</w:t>
      </w:r>
      <w:proofErr w:type="spellEnd"/>
      <w:r w:rsidRPr="00E51F32">
        <w:rPr>
          <w:rFonts w:ascii="Times New Roman" w:hAnsi="Times New Roman"/>
          <w:bCs/>
          <w:sz w:val="24"/>
          <w:szCs w:val="24"/>
          <w:lang w:val="fr-FR"/>
        </w:rPr>
        <w:t xml:space="preserve"> an </w:t>
      </w:r>
      <w:proofErr w:type="spellStart"/>
      <w:r w:rsidRPr="00E51F32">
        <w:rPr>
          <w:rFonts w:ascii="Times New Roman" w:hAnsi="Times New Roman"/>
          <w:bCs/>
          <w:sz w:val="24"/>
          <w:szCs w:val="24"/>
          <w:lang w:val="fr-FR"/>
        </w:rPr>
        <w:t>toàn</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trong</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suốt</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quá</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trình</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bốc</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dỡ</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và</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bàn</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giao</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Hàng</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Hóa</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tại</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địa</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điểm</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giao</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hàng</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Nhà</w:t>
      </w:r>
      <w:proofErr w:type="spellEnd"/>
      <w:r w:rsidRPr="00E51F32">
        <w:rPr>
          <w:rFonts w:ascii="Times New Roman" w:hAnsi="Times New Roman"/>
          <w:bCs/>
          <w:sz w:val="24"/>
          <w:szCs w:val="24"/>
          <w:lang w:val="fr-FR"/>
        </w:rPr>
        <w:t xml:space="preserve"> Cung </w:t>
      </w:r>
      <w:proofErr w:type="spellStart"/>
      <w:r w:rsidRPr="00E51F32">
        <w:rPr>
          <w:rFonts w:ascii="Times New Roman" w:hAnsi="Times New Roman"/>
          <w:bCs/>
          <w:sz w:val="24"/>
          <w:szCs w:val="24"/>
          <w:lang w:val="fr-FR"/>
        </w:rPr>
        <w:t>Cấp</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không</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chịu</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trách</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nhiệm</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đối</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với</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các</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rủi</w:t>
      </w:r>
      <w:proofErr w:type="spellEnd"/>
      <w:r w:rsidRPr="00E51F32">
        <w:rPr>
          <w:rFonts w:ascii="Times New Roman" w:hAnsi="Times New Roman"/>
          <w:bCs/>
          <w:sz w:val="24"/>
          <w:szCs w:val="24"/>
          <w:lang w:val="fr-FR"/>
        </w:rPr>
        <w:t xml:space="preserve"> ro, </w:t>
      </w:r>
      <w:proofErr w:type="spellStart"/>
      <w:r w:rsidRPr="00E51F32">
        <w:rPr>
          <w:rFonts w:ascii="Times New Roman" w:hAnsi="Times New Roman"/>
          <w:bCs/>
          <w:sz w:val="24"/>
          <w:szCs w:val="24"/>
          <w:lang w:val="fr-FR"/>
        </w:rPr>
        <w:t>tổn</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thất</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phát</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sinh</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từ</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quá</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trình</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lắp</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đặt</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vận</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hành</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hoặc</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sử</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dụng</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Hàng</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Hóa</w:t>
      </w:r>
      <w:proofErr w:type="spellEnd"/>
      <w:r w:rsidRPr="00E51F32">
        <w:rPr>
          <w:rFonts w:ascii="Times New Roman" w:hAnsi="Times New Roman"/>
          <w:bCs/>
          <w:sz w:val="24"/>
          <w:szCs w:val="24"/>
          <w:lang w:val="fr-FR"/>
        </w:rPr>
        <w:t xml:space="preserve"> do </w:t>
      </w:r>
      <w:proofErr w:type="spellStart"/>
      <w:r w:rsidRPr="00E51F32">
        <w:rPr>
          <w:rFonts w:ascii="Times New Roman" w:hAnsi="Times New Roman"/>
          <w:bCs/>
          <w:sz w:val="24"/>
          <w:szCs w:val="24"/>
          <w:lang w:val="fr-FR"/>
        </w:rPr>
        <w:t>Bên</w:t>
      </w:r>
      <w:proofErr w:type="spellEnd"/>
      <w:r w:rsidRPr="00E51F32">
        <w:rPr>
          <w:rFonts w:ascii="Times New Roman" w:hAnsi="Times New Roman"/>
          <w:bCs/>
          <w:sz w:val="24"/>
          <w:szCs w:val="24"/>
          <w:lang w:val="fr-FR"/>
        </w:rPr>
        <w:t xml:space="preserve"> Mua </w:t>
      </w:r>
      <w:proofErr w:type="spellStart"/>
      <w:r w:rsidRPr="00E51F32">
        <w:rPr>
          <w:rFonts w:ascii="Times New Roman" w:hAnsi="Times New Roman"/>
          <w:bCs/>
          <w:sz w:val="24"/>
          <w:szCs w:val="24"/>
          <w:lang w:val="fr-FR"/>
        </w:rPr>
        <w:t>hoặc</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bên</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thứ</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ba</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thực</w:t>
      </w:r>
      <w:proofErr w:type="spellEnd"/>
      <w:r w:rsidRPr="00E51F32">
        <w:rPr>
          <w:rFonts w:ascii="Times New Roman" w:hAnsi="Times New Roman"/>
          <w:bCs/>
          <w:sz w:val="24"/>
          <w:szCs w:val="24"/>
          <w:lang w:val="fr-FR"/>
        </w:rPr>
        <w:t xml:space="preserve"> </w:t>
      </w:r>
      <w:proofErr w:type="spellStart"/>
      <w:r w:rsidRPr="00E51F32">
        <w:rPr>
          <w:rFonts w:ascii="Times New Roman" w:hAnsi="Times New Roman"/>
          <w:bCs/>
          <w:sz w:val="24"/>
          <w:szCs w:val="24"/>
          <w:lang w:val="fr-FR"/>
        </w:rPr>
        <w:t>hiện</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trừ</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các</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lỗi</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của</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Hàng</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Hóa</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mà</w:t>
      </w:r>
      <w:proofErr w:type="spellEnd"/>
      <w:r w:rsidR="008914B7" w:rsidRPr="00E51F32">
        <w:rPr>
          <w:rFonts w:ascii="Times New Roman" w:hAnsi="Times New Roman"/>
          <w:bCs/>
          <w:sz w:val="24"/>
          <w:szCs w:val="24"/>
          <w:lang w:val="fr-FR"/>
        </w:rPr>
        <w:t xml:space="preserve"> DIAG </w:t>
      </w:r>
      <w:proofErr w:type="spellStart"/>
      <w:r w:rsidR="008914B7" w:rsidRPr="00E51F32">
        <w:rPr>
          <w:rFonts w:ascii="Times New Roman" w:hAnsi="Times New Roman"/>
          <w:bCs/>
          <w:sz w:val="24"/>
          <w:szCs w:val="24"/>
          <w:lang w:val="fr-FR"/>
        </w:rPr>
        <w:t>không</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thể</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kiểm</w:t>
      </w:r>
      <w:proofErr w:type="spellEnd"/>
      <w:r w:rsidR="008914B7" w:rsidRPr="00E51F32">
        <w:rPr>
          <w:rFonts w:ascii="Times New Roman" w:hAnsi="Times New Roman"/>
          <w:bCs/>
          <w:sz w:val="24"/>
          <w:szCs w:val="24"/>
          <w:lang w:val="fr-FR"/>
        </w:rPr>
        <w:t xml:space="preserve"> tra </w:t>
      </w:r>
      <w:proofErr w:type="spellStart"/>
      <w:r w:rsidR="008914B7" w:rsidRPr="00E51F32">
        <w:rPr>
          <w:rFonts w:ascii="Times New Roman" w:hAnsi="Times New Roman"/>
          <w:bCs/>
          <w:sz w:val="24"/>
          <w:szCs w:val="24"/>
          <w:lang w:val="fr-FR"/>
        </w:rPr>
        <w:t>bằng</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mắt</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thường</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tại</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thời</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điểm</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giao</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nhận</w:t>
      </w:r>
      <w:proofErr w:type="spellEnd"/>
      <w:r w:rsidR="008914B7" w:rsidRPr="00E51F32">
        <w:rPr>
          <w:rFonts w:ascii="Times New Roman" w:hAnsi="Times New Roman"/>
          <w:bCs/>
          <w:sz w:val="24"/>
          <w:szCs w:val="24"/>
          <w:lang w:val="fr-FR"/>
        </w:rPr>
        <w:t xml:space="preserve"> </w:t>
      </w:r>
      <w:proofErr w:type="spellStart"/>
      <w:r w:rsidR="008914B7" w:rsidRPr="00E51F32">
        <w:rPr>
          <w:rFonts w:ascii="Times New Roman" w:hAnsi="Times New Roman"/>
          <w:bCs/>
          <w:sz w:val="24"/>
          <w:szCs w:val="24"/>
          <w:lang w:val="fr-FR"/>
        </w:rPr>
        <w:t>hàng</w:t>
      </w:r>
      <w:proofErr w:type="spellEnd"/>
      <w:r w:rsidRPr="00E51F32">
        <w:rPr>
          <w:rFonts w:ascii="Times New Roman" w:hAnsi="Times New Roman"/>
          <w:bCs/>
          <w:sz w:val="24"/>
          <w:szCs w:val="24"/>
          <w:lang w:val="fr-FR"/>
        </w:rPr>
        <w:t xml:space="preserve"> .</w:t>
      </w:r>
      <w:r w:rsidRPr="00E51F32">
        <w:rPr>
          <w:rStyle w:val="notranslate"/>
          <w:rFonts w:ascii="Times New Roman" w:hAnsi="Times New Roman"/>
          <w:i/>
          <w:lang w:val="fr-FR"/>
        </w:rPr>
        <w:t>\</w:t>
      </w:r>
    </w:p>
    <w:p w14:paraId="65C22233" w14:textId="7388B4FD" w:rsidR="00A7718B" w:rsidRPr="00E51F32" w:rsidRDefault="00A7718B" w:rsidP="00A7718B">
      <w:pPr>
        <w:pStyle w:val="oancuaDanhsach"/>
        <w:tabs>
          <w:tab w:val="left" w:pos="567"/>
        </w:tabs>
        <w:spacing w:after="0" w:line="240" w:lineRule="auto"/>
        <w:ind w:left="567"/>
        <w:jc w:val="both"/>
        <w:rPr>
          <w:rFonts w:ascii="Times New Roman" w:hAnsi="Times New Roman"/>
          <w:i/>
        </w:rPr>
      </w:pPr>
      <w:r w:rsidRPr="00E51F32">
        <w:rPr>
          <w:rFonts w:ascii="Times New Roman" w:hAnsi="Times New Roman"/>
          <w:i/>
        </w:rPr>
        <w:t>The Supplier shall be responsible for the safekeeping of the Goods and safety during the unloading and delivery of the Goods at the delivery location. The Supplier shall not be liable for any risks or damages arising from the installation, operation, or use of the Goods performed by the Purchaser or any third party</w:t>
      </w:r>
      <w:r w:rsidR="008914B7" w:rsidRPr="00E51F32">
        <w:rPr>
          <w:rFonts w:ascii="Times New Roman" w:hAnsi="Times New Roman"/>
          <w:i/>
        </w:rPr>
        <w:t xml:space="preserve"> except for defects in the Goods which DIAG cannot visually inspect at the time of delivery</w:t>
      </w:r>
      <w:r w:rsidRPr="00E51F32">
        <w:rPr>
          <w:rFonts w:ascii="Times New Roman" w:hAnsi="Times New Roman"/>
          <w:i/>
        </w:rPr>
        <w:t xml:space="preserve">. </w:t>
      </w:r>
    </w:p>
    <w:p w14:paraId="611810E9" w14:textId="77777777" w:rsidR="00127EC0" w:rsidRPr="00E51F32" w:rsidRDefault="00127EC0" w:rsidP="00127EC0">
      <w:pPr>
        <w:tabs>
          <w:tab w:val="left" w:pos="567"/>
        </w:tabs>
        <w:jc w:val="both"/>
        <w:rPr>
          <w:rFonts w:ascii="Times New Roman" w:hAnsi="Times New Roman"/>
          <w:lang w:val="fr-FR"/>
        </w:rPr>
      </w:pPr>
    </w:p>
    <w:p w14:paraId="236EC5A3" w14:textId="0352E9A8" w:rsidR="00613044" w:rsidRPr="00E51F32" w:rsidRDefault="00A7718B" w:rsidP="00F77879">
      <w:pPr>
        <w:pStyle w:val="oancuaDanhsach"/>
        <w:keepNext/>
        <w:widowControl w:val="0"/>
        <w:numPr>
          <w:ilvl w:val="1"/>
          <w:numId w:val="16"/>
        </w:numPr>
        <w:tabs>
          <w:tab w:val="left" w:pos="567"/>
        </w:tabs>
        <w:spacing w:after="0" w:line="240" w:lineRule="auto"/>
        <w:ind w:left="567" w:hanging="567"/>
        <w:jc w:val="both"/>
        <w:rPr>
          <w:rStyle w:val="notranslate"/>
          <w:rFonts w:ascii="Times New Roman" w:hAnsi="Times New Roman"/>
          <w:i/>
          <w:iCs/>
          <w:sz w:val="24"/>
          <w:szCs w:val="24"/>
          <w:lang w:val="fr-FR"/>
        </w:rPr>
      </w:pPr>
      <w:proofErr w:type="spellStart"/>
      <w:r w:rsidRPr="00E51F32">
        <w:rPr>
          <w:rFonts w:ascii="Times New Roman" w:hAnsi="Times New Roman"/>
          <w:bCs/>
          <w:iCs/>
          <w:sz w:val="24"/>
          <w:szCs w:val="24"/>
          <w:lang w:val="fr-FR"/>
        </w:rPr>
        <w:t>Nhà</w:t>
      </w:r>
      <w:proofErr w:type="spellEnd"/>
      <w:r w:rsidRPr="00E51F32">
        <w:rPr>
          <w:rFonts w:ascii="Times New Roman" w:hAnsi="Times New Roman"/>
          <w:bCs/>
          <w:iCs/>
          <w:sz w:val="24"/>
          <w:szCs w:val="24"/>
          <w:lang w:val="fr-FR"/>
        </w:rPr>
        <w:t xml:space="preserve"> Cung </w:t>
      </w:r>
      <w:proofErr w:type="spellStart"/>
      <w:r w:rsidRPr="00E51F32">
        <w:rPr>
          <w:rFonts w:ascii="Times New Roman" w:hAnsi="Times New Roman"/>
          <w:bCs/>
          <w:iCs/>
          <w:sz w:val="24"/>
          <w:szCs w:val="24"/>
          <w:lang w:val="fr-FR"/>
        </w:rPr>
        <w:t>Cấp</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chỉ</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có</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trách</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nhiệm</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cung</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cấp</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cho</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Bên</w:t>
      </w:r>
      <w:proofErr w:type="spellEnd"/>
      <w:r w:rsidRPr="00E51F32">
        <w:rPr>
          <w:rFonts w:ascii="Times New Roman" w:hAnsi="Times New Roman"/>
          <w:bCs/>
          <w:iCs/>
          <w:sz w:val="24"/>
          <w:szCs w:val="24"/>
          <w:lang w:val="fr-FR"/>
        </w:rPr>
        <w:t xml:space="preserve"> Mua </w:t>
      </w:r>
      <w:proofErr w:type="spellStart"/>
      <w:r w:rsidRPr="00E51F32">
        <w:rPr>
          <w:rFonts w:ascii="Times New Roman" w:hAnsi="Times New Roman"/>
          <w:bCs/>
          <w:iCs/>
          <w:sz w:val="24"/>
          <w:szCs w:val="24"/>
          <w:lang w:val="fr-FR"/>
        </w:rPr>
        <w:t>hồ</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sơ</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pháp</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lý</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cơ</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bản</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liên</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quan</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đến</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tư</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cách</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pháp</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nhân</w:t>
      </w:r>
      <w:proofErr w:type="spellEnd"/>
      <w:r w:rsidR="00E617F3"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năng</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lực</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cung</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cấp</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hàng</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hóa</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của</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Nhà</w:t>
      </w:r>
      <w:proofErr w:type="spellEnd"/>
      <w:r w:rsidR="00E617F3" w:rsidRPr="00E51F32">
        <w:rPr>
          <w:rFonts w:ascii="Times New Roman" w:hAnsi="Times New Roman"/>
          <w:bCs/>
          <w:iCs/>
          <w:sz w:val="24"/>
          <w:szCs w:val="24"/>
          <w:lang w:val="fr-FR"/>
        </w:rPr>
        <w:t xml:space="preserve"> Cung </w:t>
      </w:r>
      <w:proofErr w:type="spellStart"/>
      <w:r w:rsidR="00E617F3" w:rsidRPr="00E51F32">
        <w:rPr>
          <w:rFonts w:ascii="Times New Roman" w:hAnsi="Times New Roman"/>
          <w:bCs/>
          <w:iCs/>
          <w:sz w:val="24"/>
          <w:szCs w:val="24"/>
          <w:lang w:val="fr-FR"/>
        </w:rPr>
        <w:t>Cấp</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và</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hồ</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sơ</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pháp</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lý</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liên</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quan</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đến</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Hàng</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Hóa</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được</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cung</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cấp</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cho</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Bên</w:t>
      </w:r>
      <w:proofErr w:type="spellEnd"/>
      <w:r w:rsidR="00E617F3" w:rsidRPr="00E51F32">
        <w:rPr>
          <w:rFonts w:ascii="Times New Roman" w:hAnsi="Times New Roman"/>
          <w:bCs/>
          <w:iCs/>
          <w:sz w:val="24"/>
          <w:szCs w:val="24"/>
          <w:lang w:val="fr-FR"/>
        </w:rPr>
        <w:t xml:space="preserve"> Mua </w:t>
      </w:r>
      <w:proofErr w:type="spellStart"/>
      <w:r w:rsidR="00E617F3" w:rsidRPr="00E51F32">
        <w:rPr>
          <w:rFonts w:ascii="Times New Roman" w:hAnsi="Times New Roman"/>
          <w:bCs/>
          <w:iCs/>
          <w:sz w:val="24"/>
          <w:szCs w:val="24"/>
          <w:lang w:val="fr-FR"/>
        </w:rPr>
        <w:t>theo</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Hợp</w:t>
      </w:r>
      <w:proofErr w:type="spellEnd"/>
      <w:r w:rsidR="00E617F3" w:rsidRPr="00E51F32">
        <w:rPr>
          <w:rFonts w:ascii="Times New Roman" w:hAnsi="Times New Roman"/>
          <w:bCs/>
          <w:iCs/>
          <w:sz w:val="24"/>
          <w:szCs w:val="24"/>
          <w:lang w:val="fr-FR"/>
        </w:rPr>
        <w:t xml:space="preserve"> </w:t>
      </w:r>
      <w:proofErr w:type="spellStart"/>
      <w:r w:rsidR="00E617F3" w:rsidRPr="00E51F32">
        <w:rPr>
          <w:rFonts w:ascii="Times New Roman" w:hAnsi="Times New Roman"/>
          <w:bCs/>
          <w:iCs/>
          <w:sz w:val="24"/>
          <w:szCs w:val="24"/>
          <w:lang w:val="fr-FR"/>
        </w:rPr>
        <w:t>Đồng</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nếu</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có</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yêu</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cầu</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Nhà</w:t>
      </w:r>
      <w:proofErr w:type="spellEnd"/>
      <w:r w:rsidRPr="00E51F32">
        <w:rPr>
          <w:rFonts w:ascii="Times New Roman" w:hAnsi="Times New Roman"/>
          <w:bCs/>
          <w:iCs/>
          <w:sz w:val="24"/>
          <w:szCs w:val="24"/>
          <w:lang w:val="fr-FR"/>
        </w:rPr>
        <w:t xml:space="preserve"> Cung </w:t>
      </w:r>
      <w:proofErr w:type="spellStart"/>
      <w:r w:rsidRPr="00E51F32">
        <w:rPr>
          <w:rFonts w:ascii="Times New Roman" w:hAnsi="Times New Roman"/>
          <w:bCs/>
          <w:iCs/>
          <w:sz w:val="24"/>
          <w:szCs w:val="24"/>
          <w:lang w:val="fr-FR"/>
        </w:rPr>
        <w:t>Cấp</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không</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có</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nghĩa</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vụ</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cung</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cấp</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hồ</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sơ</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liên</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quan</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đến</w:t>
      </w:r>
      <w:proofErr w:type="spellEnd"/>
      <w:r w:rsidRPr="00E51F32">
        <w:rPr>
          <w:rFonts w:ascii="Times New Roman" w:hAnsi="Times New Roman"/>
          <w:bCs/>
          <w:iCs/>
          <w:sz w:val="24"/>
          <w:szCs w:val="24"/>
          <w:lang w:val="fr-FR"/>
        </w:rPr>
        <w:t xml:space="preserve"> an </w:t>
      </w:r>
      <w:proofErr w:type="spellStart"/>
      <w:r w:rsidRPr="00E51F32">
        <w:rPr>
          <w:rFonts w:ascii="Times New Roman" w:hAnsi="Times New Roman"/>
          <w:bCs/>
          <w:iCs/>
          <w:sz w:val="24"/>
          <w:szCs w:val="24"/>
          <w:lang w:val="fr-FR"/>
        </w:rPr>
        <w:t>toàn</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sức</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khỏe</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môi</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trường</w:t>
      </w:r>
      <w:proofErr w:type="spellEnd"/>
      <w:r w:rsidRPr="00E51F32">
        <w:rPr>
          <w:rFonts w:ascii="Times New Roman" w:hAnsi="Times New Roman"/>
          <w:bCs/>
          <w:iCs/>
          <w:sz w:val="24"/>
          <w:szCs w:val="24"/>
          <w:lang w:val="fr-FR"/>
        </w:rPr>
        <w:t xml:space="preserve"> do </w:t>
      </w:r>
      <w:proofErr w:type="spellStart"/>
      <w:r w:rsidRPr="00E51F32">
        <w:rPr>
          <w:rFonts w:ascii="Times New Roman" w:hAnsi="Times New Roman"/>
          <w:bCs/>
          <w:iCs/>
          <w:sz w:val="24"/>
          <w:szCs w:val="24"/>
          <w:lang w:val="fr-FR"/>
        </w:rPr>
        <w:t>không</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thực</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hiện</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thi</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công</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lắp</w:t>
      </w:r>
      <w:proofErr w:type="spellEnd"/>
      <w:r w:rsidRPr="00E51F32">
        <w:rPr>
          <w:rFonts w:ascii="Times New Roman" w:hAnsi="Times New Roman"/>
          <w:bCs/>
          <w:iCs/>
          <w:sz w:val="24"/>
          <w:szCs w:val="24"/>
          <w:lang w:val="fr-FR"/>
        </w:rPr>
        <w:t xml:space="preserve"> </w:t>
      </w:r>
      <w:proofErr w:type="spellStart"/>
      <w:r w:rsidRPr="00E51F32">
        <w:rPr>
          <w:rFonts w:ascii="Times New Roman" w:hAnsi="Times New Roman"/>
          <w:bCs/>
          <w:iCs/>
          <w:sz w:val="24"/>
          <w:szCs w:val="24"/>
          <w:lang w:val="fr-FR"/>
        </w:rPr>
        <w:t>đặt</w:t>
      </w:r>
      <w:proofErr w:type="spellEnd"/>
      <w:r w:rsidRPr="00E51F32">
        <w:rPr>
          <w:rFonts w:ascii="Times New Roman" w:hAnsi="Times New Roman"/>
          <w:bCs/>
          <w:iCs/>
          <w:sz w:val="24"/>
          <w:szCs w:val="24"/>
          <w:lang w:val="fr-FR"/>
        </w:rPr>
        <w:t xml:space="preserve">. </w:t>
      </w:r>
    </w:p>
    <w:p w14:paraId="52445F0A" w14:textId="407FDB0E" w:rsidR="000111F5" w:rsidRPr="00E51F32" w:rsidRDefault="00613044" w:rsidP="00613044">
      <w:pPr>
        <w:pStyle w:val="oancuaDanhsach"/>
        <w:keepNext/>
        <w:widowControl w:val="0"/>
        <w:tabs>
          <w:tab w:val="left" w:pos="567"/>
        </w:tabs>
        <w:spacing w:after="0" w:line="240" w:lineRule="auto"/>
        <w:ind w:left="567"/>
        <w:jc w:val="both"/>
        <w:rPr>
          <w:rFonts w:ascii="Times New Roman" w:hAnsi="Times New Roman"/>
          <w:i/>
          <w:spacing w:val="-3"/>
          <w:sz w:val="24"/>
          <w:szCs w:val="24"/>
        </w:rPr>
      </w:pPr>
      <w:r w:rsidRPr="00E51F32">
        <w:rPr>
          <w:rFonts w:ascii="Times New Roman" w:hAnsi="Times New Roman"/>
          <w:i/>
          <w:iCs/>
          <w:sz w:val="24"/>
          <w:szCs w:val="24"/>
        </w:rPr>
        <w:t>The Supplier shall only be responsible for providing the Purchaser with basic legal documents regarding its legal status and capability to supply the Goods</w:t>
      </w:r>
      <w:r w:rsidR="00E617F3" w:rsidRPr="00E51F32">
        <w:rPr>
          <w:rFonts w:ascii="Times New Roman" w:hAnsi="Times New Roman"/>
          <w:i/>
          <w:iCs/>
          <w:sz w:val="24"/>
          <w:szCs w:val="24"/>
        </w:rPr>
        <w:t xml:space="preserve"> and legal documents related to the Goods</w:t>
      </w:r>
      <w:r w:rsidRPr="00E51F32">
        <w:rPr>
          <w:rFonts w:ascii="Times New Roman" w:hAnsi="Times New Roman"/>
          <w:i/>
          <w:iCs/>
          <w:sz w:val="24"/>
          <w:szCs w:val="24"/>
        </w:rPr>
        <w:t xml:space="preserve"> (if requested). The Supplier shall not be obliged to provide documents related to health, safety, or environment as the Supplier does not perform installation or construction works. </w:t>
      </w:r>
    </w:p>
    <w:p w14:paraId="7CE0FEEA" w14:textId="77777777" w:rsidR="007B26B2" w:rsidRPr="00E51F32" w:rsidRDefault="007B26B2" w:rsidP="00864BEE">
      <w:pPr>
        <w:pStyle w:val="oancuaDanhsach"/>
        <w:keepNext/>
        <w:widowControl w:val="0"/>
        <w:numPr>
          <w:ilvl w:val="1"/>
          <w:numId w:val="16"/>
        </w:numPr>
        <w:tabs>
          <w:tab w:val="left" w:pos="567"/>
        </w:tabs>
        <w:spacing w:after="0" w:line="240" w:lineRule="auto"/>
        <w:ind w:left="567" w:hanging="567"/>
        <w:jc w:val="both"/>
        <w:rPr>
          <w:rFonts w:ascii="Times New Roman" w:hAnsi="Times New Roman"/>
          <w:i/>
          <w:spacing w:val="-3"/>
          <w:sz w:val="24"/>
          <w:szCs w:val="24"/>
        </w:rPr>
      </w:pPr>
      <w:proofErr w:type="spellStart"/>
      <w:r w:rsidRPr="00E51F32">
        <w:rPr>
          <w:rFonts w:ascii="Times New Roman" w:hAnsi="Times New Roman"/>
          <w:iCs/>
          <w:spacing w:val="-3"/>
          <w:sz w:val="24"/>
          <w:szCs w:val="24"/>
        </w:rPr>
        <w:t>Trình</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Bên</w:t>
      </w:r>
      <w:proofErr w:type="spellEnd"/>
      <w:r w:rsidRPr="00E51F32">
        <w:rPr>
          <w:rFonts w:ascii="Times New Roman" w:hAnsi="Times New Roman"/>
          <w:iCs/>
          <w:spacing w:val="-3"/>
          <w:sz w:val="24"/>
          <w:szCs w:val="24"/>
        </w:rPr>
        <w:t xml:space="preserve"> Mua </w:t>
      </w:r>
      <w:proofErr w:type="spellStart"/>
      <w:r w:rsidRPr="00E51F32">
        <w:rPr>
          <w:rFonts w:ascii="Times New Roman" w:hAnsi="Times New Roman"/>
          <w:iCs/>
          <w:spacing w:val="-3"/>
          <w:sz w:val="24"/>
          <w:szCs w:val="24"/>
        </w:rPr>
        <w:t>phê</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duyệt</w:t>
      </w:r>
      <w:proofErr w:type="spellEnd"/>
      <w:r w:rsidRPr="00E51F32">
        <w:rPr>
          <w:rFonts w:ascii="Times New Roman" w:hAnsi="Times New Roman"/>
          <w:iCs/>
          <w:spacing w:val="-3"/>
          <w:sz w:val="24"/>
          <w:szCs w:val="24"/>
        </w:rPr>
        <w:t xml:space="preserve"> ý </w:t>
      </w:r>
      <w:proofErr w:type="spellStart"/>
      <w:r w:rsidRPr="00E51F32">
        <w:rPr>
          <w:rFonts w:ascii="Times New Roman" w:hAnsi="Times New Roman"/>
          <w:iCs/>
          <w:spacing w:val="-3"/>
          <w:sz w:val="24"/>
          <w:szCs w:val="24"/>
        </w:rPr>
        <w:t>tưởng</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mẫu</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thiết</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kế</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thông</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số</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kỹ</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thuật</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của</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Hàng</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Hóa</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trước</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khi</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thực</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hiện</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trong</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trường</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hợp</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Hàng</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Hóa</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được</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cung</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cấp</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sản</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xuất</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theo</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yêu</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cầu</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thiết</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kế</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riêng</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của</w:t>
      </w:r>
      <w:proofErr w:type="spellEnd"/>
      <w:r w:rsidRPr="00E51F32">
        <w:rPr>
          <w:rFonts w:ascii="Times New Roman" w:hAnsi="Times New Roman"/>
          <w:iCs/>
          <w:spacing w:val="-3"/>
          <w:sz w:val="24"/>
          <w:szCs w:val="24"/>
        </w:rPr>
        <w:t xml:space="preserve"> </w:t>
      </w:r>
      <w:proofErr w:type="spellStart"/>
      <w:r w:rsidRPr="00E51F32">
        <w:rPr>
          <w:rFonts w:ascii="Times New Roman" w:hAnsi="Times New Roman"/>
          <w:iCs/>
          <w:spacing w:val="-3"/>
          <w:sz w:val="24"/>
          <w:szCs w:val="24"/>
        </w:rPr>
        <w:t>Bên</w:t>
      </w:r>
      <w:proofErr w:type="spellEnd"/>
      <w:r w:rsidRPr="00E51F32">
        <w:rPr>
          <w:rFonts w:ascii="Times New Roman" w:hAnsi="Times New Roman"/>
          <w:iCs/>
          <w:spacing w:val="-3"/>
          <w:sz w:val="24"/>
          <w:szCs w:val="24"/>
        </w:rPr>
        <w:t xml:space="preserve"> Mua.</w:t>
      </w:r>
    </w:p>
    <w:p w14:paraId="5EA03F28" w14:textId="5BE2F3BD" w:rsidR="007B26B2" w:rsidRPr="00E51F32" w:rsidRDefault="007B26B2" w:rsidP="00DA541C">
      <w:pPr>
        <w:pStyle w:val="oancuaDanhsach"/>
        <w:keepNext/>
        <w:keepLines/>
        <w:widowControl w:val="0"/>
        <w:tabs>
          <w:tab w:val="left" w:pos="567"/>
        </w:tabs>
        <w:spacing w:after="0" w:line="240" w:lineRule="auto"/>
        <w:ind w:left="567"/>
        <w:jc w:val="both"/>
        <w:rPr>
          <w:rFonts w:ascii="Times New Roman" w:hAnsi="Times New Roman"/>
          <w:i/>
          <w:spacing w:val="-3"/>
          <w:sz w:val="24"/>
          <w:szCs w:val="24"/>
        </w:rPr>
      </w:pPr>
      <w:r w:rsidRPr="00E51F32">
        <w:rPr>
          <w:rFonts w:ascii="Times New Roman" w:hAnsi="Times New Roman"/>
          <w:i/>
          <w:spacing w:val="-3"/>
          <w:sz w:val="24"/>
          <w:szCs w:val="24"/>
        </w:rPr>
        <w:t xml:space="preserve">Submit the ideas, design samples, technical specifications of the </w:t>
      </w:r>
      <w:r w:rsidR="000F54DC" w:rsidRPr="00E51F32">
        <w:rPr>
          <w:rFonts w:ascii="Times New Roman" w:hAnsi="Times New Roman"/>
          <w:i/>
          <w:spacing w:val="-3"/>
          <w:sz w:val="24"/>
          <w:szCs w:val="24"/>
        </w:rPr>
        <w:t>Products</w:t>
      </w:r>
      <w:r w:rsidRPr="00E51F32">
        <w:rPr>
          <w:rFonts w:ascii="Times New Roman" w:hAnsi="Times New Roman"/>
          <w:i/>
          <w:spacing w:val="-3"/>
          <w:sz w:val="24"/>
          <w:szCs w:val="24"/>
        </w:rPr>
        <w:t xml:space="preserve"> to the Purchaser for the Purchaser’s approval in case the </w:t>
      </w:r>
      <w:r w:rsidR="000F54DC" w:rsidRPr="00E51F32">
        <w:rPr>
          <w:rFonts w:ascii="Times New Roman" w:hAnsi="Times New Roman"/>
          <w:i/>
          <w:spacing w:val="-3"/>
          <w:sz w:val="24"/>
          <w:szCs w:val="24"/>
        </w:rPr>
        <w:t>Products</w:t>
      </w:r>
      <w:r w:rsidRPr="00E51F32">
        <w:rPr>
          <w:rFonts w:ascii="Times New Roman" w:hAnsi="Times New Roman"/>
          <w:i/>
          <w:spacing w:val="-3"/>
          <w:sz w:val="24"/>
          <w:szCs w:val="24"/>
        </w:rPr>
        <w:t xml:space="preserve"> </w:t>
      </w:r>
      <w:r w:rsidR="00D712A8" w:rsidRPr="00E51F32">
        <w:rPr>
          <w:rFonts w:ascii="Times New Roman" w:hAnsi="Times New Roman"/>
          <w:i/>
          <w:spacing w:val="-3"/>
          <w:sz w:val="24"/>
          <w:szCs w:val="24"/>
        </w:rPr>
        <w:t>are</w:t>
      </w:r>
      <w:r w:rsidRPr="00E51F32">
        <w:rPr>
          <w:rFonts w:ascii="Times New Roman" w:hAnsi="Times New Roman"/>
          <w:i/>
          <w:spacing w:val="-3"/>
          <w:sz w:val="24"/>
          <w:szCs w:val="24"/>
        </w:rPr>
        <w:t xml:space="preserve"> provided for, manufactured based on the Purchaser’s design requirements. </w:t>
      </w:r>
    </w:p>
    <w:p w14:paraId="16DF5F9D" w14:textId="77777777" w:rsidR="007B26B2" w:rsidRPr="00E51F32" w:rsidRDefault="007B26B2" w:rsidP="00DA541C">
      <w:pPr>
        <w:pStyle w:val="oancuaDanhsach"/>
        <w:keepNext/>
        <w:widowControl w:val="0"/>
        <w:spacing w:after="0" w:line="240" w:lineRule="auto"/>
        <w:ind w:left="567"/>
        <w:jc w:val="both"/>
        <w:rPr>
          <w:rFonts w:ascii="Times New Roman" w:hAnsi="Times New Roman"/>
          <w:sz w:val="24"/>
          <w:szCs w:val="24"/>
          <w:lang w:val="fr-FR"/>
        </w:rPr>
      </w:pPr>
    </w:p>
    <w:p w14:paraId="3326A92C" w14:textId="66E21D52" w:rsidR="00D01B64" w:rsidRPr="00DF0338" w:rsidDel="00083350" w:rsidRDefault="00083350" w:rsidP="00083350">
      <w:pPr>
        <w:pStyle w:val="oancuaDanhsach"/>
        <w:keepNext/>
        <w:widowControl w:val="0"/>
        <w:numPr>
          <w:ilvl w:val="1"/>
          <w:numId w:val="16"/>
        </w:numPr>
        <w:tabs>
          <w:tab w:val="left" w:pos="567"/>
        </w:tabs>
        <w:spacing w:after="0" w:line="240" w:lineRule="auto"/>
        <w:ind w:left="567" w:hanging="567"/>
        <w:jc w:val="both"/>
        <w:rPr>
          <w:ins w:id="108" w:author="Do Minh Tam" w:date="2025-12-10T15:52:00Z" w16du:dateUtc="2025-12-10T08:52:00Z"/>
          <w:del w:id="109" w:author="Việt Nguyễn" w:date="2025-12-15T14:08:00Z" w16du:dateUtc="2025-12-15T07:08:00Z"/>
          <w:rFonts w:ascii="Times New Roman" w:hAnsi="Times New Roman"/>
          <w:iCs/>
          <w:spacing w:val="-3"/>
          <w:sz w:val="24"/>
          <w:szCs w:val="24"/>
        </w:rPr>
      </w:pPr>
      <w:ins w:id="110" w:author="Việt Nguyễn" w:date="2025-12-15T14:09:00Z" w16du:dateUtc="2025-12-15T07:09:00Z">
        <w:r w:rsidRPr="00DF0338">
          <w:rPr>
            <w:rFonts w:ascii="Times New Roman" w:hAnsi="Times New Roman"/>
            <w:iCs/>
            <w:spacing w:val="-3"/>
            <w:sz w:val="24"/>
            <w:szCs w:val="24"/>
          </w:rPr>
          <w:t>T</w:t>
        </w:r>
      </w:ins>
      <w:ins w:id="111" w:author="Do Minh Tam" w:date="2025-12-10T15:52:00Z" w16du:dateUtc="2025-12-10T08:52:00Z">
        <w:del w:id="112" w:author="Việt Nguyễn" w:date="2025-12-15T14:09:00Z" w16du:dateUtc="2025-12-15T07:09:00Z">
          <w:r w:rsidR="00D01B64" w:rsidRPr="00DF0338" w:rsidDel="00083350">
            <w:rPr>
              <w:rFonts w:ascii="Times New Roman" w:hAnsi="Times New Roman"/>
              <w:iCs/>
              <w:spacing w:val="-3"/>
              <w:sz w:val="24"/>
              <w:szCs w:val="24"/>
            </w:rPr>
            <w:delText>Chịu phạt 8</w:delText>
          </w:r>
        </w:del>
        <w:del w:id="113" w:author="Việt Nguyễn" w:date="2025-12-15T14:08:00Z" w16du:dateUtc="2025-12-15T07:08:00Z">
          <w:r w:rsidR="00D01B64" w:rsidRPr="00DF0338" w:rsidDel="00083350">
            <w:rPr>
              <w:rFonts w:ascii="Times New Roman" w:hAnsi="Times New Roman"/>
              <w:iCs/>
              <w:spacing w:val="-3"/>
              <w:sz w:val="24"/>
              <w:szCs w:val="24"/>
            </w:rPr>
            <w:delText xml:space="preserve">% giá trị của Hợp Đồng bị vi phạm và chịu trách nhiệm bồi thường cho Bên Mua các thiệt hại </w:delText>
          </w:r>
          <w:commentRangeStart w:id="114"/>
          <w:commentRangeStart w:id="115"/>
          <w:commentRangeStart w:id="116"/>
          <w:r w:rsidR="00D01B64" w:rsidRPr="00DF0338" w:rsidDel="00083350">
            <w:rPr>
              <w:rFonts w:ascii="Times New Roman" w:hAnsi="Times New Roman"/>
              <w:iCs/>
              <w:spacing w:val="-3"/>
              <w:sz w:val="24"/>
              <w:szCs w:val="24"/>
            </w:rPr>
            <w:delText xml:space="preserve">phát sinh thực tế </w:delText>
          </w:r>
        </w:del>
      </w:ins>
      <w:commentRangeEnd w:id="114"/>
      <w:del w:id="117" w:author="Việt Nguyễn" w:date="2025-12-15T14:08:00Z" w16du:dateUtc="2025-12-15T07:08:00Z">
        <w:r w:rsidR="00D01B64" w:rsidRPr="00DF0338" w:rsidDel="00083350">
          <w:rPr>
            <w:iCs/>
            <w:spacing w:val="-3"/>
          </w:rPr>
          <w:commentReference w:id="114"/>
        </w:r>
        <w:commentRangeEnd w:id="115"/>
        <w:r w:rsidR="00FF1744" w:rsidRPr="00DF0338" w:rsidDel="00083350">
          <w:rPr>
            <w:rFonts w:ascii="Times New Roman" w:hAnsi="Times New Roman"/>
            <w:iCs/>
            <w:spacing w:val="-3"/>
            <w:sz w:val="24"/>
            <w:szCs w:val="24"/>
          </w:rPr>
          <w:commentReference w:id="115"/>
        </w:r>
        <w:commentRangeEnd w:id="116"/>
        <w:r w:rsidR="00F00FD1" w:rsidRPr="00DF0338" w:rsidDel="00083350">
          <w:rPr>
            <w:rFonts w:ascii="Times New Roman" w:hAnsi="Times New Roman"/>
            <w:iCs/>
            <w:spacing w:val="-3"/>
            <w:sz w:val="24"/>
            <w:szCs w:val="24"/>
          </w:rPr>
          <w:commentReference w:id="116"/>
        </w:r>
      </w:del>
      <w:ins w:id="118" w:author="Do Minh Tam" w:date="2025-12-10T15:52:00Z" w16du:dateUtc="2025-12-10T08:52:00Z">
        <w:del w:id="119" w:author="Việt Nguyễn" w:date="2025-12-15T14:08:00Z" w16du:dateUtc="2025-12-15T07:08:00Z">
          <w:r w:rsidR="00D01B64" w:rsidRPr="00DF0338" w:rsidDel="00083350">
            <w:rPr>
              <w:rFonts w:ascii="Times New Roman" w:hAnsi="Times New Roman"/>
              <w:iCs/>
              <w:spacing w:val="-3"/>
              <w:sz w:val="24"/>
              <w:szCs w:val="24"/>
            </w:rPr>
            <w:delText>mà Bên Mua phải gánh chịu do hành vi vi phạm Hợp Đồng của Nhà Cung Cấp.</w:delText>
          </w:r>
        </w:del>
      </w:ins>
    </w:p>
    <w:p w14:paraId="247D7EC5" w14:textId="6D34D6D2" w:rsidR="00D01B64" w:rsidRPr="00DF0338" w:rsidDel="00083350" w:rsidRDefault="00D01B64" w:rsidP="00083350">
      <w:pPr>
        <w:pStyle w:val="oancuaDanhsach"/>
        <w:keepNext/>
        <w:widowControl w:val="0"/>
        <w:numPr>
          <w:ilvl w:val="1"/>
          <w:numId w:val="16"/>
        </w:numPr>
        <w:tabs>
          <w:tab w:val="left" w:pos="567"/>
        </w:tabs>
        <w:spacing w:after="0" w:line="240" w:lineRule="auto"/>
        <w:ind w:left="567" w:hanging="567"/>
        <w:jc w:val="both"/>
        <w:rPr>
          <w:ins w:id="120" w:author="Do Minh Tam" w:date="2025-12-10T15:52:00Z" w16du:dateUtc="2025-12-10T08:52:00Z"/>
          <w:del w:id="121" w:author="Việt Nguyễn" w:date="2025-12-15T14:08:00Z" w16du:dateUtc="2025-12-15T07:08:00Z"/>
          <w:rFonts w:ascii="Times New Roman" w:hAnsi="Times New Roman"/>
          <w:iCs/>
          <w:spacing w:val="-3"/>
          <w:sz w:val="24"/>
          <w:szCs w:val="24"/>
        </w:rPr>
      </w:pPr>
      <w:ins w:id="122" w:author="Do Minh Tam" w:date="2025-12-10T15:52:00Z" w16du:dateUtc="2025-12-10T08:52:00Z">
        <w:del w:id="123" w:author="Việt Nguyễn" w:date="2025-12-15T14:08:00Z" w16du:dateUtc="2025-12-15T07:08:00Z">
          <w:r w:rsidRPr="00DF0338" w:rsidDel="00083350">
            <w:rPr>
              <w:rFonts w:ascii="Times New Roman" w:hAnsi="Times New Roman"/>
              <w:iCs/>
              <w:spacing w:val="-3"/>
              <w:sz w:val="24"/>
              <w:szCs w:val="24"/>
            </w:rPr>
            <w:delText>Be fined 8% of the value of the violated part of the Contract and shall indemnify the Purchaser for damage incurred by the Purchaser due to the Supplier’s Contractual breach</w:delText>
          </w:r>
        </w:del>
      </w:ins>
    </w:p>
    <w:p w14:paraId="2B304BD0" w14:textId="7D19EE91" w:rsidR="00613044" w:rsidRPr="00DF0338" w:rsidRDefault="00613044" w:rsidP="00083350">
      <w:pPr>
        <w:pStyle w:val="oancuaDanhsach"/>
        <w:keepNext/>
        <w:widowControl w:val="0"/>
        <w:numPr>
          <w:ilvl w:val="1"/>
          <w:numId w:val="16"/>
        </w:numPr>
        <w:tabs>
          <w:tab w:val="left" w:pos="567"/>
        </w:tabs>
        <w:spacing w:after="0" w:line="240" w:lineRule="auto"/>
        <w:ind w:left="567" w:hanging="567"/>
        <w:jc w:val="both"/>
        <w:rPr>
          <w:rFonts w:ascii="Times New Roman" w:hAnsi="Times New Roman"/>
          <w:iCs/>
          <w:spacing w:val="-3"/>
          <w:sz w:val="24"/>
          <w:szCs w:val="24"/>
        </w:rPr>
      </w:pPr>
      <w:del w:id="124" w:author="Việt Nguyễn" w:date="2025-12-15T14:08:00Z" w16du:dateUtc="2025-12-15T07:08:00Z">
        <w:r w:rsidRPr="00DF0338" w:rsidDel="00083350">
          <w:rPr>
            <w:rFonts w:ascii="Times New Roman" w:hAnsi="Times New Roman"/>
            <w:iCs/>
            <w:spacing w:val="-3"/>
            <w:sz w:val="24"/>
            <w:szCs w:val="24"/>
          </w:rPr>
          <w:delText>T</w:delText>
        </w:r>
      </w:del>
      <w:proofErr w:type="spellStart"/>
      <w:r w:rsidRPr="00DF0338">
        <w:rPr>
          <w:rFonts w:ascii="Times New Roman" w:hAnsi="Times New Roman"/>
          <w:iCs/>
          <w:spacing w:val="-3"/>
          <w:sz w:val="24"/>
          <w:szCs w:val="24"/>
        </w:rPr>
        <w:t>rong</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trường</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hợp</w:t>
      </w:r>
      <w:proofErr w:type="spellEnd"/>
      <w:r w:rsidRPr="00DF0338">
        <w:rPr>
          <w:rFonts w:ascii="Times New Roman" w:hAnsi="Times New Roman"/>
          <w:iCs/>
          <w:spacing w:val="-3"/>
          <w:sz w:val="24"/>
          <w:szCs w:val="24"/>
        </w:rPr>
        <w:t xml:space="preserve"> vi </w:t>
      </w:r>
      <w:proofErr w:type="spellStart"/>
      <w:r w:rsidRPr="00DF0338">
        <w:rPr>
          <w:rFonts w:ascii="Times New Roman" w:hAnsi="Times New Roman"/>
          <w:iCs/>
          <w:spacing w:val="-3"/>
          <w:sz w:val="24"/>
          <w:szCs w:val="24"/>
        </w:rPr>
        <w:t>phạm</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Hợp</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Đồng</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Nhà</w:t>
      </w:r>
      <w:proofErr w:type="spellEnd"/>
      <w:r w:rsidRPr="00DF0338">
        <w:rPr>
          <w:rFonts w:ascii="Times New Roman" w:hAnsi="Times New Roman"/>
          <w:iCs/>
          <w:spacing w:val="-3"/>
          <w:sz w:val="24"/>
          <w:szCs w:val="24"/>
        </w:rPr>
        <w:t xml:space="preserve"> Cung </w:t>
      </w:r>
      <w:proofErr w:type="spellStart"/>
      <w:r w:rsidRPr="00DF0338">
        <w:rPr>
          <w:rFonts w:ascii="Times New Roman" w:hAnsi="Times New Roman"/>
          <w:iCs/>
          <w:spacing w:val="-3"/>
          <w:sz w:val="24"/>
          <w:szCs w:val="24"/>
        </w:rPr>
        <w:t>Cấp</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sẽ</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chịu</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phạt</w:t>
      </w:r>
      <w:proofErr w:type="spellEnd"/>
      <w:r w:rsidRPr="00DF0338">
        <w:rPr>
          <w:rFonts w:ascii="Times New Roman" w:hAnsi="Times New Roman"/>
          <w:iCs/>
          <w:spacing w:val="-3"/>
          <w:sz w:val="24"/>
          <w:szCs w:val="24"/>
        </w:rPr>
        <w:t xml:space="preserve"> 5% </w:t>
      </w:r>
      <w:proofErr w:type="spellStart"/>
      <w:r w:rsidRPr="00DF0338">
        <w:rPr>
          <w:rFonts w:ascii="Times New Roman" w:hAnsi="Times New Roman"/>
          <w:iCs/>
          <w:spacing w:val="-3"/>
          <w:sz w:val="24"/>
          <w:szCs w:val="24"/>
        </w:rPr>
        <w:t>giá</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trị</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phần</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nghĩa</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vụ</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bị</w:t>
      </w:r>
      <w:proofErr w:type="spellEnd"/>
      <w:r w:rsidRPr="00DF0338">
        <w:rPr>
          <w:rFonts w:ascii="Times New Roman" w:hAnsi="Times New Roman"/>
          <w:iCs/>
          <w:spacing w:val="-3"/>
          <w:sz w:val="24"/>
          <w:szCs w:val="24"/>
        </w:rPr>
        <w:t xml:space="preserve"> vi </w:t>
      </w:r>
      <w:proofErr w:type="spellStart"/>
      <w:r w:rsidRPr="00DF0338">
        <w:rPr>
          <w:rFonts w:ascii="Times New Roman" w:hAnsi="Times New Roman"/>
          <w:iCs/>
          <w:spacing w:val="-3"/>
          <w:sz w:val="24"/>
          <w:szCs w:val="24"/>
        </w:rPr>
        <w:t>phạm</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Trường</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hợp</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phát</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sinh</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thiệt</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hại</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trực</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tiếp</w:t>
      </w:r>
      <w:proofErr w:type="spellEnd"/>
      <w:r w:rsidRPr="00DF0338">
        <w:rPr>
          <w:rFonts w:ascii="Times New Roman" w:hAnsi="Times New Roman"/>
          <w:iCs/>
          <w:spacing w:val="-3"/>
          <w:sz w:val="24"/>
          <w:szCs w:val="24"/>
        </w:rPr>
        <w:t xml:space="preserve"> do </w:t>
      </w:r>
      <w:proofErr w:type="spellStart"/>
      <w:r w:rsidRPr="00DF0338">
        <w:rPr>
          <w:rFonts w:ascii="Times New Roman" w:hAnsi="Times New Roman"/>
          <w:iCs/>
          <w:spacing w:val="-3"/>
          <w:sz w:val="24"/>
          <w:szCs w:val="24"/>
        </w:rPr>
        <w:t>lỗi</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của</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Nhà</w:t>
      </w:r>
      <w:proofErr w:type="spellEnd"/>
      <w:r w:rsidRPr="00DF0338">
        <w:rPr>
          <w:rFonts w:ascii="Times New Roman" w:hAnsi="Times New Roman"/>
          <w:iCs/>
          <w:spacing w:val="-3"/>
          <w:sz w:val="24"/>
          <w:szCs w:val="24"/>
        </w:rPr>
        <w:t xml:space="preserve"> Cung </w:t>
      </w:r>
      <w:proofErr w:type="spellStart"/>
      <w:r w:rsidRPr="00DF0338">
        <w:rPr>
          <w:rFonts w:ascii="Times New Roman" w:hAnsi="Times New Roman"/>
          <w:iCs/>
          <w:spacing w:val="-3"/>
          <w:sz w:val="24"/>
          <w:szCs w:val="24"/>
        </w:rPr>
        <w:t>Cấp</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Nhà</w:t>
      </w:r>
      <w:proofErr w:type="spellEnd"/>
      <w:r w:rsidRPr="00DF0338">
        <w:rPr>
          <w:rFonts w:ascii="Times New Roman" w:hAnsi="Times New Roman"/>
          <w:iCs/>
          <w:spacing w:val="-3"/>
          <w:sz w:val="24"/>
          <w:szCs w:val="24"/>
        </w:rPr>
        <w:t xml:space="preserve"> Cung </w:t>
      </w:r>
      <w:proofErr w:type="spellStart"/>
      <w:r w:rsidRPr="00DF0338">
        <w:rPr>
          <w:rFonts w:ascii="Times New Roman" w:hAnsi="Times New Roman"/>
          <w:iCs/>
          <w:spacing w:val="-3"/>
          <w:sz w:val="24"/>
          <w:szCs w:val="24"/>
        </w:rPr>
        <w:t>Cấp</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có</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trách</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nhiệm</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bồi</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thường</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với</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điều</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kiện</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tổng</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mức</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phạt</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không</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vượt</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quá</w:t>
      </w:r>
      <w:proofErr w:type="spellEnd"/>
      <w:r w:rsidRPr="00DF0338">
        <w:rPr>
          <w:rFonts w:ascii="Times New Roman" w:hAnsi="Times New Roman"/>
          <w:iCs/>
          <w:spacing w:val="-3"/>
          <w:sz w:val="24"/>
          <w:szCs w:val="24"/>
        </w:rPr>
        <w:t xml:space="preserve"> </w:t>
      </w:r>
      <w:r w:rsidR="00E617F3" w:rsidRPr="00DF0338">
        <w:rPr>
          <w:rFonts w:ascii="Times New Roman" w:hAnsi="Times New Roman"/>
          <w:iCs/>
          <w:spacing w:val="-3"/>
          <w:sz w:val="24"/>
          <w:szCs w:val="24"/>
        </w:rPr>
        <w:t>8</w:t>
      </w:r>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giá</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trị</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Hợp</w:t>
      </w:r>
      <w:proofErr w:type="spellEnd"/>
      <w:r w:rsidRPr="00DF0338">
        <w:rPr>
          <w:rFonts w:ascii="Times New Roman" w:hAnsi="Times New Roman"/>
          <w:iCs/>
          <w:spacing w:val="-3"/>
          <w:sz w:val="24"/>
          <w:szCs w:val="24"/>
        </w:rPr>
        <w:t xml:space="preserve"> </w:t>
      </w:r>
      <w:proofErr w:type="spellStart"/>
      <w:r w:rsidRPr="00DF0338">
        <w:rPr>
          <w:rFonts w:ascii="Times New Roman" w:hAnsi="Times New Roman"/>
          <w:iCs/>
          <w:spacing w:val="-3"/>
          <w:sz w:val="24"/>
          <w:szCs w:val="24"/>
        </w:rPr>
        <w:t>Đồng</w:t>
      </w:r>
      <w:proofErr w:type="spellEnd"/>
      <w:r w:rsidR="00E617F3" w:rsidRPr="00DF0338">
        <w:rPr>
          <w:rFonts w:ascii="Times New Roman" w:hAnsi="Times New Roman"/>
          <w:iCs/>
          <w:spacing w:val="-3"/>
          <w:sz w:val="24"/>
          <w:szCs w:val="24"/>
        </w:rPr>
        <w:t xml:space="preserve">, </w:t>
      </w:r>
      <w:proofErr w:type="spellStart"/>
      <w:r w:rsidR="001A5DC7" w:rsidRPr="00DF0338">
        <w:rPr>
          <w:rFonts w:ascii="Times New Roman" w:hAnsi="Times New Roman"/>
          <w:iCs/>
          <w:spacing w:val="-3"/>
          <w:sz w:val="24"/>
          <w:szCs w:val="24"/>
        </w:rPr>
        <w:t>riêng</w:t>
      </w:r>
      <w:proofErr w:type="spellEnd"/>
      <w:r w:rsidR="001A5DC7"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mức</w:t>
      </w:r>
      <w:proofErr w:type="spellEnd"/>
      <w:r w:rsidR="001A5DC7" w:rsidRPr="00DF0338">
        <w:rPr>
          <w:rFonts w:ascii="Times New Roman" w:hAnsi="Times New Roman"/>
          <w:iCs/>
          <w:spacing w:val="-3"/>
          <w:sz w:val="24"/>
          <w:szCs w:val="24"/>
        </w:rPr>
        <w:t xml:space="preserve"> </w:t>
      </w:r>
      <w:proofErr w:type="spellStart"/>
      <w:r w:rsidR="001A5DC7" w:rsidRPr="00DF0338">
        <w:rPr>
          <w:rFonts w:ascii="Times New Roman" w:hAnsi="Times New Roman"/>
          <w:iCs/>
          <w:spacing w:val="-3"/>
          <w:sz w:val="24"/>
          <w:szCs w:val="24"/>
        </w:rPr>
        <w:t>bồi</w:t>
      </w:r>
      <w:proofErr w:type="spellEnd"/>
      <w:r w:rsidR="001A5DC7" w:rsidRPr="00DF0338">
        <w:rPr>
          <w:rFonts w:ascii="Times New Roman" w:hAnsi="Times New Roman"/>
          <w:iCs/>
          <w:spacing w:val="-3"/>
          <w:sz w:val="24"/>
          <w:szCs w:val="24"/>
        </w:rPr>
        <w:t xml:space="preserve"> </w:t>
      </w:r>
      <w:proofErr w:type="spellStart"/>
      <w:r w:rsidR="001A5DC7" w:rsidRPr="00DF0338">
        <w:rPr>
          <w:rFonts w:ascii="Times New Roman" w:hAnsi="Times New Roman"/>
          <w:iCs/>
          <w:spacing w:val="-3"/>
          <w:sz w:val="24"/>
          <w:szCs w:val="24"/>
        </w:rPr>
        <w:t>thường</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thiệt</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hại</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sẽ</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căn</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cứ</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vào</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giá</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trị</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thiệt</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hại</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thực</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tế</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trực</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tiếp</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phát</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sinh</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phù</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hợp</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theo</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quy</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định</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pháp</w:t>
      </w:r>
      <w:proofErr w:type="spellEnd"/>
      <w:r w:rsidR="00E617F3" w:rsidRPr="00DF0338">
        <w:rPr>
          <w:rFonts w:ascii="Times New Roman" w:hAnsi="Times New Roman"/>
          <w:iCs/>
          <w:spacing w:val="-3"/>
          <w:sz w:val="24"/>
          <w:szCs w:val="24"/>
        </w:rPr>
        <w:t xml:space="preserve"> </w:t>
      </w:r>
      <w:proofErr w:type="spellStart"/>
      <w:r w:rsidR="00E617F3" w:rsidRPr="00DF0338">
        <w:rPr>
          <w:rFonts w:ascii="Times New Roman" w:hAnsi="Times New Roman"/>
          <w:iCs/>
          <w:spacing w:val="-3"/>
          <w:sz w:val="24"/>
          <w:szCs w:val="24"/>
        </w:rPr>
        <w:t>luật</w:t>
      </w:r>
      <w:proofErr w:type="spellEnd"/>
      <w:r w:rsidRPr="00DF0338">
        <w:rPr>
          <w:rFonts w:ascii="Times New Roman" w:hAnsi="Times New Roman"/>
          <w:iCs/>
          <w:spacing w:val="-3"/>
          <w:sz w:val="24"/>
          <w:szCs w:val="24"/>
        </w:rPr>
        <w:t xml:space="preserve">. </w:t>
      </w:r>
    </w:p>
    <w:p w14:paraId="3FA3B140" w14:textId="0AE19419" w:rsidR="00264264" w:rsidRPr="00E51F32" w:rsidRDefault="00613044" w:rsidP="00613044">
      <w:pPr>
        <w:pStyle w:val="oancuaDanhsach"/>
        <w:keepNext/>
        <w:widowControl w:val="0"/>
        <w:tabs>
          <w:tab w:val="left" w:pos="567"/>
        </w:tabs>
        <w:spacing w:after="0" w:line="240" w:lineRule="auto"/>
        <w:ind w:left="567"/>
        <w:jc w:val="both"/>
        <w:rPr>
          <w:rFonts w:ascii="Times New Roman" w:hAnsi="Times New Roman"/>
          <w:i/>
          <w:spacing w:val="-3"/>
          <w:sz w:val="24"/>
          <w:szCs w:val="24"/>
        </w:rPr>
      </w:pPr>
      <w:r w:rsidRPr="00E51F32">
        <w:rPr>
          <w:rFonts w:ascii="Times New Roman" w:hAnsi="Times New Roman"/>
          <w:i/>
          <w:spacing w:val="-3"/>
          <w:sz w:val="24"/>
          <w:szCs w:val="24"/>
        </w:rPr>
        <w:t xml:space="preserve">In case of a contractual breach, the Supplier shall be subject to a penalty of 5% of the value of the breached obligation. In the event of direct damages caused by the Supplier’s fault, the Supplier shall compensate for such damages, provided that the total amount of penalty shall not exceed </w:t>
      </w:r>
      <w:r w:rsidR="001A5DC7" w:rsidRPr="00E51F32">
        <w:rPr>
          <w:rFonts w:ascii="Times New Roman" w:hAnsi="Times New Roman"/>
          <w:i/>
          <w:spacing w:val="-3"/>
          <w:sz w:val="24"/>
          <w:szCs w:val="24"/>
        </w:rPr>
        <w:t>8</w:t>
      </w:r>
      <w:r w:rsidRPr="00E51F32">
        <w:rPr>
          <w:rFonts w:ascii="Times New Roman" w:hAnsi="Times New Roman"/>
          <w:i/>
          <w:spacing w:val="-3"/>
          <w:sz w:val="24"/>
          <w:szCs w:val="24"/>
        </w:rPr>
        <w:t>% of the Contract value</w:t>
      </w:r>
      <w:r w:rsidR="001A5DC7" w:rsidRPr="00E51F32">
        <w:rPr>
          <w:rFonts w:ascii="Times New Roman" w:hAnsi="Times New Roman"/>
          <w:i/>
          <w:spacing w:val="-3"/>
          <w:sz w:val="24"/>
          <w:szCs w:val="24"/>
        </w:rPr>
        <w:t>, the compensation of damage will be based on the actual and direct value of damage incurred in accordance with legal regulations</w:t>
      </w:r>
      <w:r w:rsidRPr="00E51F32">
        <w:rPr>
          <w:rFonts w:ascii="Times New Roman" w:hAnsi="Times New Roman"/>
          <w:i/>
          <w:spacing w:val="-3"/>
          <w:sz w:val="24"/>
          <w:szCs w:val="24"/>
        </w:rPr>
        <w:t>.</w:t>
      </w:r>
    </w:p>
    <w:p w14:paraId="594BDA37" w14:textId="77777777" w:rsidR="008C5B20" w:rsidRPr="00E51F32" w:rsidRDefault="008C5B20" w:rsidP="00DA541C">
      <w:pPr>
        <w:pStyle w:val="oancuaDanhsach"/>
        <w:keepNext/>
        <w:widowControl w:val="0"/>
        <w:tabs>
          <w:tab w:val="left" w:pos="567"/>
        </w:tabs>
        <w:spacing w:after="0" w:line="240" w:lineRule="auto"/>
        <w:ind w:left="567"/>
        <w:jc w:val="both"/>
        <w:rPr>
          <w:rFonts w:ascii="Times New Roman" w:hAnsi="Times New Roman"/>
          <w:i/>
          <w:spacing w:val="-3"/>
          <w:sz w:val="24"/>
          <w:szCs w:val="24"/>
        </w:rPr>
      </w:pPr>
    </w:p>
    <w:p w14:paraId="14F50A02" w14:textId="670C5277" w:rsidR="007557CE" w:rsidRPr="00E51F32" w:rsidRDefault="00E17FDA" w:rsidP="007557CE">
      <w:pPr>
        <w:pStyle w:val="oancuaDanhsach"/>
        <w:keepNext/>
        <w:widowControl w:val="0"/>
        <w:numPr>
          <w:ilvl w:val="1"/>
          <w:numId w:val="16"/>
        </w:numPr>
        <w:tabs>
          <w:tab w:val="left" w:pos="567"/>
        </w:tabs>
        <w:spacing w:after="0" w:line="240" w:lineRule="auto"/>
        <w:ind w:left="567" w:hanging="567"/>
        <w:jc w:val="both"/>
        <w:rPr>
          <w:rFonts w:ascii="Times New Roman" w:hAnsi="Times New Roman"/>
          <w:sz w:val="24"/>
          <w:szCs w:val="24"/>
        </w:rPr>
      </w:pPr>
      <w:bookmarkStart w:id="125" w:name="_Hlk166140155"/>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Cung </w:t>
      </w:r>
      <w:proofErr w:type="spellStart"/>
      <w:r w:rsidRPr="00E51F32">
        <w:rPr>
          <w:rFonts w:ascii="Times New Roman" w:hAnsi="Times New Roman"/>
          <w:sz w:val="24"/>
          <w:szCs w:val="24"/>
        </w:rPr>
        <w:t>Cấp</w:t>
      </w:r>
      <w:proofErr w:type="spellEnd"/>
      <w:r w:rsidR="007557CE" w:rsidRPr="00E51F32">
        <w:rPr>
          <w:rFonts w:ascii="Times New Roman" w:hAnsi="Times New Roman"/>
          <w:sz w:val="24"/>
          <w:szCs w:val="24"/>
        </w:rPr>
        <w:t xml:space="preserve"> cam </w:t>
      </w:r>
      <w:proofErr w:type="spellStart"/>
      <w:r w:rsidR="007557CE" w:rsidRPr="00E51F32">
        <w:rPr>
          <w:rFonts w:ascii="Times New Roman" w:hAnsi="Times New Roman"/>
          <w:sz w:val="24"/>
          <w:szCs w:val="24"/>
        </w:rPr>
        <w:t>kết</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tuân</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thủ</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tất</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cả</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quy</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định</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của</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pháp</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luật</w:t>
      </w:r>
      <w:proofErr w:type="spellEnd"/>
      <w:r w:rsidR="007557CE" w:rsidRPr="00E51F32">
        <w:rPr>
          <w:rFonts w:ascii="Times New Roman" w:hAnsi="Times New Roman"/>
          <w:sz w:val="24"/>
          <w:szCs w:val="24"/>
        </w:rPr>
        <w:t xml:space="preserve"> Việt Nam </w:t>
      </w:r>
      <w:proofErr w:type="spellStart"/>
      <w:r w:rsidR="007557CE" w:rsidRPr="00E51F32">
        <w:rPr>
          <w:rFonts w:ascii="Times New Roman" w:hAnsi="Times New Roman"/>
          <w:sz w:val="24"/>
          <w:szCs w:val="24"/>
        </w:rPr>
        <w:t>về</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bảo</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vệ</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dữ</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liệu</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cá</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nhân</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trong</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quá</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trình</w:t>
      </w:r>
      <w:proofErr w:type="spellEnd"/>
      <w:r w:rsidR="007557CE" w:rsidRPr="00E51F32">
        <w:rPr>
          <w:rFonts w:ascii="Times New Roman" w:hAnsi="Times New Roman"/>
          <w:sz w:val="24"/>
          <w:szCs w:val="24"/>
        </w:rPr>
        <w:t xml:space="preserve"> </w:t>
      </w:r>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Cung </w:t>
      </w:r>
      <w:proofErr w:type="spellStart"/>
      <w:r w:rsidRPr="00E51F32">
        <w:rPr>
          <w:rFonts w:ascii="Times New Roman" w:hAnsi="Times New Roman"/>
          <w:sz w:val="24"/>
          <w:szCs w:val="24"/>
        </w:rPr>
        <w:t>Cấp</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thu</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thập</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kiểm</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soát</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và</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xử</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lý</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dữ</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liệu</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cá</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nhân</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nếu</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có</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trong</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quá</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trình</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thực</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hiện</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Hợp</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Đồng</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này</w:t>
      </w:r>
      <w:proofErr w:type="spellEnd"/>
      <w:r w:rsidR="007557CE" w:rsidRPr="00E51F32">
        <w:rPr>
          <w:rFonts w:ascii="Times New Roman" w:hAnsi="Times New Roman"/>
          <w:sz w:val="24"/>
          <w:szCs w:val="24"/>
        </w:rPr>
        <w:t>.</w:t>
      </w:r>
    </w:p>
    <w:p w14:paraId="47A80C84" w14:textId="33768CED" w:rsidR="007557CE" w:rsidRPr="00E51F32" w:rsidRDefault="007557CE" w:rsidP="007557CE">
      <w:pPr>
        <w:pStyle w:val="oancuaDanhsach"/>
        <w:tabs>
          <w:tab w:val="left" w:pos="567"/>
        </w:tabs>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t>The Purchaser is committed to complying with all regulations of Vietnamese law regarding the protection of personal data during the collection and processing of personal data during the performance of this Contract.</w:t>
      </w:r>
    </w:p>
    <w:p w14:paraId="043CDE49" w14:textId="77777777" w:rsidR="00900981" w:rsidRPr="00E51F32" w:rsidRDefault="00900981" w:rsidP="00DA541C">
      <w:pPr>
        <w:pStyle w:val="oancuaDanhsach"/>
        <w:keepNext/>
        <w:widowControl w:val="0"/>
        <w:tabs>
          <w:tab w:val="left" w:pos="567"/>
        </w:tabs>
        <w:spacing w:after="0" w:line="240" w:lineRule="auto"/>
        <w:ind w:left="567"/>
        <w:jc w:val="both"/>
        <w:rPr>
          <w:rFonts w:ascii="Times New Roman" w:hAnsi="Times New Roman"/>
          <w:i/>
          <w:spacing w:val="-3"/>
          <w:sz w:val="24"/>
          <w:szCs w:val="24"/>
        </w:rPr>
      </w:pPr>
    </w:p>
    <w:p w14:paraId="5BC540A2" w14:textId="0A6477FD" w:rsidR="00900981" w:rsidRPr="00E51F32" w:rsidRDefault="00900981" w:rsidP="00613044">
      <w:pPr>
        <w:pStyle w:val="oancuaDanhsach"/>
        <w:keepNext/>
        <w:widowControl w:val="0"/>
        <w:tabs>
          <w:tab w:val="left" w:pos="567"/>
        </w:tabs>
        <w:spacing w:after="0" w:line="240" w:lineRule="auto"/>
        <w:ind w:left="567"/>
        <w:jc w:val="both"/>
        <w:rPr>
          <w:rFonts w:ascii="Times New Roman" w:hAnsi="Times New Roman"/>
        </w:rPr>
      </w:pPr>
    </w:p>
    <w:p w14:paraId="69383BE7" w14:textId="77777777" w:rsidR="004C2B42" w:rsidRPr="00E51F32" w:rsidRDefault="004C2B42" w:rsidP="00A43714">
      <w:pPr>
        <w:pStyle w:val="oancuaDanhsach"/>
        <w:keepNext/>
        <w:widowControl w:val="0"/>
        <w:numPr>
          <w:ilvl w:val="1"/>
          <w:numId w:val="16"/>
        </w:numPr>
        <w:tabs>
          <w:tab w:val="left" w:pos="567"/>
        </w:tabs>
        <w:spacing w:after="0" w:line="240" w:lineRule="auto"/>
        <w:ind w:left="567" w:hanging="567"/>
        <w:jc w:val="both"/>
        <w:rPr>
          <w:rFonts w:ascii="Times New Roman" w:hAnsi="Times New Roman"/>
          <w:sz w:val="24"/>
          <w:szCs w:val="24"/>
          <w:lang w:val="fr-FR"/>
        </w:rPr>
      </w:pPr>
      <w:commentRangeStart w:id="126"/>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Cung </w:t>
      </w:r>
      <w:proofErr w:type="spellStart"/>
      <w:r w:rsidRPr="00E51F32">
        <w:rPr>
          <w:rFonts w:ascii="Times New Roman" w:hAnsi="Times New Roman"/>
          <w:sz w:val="24"/>
          <w:szCs w:val="24"/>
        </w:rPr>
        <w:t>Cấp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chịu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trách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nhiệm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bồi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thường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đối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với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khiếu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nại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khiếu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kiện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tiền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phạt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thiệt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hại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sinh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trực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tiếp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từ</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lỗi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hành</w:t>
      </w:r>
      <w:proofErr w:type="spellEnd"/>
      <w:r w:rsidRPr="00E51F32">
        <w:rPr>
          <w:rFonts w:ascii="Times New Roman" w:hAnsi="Times New Roman"/>
          <w:sz w:val="24"/>
          <w:szCs w:val="24"/>
        </w:rPr>
        <w:t xml:space="preserve"> vi </w:t>
      </w:r>
      <w:proofErr w:type="spellStart"/>
      <w:r w:rsidRPr="00E51F32">
        <w:rPr>
          <w:rFonts w:ascii="Times New Roman" w:hAnsi="Times New Roman"/>
          <w:sz w:val="24"/>
          <w:szCs w:val="24"/>
        </w:rPr>
        <w:t>vi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phạm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lastRenderedPageBreak/>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luật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Cung </w:t>
      </w:r>
      <w:proofErr w:type="spellStart"/>
      <w:r w:rsidRPr="00E51F32">
        <w:rPr>
          <w:rFonts w:ascii="Times New Roman" w:hAnsi="Times New Roman"/>
          <w:sz w:val="24"/>
          <w:szCs w:val="24"/>
        </w:rPr>
        <w:t>Cấp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trong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quá</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trình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thực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hiện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 xml:space="preserve"> </w:t>
      </w:r>
    </w:p>
    <w:p w14:paraId="6BA2D2DB" w14:textId="3A75D16C" w:rsidR="00264264" w:rsidRPr="00E51F32" w:rsidRDefault="004C2B42" w:rsidP="00934550">
      <w:pPr>
        <w:pStyle w:val="oancuaDanhsach"/>
        <w:keepNext/>
        <w:widowControl w:val="0"/>
        <w:tabs>
          <w:tab w:val="left" w:pos="567"/>
        </w:tabs>
        <w:spacing w:after="0" w:line="240" w:lineRule="auto"/>
        <w:ind w:left="540"/>
        <w:jc w:val="both"/>
        <w:rPr>
          <w:rFonts w:ascii="Times New Roman" w:hAnsi="Times New Roman"/>
          <w:i/>
          <w:iCs/>
          <w:sz w:val="24"/>
          <w:szCs w:val="24"/>
          <w:lang w:val="fr-FR"/>
        </w:rPr>
      </w:pPr>
      <w:r w:rsidRPr="00E51F32">
        <w:rPr>
          <w:rFonts w:ascii="Times New Roman" w:hAnsi="Times New Roman"/>
          <w:i/>
          <w:iCs/>
          <w:sz w:val="24"/>
          <w:szCs w:val="24"/>
        </w:rPr>
        <w:t>The Supplier shall indemnify the Purchaser for any claims, lawsuits, fines, or damages arising directly from the Supplier’s fault or breach of this Contract or applicable laws during the performance of this Contract</w:t>
      </w:r>
      <w:bookmarkEnd w:id="125"/>
      <w:commentRangeEnd w:id="126"/>
      <w:r w:rsidR="00D01B64" w:rsidRPr="00E51F32">
        <w:rPr>
          <w:rStyle w:val="ThamchiuChuthich"/>
          <w:rFonts w:ascii="Times New Roman" w:hAnsi="Times New Roman"/>
          <w:i/>
          <w:iCs/>
          <w:sz w:val="24"/>
          <w:szCs w:val="24"/>
          <w:lang w:val="fr-FR"/>
        </w:rPr>
        <w:commentReference w:id="126"/>
      </w:r>
    </w:p>
    <w:p w14:paraId="62FEA843" w14:textId="767C4C1C" w:rsidR="005B3377" w:rsidRPr="00E51F32" w:rsidRDefault="005B3377" w:rsidP="00864BEE">
      <w:pPr>
        <w:pStyle w:val="oancuaDanhsach"/>
        <w:keepNext/>
        <w:widowControl w:val="0"/>
        <w:numPr>
          <w:ilvl w:val="1"/>
          <w:numId w:val="16"/>
        </w:numPr>
        <w:tabs>
          <w:tab w:val="left" w:pos="567"/>
        </w:tabs>
        <w:spacing w:after="0" w:line="240" w:lineRule="auto"/>
        <w:ind w:left="567" w:hanging="567"/>
        <w:jc w:val="both"/>
        <w:rPr>
          <w:rFonts w:ascii="Times New Roman" w:hAnsi="Times New Roman"/>
          <w:sz w:val="24"/>
          <w:szCs w:val="24"/>
          <w:lang w:val="fr-FR"/>
        </w:rPr>
      </w:pPr>
      <w:proofErr w:type="spellStart"/>
      <w:r w:rsidRPr="00E51F32">
        <w:rPr>
          <w:rFonts w:ascii="Times New Roman" w:hAnsi="Times New Roman"/>
          <w:sz w:val="24"/>
          <w:szCs w:val="24"/>
          <w:lang w:val="fr-FR"/>
        </w:rPr>
        <w:t>Thực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hiện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các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nghĩa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vụ</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và</w:t>
      </w:r>
      <w:proofErr w:type="spellEnd"/>
      <w:r w:rsidRPr="00E51F32">
        <w:rPr>
          <w:rFonts w:ascii="Times New Roman" w:hAnsi="Times New Roman"/>
          <w:sz w:val="24"/>
          <w:szCs w:val="24"/>
          <w:lang w:val="fr-FR"/>
        </w:rPr>
        <w:t xml:space="preserve"> cam </w:t>
      </w:r>
      <w:proofErr w:type="spellStart"/>
      <w:r w:rsidRPr="00E51F32">
        <w:rPr>
          <w:rFonts w:ascii="Times New Roman" w:hAnsi="Times New Roman"/>
          <w:sz w:val="24"/>
          <w:szCs w:val="24"/>
          <w:lang w:val="fr-FR"/>
        </w:rPr>
        <w:t>kết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khác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theo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quy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định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của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Hợp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Đồng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này</w:t>
      </w:r>
      <w:proofErr w:type="spellEnd"/>
      <w:r w:rsidRPr="00E51F32">
        <w:rPr>
          <w:rFonts w:ascii="Times New Roman" w:hAnsi="Times New Roman"/>
          <w:sz w:val="24"/>
          <w:szCs w:val="24"/>
          <w:lang w:val="fr-FR"/>
        </w:rPr>
        <w:t>.</w:t>
      </w:r>
    </w:p>
    <w:p w14:paraId="41830496" w14:textId="1980B606" w:rsidR="002231EA" w:rsidRPr="00E51F32" w:rsidRDefault="002231EA"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Perform other obligations and commitments in accordance with this Contract.</w:t>
      </w:r>
    </w:p>
    <w:p w14:paraId="6A2717E2" w14:textId="77777777" w:rsidR="002231EA" w:rsidRPr="00E51F32" w:rsidRDefault="002231EA" w:rsidP="00DA541C">
      <w:pPr>
        <w:pStyle w:val="oancuaDanhsach"/>
        <w:keepNext/>
        <w:widowControl w:val="0"/>
        <w:tabs>
          <w:tab w:val="left" w:pos="720"/>
        </w:tabs>
        <w:spacing w:after="0" w:line="240" w:lineRule="auto"/>
        <w:jc w:val="both"/>
        <w:rPr>
          <w:rFonts w:ascii="Times New Roman" w:hAnsi="Times New Roman"/>
          <w:sz w:val="24"/>
          <w:szCs w:val="24"/>
          <w:lang w:val="fr-FR"/>
        </w:rPr>
      </w:pPr>
    </w:p>
    <w:bookmarkEnd w:id="105"/>
    <w:p w14:paraId="6ECE7482" w14:textId="37D12E3B" w:rsidR="005B3377" w:rsidRPr="00E51F32" w:rsidRDefault="005B3377" w:rsidP="00864BEE">
      <w:pPr>
        <w:keepNext/>
        <w:widowControl w:val="0"/>
        <w:numPr>
          <w:ilvl w:val="0"/>
          <w:numId w:val="7"/>
        </w:numPr>
        <w:tabs>
          <w:tab w:val="left" w:pos="1440"/>
        </w:tabs>
        <w:ind w:left="1418" w:hanging="1418"/>
        <w:jc w:val="both"/>
        <w:rPr>
          <w:rFonts w:ascii="Times New Roman" w:hAnsi="Times New Roman"/>
          <w:b/>
          <w:lang w:val="fr-FR"/>
        </w:rPr>
      </w:pPr>
      <w:r w:rsidRPr="00E51F32">
        <w:rPr>
          <w:rFonts w:ascii="Times New Roman" w:hAnsi="Times New Roman"/>
          <w:b/>
          <w:lang w:val="fr-FR"/>
        </w:rPr>
        <w:t>CAM ĐOAN BỔ SUNG CỦA NHÀ CUNG CẤP</w:t>
      </w:r>
    </w:p>
    <w:p w14:paraId="01587FBD" w14:textId="2D71815B" w:rsidR="00C94B2F" w:rsidRPr="00E51F32" w:rsidRDefault="002A50B6" w:rsidP="00864BEE">
      <w:pPr>
        <w:keepNext/>
        <w:widowControl w:val="0"/>
        <w:numPr>
          <w:ilvl w:val="0"/>
          <w:numId w:val="8"/>
        </w:numPr>
        <w:tabs>
          <w:tab w:val="left" w:pos="1440"/>
        </w:tabs>
        <w:ind w:left="1418" w:hanging="1418"/>
        <w:jc w:val="both"/>
        <w:rPr>
          <w:rFonts w:ascii="Times New Roman" w:hAnsi="Times New Roman"/>
          <w:b/>
          <w:bCs/>
          <w:i/>
          <w:iCs/>
        </w:rPr>
      </w:pPr>
      <w:r w:rsidRPr="00E51F32">
        <w:rPr>
          <w:rFonts w:ascii="Times New Roman" w:hAnsi="Times New Roman"/>
          <w:b/>
          <w:bCs/>
          <w:i/>
          <w:iCs/>
        </w:rPr>
        <w:t>ADDITIONAL UNDERTAKING</w:t>
      </w:r>
      <w:r w:rsidR="00E12407" w:rsidRPr="00E51F32">
        <w:rPr>
          <w:rFonts w:ascii="Times New Roman" w:hAnsi="Times New Roman"/>
          <w:b/>
          <w:bCs/>
          <w:i/>
          <w:iCs/>
        </w:rPr>
        <w:t>S OF THE SUPPLIER</w:t>
      </w:r>
    </w:p>
    <w:p w14:paraId="16A37053" w14:textId="77777777" w:rsidR="002A50B6" w:rsidRPr="00E51F32" w:rsidRDefault="002A50B6" w:rsidP="00DA541C">
      <w:pPr>
        <w:keepNext/>
        <w:widowControl w:val="0"/>
        <w:jc w:val="both"/>
        <w:rPr>
          <w:rFonts w:ascii="Times New Roman" w:hAnsi="Times New Roman"/>
          <w:lang w:val="fr-FR"/>
        </w:rPr>
      </w:pPr>
    </w:p>
    <w:p w14:paraId="3B292757" w14:textId="642911F9" w:rsidR="005B3377" w:rsidRPr="00E51F32" w:rsidRDefault="005B3377" w:rsidP="00DA541C">
      <w:pPr>
        <w:keepNext/>
        <w:widowControl w:val="0"/>
        <w:jc w:val="both"/>
        <w:rPr>
          <w:rFonts w:ascii="Times New Roman" w:hAnsi="Times New Roman"/>
          <w:lang w:val="fr-FR"/>
        </w:rPr>
      </w:pPr>
      <w:proofErr w:type="spellStart"/>
      <w:r w:rsidRPr="00E51F32">
        <w:rPr>
          <w:rFonts w:ascii="Times New Roman" w:hAnsi="Times New Roman"/>
          <w:lang w:val="fr-FR"/>
        </w:rPr>
        <w:t>Nhà</w:t>
      </w:r>
      <w:proofErr w:type="spellEnd"/>
      <w:r w:rsidRPr="00E51F32">
        <w:rPr>
          <w:rFonts w:ascii="Times New Roman" w:hAnsi="Times New Roman"/>
          <w:lang w:val="fr-FR"/>
        </w:rPr>
        <w:t xml:space="preserve"> Cung </w:t>
      </w:r>
      <w:proofErr w:type="spellStart"/>
      <w:r w:rsidRPr="00E51F32">
        <w:rPr>
          <w:rFonts w:ascii="Times New Roman" w:hAnsi="Times New Roman"/>
          <w:lang w:val="fr-FR"/>
        </w:rPr>
        <w:t>Cấp</w:t>
      </w:r>
      <w:proofErr w:type="spellEnd"/>
      <w:r w:rsidRPr="00E51F32">
        <w:rPr>
          <w:rFonts w:ascii="Times New Roman" w:hAnsi="Times New Roman"/>
          <w:lang w:val="fr-FR"/>
        </w:rPr>
        <w:t xml:space="preserve"> cam </w:t>
      </w:r>
      <w:proofErr w:type="spellStart"/>
      <w:r w:rsidRPr="00E51F32">
        <w:rPr>
          <w:rFonts w:ascii="Times New Roman" w:hAnsi="Times New Roman"/>
          <w:lang w:val="fr-FR"/>
        </w:rPr>
        <w:t>đoan</w:t>
      </w:r>
      <w:proofErr w:type="spellEnd"/>
      <w:r w:rsidRPr="00E51F32">
        <w:rPr>
          <w:rFonts w:ascii="Times New Roman" w:hAnsi="Times New Roman"/>
          <w:lang w:val="fr-FR"/>
        </w:rPr>
        <w:t xml:space="preserve"> </w:t>
      </w:r>
      <w:proofErr w:type="spellStart"/>
      <w:r w:rsidRPr="00E51F32">
        <w:rPr>
          <w:rFonts w:ascii="Times New Roman" w:hAnsi="Times New Roman"/>
          <w:lang w:val="fr-FR"/>
        </w:rPr>
        <w:t>và</w:t>
      </w:r>
      <w:proofErr w:type="spellEnd"/>
      <w:r w:rsidRPr="00E51F32">
        <w:rPr>
          <w:rFonts w:ascii="Times New Roman" w:hAnsi="Times New Roman"/>
          <w:lang w:val="fr-FR"/>
        </w:rPr>
        <w:t xml:space="preserve"> </w:t>
      </w:r>
      <w:proofErr w:type="spellStart"/>
      <w:r w:rsidRPr="00E51F32">
        <w:rPr>
          <w:rFonts w:ascii="Times New Roman" w:hAnsi="Times New Roman"/>
          <w:lang w:val="fr-FR"/>
        </w:rPr>
        <w:t>bảo</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đảm</w:t>
      </w:r>
      <w:proofErr w:type="spellEnd"/>
      <w:r w:rsidRPr="00E51F32">
        <w:rPr>
          <w:rFonts w:ascii="Times New Roman" w:hAnsi="Times New Roman"/>
          <w:lang w:val="fr-FR"/>
        </w:rPr>
        <w:t xml:space="preserve"> </w:t>
      </w:r>
      <w:proofErr w:type="spellStart"/>
      <w:r w:rsidRPr="00E51F32">
        <w:rPr>
          <w:rFonts w:ascii="Times New Roman" w:hAnsi="Times New Roman"/>
          <w:lang w:val="fr-FR"/>
        </w:rPr>
        <w:t>với</w:t>
      </w:r>
      <w:proofErr w:type="spellEnd"/>
      <w:r w:rsidRPr="00E51F32">
        <w:rPr>
          <w:rFonts w:ascii="Times New Roman" w:hAnsi="Times New Roman"/>
          <w:lang w:val="fr-FR"/>
        </w:rPr>
        <w:t xml:space="preserve"> </w:t>
      </w:r>
      <w:proofErr w:type="spellStart"/>
      <w:r w:rsidRPr="00E51F32">
        <w:rPr>
          <w:rFonts w:ascii="Times New Roman" w:hAnsi="Times New Roman"/>
          <w:lang w:val="fr-FR"/>
        </w:rPr>
        <w:t>Bên</w:t>
      </w:r>
      <w:proofErr w:type="spellEnd"/>
      <w:r w:rsidRPr="00E51F32">
        <w:rPr>
          <w:rFonts w:ascii="Times New Roman" w:hAnsi="Times New Roman"/>
          <w:lang w:val="fr-FR"/>
        </w:rPr>
        <w:t xml:space="preserve"> Mua </w:t>
      </w:r>
      <w:proofErr w:type="spellStart"/>
      <w:r w:rsidRPr="00E51F32">
        <w:rPr>
          <w:rFonts w:ascii="Times New Roman" w:hAnsi="Times New Roman"/>
          <w:lang w:val="fr-FR"/>
        </w:rPr>
        <w:t>như</w:t>
      </w:r>
      <w:proofErr w:type="spellEnd"/>
      <w:r w:rsidRPr="00E51F32">
        <w:rPr>
          <w:rFonts w:ascii="Times New Roman" w:hAnsi="Times New Roman"/>
          <w:lang w:val="fr-FR"/>
        </w:rPr>
        <w:t xml:space="preserve"> </w:t>
      </w:r>
      <w:proofErr w:type="spellStart"/>
      <w:r w:rsidRPr="00E51F32">
        <w:rPr>
          <w:rFonts w:ascii="Times New Roman" w:hAnsi="Times New Roman"/>
          <w:lang w:val="fr-FR"/>
        </w:rPr>
        <w:t>sau</w:t>
      </w:r>
      <w:proofErr w:type="spellEnd"/>
      <w:r w:rsidRPr="00E51F32">
        <w:rPr>
          <w:rFonts w:ascii="Times New Roman" w:hAnsi="Times New Roman"/>
          <w:lang w:val="fr-FR"/>
        </w:rPr>
        <w:t>:</w:t>
      </w:r>
    </w:p>
    <w:p w14:paraId="34D6F87E" w14:textId="737EEF2C" w:rsidR="00C94B2F" w:rsidRPr="00E51F32" w:rsidRDefault="00091AAC" w:rsidP="00DA541C">
      <w:pPr>
        <w:keepNext/>
        <w:widowControl w:val="0"/>
        <w:jc w:val="both"/>
        <w:rPr>
          <w:rFonts w:ascii="Times New Roman" w:hAnsi="Times New Roman"/>
          <w:bCs/>
          <w:i/>
          <w:iCs/>
        </w:rPr>
      </w:pPr>
      <w:r w:rsidRPr="00E51F32">
        <w:rPr>
          <w:rFonts w:ascii="Times New Roman" w:hAnsi="Times New Roman"/>
          <w:bCs/>
          <w:i/>
          <w:iCs/>
        </w:rPr>
        <w:t>The Supplier undertakes and warrants to the Purchaser as follows:</w:t>
      </w:r>
    </w:p>
    <w:p w14:paraId="0BF0AC1A" w14:textId="77777777" w:rsidR="00091AAC" w:rsidRPr="00E51F32" w:rsidRDefault="00091AAC" w:rsidP="00DA541C">
      <w:pPr>
        <w:keepNext/>
        <w:widowControl w:val="0"/>
        <w:jc w:val="both"/>
        <w:rPr>
          <w:rFonts w:ascii="Times New Roman" w:hAnsi="Times New Roman"/>
          <w:lang w:val="fr-FR"/>
        </w:rPr>
      </w:pPr>
    </w:p>
    <w:p w14:paraId="3607CE71" w14:textId="4EA7B793" w:rsidR="005B3377" w:rsidRPr="00E51F32" w:rsidRDefault="005B3377" w:rsidP="00864BEE">
      <w:pPr>
        <w:keepNext/>
        <w:widowControl w:val="0"/>
        <w:numPr>
          <w:ilvl w:val="1"/>
          <w:numId w:val="17"/>
        </w:numPr>
        <w:tabs>
          <w:tab w:val="left" w:pos="567"/>
        </w:tabs>
        <w:ind w:left="567" w:hanging="567"/>
        <w:jc w:val="both"/>
        <w:rPr>
          <w:rFonts w:ascii="Times New Roman" w:hAnsi="Times New Roman"/>
          <w:lang w:val="fr-FR"/>
        </w:rPr>
      </w:pPr>
      <w:proofErr w:type="spellStart"/>
      <w:r w:rsidRPr="00E51F32">
        <w:rPr>
          <w:rFonts w:ascii="Times New Roman" w:hAnsi="Times New Roman"/>
          <w:lang w:val="fr-FR"/>
        </w:rPr>
        <w:t>Nhà</w:t>
      </w:r>
      <w:proofErr w:type="spellEnd"/>
      <w:r w:rsidRPr="00E51F32">
        <w:rPr>
          <w:rFonts w:ascii="Times New Roman" w:hAnsi="Times New Roman"/>
          <w:lang w:val="fr-FR"/>
        </w:rPr>
        <w:t xml:space="preserve"> Cung </w:t>
      </w:r>
      <w:proofErr w:type="spellStart"/>
      <w:r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và</w:t>
      </w:r>
      <w:proofErr w:type="spellEnd"/>
      <w:r w:rsidRPr="00E51F32">
        <w:rPr>
          <w:rFonts w:ascii="Times New Roman" w:hAnsi="Times New Roman"/>
          <w:lang w:val="fr-FR"/>
        </w:rPr>
        <w:t xml:space="preserve"> </w:t>
      </w:r>
      <w:proofErr w:type="spellStart"/>
      <w:r w:rsidRPr="00E51F32">
        <w:rPr>
          <w:rFonts w:ascii="Times New Roman" w:hAnsi="Times New Roman"/>
          <w:lang w:val="fr-FR"/>
        </w:rPr>
        <w:t>người</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đại</w:t>
      </w:r>
      <w:proofErr w:type="spellEnd"/>
      <w:r w:rsidRPr="00E51F32">
        <w:rPr>
          <w:rFonts w:ascii="Times New Roman" w:hAnsi="Times New Roman"/>
          <w:lang w:val="fr-FR"/>
        </w:rPr>
        <w:t xml:space="preserve"> </w:t>
      </w:r>
      <w:proofErr w:type="spellStart"/>
      <w:r w:rsidRPr="00E51F32">
        <w:rPr>
          <w:rFonts w:ascii="Times New Roman" w:hAnsi="Times New Roman"/>
          <w:lang w:val="fr-FR"/>
        </w:rPr>
        <w:t>diện</w:t>
      </w:r>
      <w:proofErr w:type="spellEnd"/>
      <w:r w:rsidRPr="00E51F32">
        <w:rPr>
          <w:rFonts w:ascii="Times New Roman" w:hAnsi="Times New Roman"/>
          <w:lang w:val="fr-FR"/>
        </w:rPr>
        <w:t xml:space="preserve"> </w:t>
      </w:r>
      <w:proofErr w:type="spellStart"/>
      <w:r w:rsidRPr="00E51F32">
        <w:rPr>
          <w:rFonts w:ascii="Times New Roman" w:hAnsi="Times New Roman"/>
          <w:lang w:val="fr-FR"/>
        </w:rPr>
        <w:t>của</w:t>
      </w:r>
      <w:proofErr w:type="spellEnd"/>
      <w:r w:rsidRPr="00E51F32">
        <w:rPr>
          <w:rFonts w:ascii="Times New Roman" w:hAnsi="Times New Roman"/>
          <w:lang w:val="fr-FR"/>
        </w:rPr>
        <w:t xml:space="preserve"> </w:t>
      </w:r>
      <w:proofErr w:type="spellStart"/>
      <w:r w:rsidRPr="00E51F32">
        <w:rPr>
          <w:rFonts w:ascii="Times New Roman" w:hAnsi="Times New Roman"/>
          <w:lang w:val="fr-FR"/>
        </w:rPr>
        <w:t>Nhà</w:t>
      </w:r>
      <w:proofErr w:type="spellEnd"/>
      <w:r w:rsidRPr="00E51F32">
        <w:rPr>
          <w:rFonts w:ascii="Times New Roman" w:hAnsi="Times New Roman"/>
          <w:lang w:val="fr-FR"/>
        </w:rPr>
        <w:t xml:space="preserve"> Cung </w:t>
      </w:r>
      <w:proofErr w:type="spellStart"/>
      <w:r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có</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đầy</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đủ</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thẩm</w:t>
      </w:r>
      <w:proofErr w:type="spellEnd"/>
      <w:r w:rsidRPr="00E51F32">
        <w:rPr>
          <w:rFonts w:ascii="Times New Roman" w:hAnsi="Times New Roman"/>
          <w:lang w:val="fr-FR"/>
        </w:rPr>
        <w:t xml:space="preserve"> </w:t>
      </w:r>
      <w:proofErr w:type="spellStart"/>
      <w:r w:rsidRPr="00E51F32">
        <w:rPr>
          <w:rFonts w:ascii="Times New Roman" w:hAnsi="Times New Roman"/>
          <w:lang w:val="fr-FR"/>
        </w:rPr>
        <w:t>quyền</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để</w:t>
      </w:r>
      <w:proofErr w:type="spellEnd"/>
      <w:r w:rsidRPr="00E51F32">
        <w:rPr>
          <w:rFonts w:ascii="Times New Roman" w:hAnsi="Times New Roman"/>
          <w:lang w:val="fr-FR"/>
        </w:rPr>
        <w:t xml:space="preserve"> </w:t>
      </w:r>
      <w:proofErr w:type="spellStart"/>
      <w:r w:rsidRPr="00E51F32">
        <w:rPr>
          <w:rFonts w:ascii="Times New Roman" w:hAnsi="Times New Roman"/>
          <w:lang w:val="fr-FR"/>
        </w:rPr>
        <w:t>ký</w:t>
      </w:r>
      <w:proofErr w:type="spellEnd"/>
      <w:r w:rsidRPr="00E51F32">
        <w:rPr>
          <w:rFonts w:ascii="Times New Roman" w:hAnsi="Times New Roman"/>
          <w:lang w:val="fr-FR"/>
        </w:rPr>
        <w:t xml:space="preserve"> </w:t>
      </w:r>
      <w:proofErr w:type="spellStart"/>
      <w:r w:rsidRPr="00E51F32">
        <w:rPr>
          <w:rFonts w:ascii="Times New Roman" w:hAnsi="Times New Roman"/>
          <w:lang w:val="fr-FR"/>
        </w:rPr>
        <w:t>kết</w:t>
      </w:r>
      <w:proofErr w:type="spellEnd"/>
      <w:r w:rsidRPr="00E51F32">
        <w:rPr>
          <w:rFonts w:ascii="Times New Roman" w:hAnsi="Times New Roman"/>
          <w:lang w:val="fr-FR"/>
        </w:rPr>
        <w:t xml:space="preserve">, </w:t>
      </w:r>
      <w:proofErr w:type="spellStart"/>
      <w:r w:rsidRPr="00E51F32">
        <w:rPr>
          <w:rFonts w:ascii="Times New Roman" w:hAnsi="Times New Roman"/>
          <w:lang w:val="fr-FR"/>
        </w:rPr>
        <w:t>và</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thực</w:t>
      </w:r>
      <w:proofErr w:type="spellEnd"/>
      <w:r w:rsidRPr="00E51F32">
        <w:rPr>
          <w:rFonts w:ascii="Times New Roman" w:hAnsi="Times New Roman"/>
          <w:lang w:val="fr-FR"/>
        </w:rPr>
        <w:t xml:space="preserve"> </w:t>
      </w:r>
      <w:proofErr w:type="spellStart"/>
      <w:r w:rsidRPr="00E51F32">
        <w:rPr>
          <w:rFonts w:ascii="Times New Roman" w:hAnsi="Times New Roman"/>
          <w:lang w:val="fr-FR"/>
        </w:rPr>
        <w:t>hiện</w:t>
      </w:r>
      <w:proofErr w:type="spellEnd"/>
      <w:r w:rsidRPr="00E51F32">
        <w:rPr>
          <w:rFonts w:ascii="Times New Roman" w:hAnsi="Times New Roman"/>
          <w:lang w:val="fr-FR"/>
        </w:rPr>
        <w:t xml:space="preserve"> </w:t>
      </w:r>
      <w:proofErr w:type="spellStart"/>
      <w:r w:rsidRPr="00E51F32">
        <w:rPr>
          <w:rFonts w:ascii="Times New Roman" w:hAnsi="Times New Roman"/>
          <w:lang w:val="fr-FR"/>
        </w:rPr>
        <w:t>Hợp</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Đồng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này</w:t>
      </w:r>
      <w:proofErr w:type="spellEnd"/>
      <w:r w:rsidRPr="00E51F32">
        <w:rPr>
          <w:rFonts w:ascii="Times New Roman" w:hAnsi="Times New Roman"/>
          <w:lang w:val="fr-FR"/>
        </w:rPr>
        <w:t xml:space="preserve">. </w:t>
      </w:r>
    </w:p>
    <w:p w14:paraId="6487A8A1" w14:textId="24D32559" w:rsidR="00C94B2F" w:rsidRPr="00E51F32" w:rsidRDefault="00091AAC"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The Supplier and their representative are fully authorized to sign and execute this Contract.</w:t>
      </w:r>
    </w:p>
    <w:p w14:paraId="3A3BD7D0" w14:textId="77777777" w:rsidR="00091AAC" w:rsidRPr="00E51F32" w:rsidRDefault="00091AAC" w:rsidP="00DA541C">
      <w:pPr>
        <w:keepNext/>
        <w:widowControl w:val="0"/>
        <w:tabs>
          <w:tab w:val="left" w:pos="720"/>
        </w:tabs>
        <w:ind w:left="720"/>
        <w:jc w:val="both"/>
        <w:rPr>
          <w:rFonts w:ascii="Times New Roman" w:hAnsi="Times New Roman"/>
          <w:lang w:val="fr-FR"/>
        </w:rPr>
      </w:pPr>
    </w:p>
    <w:p w14:paraId="435D11B0" w14:textId="1465A5EC" w:rsidR="005B3377" w:rsidRPr="00E51F32" w:rsidRDefault="005B3377" w:rsidP="00864BEE">
      <w:pPr>
        <w:keepNext/>
        <w:widowControl w:val="0"/>
        <w:numPr>
          <w:ilvl w:val="1"/>
          <w:numId w:val="17"/>
        </w:numPr>
        <w:tabs>
          <w:tab w:val="left" w:pos="567"/>
        </w:tabs>
        <w:ind w:left="567" w:hanging="567"/>
        <w:jc w:val="both"/>
        <w:rPr>
          <w:rFonts w:ascii="Times New Roman" w:hAnsi="Times New Roman"/>
          <w:lang w:val="fr-FR"/>
        </w:rPr>
      </w:pPr>
      <w:proofErr w:type="spellStart"/>
      <w:r w:rsidRPr="00E51F32">
        <w:rPr>
          <w:rFonts w:ascii="Times New Roman" w:hAnsi="Times New Roman"/>
          <w:lang w:val="fr-FR"/>
        </w:rPr>
        <w:t>Hàng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Hóa</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được</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đóng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gói</w:t>
      </w:r>
      <w:proofErr w:type="spellEnd"/>
      <w:r w:rsidRPr="00E51F32">
        <w:rPr>
          <w:rFonts w:ascii="Times New Roman" w:hAnsi="Times New Roman"/>
          <w:lang w:val="fr-FR"/>
        </w:rPr>
        <w:t xml:space="preserve"> </w:t>
      </w:r>
      <w:proofErr w:type="spellStart"/>
      <w:r w:rsidRPr="00E51F32">
        <w:rPr>
          <w:rFonts w:ascii="Times New Roman" w:hAnsi="Times New Roman"/>
          <w:lang w:val="fr-FR"/>
        </w:rPr>
        <w:t>trong</w:t>
      </w:r>
      <w:proofErr w:type="spellEnd"/>
      <w:r w:rsidRPr="00E51F32">
        <w:rPr>
          <w:rFonts w:ascii="Times New Roman" w:hAnsi="Times New Roman"/>
          <w:lang w:val="fr-FR"/>
        </w:rPr>
        <w:t xml:space="preserve"> bao </w:t>
      </w:r>
      <w:proofErr w:type="spellStart"/>
      <w:r w:rsidRPr="00E51F32">
        <w:rPr>
          <w:rFonts w:ascii="Times New Roman" w:hAnsi="Times New Roman"/>
          <w:lang w:val="fr-FR"/>
        </w:rPr>
        <w:t>bì</w:t>
      </w:r>
      <w:proofErr w:type="spellEnd"/>
      <w:r w:rsidRPr="00E51F32">
        <w:rPr>
          <w:rFonts w:ascii="Times New Roman" w:hAnsi="Times New Roman"/>
          <w:lang w:val="fr-FR"/>
        </w:rPr>
        <w:t xml:space="preserve"> </w:t>
      </w:r>
      <w:proofErr w:type="spellStart"/>
      <w:r w:rsidRPr="00E51F32">
        <w:rPr>
          <w:rFonts w:ascii="Times New Roman" w:hAnsi="Times New Roman"/>
          <w:lang w:val="fr-FR"/>
        </w:rPr>
        <w:t>mới</w:t>
      </w:r>
      <w:proofErr w:type="spellEnd"/>
      <w:r w:rsidRPr="00E51F32">
        <w:rPr>
          <w:rFonts w:ascii="Times New Roman" w:hAnsi="Times New Roman"/>
          <w:lang w:val="fr-FR"/>
        </w:rPr>
        <w:t xml:space="preserve">, </w:t>
      </w:r>
      <w:proofErr w:type="spellStart"/>
      <w:r w:rsidRPr="00E51F32">
        <w:rPr>
          <w:rFonts w:ascii="Times New Roman" w:hAnsi="Times New Roman"/>
          <w:lang w:val="fr-FR"/>
        </w:rPr>
        <w:t>có</w:t>
      </w:r>
      <w:proofErr w:type="spellEnd"/>
      <w:r w:rsidRPr="00E51F32">
        <w:rPr>
          <w:rFonts w:ascii="Times New Roman" w:hAnsi="Times New Roman"/>
          <w:lang w:val="fr-FR"/>
        </w:rPr>
        <w:t xml:space="preserve"> </w:t>
      </w:r>
      <w:proofErr w:type="spellStart"/>
      <w:r w:rsidRPr="00E51F32">
        <w:rPr>
          <w:rFonts w:ascii="Times New Roman" w:hAnsi="Times New Roman"/>
          <w:lang w:val="fr-FR"/>
        </w:rPr>
        <w:t>chất</w:t>
      </w:r>
      <w:proofErr w:type="spellEnd"/>
      <w:r w:rsidRPr="00E51F32">
        <w:rPr>
          <w:rFonts w:ascii="Times New Roman" w:hAnsi="Times New Roman"/>
          <w:lang w:val="fr-FR"/>
        </w:rPr>
        <w:t xml:space="preserve"> </w:t>
      </w:r>
      <w:proofErr w:type="spellStart"/>
      <w:r w:rsidRPr="00E51F32">
        <w:rPr>
          <w:rFonts w:ascii="Times New Roman" w:hAnsi="Times New Roman"/>
          <w:lang w:val="fr-FR"/>
        </w:rPr>
        <w:t>lượng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tốt</w:t>
      </w:r>
      <w:proofErr w:type="spellEnd"/>
      <w:r w:rsidRPr="00E51F32">
        <w:rPr>
          <w:rFonts w:ascii="Times New Roman" w:hAnsi="Times New Roman"/>
          <w:lang w:val="fr-FR"/>
        </w:rPr>
        <w:t xml:space="preserve">, </w:t>
      </w:r>
      <w:proofErr w:type="spellStart"/>
      <w:r w:rsidRPr="00E51F32">
        <w:rPr>
          <w:rFonts w:ascii="Times New Roman" w:hAnsi="Times New Roman"/>
          <w:lang w:val="fr-FR"/>
        </w:rPr>
        <w:t>chưa</w:t>
      </w:r>
      <w:proofErr w:type="spellEnd"/>
      <w:r w:rsidRPr="00E51F32">
        <w:rPr>
          <w:rFonts w:ascii="Times New Roman" w:hAnsi="Times New Roman"/>
          <w:lang w:val="fr-FR"/>
        </w:rPr>
        <w:t xml:space="preserve"> qua </w:t>
      </w:r>
      <w:proofErr w:type="spellStart"/>
      <w:r w:rsidRPr="00E51F32">
        <w:rPr>
          <w:rFonts w:ascii="Times New Roman" w:hAnsi="Times New Roman"/>
          <w:lang w:val="fr-FR"/>
        </w:rPr>
        <w:t>sử</w:t>
      </w:r>
      <w:proofErr w:type="spellEnd"/>
      <w:r w:rsidRPr="00E51F32">
        <w:rPr>
          <w:rFonts w:ascii="Times New Roman" w:hAnsi="Times New Roman"/>
          <w:lang w:val="fr-FR"/>
        </w:rPr>
        <w:t xml:space="preserve"> </w:t>
      </w:r>
      <w:proofErr w:type="spellStart"/>
      <w:r w:rsidRPr="00E51F32">
        <w:rPr>
          <w:rFonts w:ascii="Times New Roman" w:hAnsi="Times New Roman"/>
          <w:lang w:val="fr-FR"/>
        </w:rPr>
        <w:t>dụng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và</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đảm</w:t>
      </w:r>
      <w:proofErr w:type="spellEnd"/>
      <w:r w:rsidRPr="00E51F32">
        <w:rPr>
          <w:rFonts w:ascii="Times New Roman" w:hAnsi="Times New Roman"/>
          <w:lang w:val="fr-FR"/>
        </w:rPr>
        <w:t xml:space="preserve"> </w:t>
      </w:r>
      <w:proofErr w:type="spellStart"/>
      <w:r w:rsidRPr="00E51F32">
        <w:rPr>
          <w:rFonts w:ascii="Times New Roman" w:hAnsi="Times New Roman"/>
          <w:lang w:val="fr-FR"/>
        </w:rPr>
        <w:t>bảo</w:t>
      </w:r>
      <w:proofErr w:type="spellEnd"/>
      <w:r w:rsidRPr="00E51F32">
        <w:rPr>
          <w:rFonts w:ascii="Times New Roman" w:hAnsi="Times New Roman"/>
          <w:lang w:val="fr-FR"/>
        </w:rPr>
        <w:t xml:space="preserve"> </w:t>
      </w:r>
      <w:proofErr w:type="spellStart"/>
      <w:r w:rsidRPr="00E51F32">
        <w:rPr>
          <w:rFonts w:ascii="Times New Roman" w:hAnsi="Times New Roman"/>
          <w:lang w:val="fr-FR"/>
        </w:rPr>
        <w:t>các</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thông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số</w:t>
      </w:r>
      <w:proofErr w:type="spellEnd"/>
      <w:r w:rsidRPr="00E51F32">
        <w:rPr>
          <w:rFonts w:ascii="Times New Roman" w:hAnsi="Times New Roman"/>
          <w:lang w:val="fr-FR"/>
        </w:rPr>
        <w:t xml:space="preserve"> </w:t>
      </w:r>
      <w:proofErr w:type="spellStart"/>
      <w:r w:rsidRPr="00E51F32">
        <w:rPr>
          <w:rFonts w:ascii="Times New Roman" w:hAnsi="Times New Roman"/>
          <w:lang w:val="fr-FR"/>
        </w:rPr>
        <w:t>kỹ</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thuậ</w:t>
      </w:r>
      <w:r w:rsidR="00C94B2F" w:rsidRPr="00E51F32">
        <w:rPr>
          <w:rFonts w:ascii="Times New Roman" w:hAnsi="Times New Roman"/>
          <w:lang w:val="fr-FR"/>
        </w:rPr>
        <w:t>t</w:t>
      </w:r>
      <w:proofErr w:type="spellEnd"/>
      <w:r w:rsidR="00C94B2F" w:rsidRPr="00E51F32">
        <w:rPr>
          <w:rFonts w:ascii="Times New Roman" w:hAnsi="Times New Roman"/>
          <w:lang w:val="fr-FR"/>
        </w:rPr>
        <w:t xml:space="preserve">, </w:t>
      </w:r>
      <w:proofErr w:type="spellStart"/>
      <w:r w:rsidR="00C94B2F" w:rsidRPr="00E51F32">
        <w:rPr>
          <w:rFonts w:ascii="Times New Roman" w:hAnsi="Times New Roman"/>
          <w:lang w:val="fr-FR"/>
        </w:rPr>
        <w:t>mô</w:t>
      </w:r>
      <w:proofErr w:type="spellEnd"/>
      <w:r w:rsidR="00C94B2F" w:rsidRPr="00E51F32">
        <w:rPr>
          <w:rFonts w:ascii="Times New Roman" w:hAnsi="Times New Roman"/>
          <w:lang w:val="fr-FR"/>
        </w:rPr>
        <w:t xml:space="preserve"> </w:t>
      </w:r>
      <w:proofErr w:type="spellStart"/>
      <w:r w:rsidR="00C94B2F" w:rsidRPr="00E51F32">
        <w:rPr>
          <w:rFonts w:ascii="Times New Roman" w:hAnsi="Times New Roman"/>
          <w:lang w:val="fr-FR"/>
        </w:rPr>
        <w:t>tả</w:t>
      </w:r>
      <w:proofErr w:type="spellEnd"/>
      <w:r w:rsidR="00C94B2F" w:rsidRPr="00E51F32">
        <w:rPr>
          <w:rFonts w:ascii="Times New Roman" w:hAnsi="Times New Roman"/>
          <w:lang w:val="fr-FR"/>
        </w:rPr>
        <w:t xml:space="preserve"> </w:t>
      </w:r>
      <w:proofErr w:type="spellStart"/>
      <w:r w:rsidRPr="00E51F32">
        <w:rPr>
          <w:rFonts w:ascii="Times New Roman" w:hAnsi="Times New Roman"/>
          <w:lang w:val="fr-FR"/>
        </w:rPr>
        <w:t>của</w:t>
      </w:r>
      <w:proofErr w:type="spellEnd"/>
      <w:r w:rsidRPr="00E51F32">
        <w:rPr>
          <w:rFonts w:ascii="Times New Roman" w:hAnsi="Times New Roman"/>
          <w:lang w:val="fr-FR"/>
        </w:rPr>
        <w:t xml:space="preserve"> </w:t>
      </w:r>
      <w:proofErr w:type="spellStart"/>
      <w:r w:rsidRPr="00E51F32">
        <w:rPr>
          <w:rFonts w:ascii="Times New Roman" w:hAnsi="Times New Roman"/>
          <w:lang w:val="fr-FR"/>
        </w:rPr>
        <w:t>Hàng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Hóa</w:t>
      </w:r>
      <w:proofErr w:type="spellEnd"/>
      <w:r w:rsidRPr="00E51F32">
        <w:rPr>
          <w:rFonts w:ascii="Times New Roman" w:hAnsi="Times New Roman"/>
          <w:lang w:val="fr-FR"/>
        </w:rPr>
        <w:t xml:space="preserve"> </w:t>
      </w:r>
      <w:proofErr w:type="spellStart"/>
      <w:r w:rsidRPr="00E51F32">
        <w:rPr>
          <w:rFonts w:ascii="Times New Roman" w:hAnsi="Times New Roman"/>
          <w:lang w:val="fr-FR"/>
        </w:rPr>
        <w:t>như</w:t>
      </w:r>
      <w:proofErr w:type="spellEnd"/>
      <w:r w:rsidRPr="00E51F32">
        <w:rPr>
          <w:rFonts w:ascii="Times New Roman" w:hAnsi="Times New Roman"/>
          <w:lang w:val="fr-FR"/>
        </w:rPr>
        <w:t xml:space="preserve"> </w:t>
      </w:r>
      <w:proofErr w:type="spellStart"/>
      <w:r w:rsidRPr="00E51F32">
        <w:rPr>
          <w:rFonts w:ascii="Times New Roman" w:hAnsi="Times New Roman"/>
          <w:lang w:val="fr-FR"/>
        </w:rPr>
        <w:t>qu</w:t>
      </w:r>
      <w:r w:rsidR="00F43F5C" w:rsidRPr="00E51F32">
        <w:rPr>
          <w:rFonts w:ascii="Times New Roman" w:hAnsi="Times New Roman"/>
          <w:lang w:val="fr-FR"/>
        </w:rPr>
        <w:t>y</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định</w:t>
      </w:r>
      <w:proofErr w:type="spellEnd"/>
      <w:r w:rsidRPr="00E51F32">
        <w:rPr>
          <w:rFonts w:ascii="Times New Roman" w:hAnsi="Times New Roman"/>
          <w:lang w:val="fr-FR"/>
        </w:rPr>
        <w:t xml:space="preserve"> </w:t>
      </w:r>
      <w:proofErr w:type="spellStart"/>
      <w:r w:rsidRPr="00E51F32">
        <w:rPr>
          <w:rFonts w:ascii="Times New Roman" w:hAnsi="Times New Roman"/>
          <w:lang w:val="fr-FR"/>
        </w:rPr>
        <w:t>trong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Hợp</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Đồng</w:t>
      </w:r>
      <w:proofErr w:type="spellEnd"/>
      <w:r w:rsidRPr="00E51F32">
        <w:rPr>
          <w:rFonts w:ascii="Times New Roman" w:hAnsi="Times New Roman"/>
          <w:lang w:val="fr-FR"/>
        </w:rPr>
        <w:t>.</w:t>
      </w:r>
    </w:p>
    <w:p w14:paraId="3EEB4C02" w14:textId="0343563F" w:rsidR="00091AAC" w:rsidRPr="00E51F32" w:rsidRDefault="00F23DE1"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 xml:space="preserve">The </w:t>
      </w:r>
      <w:r w:rsidR="000F54DC" w:rsidRPr="00E51F32">
        <w:rPr>
          <w:rFonts w:ascii="Times New Roman" w:hAnsi="Times New Roman"/>
          <w:bCs/>
          <w:i/>
          <w:iCs/>
          <w:sz w:val="24"/>
          <w:szCs w:val="24"/>
        </w:rPr>
        <w:t>Products</w:t>
      </w:r>
      <w:r w:rsidRPr="00E51F32">
        <w:rPr>
          <w:rFonts w:ascii="Times New Roman" w:hAnsi="Times New Roman"/>
          <w:bCs/>
          <w:i/>
          <w:iCs/>
          <w:sz w:val="24"/>
          <w:szCs w:val="24"/>
        </w:rPr>
        <w:t xml:space="preserve"> are packed in new, good quality packaging, unused and ensure the specifications of the </w:t>
      </w:r>
      <w:r w:rsidR="000F54DC" w:rsidRPr="00E51F32">
        <w:rPr>
          <w:rFonts w:ascii="Times New Roman" w:hAnsi="Times New Roman"/>
          <w:bCs/>
          <w:i/>
          <w:iCs/>
          <w:sz w:val="24"/>
          <w:szCs w:val="24"/>
        </w:rPr>
        <w:t>Products</w:t>
      </w:r>
      <w:r w:rsidRPr="00E51F32">
        <w:rPr>
          <w:rFonts w:ascii="Times New Roman" w:hAnsi="Times New Roman"/>
          <w:bCs/>
          <w:i/>
          <w:iCs/>
          <w:sz w:val="24"/>
          <w:szCs w:val="24"/>
        </w:rPr>
        <w:t xml:space="preserve"> as stated in the Contract</w:t>
      </w:r>
      <w:r w:rsidR="00091AAC" w:rsidRPr="00E51F32">
        <w:rPr>
          <w:rFonts w:ascii="Times New Roman" w:hAnsi="Times New Roman"/>
          <w:bCs/>
          <w:i/>
          <w:iCs/>
          <w:sz w:val="24"/>
          <w:szCs w:val="24"/>
        </w:rPr>
        <w:t>.</w:t>
      </w:r>
    </w:p>
    <w:p w14:paraId="647C67AC" w14:textId="77777777" w:rsidR="00C94B2F" w:rsidRPr="00E51F32" w:rsidRDefault="00C94B2F" w:rsidP="00DA541C">
      <w:pPr>
        <w:keepNext/>
        <w:widowControl w:val="0"/>
        <w:tabs>
          <w:tab w:val="left" w:pos="720"/>
        </w:tabs>
        <w:jc w:val="both"/>
        <w:rPr>
          <w:rFonts w:ascii="Times New Roman" w:hAnsi="Times New Roman"/>
          <w:lang w:val="fr-FR"/>
        </w:rPr>
      </w:pPr>
    </w:p>
    <w:p w14:paraId="13A2306A" w14:textId="35627126" w:rsidR="005B3377" w:rsidRPr="00E51F32" w:rsidRDefault="005B3377" w:rsidP="00864BEE">
      <w:pPr>
        <w:keepNext/>
        <w:widowControl w:val="0"/>
        <w:numPr>
          <w:ilvl w:val="1"/>
          <w:numId w:val="17"/>
        </w:numPr>
        <w:tabs>
          <w:tab w:val="left" w:pos="567"/>
        </w:tabs>
        <w:ind w:left="567" w:hanging="567"/>
        <w:jc w:val="both"/>
        <w:rPr>
          <w:rFonts w:ascii="Times New Roman" w:hAnsi="Times New Roman"/>
          <w:lang w:val="fr-FR"/>
        </w:rPr>
      </w:pPr>
      <w:proofErr w:type="spellStart"/>
      <w:r w:rsidRPr="00E51F32">
        <w:rPr>
          <w:rFonts w:ascii="Times New Roman" w:hAnsi="Times New Roman"/>
          <w:lang w:val="fr-FR"/>
        </w:rPr>
        <w:t>Hợp</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Đồng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sẽ</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được</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thực</w:t>
      </w:r>
      <w:proofErr w:type="spellEnd"/>
      <w:r w:rsidRPr="00E51F32">
        <w:rPr>
          <w:rFonts w:ascii="Times New Roman" w:hAnsi="Times New Roman"/>
          <w:lang w:val="fr-FR"/>
        </w:rPr>
        <w:t xml:space="preserve"> </w:t>
      </w:r>
      <w:proofErr w:type="spellStart"/>
      <w:r w:rsidRPr="00E51F32">
        <w:rPr>
          <w:rFonts w:ascii="Times New Roman" w:hAnsi="Times New Roman"/>
          <w:lang w:val="fr-FR"/>
        </w:rPr>
        <w:t>hiện</w:t>
      </w:r>
      <w:proofErr w:type="spellEnd"/>
      <w:r w:rsidRPr="00E51F32">
        <w:rPr>
          <w:rFonts w:ascii="Times New Roman" w:hAnsi="Times New Roman"/>
          <w:lang w:val="fr-FR"/>
        </w:rPr>
        <w:t xml:space="preserve"> </w:t>
      </w:r>
      <w:proofErr w:type="spellStart"/>
      <w:r w:rsidRPr="00E51F32">
        <w:rPr>
          <w:rFonts w:ascii="Times New Roman" w:hAnsi="Times New Roman"/>
          <w:lang w:val="fr-FR"/>
        </w:rPr>
        <w:t>một</w:t>
      </w:r>
      <w:proofErr w:type="spellEnd"/>
      <w:r w:rsidRPr="00E51F32">
        <w:rPr>
          <w:rFonts w:ascii="Times New Roman" w:hAnsi="Times New Roman"/>
          <w:lang w:val="fr-FR"/>
        </w:rPr>
        <w:t xml:space="preserve"> </w:t>
      </w:r>
      <w:proofErr w:type="spellStart"/>
      <w:r w:rsidRPr="00E51F32">
        <w:rPr>
          <w:rFonts w:ascii="Times New Roman" w:hAnsi="Times New Roman"/>
          <w:lang w:val="fr-FR"/>
        </w:rPr>
        <w:t>cách</w:t>
      </w:r>
      <w:proofErr w:type="spellEnd"/>
      <w:r w:rsidRPr="00E51F32">
        <w:rPr>
          <w:rFonts w:ascii="Times New Roman" w:hAnsi="Times New Roman"/>
          <w:lang w:val="fr-FR"/>
        </w:rPr>
        <w:t xml:space="preserve"> </w:t>
      </w:r>
      <w:proofErr w:type="spellStart"/>
      <w:r w:rsidRPr="00E51F32">
        <w:rPr>
          <w:rFonts w:ascii="Times New Roman" w:hAnsi="Times New Roman"/>
          <w:lang w:val="fr-FR"/>
        </w:rPr>
        <w:t>chuyên</w:t>
      </w:r>
      <w:proofErr w:type="spellEnd"/>
      <w:r w:rsidRPr="00E51F32">
        <w:rPr>
          <w:rFonts w:ascii="Times New Roman" w:hAnsi="Times New Roman"/>
          <w:lang w:val="fr-FR"/>
        </w:rPr>
        <w:t xml:space="preserve"> </w:t>
      </w:r>
      <w:proofErr w:type="spellStart"/>
      <w:r w:rsidRPr="00E51F32">
        <w:rPr>
          <w:rFonts w:ascii="Times New Roman" w:hAnsi="Times New Roman"/>
          <w:lang w:val="fr-FR"/>
        </w:rPr>
        <w:t>nghiệp</w:t>
      </w:r>
      <w:proofErr w:type="spellEnd"/>
      <w:r w:rsidRPr="00E51F32">
        <w:rPr>
          <w:rFonts w:ascii="Times New Roman" w:hAnsi="Times New Roman"/>
          <w:lang w:val="fr-FR"/>
        </w:rPr>
        <w:t xml:space="preserve"> </w:t>
      </w:r>
      <w:proofErr w:type="spellStart"/>
      <w:r w:rsidRPr="00E51F32">
        <w:rPr>
          <w:rFonts w:ascii="Times New Roman" w:hAnsi="Times New Roman"/>
          <w:lang w:val="fr-FR"/>
        </w:rPr>
        <w:t>và</w:t>
      </w:r>
      <w:proofErr w:type="spellEnd"/>
      <w:r w:rsidRPr="00E51F32">
        <w:rPr>
          <w:rFonts w:ascii="Times New Roman" w:hAnsi="Times New Roman"/>
          <w:lang w:val="fr-FR"/>
        </w:rPr>
        <w:t xml:space="preserve"> </w:t>
      </w:r>
      <w:proofErr w:type="spellStart"/>
      <w:r w:rsidRPr="00E51F32">
        <w:rPr>
          <w:rFonts w:ascii="Times New Roman" w:hAnsi="Times New Roman"/>
          <w:lang w:val="fr-FR"/>
        </w:rPr>
        <w:t>tuân</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theo</w:t>
      </w:r>
      <w:proofErr w:type="spellEnd"/>
      <w:r w:rsidRPr="00E51F32">
        <w:rPr>
          <w:rFonts w:ascii="Times New Roman" w:hAnsi="Times New Roman"/>
          <w:lang w:val="fr-FR"/>
        </w:rPr>
        <w:t xml:space="preserve"> </w:t>
      </w:r>
      <w:proofErr w:type="spellStart"/>
      <w:r w:rsidRPr="00E51F32">
        <w:rPr>
          <w:rFonts w:ascii="Times New Roman" w:hAnsi="Times New Roman"/>
          <w:lang w:val="fr-FR"/>
        </w:rPr>
        <w:t>các</w:t>
      </w:r>
      <w:proofErr w:type="spellEnd"/>
      <w:r w:rsidRPr="00E51F32">
        <w:rPr>
          <w:rFonts w:ascii="Times New Roman" w:hAnsi="Times New Roman"/>
          <w:lang w:val="fr-FR"/>
        </w:rPr>
        <w:t xml:space="preserve"> </w:t>
      </w:r>
      <w:proofErr w:type="spellStart"/>
      <w:r w:rsidRPr="00E51F32">
        <w:rPr>
          <w:rFonts w:ascii="Times New Roman" w:hAnsi="Times New Roman"/>
          <w:lang w:val="fr-FR"/>
        </w:rPr>
        <w:t>tiêu</w:t>
      </w:r>
      <w:proofErr w:type="spellEnd"/>
      <w:r w:rsidRPr="00E51F32">
        <w:rPr>
          <w:rFonts w:ascii="Times New Roman" w:hAnsi="Times New Roman"/>
          <w:lang w:val="fr-FR"/>
        </w:rPr>
        <w:t xml:space="preserve"> </w:t>
      </w:r>
      <w:proofErr w:type="spellStart"/>
      <w:r w:rsidRPr="00E51F32">
        <w:rPr>
          <w:rFonts w:ascii="Times New Roman" w:hAnsi="Times New Roman"/>
          <w:lang w:val="fr-FR"/>
        </w:rPr>
        <w:t>chuẩn</w:t>
      </w:r>
      <w:proofErr w:type="spellEnd"/>
      <w:r w:rsidRPr="00E51F32">
        <w:rPr>
          <w:rFonts w:ascii="Times New Roman" w:hAnsi="Times New Roman"/>
          <w:lang w:val="fr-FR"/>
        </w:rPr>
        <w:t xml:space="preserve"> </w:t>
      </w:r>
      <w:proofErr w:type="spellStart"/>
      <w:r w:rsidRPr="00E51F32">
        <w:rPr>
          <w:rFonts w:ascii="Times New Roman" w:hAnsi="Times New Roman"/>
          <w:lang w:val="fr-FR"/>
        </w:rPr>
        <w:t>mà</w:t>
      </w:r>
      <w:proofErr w:type="spellEnd"/>
      <w:r w:rsidRPr="00E51F32">
        <w:rPr>
          <w:rFonts w:ascii="Times New Roman" w:hAnsi="Times New Roman"/>
          <w:lang w:val="fr-FR"/>
        </w:rPr>
        <w:t xml:space="preserve"> </w:t>
      </w:r>
      <w:proofErr w:type="spellStart"/>
      <w:r w:rsidR="0004463A" w:rsidRPr="00E51F32">
        <w:rPr>
          <w:rFonts w:ascii="Times New Roman" w:hAnsi="Times New Roman"/>
          <w:lang w:val="fr-FR"/>
        </w:rPr>
        <w:t>Các</w:t>
      </w:r>
      <w:proofErr w:type="spellEnd"/>
      <w:r w:rsidR="0004463A" w:rsidRPr="00E51F32">
        <w:rPr>
          <w:rFonts w:ascii="Times New Roman" w:hAnsi="Times New Roman"/>
          <w:lang w:val="fr-FR"/>
        </w:rPr>
        <w:t xml:space="preserve"> </w:t>
      </w:r>
      <w:proofErr w:type="spellStart"/>
      <w:r w:rsidR="0004463A" w:rsidRPr="00E51F32">
        <w:rPr>
          <w:rFonts w:ascii="Times New Roman" w:hAnsi="Times New Roman"/>
          <w:lang w:val="fr-FR"/>
        </w:rPr>
        <w:t>Bên</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đã</w:t>
      </w:r>
      <w:proofErr w:type="spellEnd"/>
      <w:r w:rsidRPr="00E51F32">
        <w:rPr>
          <w:rFonts w:ascii="Times New Roman" w:hAnsi="Times New Roman"/>
          <w:lang w:val="fr-FR"/>
        </w:rPr>
        <w:t xml:space="preserve"> cam </w:t>
      </w:r>
      <w:proofErr w:type="spellStart"/>
      <w:r w:rsidRPr="00E51F32">
        <w:rPr>
          <w:rFonts w:ascii="Times New Roman" w:hAnsi="Times New Roman"/>
          <w:lang w:val="fr-FR"/>
        </w:rPr>
        <w:t>kết</w:t>
      </w:r>
      <w:proofErr w:type="spellEnd"/>
      <w:r w:rsidRPr="00E51F32">
        <w:rPr>
          <w:rFonts w:ascii="Times New Roman" w:hAnsi="Times New Roman"/>
          <w:lang w:val="fr-FR"/>
        </w:rPr>
        <w:t>.</w:t>
      </w:r>
    </w:p>
    <w:p w14:paraId="68DC0D76" w14:textId="77777777" w:rsidR="00091AAC" w:rsidRPr="00E51F32" w:rsidRDefault="00091AAC"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This Contract will be professionally implemented and comply with the standards agreed by both Parties.</w:t>
      </w:r>
    </w:p>
    <w:p w14:paraId="502820CF" w14:textId="77777777" w:rsidR="00C94B2F" w:rsidRPr="00E51F32" w:rsidRDefault="00C94B2F" w:rsidP="00DA541C">
      <w:pPr>
        <w:keepNext/>
        <w:widowControl w:val="0"/>
        <w:tabs>
          <w:tab w:val="left" w:pos="720"/>
        </w:tabs>
        <w:ind w:left="720"/>
        <w:jc w:val="both"/>
        <w:rPr>
          <w:rFonts w:ascii="Times New Roman" w:hAnsi="Times New Roman"/>
          <w:lang w:val="fr-FR"/>
        </w:rPr>
      </w:pPr>
    </w:p>
    <w:p w14:paraId="4E7BE79F" w14:textId="77777777" w:rsidR="002E22F6" w:rsidRPr="00E51F32" w:rsidRDefault="002E22F6" w:rsidP="002E22F6">
      <w:pPr>
        <w:keepNext/>
        <w:widowControl w:val="0"/>
        <w:numPr>
          <w:ilvl w:val="1"/>
          <w:numId w:val="17"/>
        </w:numPr>
        <w:tabs>
          <w:tab w:val="left" w:pos="567"/>
        </w:tabs>
        <w:ind w:left="567" w:hanging="567"/>
        <w:jc w:val="both"/>
        <w:rPr>
          <w:rFonts w:ascii="Times New Roman" w:hAnsi="Times New Roman"/>
          <w:lang w:val="fr-FR"/>
        </w:rPr>
      </w:pPr>
      <w:proofErr w:type="spellStart"/>
      <w:r w:rsidRPr="00E51F32">
        <w:rPr>
          <w:rFonts w:ascii="Times New Roman" w:hAnsi="Times New Roman"/>
          <w:lang w:val="fr-FR"/>
        </w:rPr>
        <w:t>Nhà</w:t>
      </w:r>
      <w:proofErr w:type="spellEnd"/>
      <w:r w:rsidRPr="00E51F32">
        <w:rPr>
          <w:rFonts w:ascii="Times New Roman" w:hAnsi="Times New Roman"/>
          <w:lang w:val="fr-FR"/>
        </w:rPr>
        <w:t xml:space="preserve"> Cung </w:t>
      </w:r>
      <w:proofErr w:type="spellStart"/>
      <w:r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không</w:t>
      </w:r>
      <w:proofErr w:type="spellEnd"/>
      <w:r w:rsidRPr="00E51F32">
        <w:rPr>
          <w:rFonts w:ascii="Times New Roman" w:hAnsi="Times New Roman"/>
          <w:lang w:val="fr-FR"/>
        </w:rPr>
        <w:t xml:space="preserve"> tham </w:t>
      </w:r>
      <w:proofErr w:type="spellStart"/>
      <w:r w:rsidRPr="00E51F32">
        <w:rPr>
          <w:rFonts w:ascii="Times New Roman" w:hAnsi="Times New Roman"/>
          <w:lang w:val="fr-FR"/>
        </w:rPr>
        <w:t>gia</w:t>
      </w:r>
      <w:proofErr w:type="spellEnd"/>
      <w:r w:rsidRPr="00E51F32">
        <w:rPr>
          <w:rFonts w:ascii="Times New Roman" w:hAnsi="Times New Roman"/>
          <w:lang w:val="fr-FR"/>
        </w:rPr>
        <w:t xml:space="preserve"> </w:t>
      </w:r>
      <w:proofErr w:type="spellStart"/>
      <w:r w:rsidRPr="00E51F32">
        <w:rPr>
          <w:rFonts w:ascii="Times New Roman" w:hAnsi="Times New Roman"/>
          <w:lang w:val="fr-FR"/>
        </w:rPr>
        <w:t>vào</w:t>
      </w:r>
      <w:proofErr w:type="spellEnd"/>
      <w:r w:rsidRPr="00E51F32">
        <w:rPr>
          <w:rFonts w:ascii="Times New Roman" w:hAnsi="Times New Roman"/>
          <w:lang w:val="fr-FR"/>
        </w:rPr>
        <w:t xml:space="preserve"> </w:t>
      </w:r>
      <w:proofErr w:type="spellStart"/>
      <w:r w:rsidRPr="00E51F32">
        <w:rPr>
          <w:rFonts w:ascii="Times New Roman" w:hAnsi="Times New Roman"/>
          <w:lang w:val="fr-FR"/>
        </w:rPr>
        <w:t>các</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thỏa</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thuận</w:t>
      </w:r>
      <w:proofErr w:type="spellEnd"/>
      <w:r w:rsidRPr="00E51F32">
        <w:rPr>
          <w:rFonts w:ascii="Times New Roman" w:hAnsi="Times New Roman"/>
          <w:lang w:val="fr-FR"/>
        </w:rPr>
        <w:t xml:space="preserve"> </w:t>
      </w:r>
      <w:proofErr w:type="spellStart"/>
      <w:r w:rsidRPr="00E51F32">
        <w:rPr>
          <w:rFonts w:ascii="Times New Roman" w:hAnsi="Times New Roman"/>
          <w:lang w:val="fr-FR"/>
        </w:rPr>
        <w:t>hoặc</w:t>
      </w:r>
      <w:proofErr w:type="spellEnd"/>
      <w:r w:rsidRPr="00E51F32">
        <w:rPr>
          <w:rFonts w:ascii="Times New Roman" w:hAnsi="Times New Roman"/>
          <w:lang w:val="fr-FR"/>
        </w:rPr>
        <w:t xml:space="preserve"> </w:t>
      </w:r>
      <w:proofErr w:type="spellStart"/>
      <w:r w:rsidRPr="00E51F32">
        <w:rPr>
          <w:rFonts w:ascii="Times New Roman" w:hAnsi="Times New Roman"/>
          <w:lang w:val="fr-FR"/>
        </w:rPr>
        <w:t>ghi</w:t>
      </w:r>
      <w:proofErr w:type="spellEnd"/>
      <w:r w:rsidRPr="00E51F32">
        <w:rPr>
          <w:rFonts w:ascii="Times New Roman" w:hAnsi="Times New Roman"/>
          <w:lang w:val="fr-FR"/>
        </w:rPr>
        <w:t xml:space="preserve"> </w:t>
      </w:r>
      <w:proofErr w:type="spellStart"/>
      <w:r w:rsidRPr="00E51F32">
        <w:rPr>
          <w:rFonts w:ascii="Times New Roman" w:hAnsi="Times New Roman"/>
          <w:lang w:val="fr-FR"/>
        </w:rPr>
        <w:t>nhớ</w:t>
      </w:r>
      <w:proofErr w:type="spellEnd"/>
      <w:r w:rsidRPr="00E51F32">
        <w:rPr>
          <w:rFonts w:ascii="Times New Roman" w:hAnsi="Times New Roman"/>
          <w:lang w:val="fr-FR"/>
        </w:rPr>
        <w:t xml:space="preserve"> </w:t>
      </w:r>
      <w:proofErr w:type="spellStart"/>
      <w:r w:rsidRPr="00E51F32">
        <w:rPr>
          <w:rFonts w:ascii="Times New Roman" w:hAnsi="Times New Roman"/>
          <w:lang w:val="fr-FR"/>
        </w:rPr>
        <w:t>nào</w:t>
      </w:r>
      <w:proofErr w:type="spellEnd"/>
      <w:r w:rsidRPr="00E51F32">
        <w:rPr>
          <w:rFonts w:ascii="Times New Roman" w:hAnsi="Times New Roman"/>
          <w:lang w:val="fr-FR"/>
        </w:rPr>
        <w:t xml:space="preserve"> </w:t>
      </w:r>
      <w:proofErr w:type="spellStart"/>
      <w:r w:rsidRPr="00E51F32">
        <w:rPr>
          <w:rFonts w:ascii="Times New Roman" w:hAnsi="Times New Roman"/>
          <w:lang w:val="fr-FR"/>
        </w:rPr>
        <w:t>khác</w:t>
      </w:r>
      <w:proofErr w:type="spellEnd"/>
      <w:r w:rsidRPr="00E51F32">
        <w:rPr>
          <w:rFonts w:ascii="Times New Roman" w:hAnsi="Times New Roman"/>
          <w:lang w:val="fr-FR"/>
        </w:rPr>
        <w:t xml:space="preserve"> </w:t>
      </w:r>
      <w:proofErr w:type="spellStart"/>
      <w:r w:rsidRPr="00E51F32">
        <w:rPr>
          <w:rFonts w:ascii="Times New Roman" w:hAnsi="Times New Roman"/>
          <w:lang w:val="fr-FR"/>
        </w:rPr>
        <w:t>có</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thể</w:t>
      </w:r>
      <w:proofErr w:type="spellEnd"/>
      <w:r w:rsidRPr="00E51F32">
        <w:rPr>
          <w:rFonts w:ascii="Times New Roman" w:hAnsi="Times New Roman"/>
          <w:lang w:val="fr-FR"/>
        </w:rPr>
        <w:t xml:space="preserve"> </w:t>
      </w:r>
      <w:proofErr w:type="spellStart"/>
      <w:r w:rsidRPr="00E51F32">
        <w:rPr>
          <w:rFonts w:ascii="Times New Roman" w:hAnsi="Times New Roman"/>
          <w:lang w:val="fr-FR"/>
        </w:rPr>
        <w:t>ảnh</w:t>
      </w:r>
      <w:proofErr w:type="spellEnd"/>
      <w:r w:rsidRPr="00E51F32">
        <w:rPr>
          <w:rFonts w:ascii="Times New Roman" w:hAnsi="Times New Roman"/>
          <w:lang w:val="fr-FR"/>
        </w:rPr>
        <w:t xml:space="preserve"> </w:t>
      </w:r>
      <w:proofErr w:type="spellStart"/>
      <w:r w:rsidRPr="00E51F32">
        <w:rPr>
          <w:rFonts w:ascii="Times New Roman" w:hAnsi="Times New Roman"/>
          <w:lang w:val="fr-FR"/>
        </w:rPr>
        <w:t>hưởng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bất</w:t>
      </w:r>
      <w:proofErr w:type="spellEnd"/>
      <w:r w:rsidRPr="00E51F32">
        <w:rPr>
          <w:rFonts w:ascii="Times New Roman" w:hAnsi="Times New Roman"/>
          <w:lang w:val="fr-FR"/>
        </w:rPr>
        <w:t xml:space="preserve"> </w:t>
      </w:r>
      <w:proofErr w:type="spellStart"/>
      <w:r w:rsidRPr="00E51F32">
        <w:rPr>
          <w:rFonts w:ascii="Times New Roman" w:hAnsi="Times New Roman"/>
          <w:lang w:val="fr-FR"/>
        </w:rPr>
        <w:t>lợi</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đến</w:t>
      </w:r>
      <w:proofErr w:type="spellEnd"/>
      <w:r w:rsidRPr="00E51F32">
        <w:rPr>
          <w:rFonts w:ascii="Times New Roman" w:hAnsi="Times New Roman"/>
          <w:lang w:val="fr-FR"/>
        </w:rPr>
        <w:t xml:space="preserve"> </w:t>
      </w:r>
      <w:proofErr w:type="spellStart"/>
      <w:r w:rsidRPr="00E51F32">
        <w:rPr>
          <w:rFonts w:ascii="Times New Roman" w:hAnsi="Times New Roman"/>
          <w:lang w:val="fr-FR"/>
        </w:rPr>
        <w:t>việc</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thực</w:t>
      </w:r>
      <w:proofErr w:type="spellEnd"/>
      <w:r w:rsidRPr="00E51F32">
        <w:rPr>
          <w:rFonts w:ascii="Times New Roman" w:hAnsi="Times New Roman"/>
          <w:lang w:val="fr-FR"/>
        </w:rPr>
        <w:t xml:space="preserve"> </w:t>
      </w:r>
      <w:proofErr w:type="spellStart"/>
      <w:r w:rsidRPr="00E51F32">
        <w:rPr>
          <w:rFonts w:ascii="Times New Roman" w:hAnsi="Times New Roman"/>
          <w:lang w:val="fr-FR"/>
        </w:rPr>
        <w:t>hiện</w:t>
      </w:r>
      <w:proofErr w:type="spellEnd"/>
      <w:r w:rsidRPr="00E51F32">
        <w:rPr>
          <w:rFonts w:ascii="Times New Roman" w:hAnsi="Times New Roman"/>
          <w:lang w:val="fr-FR"/>
        </w:rPr>
        <w:t xml:space="preserve"> </w:t>
      </w:r>
      <w:proofErr w:type="spellStart"/>
      <w:r w:rsidRPr="00E51F32">
        <w:rPr>
          <w:rFonts w:ascii="Times New Roman" w:hAnsi="Times New Roman"/>
          <w:lang w:val="fr-FR"/>
        </w:rPr>
        <w:t>nghĩa</w:t>
      </w:r>
      <w:proofErr w:type="spellEnd"/>
      <w:r w:rsidRPr="00E51F32">
        <w:rPr>
          <w:rFonts w:ascii="Times New Roman" w:hAnsi="Times New Roman"/>
          <w:lang w:val="fr-FR"/>
        </w:rPr>
        <w:t xml:space="preserve"> </w:t>
      </w:r>
      <w:proofErr w:type="spellStart"/>
      <w:r w:rsidRPr="00E51F32">
        <w:rPr>
          <w:rFonts w:ascii="Times New Roman" w:hAnsi="Times New Roman"/>
          <w:lang w:val="fr-FR"/>
        </w:rPr>
        <w:t>vụ</w:t>
      </w:r>
      <w:proofErr w:type="spellEnd"/>
      <w:r w:rsidRPr="00E51F32">
        <w:rPr>
          <w:rFonts w:ascii="Times New Roman" w:hAnsi="Times New Roman"/>
          <w:lang w:val="fr-FR"/>
        </w:rPr>
        <w:t xml:space="preserve"> </w:t>
      </w:r>
      <w:proofErr w:type="spellStart"/>
      <w:r w:rsidRPr="00E51F32">
        <w:rPr>
          <w:rFonts w:ascii="Times New Roman" w:hAnsi="Times New Roman"/>
          <w:lang w:val="fr-FR"/>
        </w:rPr>
        <w:t>của</w:t>
      </w:r>
      <w:proofErr w:type="spellEnd"/>
      <w:r w:rsidRPr="00E51F32">
        <w:rPr>
          <w:rFonts w:ascii="Times New Roman" w:hAnsi="Times New Roman"/>
          <w:lang w:val="fr-FR"/>
        </w:rPr>
        <w:t xml:space="preserve"> </w:t>
      </w:r>
      <w:proofErr w:type="spellStart"/>
      <w:r w:rsidRPr="00E51F32">
        <w:rPr>
          <w:rFonts w:ascii="Times New Roman" w:hAnsi="Times New Roman"/>
          <w:lang w:val="fr-FR"/>
        </w:rPr>
        <w:t>Nhà</w:t>
      </w:r>
      <w:proofErr w:type="spellEnd"/>
      <w:r w:rsidRPr="00E51F32">
        <w:rPr>
          <w:rFonts w:ascii="Times New Roman" w:hAnsi="Times New Roman"/>
          <w:lang w:val="fr-FR"/>
        </w:rPr>
        <w:t xml:space="preserve"> Cung </w:t>
      </w:r>
      <w:proofErr w:type="spellStart"/>
      <w:r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theo</w:t>
      </w:r>
      <w:proofErr w:type="spellEnd"/>
      <w:r w:rsidRPr="00E51F32">
        <w:rPr>
          <w:rFonts w:ascii="Times New Roman" w:hAnsi="Times New Roman"/>
          <w:lang w:val="fr-FR"/>
        </w:rPr>
        <w:t xml:space="preserve"> </w:t>
      </w:r>
      <w:proofErr w:type="spellStart"/>
      <w:r w:rsidRPr="00E51F32">
        <w:rPr>
          <w:rFonts w:ascii="Times New Roman" w:hAnsi="Times New Roman"/>
          <w:lang w:val="fr-FR"/>
        </w:rPr>
        <w:t>Hợp</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Đồng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này</w:t>
      </w:r>
      <w:proofErr w:type="spellEnd"/>
      <w:r w:rsidRPr="00E51F32">
        <w:rPr>
          <w:rFonts w:ascii="Times New Roman" w:hAnsi="Times New Roman"/>
          <w:lang w:val="fr-FR"/>
        </w:rPr>
        <w:t>.</w:t>
      </w:r>
    </w:p>
    <w:p w14:paraId="0271A14C" w14:textId="77777777" w:rsidR="002E22F6" w:rsidRPr="00E51F32" w:rsidRDefault="002E22F6" w:rsidP="002E22F6">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The Supplier will not enter into other agreements or memorandums that may adversely affect the Supplier's performance of obligations under this Contract.</w:t>
      </w:r>
    </w:p>
    <w:p w14:paraId="5C458E9D" w14:textId="77777777" w:rsidR="002E22F6" w:rsidRPr="00E51F32" w:rsidRDefault="002E22F6" w:rsidP="002E22F6">
      <w:pPr>
        <w:keepNext/>
        <w:widowControl w:val="0"/>
        <w:tabs>
          <w:tab w:val="left" w:pos="720"/>
        </w:tabs>
        <w:jc w:val="both"/>
        <w:rPr>
          <w:rFonts w:ascii="Times New Roman" w:hAnsi="Times New Roman"/>
          <w:lang w:val="fr-FR"/>
        </w:rPr>
      </w:pPr>
    </w:p>
    <w:p w14:paraId="737D0B1B" w14:textId="77777777" w:rsidR="002E22F6" w:rsidRPr="00E51F32" w:rsidRDefault="002E22F6" w:rsidP="002E22F6">
      <w:pPr>
        <w:keepNext/>
        <w:widowControl w:val="0"/>
        <w:numPr>
          <w:ilvl w:val="1"/>
          <w:numId w:val="17"/>
        </w:numPr>
        <w:tabs>
          <w:tab w:val="left" w:pos="567"/>
        </w:tabs>
        <w:ind w:left="567" w:hanging="567"/>
        <w:jc w:val="both"/>
        <w:rPr>
          <w:rFonts w:ascii="Times New Roman" w:hAnsi="Times New Roman"/>
          <w:lang w:val="fr-FR"/>
        </w:rPr>
      </w:pPr>
      <w:proofErr w:type="spellStart"/>
      <w:r w:rsidRPr="00E51F32">
        <w:rPr>
          <w:rFonts w:ascii="Times New Roman" w:hAnsi="Times New Roman"/>
          <w:lang w:val="fr-FR"/>
        </w:rPr>
        <w:t>Nhà</w:t>
      </w:r>
      <w:proofErr w:type="spellEnd"/>
      <w:r w:rsidRPr="00E51F32">
        <w:rPr>
          <w:rFonts w:ascii="Times New Roman" w:hAnsi="Times New Roman"/>
          <w:lang w:val="fr-FR"/>
        </w:rPr>
        <w:t xml:space="preserve"> Cung </w:t>
      </w:r>
      <w:proofErr w:type="spellStart"/>
      <w:r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các</w:t>
      </w:r>
      <w:proofErr w:type="spellEnd"/>
      <w:r w:rsidRPr="00E51F32">
        <w:rPr>
          <w:rFonts w:ascii="Times New Roman" w:hAnsi="Times New Roman"/>
          <w:lang w:val="fr-FR"/>
        </w:rPr>
        <w:t xml:space="preserve"> </w:t>
      </w:r>
      <w:proofErr w:type="spellStart"/>
      <w:r w:rsidRPr="00E51F32">
        <w:rPr>
          <w:rFonts w:ascii="Times New Roman" w:hAnsi="Times New Roman"/>
          <w:lang w:val="fr-FR"/>
        </w:rPr>
        <w:t>cơ</w:t>
      </w:r>
      <w:proofErr w:type="spellEnd"/>
      <w:r w:rsidRPr="00E51F32">
        <w:rPr>
          <w:rFonts w:ascii="Times New Roman" w:hAnsi="Times New Roman"/>
          <w:lang w:val="fr-FR"/>
        </w:rPr>
        <w:t xml:space="preserve"> </w:t>
      </w:r>
      <w:proofErr w:type="spellStart"/>
      <w:r w:rsidRPr="00E51F32">
        <w:rPr>
          <w:rFonts w:ascii="Times New Roman" w:hAnsi="Times New Roman"/>
          <w:lang w:val="fr-FR"/>
        </w:rPr>
        <w:t>sở</w:t>
      </w:r>
      <w:proofErr w:type="spellEnd"/>
      <w:r w:rsidRPr="00E51F32">
        <w:rPr>
          <w:rFonts w:ascii="Times New Roman" w:hAnsi="Times New Roman"/>
          <w:lang w:val="fr-FR"/>
        </w:rPr>
        <w:t xml:space="preserve"> </w:t>
      </w:r>
      <w:proofErr w:type="spellStart"/>
      <w:r w:rsidRPr="00E51F32">
        <w:rPr>
          <w:rFonts w:ascii="Times New Roman" w:hAnsi="Times New Roman"/>
          <w:lang w:val="fr-FR"/>
        </w:rPr>
        <w:t>của</w:t>
      </w:r>
      <w:proofErr w:type="spellEnd"/>
      <w:r w:rsidRPr="00E51F32">
        <w:rPr>
          <w:rFonts w:ascii="Times New Roman" w:hAnsi="Times New Roman"/>
          <w:lang w:val="fr-FR"/>
        </w:rPr>
        <w:t xml:space="preserve"> </w:t>
      </w:r>
      <w:proofErr w:type="spellStart"/>
      <w:r w:rsidRPr="00E51F32">
        <w:rPr>
          <w:rFonts w:ascii="Times New Roman" w:hAnsi="Times New Roman"/>
          <w:lang w:val="fr-FR"/>
        </w:rPr>
        <w:t>Nhà</w:t>
      </w:r>
      <w:proofErr w:type="spellEnd"/>
      <w:r w:rsidRPr="00E51F32">
        <w:rPr>
          <w:rFonts w:ascii="Times New Roman" w:hAnsi="Times New Roman"/>
          <w:lang w:val="fr-FR"/>
        </w:rPr>
        <w:t xml:space="preserve"> Cung </w:t>
      </w:r>
      <w:proofErr w:type="spellStart"/>
      <w:r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và</w:t>
      </w:r>
      <w:proofErr w:type="spellEnd"/>
      <w:r w:rsidRPr="00E51F32">
        <w:rPr>
          <w:rFonts w:ascii="Times New Roman" w:hAnsi="Times New Roman"/>
          <w:lang w:val="fr-FR"/>
        </w:rPr>
        <w:t xml:space="preserve"> </w:t>
      </w:r>
      <w:proofErr w:type="spellStart"/>
      <w:r w:rsidRPr="00E51F32">
        <w:rPr>
          <w:rFonts w:ascii="Times New Roman" w:hAnsi="Times New Roman"/>
          <w:lang w:val="fr-FR"/>
        </w:rPr>
        <w:t>Hàng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Hóa</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được</w:t>
      </w:r>
      <w:proofErr w:type="spellEnd"/>
      <w:r w:rsidRPr="00E51F32">
        <w:rPr>
          <w:rFonts w:ascii="Times New Roman" w:hAnsi="Times New Roman"/>
          <w:lang w:val="fr-FR"/>
        </w:rPr>
        <w:t xml:space="preserve"> </w:t>
      </w:r>
      <w:proofErr w:type="spellStart"/>
      <w:r w:rsidRPr="00E51F32">
        <w:rPr>
          <w:rFonts w:ascii="Times New Roman" w:hAnsi="Times New Roman"/>
          <w:lang w:val="fr-FR"/>
        </w:rPr>
        <w:t>cung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sẽ</w:t>
      </w:r>
      <w:proofErr w:type="spellEnd"/>
      <w:r w:rsidRPr="00E51F32">
        <w:rPr>
          <w:rFonts w:ascii="Times New Roman" w:hAnsi="Times New Roman"/>
          <w:lang w:val="fr-FR"/>
        </w:rPr>
        <w:t xml:space="preserve"> </w:t>
      </w:r>
      <w:proofErr w:type="spellStart"/>
      <w:r w:rsidRPr="00E51F32">
        <w:rPr>
          <w:rFonts w:ascii="Times New Roman" w:hAnsi="Times New Roman"/>
          <w:lang w:val="fr-FR"/>
        </w:rPr>
        <w:t>luôn</w:t>
      </w:r>
      <w:proofErr w:type="spellEnd"/>
      <w:r w:rsidRPr="00E51F32">
        <w:rPr>
          <w:rFonts w:ascii="Times New Roman" w:hAnsi="Times New Roman"/>
          <w:lang w:val="fr-FR"/>
        </w:rPr>
        <w:t xml:space="preserve"> </w:t>
      </w:r>
      <w:proofErr w:type="spellStart"/>
      <w:r w:rsidRPr="00E51F32">
        <w:rPr>
          <w:rFonts w:ascii="Times New Roman" w:hAnsi="Times New Roman"/>
          <w:lang w:val="fr-FR"/>
        </w:rPr>
        <w:t>tuân</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thủ</w:t>
      </w:r>
      <w:proofErr w:type="spellEnd"/>
      <w:r w:rsidRPr="00E51F32">
        <w:rPr>
          <w:rFonts w:ascii="Times New Roman" w:hAnsi="Times New Roman"/>
          <w:lang w:val="fr-FR"/>
        </w:rPr>
        <w:t xml:space="preserve"> </w:t>
      </w:r>
      <w:proofErr w:type="spellStart"/>
      <w:r w:rsidRPr="00E51F32">
        <w:rPr>
          <w:rFonts w:ascii="Times New Roman" w:hAnsi="Times New Roman"/>
          <w:lang w:val="fr-FR"/>
        </w:rPr>
        <w:t>tất</w:t>
      </w:r>
      <w:proofErr w:type="spellEnd"/>
      <w:r w:rsidRPr="00E51F32">
        <w:rPr>
          <w:rFonts w:ascii="Times New Roman" w:hAnsi="Times New Roman"/>
          <w:lang w:val="fr-FR"/>
        </w:rPr>
        <w:t xml:space="preserve"> </w:t>
      </w:r>
      <w:proofErr w:type="spellStart"/>
      <w:r w:rsidRPr="00E51F32">
        <w:rPr>
          <w:rFonts w:ascii="Times New Roman" w:hAnsi="Times New Roman"/>
          <w:lang w:val="fr-FR"/>
        </w:rPr>
        <w:t>cả</w:t>
      </w:r>
      <w:proofErr w:type="spellEnd"/>
      <w:r w:rsidRPr="00E51F32">
        <w:rPr>
          <w:rFonts w:ascii="Times New Roman" w:hAnsi="Times New Roman"/>
          <w:lang w:val="fr-FR"/>
        </w:rPr>
        <w:t xml:space="preserve"> </w:t>
      </w:r>
      <w:proofErr w:type="spellStart"/>
      <w:r w:rsidRPr="00E51F32">
        <w:rPr>
          <w:rFonts w:ascii="Times New Roman" w:hAnsi="Times New Roman"/>
          <w:lang w:val="fr-FR"/>
        </w:rPr>
        <w:t>các</w:t>
      </w:r>
      <w:proofErr w:type="spellEnd"/>
      <w:r w:rsidRPr="00E51F32">
        <w:rPr>
          <w:rFonts w:ascii="Times New Roman" w:hAnsi="Times New Roman"/>
          <w:lang w:val="fr-FR"/>
        </w:rPr>
        <w:t xml:space="preserve"> </w:t>
      </w:r>
      <w:proofErr w:type="spellStart"/>
      <w:r w:rsidRPr="00E51F32">
        <w:rPr>
          <w:rFonts w:ascii="Times New Roman" w:hAnsi="Times New Roman"/>
          <w:lang w:val="fr-FR"/>
        </w:rPr>
        <w:t>luật</w:t>
      </w:r>
      <w:proofErr w:type="spellEnd"/>
      <w:r w:rsidRPr="00E51F32">
        <w:rPr>
          <w:rFonts w:ascii="Times New Roman" w:hAnsi="Times New Roman"/>
          <w:lang w:val="fr-FR"/>
        </w:rPr>
        <w:t xml:space="preserve"> </w:t>
      </w:r>
      <w:proofErr w:type="spellStart"/>
      <w:r w:rsidRPr="00E51F32">
        <w:rPr>
          <w:rFonts w:ascii="Times New Roman" w:hAnsi="Times New Roman"/>
          <w:lang w:val="fr-FR"/>
        </w:rPr>
        <w:t>áp</w:t>
      </w:r>
      <w:proofErr w:type="spellEnd"/>
      <w:r w:rsidRPr="00E51F32">
        <w:rPr>
          <w:rFonts w:ascii="Times New Roman" w:hAnsi="Times New Roman"/>
          <w:lang w:val="fr-FR"/>
        </w:rPr>
        <w:t xml:space="preserve"> </w:t>
      </w:r>
      <w:proofErr w:type="spellStart"/>
      <w:r w:rsidRPr="00E51F32">
        <w:rPr>
          <w:rFonts w:ascii="Times New Roman" w:hAnsi="Times New Roman"/>
          <w:lang w:val="fr-FR"/>
        </w:rPr>
        <w:t>dụng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liên</w:t>
      </w:r>
      <w:proofErr w:type="spellEnd"/>
      <w:r w:rsidRPr="00E51F32">
        <w:rPr>
          <w:rFonts w:ascii="Times New Roman" w:hAnsi="Times New Roman"/>
          <w:lang w:val="fr-FR"/>
        </w:rPr>
        <w:t xml:space="preserve"> </w:t>
      </w:r>
      <w:proofErr w:type="spellStart"/>
      <w:r w:rsidRPr="00E51F32">
        <w:rPr>
          <w:rFonts w:ascii="Times New Roman" w:hAnsi="Times New Roman"/>
          <w:lang w:val="fr-FR"/>
        </w:rPr>
        <w:t>quan</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đến</w:t>
      </w:r>
      <w:proofErr w:type="spellEnd"/>
      <w:r w:rsidRPr="00E51F32">
        <w:rPr>
          <w:rFonts w:ascii="Times New Roman" w:hAnsi="Times New Roman"/>
          <w:lang w:val="fr-FR"/>
        </w:rPr>
        <w:t xml:space="preserve"> </w:t>
      </w:r>
      <w:proofErr w:type="spellStart"/>
      <w:r w:rsidRPr="00E51F32">
        <w:rPr>
          <w:rFonts w:ascii="Times New Roman" w:hAnsi="Times New Roman"/>
          <w:lang w:val="fr-FR"/>
        </w:rPr>
        <w:t>việc</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thực</w:t>
      </w:r>
      <w:proofErr w:type="spellEnd"/>
      <w:r w:rsidRPr="00E51F32">
        <w:rPr>
          <w:rFonts w:ascii="Times New Roman" w:hAnsi="Times New Roman"/>
          <w:lang w:val="fr-FR"/>
        </w:rPr>
        <w:t xml:space="preserve"> </w:t>
      </w:r>
      <w:proofErr w:type="spellStart"/>
      <w:r w:rsidRPr="00E51F32">
        <w:rPr>
          <w:rFonts w:ascii="Times New Roman" w:hAnsi="Times New Roman"/>
          <w:lang w:val="fr-FR"/>
        </w:rPr>
        <w:t>hiện</w:t>
      </w:r>
      <w:proofErr w:type="spellEnd"/>
      <w:r w:rsidRPr="00E51F32">
        <w:rPr>
          <w:rFonts w:ascii="Times New Roman" w:hAnsi="Times New Roman"/>
          <w:lang w:val="fr-FR"/>
        </w:rPr>
        <w:t xml:space="preserve"> </w:t>
      </w:r>
      <w:proofErr w:type="spellStart"/>
      <w:r w:rsidRPr="00E51F32">
        <w:rPr>
          <w:rFonts w:ascii="Times New Roman" w:hAnsi="Times New Roman"/>
          <w:lang w:val="fr-FR"/>
        </w:rPr>
        <w:t>Hợp</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Đồng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này</w:t>
      </w:r>
      <w:proofErr w:type="spellEnd"/>
      <w:r w:rsidRPr="00E51F32">
        <w:rPr>
          <w:rFonts w:ascii="Times New Roman" w:hAnsi="Times New Roman"/>
          <w:lang w:val="fr-FR"/>
        </w:rPr>
        <w:t>.</w:t>
      </w:r>
    </w:p>
    <w:p w14:paraId="1F1FF522" w14:textId="77777777" w:rsidR="002E22F6" w:rsidRPr="00E51F32" w:rsidRDefault="002E22F6" w:rsidP="002E22F6">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 xml:space="preserve">The Supplier and its subsidiaries and Products provided will always comply with all applicable laws regarding its </w:t>
      </w:r>
      <w:proofErr w:type="spellStart"/>
      <w:r w:rsidRPr="00E51F32">
        <w:rPr>
          <w:rFonts w:ascii="Times New Roman" w:hAnsi="Times New Roman"/>
          <w:bCs/>
          <w:i/>
          <w:iCs/>
          <w:sz w:val="24"/>
          <w:szCs w:val="24"/>
        </w:rPr>
        <w:t>perfomance</w:t>
      </w:r>
      <w:proofErr w:type="spellEnd"/>
      <w:r w:rsidRPr="00E51F32">
        <w:rPr>
          <w:rFonts w:ascii="Times New Roman" w:hAnsi="Times New Roman"/>
          <w:bCs/>
          <w:i/>
          <w:iCs/>
          <w:sz w:val="24"/>
          <w:szCs w:val="24"/>
        </w:rPr>
        <w:t xml:space="preserve"> of this Contract.</w:t>
      </w:r>
    </w:p>
    <w:p w14:paraId="4DD6C3AF" w14:textId="77777777" w:rsidR="00C94B2F" w:rsidRPr="00E51F32" w:rsidRDefault="00C94B2F" w:rsidP="00DA541C">
      <w:pPr>
        <w:keepNext/>
        <w:widowControl w:val="0"/>
        <w:tabs>
          <w:tab w:val="left" w:pos="720"/>
        </w:tabs>
        <w:jc w:val="both"/>
        <w:rPr>
          <w:rFonts w:ascii="Times New Roman" w:hAnsi="Times New Roman"/>
          <w:lang w:val="fr-FR"/>
        </w:rPr>
      </w:pPr>
    </w:p>
    <w:p w14:paraId="431DDF8C" w14:textId="77777777" w:rsidR="005B3377" w:rsidRPr="00E51F32" w:rsidRDefault="005B3377" w:rsidP="00864BEE">
      <w:pPr>
        <w:keepNext/>
        <w:widowControl w:val="0"/>
        <w:numPr>
          <w:ilvl w:val="1"/>
          <w:numId w:val="17"/>
        </w:numPr>
        <w:tabs>
          <w:tab w:val="left" w:pos="567"/>
        </w:tabs>
        <w:ind w:left="567" w:hanging="567"/>
        <w:jc w:val="both"/>
        <w:rPr>
          <w:rFonts w:ascii="Times New Roman" w:hAnsi="Times New Roman"/>
          <w:lang w:val="fr-FR"/>
        </w:rPr>
      </w:pPr>
      <w:proofErr w:type="spellStart"/>
      <w:r w:rsidRPr="00E51F32">
        <w:rPr>
          <w:rFonts w:ascii="Times New Roman" w:hAnsi="Times New Roman"/>
          <w:lang w:val="fr-FR"/>
        </w:rPr>
        <w:t>Nhà</w:t>
      </w:r>
      <w:proofErr w:type="spellEnd"/>
      <w:r w:rsidRPr="00E51F32">
        <w:rPr>
          <w:rFonts w:ascii="Times New Roman" w:hAnsi="Times New Roman"/>
          <w:lang w:val="fr-FR"/>
        </w:rPr>
        <w:t xml:space="preserve"> Cung </w:t>
      </w:r>
      <w:proofErr w:type="spellStart"/>
      <w:r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Pr="00E51F32">
        <w:rPr>
          <w:rFonts w:ascii="Times New Roman" w:hAnsi="Times New Roman"/>
          <w:lang w:val="fr-FR"/>
        </w:rPr>
        <w:t>sẽ</w:t>
      </w:r>
      <w:proofErr w:type="spellEnd"/>
      <w:r w:rsidRPr="00E51F32">
        <w:rPr>
          <w:rFonts w:ascii="Times New Roman" w:hAnsi="Times New Roman"/>
          <w:lang w:val="fr-FR"/>
        </w:rPr>
        <w:t xml:space="preserve"> </w:t>
      </w:r>
      <w:proofErr w:type="spellStart"/>
      <w:r w:rsidRPr="00E51F32">
        <w:rPr>
          <w:rFonts w:ascii="Times New Roman" w:hAnsi="Times New Roman"/>
          <w:lang w:val="fr-FR"/>
        </w:rPr>
        <w:t>tuân</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thủ</w:t>
      </w:r>
      <w:proofErr w:type="spellEnd"/>
      <w:r w:rsidRPr="00E51F32">
        <w:rPr>
          <w:rFonts w:ascii="Times New Roman" w:hAnsi="Times New Roman"/>
          <w:lang w:val="fr-FR"/>
        </w:rPr>
        <w:t xml:space="preserve"> </w:t>
      </w:r>
      <w:proofErr w:type="spellStart"/>
      <w:r w:rsidRPr="00E51F32">
        <w:rPr>
          <w:rFonts w:ascii="Times New Roman" w:hAnsi="Times New Roman"/>
          <w:lang w:val="fr-FR"/>
        </w:rPr>
        <w:t>các</w:t>
      </w:r>
      <w:proofErr w:type="spellEnd"/>
      <w:r w:rsidRPr="00E51F32">
        <w:rPr>
          <w:rFonts w:ascii="Times New Roman" w:hAnsi="Times New Roman"/>
          <w:lang w:val="fr-FR"/>
        </w:rPr>
        <w:t xml:space="preserve"> </w:t>
      </w:r>
      <w:proofErr w:type="spellStart"/>
      <w:r w:rsidRPr="00E51F32">
        <w:rPr>
          <w:rFonts w:ascii="Times New Roman" w:hAnsi="Times New Roman"/>
          <w:lang w:val="fr-FR"/>
        </w:rPr>
        <w:t>Chính</w:t>
      </w:r>
      <w:proofErr w:type="spellEnd"/>
      <w:r w:rsidRPr="00E51F32">
        <w:rPr>
          <w:rFonts w:ascii="Times New Roman" w:hAnsi="Times New Roman"/>
          <w:lang w:val="fr-FR"/>
        </w:rPr>
        <w:t xml:space="preserve"> </w:t>
      </w:r>
      <w:proofErr w:type="spellStart"/>
      <w:r w:rsidRPr="00E51F32">
        <w:rPr>
          <w:rFonts w:ascii="Times New Roman" w:hAnsi="Times New Roman"/>
          <w:lang w:val="fr-FR"/>
        </w:rPr>
        <w:t>sách</w:t>
      </w:r>
      <w:proofErr w:type="spellEnd"/>
      <w:r w:rsidRPr="00E51F32">
        <w:rPr>
          <w:rFonts w:ascii="Times New Roman" w:hAnsi="Times New Roman"/>
          <w:lang w:val="fr-FR"/>
        </w:rPr>
        <w:t xml:space="preserve"> </w:t>
      </w:r>
      <w:proofErr w:type="spellStart"/>
      <w:r w:rsidRPr="00E51F32">
        <w:rPr>
          <w:rFonts w:ascii="Times New Roman" w:hAnsi="Times New Roman"/>
          <w:lang w:val="fr-FR"/>
        </w:rPr>
        <w:t>liên</w:t>
      </w:r>
      <w:proofErr w:type="spellEnd"/>
      <w:r w:rsidRPr="00E51F32">
        <w:rPr>
          <w:rFonts w:ascii="Times New Roman" w:hAnsi="Times New Roman"/>
          <w:lang w:val="fr-FR"/>
        </w:rPr>
        <w:t xml:space="preserve"> </w:t>
      </w:r>
      <w:proofErr w:type="spellStart"/>
      <w:r w:rsidRPr="00E51F32">
        <w:rPr>
          <w:rFonts w:ascii="Times New Roman" w:hAnsi="Times New Roman"/>
          <w:lang w:val="fr-FR"/>
        </w:rPr>
        <w:t>quan</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đến</w:t>
      </w:r>
      <w:proofErr w:type="spellEnd"/>
      <w:r w:rsidRPr="00E51F32">
        <w:rPr>
          <w:rFonts w:ascii="Times New Roman" w:hAnsi="Times New Roman"/>
          <w:lang w:val="fr-FR"/>
        </w:rPr>
        <w:t xml:space="preserve"> </w:t>
      </w:r>
      <w:proofErr w:type="spellStart"/>
      <w:r w:rsidRPr="00E51F32">
        <w:rPr>
          <w:rFonts w:ascii="Times New Roman" w:hAnsi="Times New Roman"/>
          <w:lang w:val="fr-FR"/>
        </w:rPr>
        <w:t>việc</w:t>
      </w:r>
      <w:proofErr w:type="spellEnd"/>
      <w:r w:rsidRPr="00E51F32">
        <w:rPr>
          <w:rFonts w:ascii="Times New Roman" w:hAnsi="Times New Roman"/>
          <w:lang w:val="fr-FR"/>
        </w:rPr>
        <w:t xml:space="preserve"> </w:t>
      </w:r>
      <w:proofErr w:type="spellStart"/>
      <w:r w:rsidRPr="00E51F32">
        <w:rPr>
          <w:rFonts w:ascii="Times New Roman" w:hAnsi="Times New Roman"/>
          <w:lang w:val="fr-FR"/>
        </w:rPr>
        <w:t>cung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cấp</w:t>
      </w:r>
      <w:proofErr w:type="spellEnd"/>
      <w:r w:rsidRPr="00E51F32">
        <w:rPr>
          <w:rFonts w:ascii="Times New Roman" w:hAnsi="Times New Roman"/>
          <w:lang w:val="fr-FR"/>
        </w:rPr>
        <w:t xml:space="preserve"> </w:t>
      </w:r>
      <w:proofErr w:type="spellStart"/>
      <w:r w:rsidR="0004463A" w:rsidRPr="00E51F32">
        <w:rPr>
          <w:rFonts w:ascii="Times New Roman" w:hAnsi="Times New Roman"/>
          <w:lang w:val="fr-FR"/>
        </w:rPr>
        <w:t>Hàng</w:t>
      </w:r>
      <w:proofErr w:type="spellEnd"/>
      <w:r w:rsidR="0004463A" w:rsidRPr="00E51F32">
        <w:rPr>
          <w:rFonts w:ascii="Times New Roman" w:hAnsi="Times New Roman"/>
          <w:lang w:val="fr-FR"/>
        </w:rPr>
        <w:t xml:space="preserve"> </w:t>
      </w:r>
      <w:proofErr w:type="spellStart"/>
      <w:r w:rsidR="0004463A" w:rsidRPr="00E51F32">
        <w:rPr>
          <w:rFonts w:ascii="Times New Roman" w:hAnsi="Times New Roman"/>
          <w:lang w:val="fr-FR"/>
        </w:rPr>
        <w:t>Hóa</w:t>
      </w:r>
      <w:proofErr w:type="spellEnd"/>
      <w:r w:rsidR="0004463A" w:rsidRPr="00E51F32">
        <w:rPr>
          <w:rFonts w:ascii="Times New Roman" w:hAnsi="Times New Roman"/>
          <w:lang w:val="fr-FR"/>
        </w:rPr>
        <w:t xml:space="preserve"> </w:t>
      </w:r>
      <w:proofErr w:type="spellStart"/>
      <w:r w:rsidRPr="00E51F32">
        <w:rPr>
          <w:rFonts w:ascii="Times New Roman" w:hAnsi="Times New Roman"/>
          <w:lang w:val="fr-FR"/>
        </w:rPr>
        <w:t>của</w:t>
      </w:r>
      <w:proofErr w:type="spellEnd"/>
      <w:r w:rsidRPr="00E51F32">
        <w:rPr>
          <w:rFonts w:ascii="Times New Roman" w:hAnsi="Times New Roman"/>
          <w:lang w:val="fr-FR"/>
        </w:rPr>
        <w:t xml:space="preserve"> </w:t>
      </w:r>
      <w:proofErr w:type="spellStart"/>
      <w:r w:rsidRPr="00E51F32">
        <w:rPr>
          <w:rFonts w:ascii="Times New Roman" w:hAnsi="Times New Roman"/>
          <w:lang w:val="fr-FR"/>
        </w:rPr>
        <w:t>Bên</w:t>
      </w:r>
      <w:proofErr w:type="spellEnd"/>
      <w:r w:rsidRPr="00E51F32">
        <w:rPr>
          <w:rFonts w:ascii="Times New Roman" w:hAnsi="Times New Roman"/>
          <w:lang w:val="fr-FR"/>
        </w:rPr>
        <w:t xml:space="preserve"> Mua </w:t>
      </w:r>
      <w:proofErr w:type="spellStart"/>
      <w:r w:rsidRPr="00E51F32">
        <w:rPr>
          <w:rFonts w:ascii="Times New Roman" w:hAnsi="Times New Roman"/>
          <w:lang w:val="fr-FR"/>
        </w:rPr>
        <w:t>trong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việc</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thực</w:t>
      </w:r>
      <w:proofErr w:type="spellEnd"/>
      <w:r w:rsidRPr="00E51F32">
        <w:rPr>
          <w:rFonts w:ascii="Times New Roman" w:hAnsi="Times New Roman"/>
          <w:lang w:val="fr-FR"/>
        </w:rPr>
        <w:t xml:space="preserve"> </w:t>
      </w:r>
      <w:proofErr w:type="spellStart"/>
      <w:r w:rsidRPr="00E51F32">
        <w:rPr>
          <w:rFonts w:ascii="Times New Roman" w:hAnsi="Times New Roman"/>
          <w:lang w:val="fr-FR"/>
        </w:rPr>
        <w:t>hiện</w:t>
      </w:r>
      <w:proofErr w:type="spellEnd"/>
      <w:r w:rsidRPr="00E51F32">
        <w:rPr>
          <w:rFonts w:ascii="Times New Roman" w:hAnsi="Times New Roman"/>
          <w:lang w:val="fr-FR"/>
        </w:rPr>
        <w:t xml:space="preserve"> </w:t>
      </w:r>
      <w:proofErr w:type="spellStart"/>
      <w:r w:rsidRPr="00E51F32">
        <w:rPr>
          <w:rFonts w:ascii="Times New Roman" w:hAnsi="Times New Roman"/>
          <w:lang w:val="fr-FR"/>
        </w:rPr>
        <w:t>theo</w:t>
      </w:r>
      <w:proofErr w:type="spellEnd"/>
      <w:r w:rsidRPr="00E51F32">
        <w:rPr>
          <w:rFonts w:ascii="Times New Roman" w:hAnsi="Times New Roman"/>
          <w:lang w:val="fr-FR"/>
        </w:rPr>
        <w:t xml:space="preserve"> </w:t>
      </w:r>
      <w:proofErr w:type="spellStart"/>
      <w:r w:rsidRPr="00E51F32">
        <w:rPr>
          <w:rFonts w:ascii="Times New Roman" w:hAnsi="Times New Roman"/>
          <w:lang w:val="fr-FR"/>
        </w:rPr>
        <w:t>Hợp</w:t>
      </w:r>
      <w:proofErr w:type="spellEnd"/>
      <w:r w:rsidRPr="00E51F32">
        <w:rPr>
          <w:rFonts w:ascii="Times New Roman" w:hAnsi="Times New Roman"/>
          <w:lang w:val="fr-FR"/>
        </w:rPr>
        <w:t xml:space="preserve"> </w:t>
      </w:r>
      <w:proofErr w:type="spellStart"/>
      <w:r w:rsidRPr="00E51F32">
        <w:rPr>
          <w:rFonts w:ascii="Times New Roman" w:hAnsi="Times New Roman"/>
          <w:lang w:val="fr-FR"/>
        </w:rPr>
        <w:t>Đồng</w:t>
      </w:r>
      <w:proofErr w:type="spellEnd"/>
      <w:r w:rsidRPr="00E51F32">
        <w:rPr>
          <w:rFonts w:ascii="Times New Roman" w:hAnsi="Times New Roman"/>
          <w:lang w:val="fr-FR"/>
        </w:rPr>
        <w:t xml:space="preserve"> </w:t>
      </w:r>
      <w:proofErr w:type="spellStart"/>
      <w:r w:rsidRPr="00E51F32">
        <w:rPr>
          <w:rFonts w:ascii="Times New Roman" w:hAnsi="Times New Roman"/>
          <w:lang w:val="fr-FR"/>
        </w:rPr>
        <w:t>này</w:t>
      </w:r>
      <w:proofErr w:type="spellEnd"/>
      <w:r w:rsidRPr="00E51F32">
        <w:rPr>
          <w:rFonts w:ascii="Times New Roman" w:hAnsi="Times New Roman"/>
          <w:lang w:val="fr-FR"/>
        </w:rPr>
        <w:t>.</w:t>
      </w:r>
    </w:p>
    <w:p w14:paraId="3BF89264" w14:textId="649CD533" w:rsidR="00091AAC" w:rsidRPr="00E51F32" w:rsidRDefault="00091AAC"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 xml:space="preserve">The Supplier will comply with the </w:t>
      </w:r>
      <w:r w:rsidR="00F43F5C" w:rsidRPr="00E51F32">
        <w:rPr>
          <w:rFonts w:ascii="Times New Roman" w:hAnsi="Times New Roman"/>
          <w:bCs/>
          <w:i/>
          <w:iCs/>
          <w:sz w:val="24"/>
          <w:szCs w:val="24"/>
        </w:rPr>
        <w:t xml:space="preserve">Purchaser’s </w:t>
      </w:r>
      <w:r w:rsidRPr="00E51F32">
        <w:rPr>
          <w:rFonts w:ascii="Times New Roman" w:hAnsi="Times New Roman"/>
          <w:bCs/>
          <w:i/>
          <w:iCs/>
          <w:sz w:val="24"/>
          <w:szCs w:val="24"/>
        </w:rPr>
        <w:t xml:space="preserve">policies related to the supply of </w:t>
      </w:r>
      <w:r w:rsidR="000F54DC" w:rsidRPr="00E51F32">
        <w:rPr>
          <w:rFonts w:ascii="Times New Roman" w:hAnsi="Times New Roman"/>
          <w:bCs/>
          <w:i/>
          <w:iCs/>
          <w:sz w:val="24"/>
          <w:szCs w:val="24"/>
        </w:rPr>
        <w:t>Products</w:t>
      </w:r>
      <w:r w:rsidRPr="00E51F32">
        <w:rPr>
          <w:rFonts w:ascii="Times New Roman" w:hAnsi="Times New Roman"/>
          <w:bCs/>
          <w:i/>
          <w:iCs/>
          <w:sz w:val="24"/>
          <w:szCs w:val="24"/>
        </w:rPr>
        <w:t xml:space="preserve"> in the execution of this Contract.</w:t>
      </w:r>
    </w:p>
    <w:p w14:paraId="2177DAAE" w14:textId="1AFCFF27" w:rsidR="00E12407" w:rsidRPr="00E51F32" w:rsidRDefault="00E12407" w:rsidP="002E22F6">
      <w:pPr>
        <w:keepNext/>
        <w:widowControl w:val="0"/>
        <w:jc w:val="both"/>
        <w:rPr>
          <w:rFonts w:ascii="Times New Roman" w:hAnsi="Times New Roman"/>
          <w:bCs/>
          <w:i/>
          <w:iCs/>
        </w:rPr>
      </w:pPr>
    </w:p>
    <w:p w14:paraId="263758BC" w14:textId="184F72E5" w:rsidR="005B3377" w:rsidRPr="00E51F32" w:rsidRDefault="00D46D51" w:rsidP="00864BEE">
      <w:pPr>
        <w:keepNext/>
        <w:widowControl w:val="0"/>
        <w:numPr>
          <w:ilvl w:val="1"/>
          <w:numId w:val="17"/>
        </w:numPr>
        <w:tabs>
          <w:tab w:val="left" w:pos="567"/>
        </w:tabs>
        <w:ind w:left="567" w:hanging="567"/>
        <w:jc w:val="both"/>
        <w:rPr>
          <w:rFonts w:ascii="Times New Roman" w:hAnsi="Times New Roman"/>
          <w:bCs/>
          <w:i/>
          <w:lang w:val="fr-FR"/>
        </w:rPr>
      </w:pPr>
      <w:proofErr w:type="spellStart"/>
      <w:r w:rsidRPr="00E51F32">
        <w:rPr>
          <w:rFonts w:ascii="Times New Roman" w:hAnsi="Times New Roman"/>
          <w:lang w:val="fr-FR"/>
        </w:rPr>
        <w:t>Nhà</w:t>
      </w:r>
      <w:proofErr w:type="spellEnd"/>
      <w:r w:rsidRPr="00E51F32">
        <w:rPr>
          <w:rFonts w:ascii="Times New Roman" w:hAnsi="Times New Roman"/>
          <w:lang w:val="fr-FR"/>
        </w:rPr>
        <w:t xml:space="preserve"> Cung </w:t>
      </w:r>
      <w:proofErr w:type="spellStart"/>
      <w:r w:rsidRPr="00E51F32">
        <w:rPr>
          <w:rFonts w:ascii="Times New Roman" w:hAnsi="Times New Roman"/>
          <w:lang w:val="fr-FR"/>
        </w:rPr>
        <w:t>Cấp</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sẽ</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không</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tạo</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lập</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hoặc</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cho</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phép</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bất</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kỳ</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quyền</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cầm</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giữ</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hoặc</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biện</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pháp</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bảo</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đảm</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cho</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bên</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thứ</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ba</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nào</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đối</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với</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Hàng</w:t>
      </w:r>
      <w:proofErr w:type="spellEnd"/>
      <w:r w:rsidR="005B3377" w:rsidRPr="00E51F32">
        <w:rPr>
          <w:rFonts w:ascii="Times New Roman" w:hAnsi="Times New Roman"/>
          <w:lang w:val="fr-FR"/>
        </w:rPr>
        <w:t xml:space="preserve"> </w:t>
      </w:r>
      <w:proofErr w:type="spellStart"/>
      <w:r w:rsidR="005B3377" w:rsidRPr="00E51F32">
        <w:rPr>
          <w:rFonts w:ascii="Times New Roman" w:hAnsi="Times New Roman"/>
          <w:lang w:val="fr-FR"/>
        </w:rPr>
        <w:t>Hóa</w:t>
      </w:r>
      <w:proofErr w:type="spellEnd"/>
      <w:r w:rsidR="005B3377" w:rsidRPr="00E51F32">
        <w:rPr>
          <w:rFonts w:ascii="Times New Roman" w:hAnsi="Times New Roman"/>
          <w:lang w:val="fr-FR"/>
        </w:rPr>
        <w:t>.</w:t>
      </w:r>
    </w:p>
    <w:p w14:paraId="4D8C7D8E" w14:textId="301EFD32" w:rsidR="00091AAC" w:rsidRPr="00E51F32" w:rsidRDefault="00091AAC" w:rsidP="00DA541C">
      <w:pPr>
        <w:pStyle w:val="oancuaDanhsach"/>
        <w:keepNext/>
        <w:widowControl w:val="0"/>
        <w:spacing w:after="0" w:line="240" w:lineRule="auto"/>
        <w:ind w:left="567"/>
        <w:jc w:val="both"/>
        <w:rPr>
          <w:rFonts w:ascii="Times New Roman" w:hAnsi="Times New Roman"/>
          <w:bCs/>
          <w:i/>
          <w:iCs/>
          <w:sz w:val="24"/>
          <w:szCs w:val="24"/>
        </w:rPr>
      </w:pPr>
      <w:r w:rsidRPr="00E51F32">
        <w:rPr>
          <w:rFonts w:ascii="Times New Roman" w:hAnsi="Times New Roman"/>
          <w:bCs/>
          <w:i/>
          <w:iCs/>
          <w:sz w:val="24"/>
          <w:szCs w:val="24"/>
        </w:rPr>
        <w:t xml:space="preserve">The Supplier will not create or authorize any lien or safeguard for any third party that affects the </w:t>
      </w:r>
      <w:r w:rsidR="000F54DC" w:rsidRPr="00E51F32">
        <w:rPr>
          <w:rFonts w:ascii="Times New Roman" w:hAnsi="Times New Roman"/>
          <w:bCs/>
          <w:i/>
          <w:iCs/>
          <w:sz w:val="24"/>
          <w:szCs w:val="24"/>
        </w:rPr>
        <w:t>Products</w:t>
      </w:r>
      <w:r w:rsidRPr="00E51F32">
        <w:rPr>
          <w:rFonts w:ascii="Times New Roman" w:hAnsi="Times New Roman"/>
          <w:bCs/>
          <w:i/>
          <w:iCs/>
          <w:sz w:val="24"/>
          <w:szCs w:val="24"/>
        </w:rPr>
        <w:t>.</w:t>
      </w:r>
    </w:p>
    <w:p w14:paraId="45869F3B" w14:textId="2106040D" w:rsidR="005B3377" w:rsidRPr="00E51F32" w:rsidRDefault="005B3377" w:rsidP="00DA541C">
      <w:pPr>
        <w:keepNext/>
        <w:widowControl w:val="0"/>
        <w:tabs>
          <w:tab w:val="left" w:pos="720"/>
        </w:tabs>
        <w:ind w:left="720"/>
        <w:jc w:val="both"/>
        <w:rPr>
          <w:rFonts w:ascii="Times New Roman" w:hAnsi="Times New Roman"/>
          <w:bCs/>
        </w:rPr>
      </w:pPr>
    </w:p>
    <w:p w14:paraId="4AC142E9" w14:textId="77777777" w:rsidR="00E86F20" w:rsidRPr="00E51F32" w:rsidRDefault="00E86F20" w:rsidP="00864BEE">
      <w:pPr>
        <w:numPr>
          <w:ilvl w:val="0"/>
          <w:numId w:val="7"/>
        </w:numPr>
        <w:tabs>
          <w:tab w:val="left" w:pos="1440"/>
        </w:tabs>
        <w:ind w:left="1418" w:hanging="1418"/>
        <w:jc w:val="both"/>
        <w:rPr>
          <w:rFonts w:ascii="Times New Roman" w:hAnsi="Times New Roman"/>
          <w:b/>
          <w:bCs/>
        </w:rPr>
      </w:pPr>
      <w:r w:rsidRPr="00E51F32">
        <w:rPr>
          <w:rFonts w:ascii="Times New Roman" w:hAnsi="Times New Roman"/>
          <w:b/>
          <w:bCs/>
        </w:rPr>
        <w:t>BẢO HÀNH</w:t>
      </w:r>
    </w:p>
    <w:p w14:paraId="7330C36D" w14:textId="77777777" w:rsidR="00E86F20" w:rsidRPr="00E51F32" w:rsidRDefault="00E86F20" w:rsidP="00864BEE">
      <w:pPr>
        <w:numPr>
          <w:ilvl w:val="0"/>
          <w:numId w:val="8"/>
        </w:numPr>
        <w:tabs>
          <w:tab w:val="left" w:pos="1440"/>
        </w:tabs>
        <w:ind w:left="1418" w:hanging="1418"/>
        <w:jc w:val="both"/>
        <w:rPr>
          <w:rFonts w:ascii="Times New Roman" w:hAnsi="Times New Roman"/>
          <w:b/>
          <w:bCs/>
          <w:i/>
          <w:iCs/>
        </w:rPr>
      </w:pPr>
      <w:bookmarkStart w:id="127" w:name="_Hlk167801377"/>
      <w:r w:rsidRPr="00E51F32">
        <w:rPr>
          <w:rFonts w:ascii="Times New Roman" w:hAnsi="Times New Roman"/>
          <w:b/>
          <w:bCs/>
          <w:i/>
          <w:iCs/>
        </w:rPr>
        <w:t>WARRANTY</w:t>
      </w:r>
    </w:p>
    <w:bookmarkEnd w:id="127"/>
    <w:p w14:paraId="30C6242F" w14:textId="77777777" w:rsidR="00E86F20" w:rsidRPr="00E51F32" w:rsidRDefault="00E86F20" w:rsidP="00DA541C">
      <w:pPr>
        <w:jc w:val="both"/>
        <w:rPr>
          <w:rFonts w:ascii="Times New Roman" w:hAnsi="Times New Roman"/>
          <w:b/>
        </w:rPr>
      </w:pPr>
    </w:p>
    <w:p w14:paraId="3C66F504" w14:textId="7C47F269" w:rsidR="00E86F20" w:rsidRPr="00E51F32" w:rsidRDefault="00E86F20" w:rsidP="00864BEE">
      <w:pPr>
        <w:pStyle w:val="oancuaDanhsach"/>
        <w:numPr>
          <w:ilvl w:val="1"/>
          <w:numId w:val="24"/>
        </w:numPr>
        <w:tabs>
          <w:tab w:val="left" w:pos="567"/>
        </w:tabs>
        <w:spacing w:after="0" w:line="240" w:lineRule="auto"/>
        <w:ind w:left="567" w:hanging="567"/>
        <w:jc w:val="both"/>
        <w:rPr>
          <w:rFonts w:ascii="Times New Roman" w:hAnsi="Times New Roman"/>
          <w:sz w:val="24"/>
          <w:szCs w:val="24"/>
        </w:rPr>
      </w:pPr>
      <w:bookmarkStart w:id="128" w:name="_Hlk38436868"/>
      <w:bookmarkStart w:id="129" w:name="_Hlk167801407"/>
      <w:proofErr w:type="spellStart"/>
      <w:r w:rsidRPr="00E51F32">
        <w:rPr>
          <w:rFonts w:ascii="Times New Roman" w:hAnsi="Times New Roman"/>
          <w:sz w:val="24"/>
          <w:szCs w:val="24"/>
        </w:rPr>
        <w:t>Thời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hạn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bảo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Hóa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phụ</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thuộc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từng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Hóa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được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hiện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tài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liệu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liên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quan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Hóa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thỏa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thuận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bằng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văn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Các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b/>
          <w:sz w:val="24"/>
          <w:szCs w:val="24"/>
        </w:rPr>
        <w:t>Thời</w:t>
      </w:r>
      <w:proofErr w:type="spellEnd"/>
      <w:r w:rsidRPr="00E51F32">
        <w:rPr>
          <w:rFonts w:ascii="Times New Roman" w:hAnsi="Times New Roman"/>
          <w:b/>
          <w:sz w:val="24"/>
          <w:szCs w:val="24"/>
        </w:rPr>
        <w:t xml:space="preserve"> </w:t>
      </w:r>
      <w:proofErr w:type="spellStart"/>
      <w:r w:rsidRPr="00E51F32">
        <w:rPr>
          <w:rFonts w:ascii="Times New Roman" w:hAnsi="Times New Roman"/>
          <w:b/>
          <w:sz w:val="24"/>
          <w:szCs w:val="24"/>
        </w:rPr>
        <w:t>Hạn</w:t>
      </w:r>
      <w:proofErr w:type="spellEnd"/>
      <w:r w:rsidRPr="00E51F32">
        <w:rPr>
          <w:rFonts w:ascii="Times New Roman" w:hAnsi="Times New Roman"/>
          <w:b/>
          <w:sz w:val="24"/>
          <w:szCs w:val="24"/>
        </w:rPr>
        <w:t xml:space="preserve"> Bảo </w:t>
      </w:r>
      <w:proofErr w:type="spellStart"/>
      <w:r w:rsidRPr="00E51F32">
        <w:rPr>
          <w:rFonts w:ascii="Times New Roman" w:hAnsi="Times New Roman"/>
          <w:b/>
          <w:sz w:val="24"/>
          <w:szCs w:val="24"/>
        </w:rPr>
        <w:t>Hành</w:t>
      </w:r>
      <w:proofErr w:type="spellEnd"/>
      <w:r w:rsidRPr="00E51F32">
        <w:rPr>
          <w:rFonts w:ascii="Times New Roman" w:hAnsi="Times New Roman"/>
          <w:sz w:val="24"/>
          <w:szCs w:val="24"/>
        </w:rPr>
        <w:t xml:space="preserve">”). </w:t>
      </w:r>
    </w:p>
    <w:p w14:paraId="54D28167" w14:textId="6CE4A592" w:rsidR="00E86F20" w:rsidRPr="00E51F32" w:rsidRDefault="00E86F20" w:rsidP="00DA541C">
      <w:pPr>
        <w:pStyle w:val="oancuaDanhsach"/>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lastRenderedPageBreak/>
        <w:t xml:space="preserve">The warranty period of the </w:t>
      </w:r>
      <w:r w:rsidR="000F54DC" w:rsidRPr="00E51F32">
        <w:rPr>
          <w:rFonts w:ascii="Times New Roman" w:hAnsi="Times New Roman"/>
          <w:i/>
          <w:iCs/>
          <w:sz w:val="24"/>
          <w:szCs w:val="24"/>
        </w:rPr>
        <w:t>Products</w:t>
      </w:r>
      <w:r w:rsidRPr="00E51F32">
        <w:rPr>
          <w:rFonts w:ascii="Times New Roman" w:hAnsi="Times New Roman"/>
          <w:i/>
          <w:iCs/>
          <w:sz w:val="24"/>
          <w:szCs w:val="24"/>
        </w:rPr>
        <w:t xml:space="preserve"> </w:t>
      </w:r>
      <w:r w:rsidR="00F037AB" w:rsidRPr="00E51F32">
        <w:rPr>
          <w:rFonts w:ascii="Times New Roman" w:hAnsi="Times New Roman"/>
          <w:i/>
          <w:iCs/>
          <w:sz w:val="24"/>
          <w:szCs w:val="24"/>
        </w:rPr>
        <w:t xml:space="preserve">shall depend on each </w:t>
      </w:r>
      <w:r w:rsidR="000F54DC" w:rsidRPr="00E51F32">
        <w:rPr>
          <w:rFonts w:ascii="Times New Roman" w:hAnsi="Times New Roman"/>
          <w:i/>
          <w:iCs/>
          <w:sz w:val="24"/>
          <w:szCs w:val="24"/>
        </w:rPr>
        <w:t>Products</w:t>
      </w:r>
      <w:r w:rsidR="00F037AB" w:rsidRPr="00E51F32">
        <w:rPr>
          <w:rFonts w:ascii="Times New Roman" w:hAnsi="Times New Roman"/>
          <w:i/>
          <w:iCs/>
          <w:sz w:val="24"/>
          <w:szCs w:val="24"/>
        </w:rPr>
        <w:t xml:space="preserve"> and </w:t>
      </w:r>
      <w:r w:rsidR="00F0076F" w:rsidRPr="00E51F32">
        <w:rPr>
          <w:rFonts w:ascii="Times New Roman" w:hAnsi="Times New Roman"/>
          <w:i/>
          <w:iCs/>
          <w:sz w:val="24"/>
          <w:szCs w:val="24"/>
        </w:rPr>
        <w:t xml:space="preserve">is </w:t>
      </w:r>
      <w:r w:rsidR="0026320F" w:rsidRPr="00E51F32">
        <w:rPr>
          <w:rFonts w:ascii="Times New Roman" w:hAnsi="Times New Roman"/>
          <w:i/>
          <w:iCs/>
          <w:sz w:val="24"/>
          <w:szCs w:val="24"/>
        </w:rPr>
        <w:t xml:space="preserve">specified </w:t>
      </w:r>
      <w:r w:rsidR="00F0076F" w:rsidRPr="00E51F32">
        <w:rPr>
          <w:rFonts w:ascii="Times New Roman" w:hAnsi="Times New Roman"/>
          <w:i/>
          <w:iCs/>
          <w:sz w:val="24"/>
          <w:szCs w:val="24"/>
        </w:rPr>
        <w:t xml:space="preserve">in the </w:t>
      </w:r>
      <w:r w:rsidR="000F54DC" w:rsidRPr="00E51F32">
        <w:rPr>
          <w:rFonts w:ascii="Times New Roman" w:hAnsi="Times New Roman"/>
          <w:i/>
          <w:iCs/>
          <w:sz w:val="24"/>
          <w:szCs w:val="24"/>
        </w:rPr>
        <w:t>Products</w:t>
      </w:r>
      <w:r w:rsidR="0026320F" w:rsidRPr="00E51F32">
        <w:rPr>
          <w:rFonts w:ascii="Times New Roman" w:hAnsi="Times New Roman"/>
          <w:i/>
          <w:iCs/>
          <w:sz w:val="24"/>
          <w:szCs w:val="24"/>
        </w:rPr>
        <w:t xml:space="preserve"> related </w:t>
      </w:r>
      <w:r w:rsidR="00F0076F" w:rsidRPr="00E51F32">
        <w:rPr>
          <w:rFonts w:ascii="Times New Roman" w:hAnsi="Times New Roman"/>
          <w:i/>
          <w:iCs/>
          <w:sz w:val="24"/>
          <w:szCs w:val="24"/>
        </w:rPr>
        <w:t>documents</w:t>
      </w:r>
      <w:r w:rsidR="0026320F" w:rsidRPr="00E51F32">
        <w:rPr>
          <w:rFonts w:ascii="Times New Roman" w:hAnsi="Times New Roman"/>
          <w:i/>
          <w:iCs/>
          <w:sz w:val="24"/>
          <w:szCs w:val="24"/>
        </w:rPr>
        <w:t xml:space="preserve"> or mutually agreed by the Parties in writing </w:t>
      </w:r>
      <w:r w:rsidRPr="00E51F32">
        <w:rPr>
          <w:rFonts w:ascii="Times New Roman" w:hAnsi="Times New Roman"/>
          <w:i/>
          <w:sz w:val="24"/>
          <w:szCs w:val="24"/>
        </w:rPr>
        <w:t>(the “</w:t>
      </w:r>
      <w:r w:rsidRPr="00E51F32">
        <w:rPr>
          <w:rFonts w:ascii="Times New Roman" w:hAnsi="Times New Roman"/>
          <w:b/>
          <w:i/>
          <w:sz w:val="24"/>
          <w:szCs w:val="24"/>
        </w:rPr>
        <w:t>Warranty Period</w:t>
      </w:r>
      <w:r w:rsidRPr="00E51F32">
        <w:rPr>
          <w:rFonts w:ascii="Times New Roman" w:hAnsi="Times New Roman"/>
          <w:i/>
          <w:sz w:val="24"/>
          <w:szCs w:val="24"/>
        </w:rPr>
        <w:t>”).</w:t>
      </w:r>
    </w:p>
    <w:bookmarkEnd w:id="128"/>
    <w:p w14:paraId="2ABB3C4A" w14:textId="77777777" w:rsidR="00E86F20" w:rsidRPr="00E51F32" w:rsidRDefault="00E86F20" w:rsidP="00DA541C">
      <w:pPr>
        <w:jc w:val="both"/>
        <w:rPr>
          <w:rFonts w:ascii="Times New Roman" w:hAnsi="Times New Roman"/>
          <w:lang w:val="fr-FR"/>
        </w:rPr>
      </w:pPr>
    </w:p>
    <w:p w14:paraId="6C049DA0" w14:textId="77777777" w:rsidR="00E86F20" w:rsidRPr="00E51F32" w:rsidRDefault="00E86F20" w:rsidP="00864BEE">
      <w:pPr>
        <w:pStyle w:val="oancuaDanhsach"/>
        <w:numPr>
          <w:ilvl w:val="1"/>
          <w:numId w:val="24"/>
        </w:numPr>
        <w:tabs>
          <w:tab w:val="left" w:pos="567"/>
        </w:tabs>
        <w:spacing w:after="0" w:line="240" w:lineRule="auto"/>
        <w:ind w:left="567" w:hanging="567"/>
        <w:jc w:val="both"/>
        <w:rPr>
          <w:rFonts w:ascii="Times New Roman" w:hAnsi="Times New Roman"/>
          <w:sz w:val="24"/>
          <w:szCs w:val="24"/>
          <w:lang w:val="fr-FR"/>
        </w:rPr>
      </w:pPr>
      <w:bookmarkStart w:id="130" w:name="_Ref38214321"/>
      <w:r w:rsidRPr="00E51F32">
        <w:rPr>
          <w:rFonts w:ascii="Times New Roman" w:hAnsi="Times New Roman"/>
          <w:sz w:val="24"/>
          <w:szCs w:val="24"/>
          <w:lang w:val="fr-FR"/>
        </w:rPr>
        <w:t xml:space="preserve">Trong </w:t>
      </w:r>
      <w:proofErr w:type="spellStart"/>
      <w:r w:rsidRPr="00E51F32">
        <w:rPr>
          <w:rFonts w:ascii="Times New Roman" w:hAnsi="Times New Roman"/>
          <w:sz w:val="24"/>
          <w:szCs w:val="24"/>
          <w:lang w:val="fr-FR"/>
        </w:rPr>
        <w:t>Thời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Hạn</w:t>
      </w:r>
      <w:proofErr w:type="spellEnd"/>
      <w:r w:rsidRPr="00E51F32">
        <w:rPr>
          <w:rFonts w:ascii="Times New Roman" w:hAnsi="Times New Roman"/>
          <w:sz w:val="24"/>
          <w:szCs w:val="24"/>
          <w:lang w:val="fr-FR"/>
        </w:rPr>
        <w:t xml:space="preserve"> Bảo </w:t>
      </w:r>
      <w:proofErr w:type="spellStart"/>
      <w:r w:rsidRPr="00E51F32">
        <w:rPr>
          <w:rFonts w:ascii="Times New Roman" w:hAnsi="Times New Roman"/>
          <w:sz w:val="24"/>
          <w:szCs w:val="24"/>
          <w:lang w:val="fr-FR"/>
        </w:rPr>
        <w:t>Hành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bằng</w:t>
      </w:r>
      <w:proofErr w:type="spellEnd"/>
      <w:r w:rsidRPr="00E51F32">
        <w:rPr>
          <w:rFonts w:ascii="Times New Roman" w:hAnsi="Times New Roman"/>
          <w:sz w:val="24"/>
          <w:szCs w:val="24"/>
          <w:lang w:val="fr-FR"/>
        </w:rPr>
        <w:t xml:space="preserve"> chi </w:t>
      </w:r>
      <w:proofErr w:type="spellStart"/>
      <w:r w:rsidRPr="00E51F32">
        <w:rPr>
          <w:rFonts w:ascii="Times New Roman" w:hAnsi="Times New Roman"/>
          <w:sz w:val="24"/>
          <w:szCs w:val="24"/>
          <w:lang w:val="fr-FR"/>
        </w:rPr>
        <w:t>phí</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của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mình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có</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trách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nhiệm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sửa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chữa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thay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thế</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khắc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phục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bất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kỳ</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và</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toàn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bộ</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những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lỗi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nhược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điểm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hỏng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sự</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cố</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trong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bất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cứ</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phần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nào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của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b/>
          <w:bCs/>
          <w:sz w:val="24"/>
          <w:szCs w:val="24"/>
          <w:lang w:val="fr-FR"/>
        </w:rPr>
        <w:t>Lỗi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trừ</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Lỗi</w:t>
      </w:r>
      <w:proofErr w:type="spellEnd"/>
      <w:r w:rsidRPr="00E51F32">
        <w:rPr>
          <w:rFonts w:ascii="Times New Roman" w:hAnsi="Times New Roman"/>
          <w:sz w:val="24"/>
          <w:szCs w:val="24"/>
          <w:lang w:val="fr-FR"/>
        </w:rPr>
        <w:t xml:space="preserve"> do </w:t>
      </w:r>
      <w:proofErr w:type="spellStart"/>
      <w:r w:rsidRPr="00E51F32">
        <w:rPr>
          <w:rFonts w:ascii="Times New Roman" w:hAnsi="Times New Roman"/>
          <w:sz w:val="24"/>
          <w:szCs w:val="24"/>
          <w:lang w:val="fr-FR"/>
        </w:rPr>
        <w:t>các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Sự</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Kiện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Bất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Khả</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Kháng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hoặc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lỗi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Mua </w:t>
      </w:r>
      <w:proofErr w:type="spellStart"/>
      <w:r w:rsidRPr="00E51F32">
        <w:rPr>
          <w:rFonts w:ascii="Times New Roman" w:hAnsi="Times New Roman"/>
          <w:sz w:val="24"/>
          <w:szCs w:val="24"/>
          <w:lang w:val="fr-FR"/>
        </w:rPr>
        <w:t>cố</w:t>
      </w:r>
      <w:proofErr w:type="spellEnd"/>
      <w:r w:rsidRPr="00E51F32">
        <w:rPr>
          <w:rFonts w:ascii="Times New Roman" w:hAnsi="Times New Roman"/>
          <w:sz w:val="24"/>
          <w:szCs w:val="24"/>
          <w:lang w:val="fr-FR"/>
        </w:rPr>
        <w:t xml:space="preserve"> ý </w:t>
      </w:r>
      <w:proofErr w:type="spellStart"/>
      <w:r w:rsidRPr="00E51F32">
        <w:rPr>
          <w:rFonts w:ascii="Times New Roman" w:hAnsi="Times New Roman"/>
          <w:sz w:val="24"/>
          <w:szCs w:val="24"/>
          <w:lang w:val="fr-FR"/>
        </w:rPr>
        <w:t>gây</w:t>
      </w:r>
      <w:proofErr w:type="spellEnd"/>
      <w:r w:rsidRPr="00E51F32">
        <w:rPr>
          <w:rFonts w:ascii="Times New Roman" w:hAnsi="Times New Roman"/>
          <w:sz w:val="24"/>
          <w:szCs w:val="24"/>
          <w:lang w:val="fr-FR"/>
        </w:rPr>
        <w:t xml:space="preserve"> ra do </w:t>
      </w:r>
      <w:proofErr w:type="spellStart"/>
      <w:r w:rsidRPr="00E51F32">
        <w:rPr>
          <w:rFonts w:ascii="Times New Roman" w:hAnsi="Times New Roman"/>
          <w:sz w:val="24"/>
          <w:szCs w:val="24"/>
          <w:lang w:val="fr-FR"/>
        </w:rPr>
        <w:t>không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tuân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thủ</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hướng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dẫn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của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về</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việc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sử</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dụng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Hóa</w:t>
      </w:r>
      <w:proofErr w:type="spellEnd"/>
      <w:r w:rsidRPr="00E51F32">
        <w:rPr>
          <w:rFonts w:ascii="Times New Roman" w:hAnsi="Times New Roman"/>
          <w:sz w:val="24"/>
          <w:szCs w:val="24"/>
          <w:lang w:val="fr-FR"/>
        </w:rPr>
        <w:t>.</w:t>
      </w:r>
      <w:bookmarkEnd w:id="130"/>
      <w:r w:rsidRPr="00E51F32">
        <w:rPr>
          <w:rFonts w:ascii="Times New Roman" w:hAnsi="Times New Roman"/>
          <w:sz w:val="24"/>
          <w:szCs w:val="24"/>
          <w:lang w:val="fr-FR"/>
        </w:rPr>
        <w:t xml:space="preserve"> </w:t>
      </w:r>
    </w:p>
    <w:p w14:paraId="081FEC8E" w14:textId="64DEF360" w:rsidR="00E86F20" w:rsidRPr="00E51F32" w:rsidRDefault="00E86F20" w:rsidP="00DA541C">
      <w:pPr>
        <w:pStyle w:val="oancuaDanhsach"/>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t xml:space="preserve">During the Warranty Period, the Supplier, at its own expenses, is responsible for repairing, and/or replacing any and all errors, defects, failures, in any part of the </w:t>
      </w:r>
      <w:r w:rsidR="000F54DC" w:rsidRPr="00E51F32">
        <w:rPr>
          <w:rFonts w:ascii="Times New Roman" w:hAnsi="Times New Roman"/>
          <w:i/>
          <w:iCs/>
          <w:sz w:val="24"/>
          <w:szCs w:val="24"/>
        </w:rPr>
        <w:t>Products</w:t>
      </w:r>
      <w:r w:rsidRPr="00E51F32">
        <w:rPr>
          <w:rFonts w:ascii="Times New Roman" w:hAnsi="Times New Roman"/>
          <w:i/>
          <w:iCs/>
          <w:sz w:val="24"/>
          <w:szCs w:val="24"/>
        </w:rPr>
        <w:t xml:space="preserve"> (“</w:t>
      </w:r>
      <w:r w:rsidRPr="00E51F32">
        <w:rPr>
          <w:rFonts w:ascii="Times New Roman" w:hAnsi="Times New Roman"/>
          <w:b/>
          <w:bCs/>
          <w:i/>
          <w:iCs/>
          <w:sz w:val="24"/>
          <w:szCs w:val="24"/>
        </w:rPr>
        <w:t>Defect</w:t>
      </w:r>
      <w:r w:rsidRPr="00E51F32">
        <w:rPr>
          <w:rFonts w:ascii="Times New Roman" w:hAnsi="Times New Roman"/>
          <w:i/>
          <w:iCs/>
          <w:sz w:val="24"/>
          <w:szCs w:val="24"/>
        </w:rPr>
        <w:t xml:space="preserve">”), except for the Defects caused by the Force Majeure Event or those caused by the Purchaser due to the Purchaser’s failure to comply with the Supplier’s instructions on the use of the </w:t>
      </w:r>
      <w:r w:rsidR="000F54DC" w:rsidRPr="00E51F32">
        <w:rPr>
          <w:rFonts w:ascii="Times New Roman" w:hAnsi="Times New Roman"/>
          <w:i/>
          <w:iCs/>
          <w:sz w:val="24"/>
          <w:szCs w:val="24"/>
        </w:rPr>
        <w:t>Products</w:t>
      </w:r>
      <w:r w:rsidRPr="00E51F32">
        <w:rPr>
          <w:rFonts w:ascii="Times New Roman" w:hAnsi="Times New Roman"/>
          <w:i/>
          <w:iCs/>
          <w:sz w:val="24"/>
          <w:szCs w:val="24"/>
        </w:rPr>
        <w:t xml:space="preserve">. </w:t>
      </w:r>
    </w:p>
    <w:p w14:paraId="4BC2A694" w14:textId="77777777" w:rsidR="00E86F20" w:rsidRPr="00E51F32" w:rsidRDefault="00E86F20" w:rsidP="00DA541C">
      <w:pPr>
        <w:pStyle w:val="oancuaDanhsach"/>
        <w:spacing w:after="0" w:line="240" w:lineRule="auto"/>
        <w:jc w:val="both"/>
        <w:rPr>
          <w:rFonts w:ascii="Times New Roman" w:hAnsi="Times New Roman"/>
          <w:i/>
          <w:iCs/>
          <w:sz w:val="24"/>
          <w:szCs w:val="24"/>
        </w:rPr>
      </w:pPr>
    </w:p>
    <w:p w14:paraId="057D4EF1" w14:textId="6CA6C874" w:rsidR="00E86F20" w:rsidRPr="00E51F32" w:rsidRDefault="00E86F20" w:rsidP="00DA541C">
      <w:pPr>
        <w:pStyle w:val="oancuaDanhsach"/>
        <w:spacing w:after="0" w:line="240" w:lineRule="auto"/>
        <w:ind w:left="567"/>
        <w:jc w:val="both"/>
        <w:rPr>
          <w:rFonts w:ascii="Times New Roman" w:hAnsi="Times New Roman"/>
          <w:sz w:val="24"/>
          <w:szCs w:val="24"/>
          <w:lang w:val="fr-FR"/>
        </w:rPr>
      </w:pPr>
      <w:r w:rsidRPr="00E51F32">
        <w:rPr>
          <w:rFonts w:ascii="Times New Roman" w:hAnsi="Times New Roman"/>
          <w:sz w:val="24"/>
          <w:szCs w:val="24"/>
        </w:rPr>
        <w:t xml:space="preserve">Các chi </w:t>
      </w:r>
      <w:proofErr w:type="spellStart"/>
      <w:r w:rsidRPr="00E51F32">
        <w:rPr>
          <w:rFonts w:ascii="Times New Roman" w:hAnsi="Times New Roman"/>
          <w:sz w:val="24"/>
          <w:szCs w:val="24"/>
        </w:rPr>
        <w:t>phí</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sinh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việc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bảo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hành</w:t>
      </w:r>
      <w:proofErr w:type="spellEnd"/>
      <w:r w:rsidRPr="00E51F32">
        <w:rPr>
          <w:rFonts w:ascii="Times New Roman" w:hAnsi="Times New Roman"/>
          <w:sz w:val="24"/>
          <w:szCs w:val="24"/>
        </w:rPr>
        <w:t xml:space="preserve"> do </w:t>
      </w:r>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Cung </w:t>
      </w:r>
      <w:proofErr w:type="spellStart"/>
      <w:r w:rsidRPr="00E51F32">
        <w:rPr>
          <w:rFonts w:ascii="Times New Roman" w:hAnsi="Times New Roman"/>
          <w:sz w:val="24"/>
          <w:szCs w:val="24"/>
        </w:rPr>
        <w:t>Cấp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chịu</w:t>
      </w:r>
      <w:proofErr w:type="spellEnd"/>
      <w:r w:rsidRPr="00E51F32">
        <w:rPr>
          <w:rFonts w:ascii="Times New Roman" w:hAnsi="Times New Roman"/>
          <w:sz w:val="24"/>
          <w:szCs w:val="24"/>
        </w:rPr>
        <w:t xml:space="preserve"> bao </w:t>
      </w:r>
      <w:proofErr w:type="spellStart"/>
      <w:r w:rsidRPr="00E51F32">
        <w:rPr>
          <w:rFonts w:ascii="Times New Roman" w:hAnsi="Times New Roman"/>
          <w:sz w:val="24"/>
          <w:szCs w:val="24"/>
        </w:rPr>
        <w:t>gồm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nhưng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giới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hạn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các</w:t>
      </w:r>
      <w:proofErr w:type="spellEnd"/>
      <w:r w:rsidRPr="00E51F32">
        <w:rPr>
          <w:rFonts w:ascii="Times New Roman" w:hAnsi="Times New Roman"/>
          <w:sz w:val="24"/>
          <w:szCs w:val="24"/>
        </w:rPr>
        <w:t xml:space="preserve"> chi </w:t>
      </w:r>
      <w:proofErr w:type="spellStart"/>
      <w:r w:rsidRPr="00E51F32">
        <w:rPr>
          <w:rFonts w:ascii="Times New Roman" w:hAnsi="Times New Roman"/>
          <w:sz w:val="24"/>
          <w:szCs w:val="24"/>
        </w:rPr>
        <w:t>phí</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cử</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chuyên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viên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đến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địa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điểm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để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kiểm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Hóa</w:t>
      </w:r>
      <w:proofErr w:type="spellEnd"/>
      <w:r w:rsidRPr="00E51F32">
        <w:rPr>
          <w:rFonts w:ascii="Times New Roman" w:hAnsi="Times New Roman"/>
          <w:sz w:val="24"/>
          <w:szCs w:val="24"/>
        </w:rPr>
        <w:t xml:space="preserve">, chi </w:t>
      </w:r>
      <w:proofErr w:type="spellStart"/>
      <w:r w:rsidRPr="00E51F32">
        <w:rPr>
          <w:rFonts w:ascii="Times New Roman" w:hAnsi="Times New Roman"/>
          <w:sz w:val="24"/>
          <w:szCs w:val="24"/>
        </w:rPr>
        <w:t>phí</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vận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chuyển</w:t>
      </w:r>
      <w:proofErr w:type="spellEnd"/>
      <w:ins w:id="131" w:author="HIEN" w:date="2025-12-05T17:12:00Z" w16du:dateUtc="2025-12-05T10:12:00Z">
        <w:r w:rsidR="00601AE6" w:rsidRPr="00E51F32">
          <w:rPr>
            <w:rFonts w:ascii="Times New Roman" w:hAnsi="Times New Roman"/>
            <w:sz w:val="24"/>
            <w:szCs w:val="24"/>
          </w:rPr>
          <w:t xml:space="preserve"> </w:t>
        </w:r>
        <w:proofErr w:type="spellStart"/>
        <w:r w:rsidR="00601AE6" w:rsidRPr="00E51F32">
          <w:rPr>
            <w:rFonts w:ascii="Times New Roman" w:hAnsi="Times New Roman"/>
            <w:sz w:val="24"/>
            <w:szCs w:val="24"/>
          </w:rPr>
          <w:t>trả</w:t>
        </w:r>
        <w:proofErr w:type="spellEnd"/>
        <w:r w:rsidR="00601AE6" w:rsidRPr="00E51F32">
          <w:rPr>
            <w:rFonts w:ascii="Times New Roman" w:hAnsi="Times New Roman"/>
            <w:sz w:val="24"/>
            <w:szCs w:val="24"/>
          </w:rPr>
          <w:t xml:space="preserve"> </w:t>
        </w:r>
        <w:proofErr w:type="spellStart"/>
        <w:r w:rsidR="00601AE6" w:rsidRPr="00E51F32">
          <w:rPr>
            <w:rFonts w:ascii="Times New Roman" w:hAnsi="Times New Roman"/>
            <w:sz w:val="24"/>
            <w:szCs w:val="24"/>
          </w:rPr>
          <w:t>hàng</w:t>
        </w:r>
      </w:ins>
      <w:proofErr w:type="spellEnd"/>
      <w:ins w:id="132" w:author="HIEN" w:date="2025-12-05T17:16:00Z" w16du:dateUtc="2025-12-05T10:16:00Z">
        <w:r w:rsidR="00601AE6" w:rsidRPr="00E51F32">
          <w:rPr>
            <w:rFonts w:ascii="Times New Roman" w:hAnsi="Times New Roman"/>
            <w:sz w:val="24"/>
            <w:szCs w:val="24"/>
          </w:rPr>
          <w:t xml:space="preserve"> </w:t>
        </w:r>
      </w:ins>
      <w:r w:rsidRPr="00E51F32">
        <w:rPr>
          <w:rFonts w:ascii="Times New Roman" w:hAnsi="Times New Roman"/>
          <w:sz w:val="24"/>
          <w:szCs w:val="24"/>
        </w:rPr>
        <w:t xml:space="preserve">, chi </w:t>
      </w:r>
      <w:proofErr w:type="spellStart"/>
      <w:r w:rsidRPr="00E51F32">
        <w:rPr>
          <w:rFonts w:ascii="Times New Roman" w:hAnsi="Times New Roman"/>
          <w:sz w:val="24"/>
          <w:szCs w:val="24"/>
        </w:rPr>
        <w:t>phí</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sửa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chữa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thay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thế</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các</w:t>
      </w:r>
      <w:proofErr w:type="spellEnd"/>
      <w:r w:rsidRPr="00E51F32">
        <w:rPr>
          <w:rFonts w:ascii="Times New Roman" w:hAnsi="Times New Roman"/>
          <w:sz w:val="24"/>
          <w:szCs w:val="24"/>
        </w:rPr>
        <w:t xml:space="preserve"> chi </w:t>
      </w:r>
      <w:proofErr w:type="spellStart"/>
      <w:r w:rsidRPr="00E51F32">
        <w:rPr>
          <w:rFonts w:ascii="Times New Roman" w:hAnsi="Times New Roman"/>
          <w:sz w:val="24"/>
          <w:szCs w:val="24"/>
        </w:rPr>
        <w:t>phí</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liên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quan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khác</w:t>
      </w:r>
      <w:proofErr w:type="spellEnd"/>
      <w:r w:rsidRPr="00E51F32">
        <w:rPr>
          <w:rFonts w:ascii="Times New Roman" w:hAnsi="Times New Roman"/>
          <w:sz w:val="24"/>
          <w:szCs w:val="24"/>
        </w:rPr>
        <w:t>.</w:t>
      </w:r>
    </w:p>
    <w:p w14:paraId="334A187E" w14:textId="19DBA479" w:rsidR="00E86F20" w:rsidRPr="00E51F32" w:rsidRDefault="00E86F20" w:rsidP="00DA541C">
      <w:pPr>
        <w:pStyle w:val="oancuaDanhsach"/>
        <w:spacing w:after="0" w:line="240" w:lineRule="auto"/>
        <w:ind w:left="567"/>
        <w:jc w:val="both"/>
        <w:rPr>
          <w:rFonts w:ascii="Times New Roman" w:hAnsi="Times New Roman"/>
          <w:sz w:val="24"/>
          <w:szCs w:val="24"/>
          <w:lang w:val="fr-FR"/>
        </w:rPr>
      </w:pPr>
      <w:r w:rsidRPr="00E51F32">
        <w:rPr>
          <w:rFonts w:ascii="Times New Roman" w:hAnsi="Times New Roman"/>
          <w:i/>
          <w:sz w:val="24"/>
          <w:szCs w:val="24"/>
        </w:rPr>
        <w:t xml:space="preserve">The out-of-pocket expenses arisen for the warranty process to be borne by the Supplier at its own cost includes but not limited to the expenses for its staff to come to the Purchaser’s site for inspecting the </w:t>
      </w:r>
      <w:r w:rsidR="000F54DC" w:rsidRPr="00E51F32">
        <w:rPr>
          <w:rFonts w:ascii="Times New Roman" w:hAnsi="Times New Roman"/>
          <w:i/>
          <w:sz w:val="24"/>
          <w:szCs w:val="24"/>
        </w:rPr>
        <w:t>Products</w:t>
      </w:r>
      <w:r w:rsidRPr="00E51F32">
        <w:rPr>
          <w:rFonts w:ascii="Times New Roman" w:hAnsi="Times New Roman"/>
          <w:i/>
          <w:sz w:val="24"/>
          <w:szCs w:val="24"/>
        </w:rPr>
        <w:t>, transportation fees, cost for reparation, replacement and other relevant expenses.</w:t>
      </w:r>
    </w:p>
    <w:p w14:paraId="3C9A624E" w14:textId="77777777" w:rsidR="00E86F20" w:rsidRPr="00E51F32" w:rsidRDefault="00E86F20" w:rsidP="00DA541C">
      <w:pPr>
        <w:jc w:val="both"/>
        <w:rPr>
          <w:rFonts w:ascii="Times New Roman" w:hAnsi="Times New Roman"/>
        </w:rPr>
      </w:pPr>
    </w:p>
    <w:p w14:paraId="09BA1D96" w14:textId="75885E70" w:rsidR="00E86F20" w:rsidRPr="00E51F32" w:rsidRDefault="00E86F20" w:rsidP="00864BEE">
      <w:pPr>
        <w:pStyle w:val="oancuaDanhsach"/>
        <w:numPr>
          <w:ilvl w:val="1"/>
          <w:numId w:val="24"/>
        </w:numPr>
        <w:tabs>
          <w:tab w:val="left" w:pos="567"/>
        </w:tabs>
        <w:spacing w:after="0" w:line="240" w:lineRule="auto"/>
        <w:ind w:left="567" w:hanging="567"/>
        <w:jc w:val="both"/>
        <w:rPr>
          <w:rFonts w:ascii="Times New Roman" w:hAnsi="Times New Roman"/>
          <w:sz w:val="24"/>
          <w:szCs w:val="24"/>
        </w:rPr>
      </w:pPr>
      <w:proofErr w:type="spellStart"/>
      <w:r w:rsidRPr="00E51F32">
        <w:rPr>
          <w:rFonts w:ascii="Times New Roman" w:hAnsi="Times New Roman"/>
          <w:sz w:val="24"/>
          <w:szCs w:val="24"/>
        </w:rPr>
        <w:t>Nếu</w:t>
      </w:r>
      <w:proofErr w:type="spellEnd"/>
      <w:r w:rsidRPr="00E51F32">
        <w:rPr>
          <w:rFonts w:ascii="Times New Roman" w:hAnsi="Times New Roman"/>
          <w:sz w:val="24"/>
          <w:szCs w:val="24"/>
        </w:rPr>
        <w:t xml:space="preserve"> Các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thống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về</w:t>
      </w:r>
      <w:proofErr w:type="spellEnd"/>
      <w:r w:rsidRPr="00E51F32">
        <w:rPr>
          <w:rFonts w:ascii="Times New Roman" w:hAnsi="Times New Roman"/>
          <w:sz w:val="24"/>
          <w:szCs w:val="24"/>
        </w:rPr>
        <w:t xml:space="preserve"> Lỗi,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quyền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chỉ</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định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một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đơn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vị</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thẩm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định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chuyên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nghiệp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xác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định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Lỗi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Hàng</w:t>
      </w:r>
      <w:proofErr w:type="spellEnd"/>
      <w:r w:rsidRPr="00E51F32">
        <w:rPr>
          <w:rFonts w:ascii="Times New Roman" w:hAnsi="Times New Roman"/>
          <w:sz w:val="24"/>
          <w:szCs w:val="24"/>
        </w:rPr>
        <w:t xml:space="preserve"> Hóa. Chi </w:t>
      </w:r>
      <w:proofErr w:type="spellStart"/>
      <w:r w:rsidRPr="00E51F32">
        <w:rPr>
          <w:rFonts w:ascii="Times New Roman" w:hAnsi="Times New Roman"/>
          <w:sz w:val="24"/>
          <w:szCs w:val="24"/>
        </w:rPr>
        <w:t>phí</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thẩm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định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giá</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trị</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giảm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xuống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Hóa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sẽ</w:t>
      </w:r>
      <w:proofErr w:type="spellEnd"/>
      <w:r w:rsidRPr="00E51F32">
        <w:rPr>
          <w:rFonts w:ascii="Times New Roman" w:hAnsi="Times New Roman"/>
          <w:sz w:val="24"/>
          <w:szCs w:val="24"/>
        </w:rPr>
        <w:t xml:space="preserve"> do </w:t>
      </w:r>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Cung </w:t>
      </w:r>
      <w:proofErr w:type="spellStart"/>
      <w:r w:rsidRPr="00E51F32">
        <w:rPr>
          <w:rFonts w:ascii="Times New Roman" w:hAnsi="Times New Roman"/>
          <w:sz w:val="24"/>
          <w:szCs w:val="24"/>
        </w:rPr>
        <w:t>Cấp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chịu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trừ</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trường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Các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thỏa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thuận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bằng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văn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đơn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vị</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thẩm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định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xác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định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Lỗi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thuộc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phạm</w:t>
      </w:r>
      <w:proofErr w:type="spellEnd"/>
      <w:r w:rsidRPr="00E51F32">
        <w:rPr>
          <w:rFonts w:ascii="Times New Roman" w:hAnsi="Times New Roman"/>
          <w:sz w:val="24"/>
          <w:szCs w:val="24"/>
        </w:rPr>
        <w:t xml:space="preserve"> vi </w:t>
      </w:r>
      <w:proofErr w:type="spellStart"/>
      <w:r w:rsidRPr="00E51F32">
        <w:rPr>
          <w:rFonts w:ascii="Times New Roman" w:hAnsi="Times New Roman"/>
          <w:sz w:val="24"/>
          <w:szCs w:val="24"/>
        </w:rPr>
        <w:t>bảo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Cung </w:t>
      </w:r>
      <w:proofErr w:type="spellStart"/>
      <w:r w:rsidRPr="00E51F32">
        <w:rPr>
          <w:rFonts w:ascii="Times New Roman" w:hAnsi="Times New Roman"/>
          <w:sz w:val="24"/>
          <w:szCs w:val="24"/>
        </w:rPr>
        <w:t>Cấp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ĐIỀU </w:t>
      </w:r>
      <w:r w:rsidRPr="00E51F32">
        <w:rPr>
          <w:rFonts w:ascii="Times New Roman" w:hAnsi="Times New Roman"/>
          <w:sz w:val="24"/>
          <w:szCs w:val="24"/>
          <w:lang w:val="pt-BR"/>
        </w:rPr>
        <w:fldChar w:fldCharType="begin"/>
      </w:r>
      <w:r w:rsidRPr="00E51F32">
        <w:rPr>
          <w:rFonts w:ascii="Times New Roman" w:hAnsi="Times New Roman"/>
          <w:sz w:val="24"/>
          <w:szCs w:val="24"/>
        </w:rPr>
        <w:instrText xml:space="preserve"> REF _Ref38214321 \r \h  \* MERGEFORMAT </w:instrText>
      </w:r>
      <w:r w:rsidRPr="00E51F32">
        <w:rPr>
          <w:rFonts w:ascii="Times New Roman" w:hAnsi="Times New Roman"/>
          <w:sz w:val="24"/>
          <w:szCs w:val="24"/>
          <w:lang w:val="pt-BR"/>
        </w:rPr>
      </w:r>
      <w:r w:rsidRPr="00E51F32">
        <w:rPr>
          <w:rFonts w:ascii="Times New Roman" w:hAnsi="Times New Roman"/>
          <w:sz w:val="24"/>
          <w:szCs w:val="24"/>
          <w:lang w:val="pt-BR"/>
        </w:rPr>
        <w:fldChar w:fldCharType="separate"/>
      </w:r>
      <w:r w:rsidR="00D73A3A">
        <w:rPr>
          <w:rFonts w:ascii="Times New Roman" w:hAnsi="Times New Roman"/>
          <w:sz w:val="24"/>
          <w:szCs w:val="24"/>
        </w:rPr>
        <w:t>8.2</w:t>
      </w:r>
      <w:r w:rsidRPr="00E51F32">
        <w:rPr>
          <w:rFonts w:ascii="Times New Roman" w:hAnsi="Times New Roman"/>
          <w:sz w:val="24"/>
          <w:szCs w:val="24"/>
          <w:lang w:val="pt-BR"/>
        </w:rPr>
        <w:fldChar w:fldCharType="end"/>
      </w:r>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
    <w:p w14:paraId="440DAF66" w14:textId="7736FD6F" w:rsidR="00E86F20" w:rsidRPr="00E51F32" w:rsidRDefault="00E86F20" w:rsidP="00DA541C">
      <w:pPr>
        <w:pStyle w:val="oancuaDanhsach"/>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t xml:space="preserve">If the Parties fail to reach an agreement on Defects, the </w:t>
      </w:r>
      <w:r w:rsidR="00B54750" w:rsidRPr="00E51F32">
        <w:rPr>
          <w:rFonts w:ascii="Times New Roman" w:hAnsi="Times New Roman"/>
          <w:i/>
          <w:iCs/>
          <w:sz w:val="24"/>
          <w:szCs w:val="24"/>
        </w:rPr>
        <w:t>Purchaser</w:t>
      </w:r>
      <w:r w:rsidRPr="00E51F32">
        <w:rPr>
          <w:rFonts w:ascii="Times New Roman" w:hAnsi="Times New Roman"/>
          <w:i/>
          <w:iCs/>
          <w:sz w:val="24"/>
          <w:szCs w:val="24"/>
        </w:rPr>
        <w:t xml:space="preserve"> is entitled to engage in an inspection agency to identify the Defect(s) of the </w:t>
      </w:r>
      <w:r w:rsidR="000F54DC" w:rsidRPr="00E51F32">
        <w:rPr>
          <w:rFonts w:ascii="Times New Roman" w:hAnsi="Times New Roman"/>
          <w:i/>
          <w:iCs/>
          <w:sz w:val="24"/>
          <w:szCs w:val="24"/>
        </w:rPr>
        <w:t>Products</w:t>
      </w:r>
      <w:r w:rsidRPr="00E51F32">
        <w:rPr>
          <w:rFonts w:ascii="Times New Roman" w:hAnsi="Times New Roman"/>
          <w:i/>
          <w:iCs/>
          <w:sz w:val="24"/>
          <w:szCs w:val="24"/>
        </w:rPr>
        <w:t xml:space="preserve">. The inspection charges, commodity value’s decrease, if </w:t>
      </w:r>
      <w:r w:rsidRPr="00E51F32">
        <w:rPr>
          <w:rFonts w:ascii="Times New Roman" w:hAnsi="Times New Roman"/>
          <w:i/>
          <w:sz w:val="24"/>
          <w:szCs w:val="24"/>
        </w:rPr>
        <w:t>any</w:t>
      </w:r>
      <w:r w:rsidRPr="00E51F32">
        <w:rPr>
          <w:rFonts w:ascii="Times New Roman" w:hAnsi="Times New Roman"/>
          <w:i/>
          <w:iCs/>
          <w:sz w:val="24"/>
          <w:szCs w:val="24"/>
        </w:rPr>
        <w:t xml:space="preserve">, shall be borne by the Supplier at its own cost unless otherwise agreed by the Parties in writing or the Defect(s) are identified to be beyond the scope of warranty set forth in ARTICLE </w:t>
      </w:r>
      <w:r w:rsidRPr="00E51F32">
        <w:rPr>
          <w:rFonts w:ascii="Times New Roman" w:hAnsi="Times New Roman"/>
          <w:i/>
          <w:iCs/>
          <w:sz w:val="24"/>
          <w:szCs w:val="24"/>
          <w:lang w:val="pt-BR"/>
        </w:rPr>
        <w:fldChar w:fldCharType="begin"/>
      </w:r>
      <w:r w:rsidRPr="00E51F32">
        <w:rPr>
          <w:rFonts w:ascii="Times New Roman" w:hAnsi="Times New Roman"/>
          <w:i/>
          <w:iCs/>
          <w:sz w:val="24"/>
          <w:szCs w:val="24"/>
        </w:rPr>
        <w:instrText xml:space="preserve"> REF _Ref38214321 \r \h  \* MERGEFORMAT </w:instrText>
      </w:r>
      <w:r w:rsidRPr="00E51F32">
        <w:rPr>
          <w:rFonts w:ascii="Times New Roman" w:hAnsi="Times New Roman"/>
          <w:i/>
          <w:iCs/>
          <w:sz w:val="24"/>
          <w:szCs w:val="24"/>
          <w:lang w:val="pt-BR"/>
        </w:rPr>
      </w:r>
      <w:r w:rsidRPr="00E51F32">
        <w:rPr>
          <w:rFonts w:ascii="Times New Roman" w:hAnsi="Times New Roman"/>
          <w:i/>
          <w:iCs/>
          <w:sz w:val="24"/>
          <w:szCs w:val="24"/>
          <w:lang w:val="pt-BR"/>
        </w:rPr>
        <w:fldChar w:fldCharType="separate"/>
      </w:r>
      <w:r w:rsidR="00D73A3A">
        <w:rPr>
          <w:rFonts w:ascii="Times New Roman" w:hAnsi="Times New Roman"/>
          <w:i/>
          <w:iCs/>
          <w:sz w:val="24"/>
          <w:szCs w:val="24"/>
        </w:rPr>
        <w:t>8.2</w:t>
      </w:r>
      <w:r w:rsidRPr="00E51F32">
        <w:rPr>
          <w:rFonts w:ascii="Times New Roman" w:hAnsi="Times New Roman"/>
          <w:i/>
          <w:iCs/>
          <w:sz w:val="24"/>
          <w:szCs w:val="24"/>
          <w:lang w:val="pt-BR"/>
        </w:rPr>
        <w:fldChar w:fldCharType="end"/>
      </w:r>
      <w:r w:rsidRPr="00E51F32">
        <w:rPr>
          <w:rFonts w:ascii="Times New Roman" w:hAnsi="Times New Roman"/>
          <w:i/>
          <w:iCs/>
          <w:sz w:val="24"/>
          <w:szCs w:val="24"/>
        </w:rPr>
        <w:t xml:space="preserve"> hereof by the inspection agency. </w:t>
      </w:r>
    </w:p>
    <w:p w14:paraId="5C0EC6D3" w14:textId="77777777" w:rsidR="00E86F20" w:rsidRPr="00E51F32" w:rsidRDefault="00E86F20" w:rsidP="00DA541C">
      <w:pPr>
        <w:pStyle w:val="oancuaDanhsach"/>
        <w:spacing w:after="0" w:line="240" w:lineRule="auto"/>
        <w:jc w:val="both"/>
        <w:rPr>
          <w:rFonts w:ascii="Times New Roman" w:hAnsi="Times New Roman"/>
          <w:sz w:val="24"/>
          <w:szCs w:val="24"/>
        </w:rPr>
      </w:pPr>
    </w:p>
    <w:p w14:paraId="3DEE86A3" w14:textId="77777777" w:rsidR="00E86F20" w:rsidRPr="00E51F32" w:rsidRDefault="00E86F20" w:rsidP="00864BEE">
      <w:pPr>
        <w:pStyle w:val="oancuaDanhsach"/>
        <w:numPr>
          <w:ilvl w:val="1"/>
          <w:numId w:val="24"/>
        </w:numPr>
        <w:tabs>
          <w:tab w:val="left" w:pos="567"/>
        </w:tabs>
        <w:spacing w:after="0" w:line="240" w:lineRule="auto"/>
        <w:ind w:left="567" w:hanging="567"/>
        <w:jc w:val="both"/>
        <w:rPr>
          <w:ins w:id="133" w:author="Việt Nguyễn" w:date="2025-12-06T10:33:00Z" w16du:dateUtc="2025-12-06T03:33:00Z"/>
          <w:rFonts w:ascii="Times New Roman" w:hAnsi="Times New Roman"/>
          <w:sz w:val="24"/>
          <w:szCs w:val="24"/>
        </w:rPr>
      </w:pPr>
      <w:bookmarkStart w:id="134" w:name="_Ref38214197"/>
      <w:r w:rsidRPr="00E51F32">
        <w:rPr>
          <w:rFonts w:ascii="Times New Roman" w:hAnsi="Times New Roman"/>
          <w:sz w:val="24"/>
          <w:szCs w:val="24"/>
        </w:rPr>
        <w:t xml:space="preserve">Trong </w:t>
      </w:r>
      <w:proofErr w:type="spellStart"/>
      <w:r w:rsidRPr="00E51F32">
        <w:rPr>
          <w:rFonts w:ascii="Times New Roman" w:hAnsi="Times New Roman"/>
          <w:sz w:val="24"/>
          <w:szCs w:val="24"/>
        </w:rPr>
        <w:t>Thời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Hạn</w:t>
      </w:r>
      <w:proofErr w:type="spellEnd"/>
      <w:r w:rsidRPr="00E51F32">
        <w:rPr>
          <w:rFonts w:ascii="Times New Roman" w:hAnsi="Times New Roman"/>
          <w:sz w:val="24"/>
          <w:szCs w:val="24"/>
        </w:rPr>
        <w:t xml:space="preserve"> Bảo </w:t>
      </w:r>
      <w:proofErr w:type="spellStart"/>
      <w:r w:rsidRPr="00E51F32">
        <w:rPr>
          <w:rFonts w:ascii="Times New Roman" w:hAnsi="Times New Roman"/>
          <w:sz w:val="24"/>
          <w:szCs w:val="24"/>
        </w:rPr>
        <w:t>Hành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tùy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mức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độ</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nghiêm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trọng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sự</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cố</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Cung </w:t>
      </w:r>
      <w:proofErr w:type="spellStart"/>
      <w:r w:rsidRPr="00E51F32">
        <w:rPr>
          <w:rFonts w:ascii="Times New Roman" w:hAnsi="Times New Roman"/>
          <w:sz w:val="24"/>
          <w:szCs w:val="24"/>
        </w:rPr>
        <w:t>Cấp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hướng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dẫn</w:t>
      </w:r>
      <w:proofErr w:type="spellEnd"/>
      <w:r w:rsidRPr="00E51F32">
        <w:rPr>
          <w:rFonts w:ascii="Times New Roman" w:hAnsi="Times New Roman"/>
          <w:sz w:val="24"/>
          <w:szCs w:val="24"/>
        </w:rPr>
        <w:t xml:space="preserve"> qua </w:t>
      </w:r>
      <w:proofErr w:type="spellStart"/>
      <w:r w:rsidRPr="00E51F32">
        <w:rPr>
          <w:rFonts w:ascii="Times New Roman" w:hAnsi="Times New Roman"/>
          <w:sz w:val="24"/>
          <w:szCs w:val="24"/>
        </w:rPr>
        <w:t>điện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thoại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cán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bộ</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kỹ</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thuật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để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xử</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sự</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cố</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một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cách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nhanh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kiểm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tình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trạng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Hóa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tại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địa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điểm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trong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vòng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một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ngày</w:t>
      </w:r>
      <w:proofErr w:type="spellEnd"/>
      <w:r w:rsidRPr="00E51F32">
        <w:rPr>
          <w:rFonts w:ascii="Times New Roman" w:hAnsi="Times New Roman"/>
          <w:sz w:val="24"/>
          <w:szCs w:val="24"/>
        </w:rPr>
        <w:t xml:space="preserve"> (01) </w:t>
      </w:r>
      <w:proofErr w:type="spellStart"/>
      <w:r w:rsidRPr="00E51F32">
        <w:rPr>
          <w:rFonts w:ascii="Times New Roman" w:hAnsi="Times New Roman"/>
          <w:sz w:val="24"/>
          <w:szCs w:val="24"/>
        </w:rPr>
        <w:t>làm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việc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từ</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nhận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được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yêu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cầu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từ</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bằng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văn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bản</w:t>
      </w:r>
      <w:proofErr w:type="spellEnd"/>
      <w:r w:rsidRPr="00E51F32">
        <w:rPr>
          <w:rFonts w:ascii="Times New Roman" w:hAnsi="Times New Roman"/>
          <w:sz w:val="24"/>
          <w:szCs w:val="24"/>
        </w:rPr>
        <w:t xml:space="preserve">, fax, email hay </w:t>
      </w:r>
      <w:proofErr w:type="spellStart"/>
      <w:r w:rsidRPr="00E51F32">
        <w:rPr>
          <w:rFonts w:ascii="Times New Roman" w:hAnsi="Times New Roman"/>
          <w:sz w:val="24"/>
          <w:szCs w:val="24"/>
        </w:rPr>
        <w:t>điện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thoại</w:t>
      </w:r>
      <w:proofErr w:type="spellEnd"/>
      <w:r w:rsidRPr="00E51F32">
        <w:rPr>
          <w:rFonts w:ascii="Times New Roman" w:hAnsi="Times New Roman"/>
          <w:sz w:val="24"/>
          <w:szCs w:val="24"/>
        </w:rPr>
        <w:t>).</w:t>
      </w:r>
      <w:bookmarkEnd w:id="134"/>
      <w:r w:rsidRPr="00E51F32">
        <w:rPr>
          <w:rFonts w:ascii="Times New Roman" w:hAnsi="Times New Roman"/>
          <w:sz w:val="24"/>
          <w:szCs w:val="24"/>
        </w:rPr>
        <w:t xml:space="preserve"> </w:t>
      </w:r>
    </w:p>
    <w:p w14:paraId="67985B92" w14:textId="64ACE161" w:rsidR="00CE4DF4" w:rsidRPr="00E51F32" w:rsidRDefault="00CE4DF4" w:rsidP="00CE4DF4">
      <w:pPr>
        <w:pStyle w:val="oancuaDanhsach"/>
        <w:tabs>
          <w:tab w:val="left" w:pos="567"/>
        </w:tabs>
        <w:spacing w:after="0" w:line="240" w:lineRule="auto"/>
        <w:ind w:left="567"/>
        <w:jc w:val="both"/>
        <w:rPr>
          <w:ins w:id="135" w:author="Việt Nguyễn" w:date="2025-12-06T10:32:00Z" w16du:dateUtc="2025-12-06T03:32:00Z"/>
          <w:rFonts w:ascii="Times New Roman" w:hAnsi="Times New Roman"/>
          <w:sz w:val="24"/>
          <w:szCs w:val="24"/>
        </w:rPr>
      </w:pPr>
      <w:moveToRangeStart w:id="136" w:author="Việt Nguyễn" w:date="2025-12-06T10:33:00Z" w:name="move215909623"/>
      <w:proofErr w:type="spellStart"/>
      <w:moveTo w:id="137" w:author="Việt Nguyễn" w:date="2025-12-06T10:33:00Z" w16du:dateUtc="2025-12-06T03:33:00Z">
        <w:r w:rsidRPr="00E51F32">
          <w:rPr>
            <w:rFonts w:ascii="Times New Roman" w:hAnsi="Times New Roman"/>
            <w:i/>
            <w:sz w:val="24"/>
            <w:szCs w:val="24"/>
            <w:lang w:val="fr-FR"/>
          </w:rPr>
          <w:t>During</w:t>
        </w:r>
        <w:proofErr w:type="spellEnd"/>
        <w:r w:rsidRPr="00E51F32">
          <w:rPr>
            <w:rFonts w:ascii="Times New Roman" w:hAnsi="Times New Roman"/>
            <w:i/>
            <w:sz w:val="24"/>
            <w:szCs w:val="24"/>
            <w:lang w:val="fr-FR"/>
          </w:rPr>
          <w:t xml:space="preserve"> the </w:t>
        </w:r>
        <w:proofErr w:type="spellStart"/>
        <w:r w:rsidRPr="00E51F32">
          <w:rPr>
            <w:rFonts w:ascii="Times New Roman" w:hAnsi="Times New Roman"/>
            <w:i/>
            <w:sz w:val="24"/>
            <w:szCs w:val="24"/>
            <w:lang w:val="fr-FR"/>
          </w:rPr>
          <w:t>Warranty</w:t>
        </w:r>
        <w:proofErr w:type="spellEnd"/>
        <w:r w:rsidRPr="00E51F32">
          <w:rPr>
            <w:rFonts w:ascii="Times New Roman" w:hAnsi="Times New Roman"/>
            <w:i/>
            <w:sz w:val="24"/>
            <w:szCs w:val="24"/>
            <w:lang w:val="fr-FR"/>
          </w:rPr>
          <w:t xml:space="preserve"> </w:t>
        </w:r>
        <w:proofErr w:type="spellStart"/>
        <w:r w:rsidRPr="00E51F32">
          <w:rPr>
            <w:rFonts w:ascii="Times New Roman" w:hAnsi="Times New Roman"/>
            <w:i/>
            <w:sz w:val="24"/>
            <w:szCs w:val="24"/>
            <w:lang w:val="fr-FR"/>
          </w:rPr>
          <w:t>Period</w:t>
        </w:r>
        <w:proofErr w:type="spellEnd"/>
        <w:r w:rsidRPr="00E51F32">
          <w:rPr>
            <w:rFonts w:ascii="Times New Roman" w:hAnsi="Times New Roman"/>
            <w:i/>
            <w:sz w:val="24"/>
            <w:szCs w:val="24"/>
            <w:lang w:val="fr-FR"/>
          </w:rPr>
          <w:t xml:space="preserve">, </w:t>
        </w:r>
        <w:proofErr w:type="spellStart"/>
        <w:r w:rsidRPr="00E51F32">
          <w:rPr>
            <w:rFonts w:ascii="Times New Roman" w:hAnsi="Times New Roman"/>
            <w:i/>
            <w:sz w:val="24"/>
            <w:szCs w:val="24"/>
            <w:lang w:val="fr-FR"/>
          </w:rPr>
          <w:t>upon</w:t>
        </w:r>
        <w:proofErr w:type="spellEnd"/>
        <w:r w:rsidRPr="00E51F32">
          <w:rPr>
            <w:rFonts w:ascii="Times New Roman" w:hAnsi="Times New Roman"/>
            <w:i/>
            <w:sz w:val="24"/>
            <w:szCs w:val="24"/>
            <w:lang w:val="fr-FR"/>
          </w:rPr>
          <w:t xml:space="preserve"> </w:t>
        </w:r>
        <w:proofErr w:type="spellStart"/>
        <w:r w:rsidRPr="00E51F32">
          <w:rPr>
            <w:rFonts w:ascii="Times New Roman" w:hAnsi="Times New Roman"/>
            <w:i/>
            <w:sz w:val="24"/>
            <w:szCs w:val="24"/>
            <w:lang w:val="fr-FR"/>
          </w:rPr>
          <w:t>receiving</w:t>
        </w:r>
        <w:proofErr w:type="spellEnd"/>
        <w:r w:rsidRPr="00E51F32">
          <w:rPr>
            <w:rFonts w:ascii="Times New Roman" w:hAnsi="Times New Roman"/>
            <w:i/>
            <w:sz w:val="24"/>
            <w:szCs w:val="24"/>
            <w:lang w:val="fr-FR"/>
          </w:rPr>
          <w:t xml:space="preserve"> the </w:t>
        </w:r>
        <w:proofErr w:type="spellStart"/>
        <w:r w:rsidRPr="00E51F32">
          <w:rPr>
            <w:rFonts w:ascii="Times New Roman" w:hAnsi="Times New Roman"/>
            <w:i/>
            <w:sz w:val="24"/>
            <w:szCs w:val="24"/>
            <w:lang w:val="fr-FR"/>
          </w:rPr>
          <w:t>request</w:t>
        </w:r>
        <w:proofErr w:type="spellEnd"/>
        <w:r w:rsidRPr="00E51F32">
          <w:rPr>
            <w:rFonts w:ascii="Times New Roman" w:hAnsi="Times New Roman"/>
            <w:i/>
            <w:sz w:val="24"/>
            <w:szCs w:val="24"/>
            <w:lang w:val="fr-FR"/>
          </w:rPr>
          <w:t xml:space="preserve"> </w:t>
        </w:r>
        <w:proofErr w:type="spellStart"/>
        <w:r w:rsidRPr="00E51F32">
          <w:rPr>
            <w:rFonts w:ascii="Times New Roman" w:hAnsi="Times New Roman"/>
            <w:i/>
            <w:sz w:val="24"/>
            <w:szCs w:val="24"/>
            <w:lang w:val="fr-FR"/>
          </w:rPr>
          <w:t>from</w:t>
        </w:r>
        <w:proofErr w:type="spellEnd"/>
        <w:r w:rsidRPr="00E51F32">
          <w:rPr>
            <w:rFonts w:ascii="Times New Roman" w:hAnsi="Times New Roman"/>
            <w:i/>
            <w:sz w:val="24"/>
            <w:szCs w:val="24"/>
            <w:lang w:val="fr-FR"/>
          </w:rPr>
          <w:t xml:space="preserve"> the </w:t>
        </w:r>
        <w:proofErr w:type="spellStart"/>
        <w:r w:rsidRPr="00E51F32">
          <w:rPr>
            <w:rFonts w:ascii="Times New Roman" w:hAnsi="Times New Roman"/>
            <w:i/>
            <w:sz w:val="24"/>
            <w:szCs w:val="24"/>
            <w:lang w:val="fr-FR"/>
          </w:rPr>
          <w:t>Purchaser</w:t>
        </w:r>
        <w:proofErr w:type="spellEnd"/>
        <w:r w:rsidRPr="00E51F32">
          <w:rPr>
            <w:rFonts w:ascii="Times New Roman" w:hAnsi="Times New Roman"/>
            <w:i/>
            <w:sz w:val="24"/>
            <w:szCs w:val="24"/>
            <w:lang w:val="fr-FR"/>
          </w:rPr>
          <w:t xml:space="preserve"> and </w:t>
        </w:r>
        <w:proofErr w:type="spellStart"/>
        <w:r w:rsidRPr="00E51F32">
          <w:rPr>
            <w:rFonts w:ascii="Times New Roman" w:hAnsi="Times New Roman"/>
            <w:i/>
            <w:sz w:val="24"/>
            <w:szCs w:val="24"/>
            <w:lang w:val="fr-FR"/>
          </w:rPr>
          <w:t>subject</w:t>
        </w:r>
        <w:proofErr w:type="spellEnd"/>
        <w:r w:rsidRPr="00E51F32">
          <w:rPr>
            <w:rFonts w:ascii="Times New Roman" w:hAnsi="Times New Roman"/>
            <w:i/>
            <w:sz w:val="24"/>
            <w:szCs w:val="24"/>
            <w:lang w:val="fr-FR"/>
          </w:rPr>
          <w:t xml:space="preserve"> to the </w:t>
        </w:r>
        <w:proofErr w:type="spellStart"/>
        <w:r w:rsidRPr="00E51F32">
          <w:rPr>
            <w:rFonts w:ascii="Times New Roman" w:hAnsi="Times New Roman"/>
            <w:i/>
            <w:sz w:val="24"/>
            <w:szCs w:val="24"/>
            <w:lang w:val="fr-FR"/>
          </w:rPr>
          <w:t>severe</w:t>
        </w:r>
        <w:proofErr w:type="spellEnd"/>
        <w:r w:rsidRPr="00E51F32">
          <w:rPr>
            <w:rFonts w:ascii="Times New Roman" w:hAnsi="Times New Roman"/>
            <w:i/>
            <w:sz w:val="24"/>
            <w:szCs w:val="24"/>
            <w:lang w:val="fr-FR"/>
          </w:rPr>
          <w:t xml:space="preserve"> </w:t>
        </w:r>
        <w:proofErr w:type="spellStart"/>
        <w:r w:rsidRPr="00E51F32">
          <w:rPr>
            <w:rFonts w:ascii="Times New Roman" w:hAnsi="Times New Roman"/>
            <w:i/>
            <w:sz w:val="24"/>
            <w:szCs w:val="24"/>
            <w:lang w:val="fr-FR"/>
          </w:rPr>
          <w:t>level</w:t>
        </w:r>
        <w:proofErr w:type="spellEnd"/>
        <w:r w:rsidRPr="00E51F32">
          <w:rPr>
            <w:rFonts w:ascii="Times New Roman" w:hAnsi="Times New Roman"/>
            <w:i/>
            <w:sz w:val="24"/>
            <w:szCs w:val="24"/>
            <w:lang w:val="fr-FR"/>
          </w:rPr>
          <w:t xml:space="preserve"> of the incident, the Supplier </w:t>
        </w:r>
        <w:r w:rsidRPr="00E51F32">
          <w:rPr>
            <w:rFonts w:ascii="Times New Roman" w:hAnsi="Times New Roman"/>
            <w:i/>
            <w:sz w:val="24"/>
            <w:szCs w:val="24"/>
          </w:rPr>
          <w:t xml:space="preserve">shall </w:t>
        </w:r>
        <w:r w:rsidRPr="00E51F32">
          <w:rPr>
            <w:rFonts w:ascii="Times New Roman" w:hAnsi="Times New Roman"/>
            <w:i/>
            <w:spacing w:val="4"/>
            <w:sz w:val="24"/>
            <w:szCs w:val="24"/>
          </w:rPr>
          <w:t xml:space="preserve">give the Purchaser the instructions via phone to handle the incident as soon as possible and/or </w:t>
        </w:r>
        <w:r w:rsidRPr="00E51F32">
          <w:rPr>
            <w:rFonts w:ascii="Times New Roman" w:hAnsi="Times New Roman"/>
            <w:i/>
            <w:sz w:val="24"/>
            <w:szCs w:val="24"/>
          </w:rPr>
          <w:t>check the status of the Products at the place of the Purchaser within one (01) working day from its receipt of the request from the Purchaser (via document, fax, email or phone).</w:t>
        </w:r>
      </w:moveTo>
      <w:moveToRangeEnd w:id="136"/>
    </w:p>
    <w:p w14:paraId="184624CC" w14:textId="77777777" w:rsidR="00AF10DB" w:rsidRPr="00E51F32" w:rsidRDefault="00CE4DF4" w:rsidP="00864BEE">
      <w:pPr>
        <w:pStyle w:val="oancuaDanhsach"/>
        <w:numPr>
          <w:ilvl w:val="1"/>
          <w:numId w:val="24"/>
        </w:numPr>
        <w:tabs>
          <w:tab w:val="left" w:pos="567"/>
        </w:tabs>
        <w:spacing w:after="0" w:line="240" w:lineRule="auto"/>
        <w:ind w:left="567" w:hanging="567"/>
        <w:jc w:val="both"/>
        <w:rPr>
          <w:ins w:id="138" w:author="Do Minh Tam" w:date="2025-12-10T16:00:00Z" w16du:dateUtc="2025-12-10T09:00:00Z"/>
          <w:rFonts w:ascii="Times New Roman" w:hAnsi="Times New Roman"/>
          <w:sz w:val="24"/>
          <w:szCs w:val="24"/>
        </w:rPr>
      </w:pPr>
      <w:proofErr w:type="spellStart"/>
      <w:ins w:id="139" w:author="Việt Nguyễn" w:date="2025-12-06T10:33:00Z" w16du:dateUtc="2025-12-06T03:33:00Z">
        <w:r w:rsidRPr="00E51F32">
          <w:rPr>
            <w:rFonts w:ascii="Times New Roman" w:hAnsi="Times New Roman"/>
            <w:sz w:val="24"/>
            <w:szCs w:val="24"/>
            <w:lang w:val="fr-FR"/>
          </w:rPr>
          <w:t>Sau</w:t>
        </w:r>
        <w:proofErr w:type="spellEnd"/>
        <w:r w:rsidRPr="00E51F32">
          <w:rPr>
            <w:rFonts w:ascii="Times New Roman" w:hAnsi="Times New Roman"/>
            <w:sz w:val="24"/>
            <w:szCs w:val="24"/>
            <w:lang w:val="fr-FR"/>
          </w:rPr>
          <w:t xml:space="preserve"> khi </w:t>
        </w:r>
        <w:proofErr w:type="spellStart"/>
        <w:r w:rsidRPr="00E51F32">
          <w:rPr>
            <w:rFonts w:ascii="Times New Roman" w:hAnsi="Times New Roman"/>
            <w:sz w:val="24"/>
            <w:szCs w:val="24"/>
            <w:lang w:val="fr-FR"/>
          </w:rPr>
          <w:t>kiểm</w:t>
        </w:r>
        <w:proofErr w:type="spellEnd"/>
        <w:r w:rsidRPr="00E51F32">
          <w:rPr>
            <w:rFonts w:ascii="Times New Roman" w:hAnsi="Times New Roman"/>
            <w:sz w:val="24"/>
            <w:szCs w:val="24"/>
            <w:lang w:val="fr-FR"/>
          </w:rPr>
          <w:t xml:space="preserve"> tra,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sẽ</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đảm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bảo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được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sửa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chữa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hoặc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thay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thế</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trong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thời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hạn</w:t>
        </w:r>
        <w:proofErr w:type="spellEnd"/>
        <w:r w:rsidRPr="00E51F32">
          <w:rPr>
            <w:rFonts w:ascii="Times New Roman" w:hAnsi="Times New Roman"/>
            <w:sz w:val="24"/>
            <w:szCs w:val="24"/>
            <w:lang w:val="fr-FR"/>
          </w:rPr>
          <w:t xml:space="preserve"> hai (02) </w:t>
        </w:r>
        <w:proofErr w:type="spellStart"/>
        <w:r w:rsidRPr="00E51F32">
          <w:rPr>
            <w:rFonts w:ascii="Times New Roman" w:hAnsi="Times New Roman"/>
            <w:sz w:val="24"/>
            <w:szCs w:val="24"/>
            <w:lang w:val="fr-FR"/>
          </w:rPr>
          <w:t>ngày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làm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việc</w:t>
        </w:r>
        <w:proofErr w:type="spellEnd"/>
        <w:r w:rsidRPr="00E51F32">
          <w:rPr>
            <w:rFonts w:ascii="Times New Roman" w:hAnsi="Times New Roman"/>
            <w:sz w:val="24"/>
            <w:szCs w:val="24"/>
            <w:lang w:val="fr-FR"/>
          </w:rPr>
          <w:t xml:space="preserve">. Trong </w:t>
        </w:r>
        <w:proofErr w:type="spellStart"/>
        <w:r w:rsidRPr="00E51F32">
          <w:rPr>
            <w:rFonts w:ascii="Times New Roman" w:hAnsi="Times New Roman"/>
            <w:sz w:val="24"/>
            <w:szCs w:val="24"/>
            <w:lang w:val="fr-FR"/>
          </w:rPr>
          <w:t>trường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hợp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hư</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hỏng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nặng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thì</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thời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gian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thay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thế</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sửa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chữa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được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tiến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trong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vòng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năm</w:t>
        </w:r>
        <w:proofErr w:type="spellEnd"/>
        <w:r w:rsidRPr="00E51F32">
          <w:rPr>
            <w:rFonts w:ascii="Times New Roman" w:hAnsi="Times New Roman"/>
            <w:sz w:val="24"/>
            <w:szCs w:val="24"/>
            <w:lang w:val="fr-FR"/>
          </w:rPr>
          <w:t xml:space="preserve"> (05) </w:t>
        </w:r>
        <w:proofErr w:type="spellStart"/>
        <w:r w:rsidRPr="00E51F32">
          <w:rPr>
            <w:rFonts w:ascii="Times New Roman" w:hAnsi="Times New Roman"/>
            <w:sz w:val="24"/>
            <w:szCs w:val="24"/>
            <w:lang w:val="fr-FR"/>
          </w:rPr>
          <w:t>ngày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làm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việc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hoặc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một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thời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hạn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khác</w:t>
        </w:r>
        <w:proofErr w:type="spellEnd"/>
        <w:r w:rsidRPr="00E51F32">
          <w:rPr>
            <w:rFonts w:ascii="Times New Roman" w:hAnsi="Times New Roman"/>
            <w:sz w:val="24"/>
            <w:szCs w:val="24"/>
            <w:lang w:val="fr-FR"/>
          </w:rPr>
          <w:t xml:space="preserve"> do </w:t>
        </w:r>
        <w:proofErr w:type="spellStart"/>
        <w:r w:rsidRPr="00E51F32">
          <w:rPr>
            <w:rFonts w:ascii="Times New Roman" w:hAnsi="Times New Roman"/>
            <w:sz w:val="24"/>
            <w:szCs w:val="24"/>
            <w:lang w:val="fr-FR"/>
          </w:rPr>
          <w:t>Các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thỏa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thuận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bằng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văn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bản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Ngoài</w:t>
        </w:r>
        <w:proofErr w:type="spellEnd"/>
        <w:r w:rsidRPr="00E51F32">
          <w:rPr>
            <w:rFonts w:ascii="Times New Roman" w:hAnsi="Times New Roman"/>
            <w:sz w:val="24"/>
            <w:szCs w:val="24"/>
            <w:lang w:val="fr-FR"/>
          </w:rPr>
          <w:t xml:space="preserve"> ra, </w:t>
        </w:r>
        <w:proofErr w:type="spellStart"/>
        <w:r w:rsidRPr="00E51F32">
          <w:rPr>
            <w:rFonts w:ascii="Times New Roman" w:hAnsi="Times New Roman"/>
            <w:sz w:val="24"/>
            <w:szCs w:val="24"/>
            <w:lang w:val="fr-FR"/>
          </w:rPr>
          <w:t>nếu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cần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bàn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giao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để</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tiến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kiểm</w:t>
        </w:r>
        <w:proofErr w:type="spellEnd"/>
        <w:r w:rsidRPr="00E51F32">
          <w:rPr>
            <w:rFonts w:ascii="Times New Roman" w:hAnsi="Times New Roman"/>
            <w:sz w:val="24"/>
            <w:szCs w:val="24"/>
            <w:lang w:val="fr-FR"/>
          </w:rPr>
          <w:t xml:space="preserve"> tra, </w:t>
        </w:r>
        <w:proofErr w:type="spellStart"/>
        <w:r w:rsidRPr="00E51F32">
          <w:rPr>
            <w:rFonts w:ascii="Times New Roman" w:hAnsi="Times New Roman"/>
            <w:sz w:val="24"/>
            <w:szCs w:val="24"/>
            <w:lang w:val="fr-FR"/>
          </w:rPr>
          <w:t>sửa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chữa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thay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thế</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tại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địa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điểm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của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hay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sản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xuất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chịu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trách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nhiệm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bảo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quản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kể</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từ</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thời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điểm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được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bàn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giao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và</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cập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nhật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thường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xuyên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Mua </w:t>
        </w:r>
        <w:proofErr w:type="spellStart"/>
        <w:r w:rsidRPr="00E51F32">
          <w:rPr>
            <w:rFonts w:ascii="Times New Roman" w:hAnsi="Times New Roman"/>
            <w:sz w:val="24"/>
            <w:szCs w:val="24"/>
            <w:lang w:val="fr-FR"/>
          </w:rPr>
          <w:t>về</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tình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trạng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bảo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Hóa</w:t>
        </w:r>
      </w:ins>
      <w:proofErr w:type="spellEnd"/>
    </w:p>
    <w:p w14:paraId="0ECA37C1" w14:textId="34A77BD3" w:rsidR="00CE4DF4" w:rsidRPr="00E51F32" w:rsidRDefault="00CE4DF4" w:rsidP="00AF10DB">
      <w:pPr>
        <w:pStyle w:val="oancuaDanhsach"/>
        <w:tabs>
          <w:tab w:val="left" w:pos="567"/>
        </w:tabs>
        <w:spacing w:after="0" w:line="240" w:lineRule="auto"/>
        <w:ind w:left="567"/>
        <w:jc w:val="both"/>
        <w:rPr>
          <w:rFonts w:ascii="Times New Roman" w:hAnsi="Times New Roman"/>
          <w:sz w:val="24"/>
          <w:szCs w:val="24"/>
        </w:rPr>
      </w:pPr>
      <w:ins w:id="140" w:author="Việt Nguyễn" w:date="2025-12-06T10:33:00Z" w16du:dateUtc="2025-12-06T03:33:00Z">
        <w:r w:rsidRPr="00E51F32">
          <w:rPr>
            <w:rFonts w:ascii="Times New Roman" w:hAnsi="Times New Roman"/>
            <w:i/>
            <w:sz w:val="24"/>
            <w:szCs w:val="24"/>
          </w:rPr>
          <w:t xml:space="preserve">After inspection, the Supplier shall ensure the Products repaired or replaced within two (02) working days. In case of severe damage, the timeline for such replacement or </w:t>
        </w:r>
        <w:r w:rsidRPr="00E51F32">
          <w:rPr>
            <w:rFonts w:ascii="Times New Roman" w:hAnsi="Times New Roman"/>
            <w:i/>
            <w:sz w:val="24"/>
            <w:szCs w:val="24"/>
          </w:rPr>
          <w:lastRenderedPageBreak/>
          <w:t>repair is five (05) working days or another duration agreed by the Parties in writing.. Besides, if the Products needs handing over to the Supplier for the inspection, repair or replacement at the location of the Supplier or the manufacturer, the Supplier shall be responsible for preserving the Products from the date on which the Products are handed over to the Supplier and frequently keep the Purchaser updated of the warranty process</w:t>
        </w:r>
      </w:ins>
    </w:p>
    <w:p w14:paraId="016798F9" w14:textId="0A81B912" w:rsidR="00CE4DF4" w:rsidRPr="00E51F32" w:rsidDel="00CE4DF4" w:rsidRDefault="00E86F20" w:rsidP="00CE4DF4">
      <w:pPr>
        <w:pStyle w:val="oancuaDanhsach"/>
        <w:spacing w:after="0" w:line="240" w:lineRule="auto"/>
        <w:ind w:left="567"/>
        <w:jc w:val="both"/>
        <w:rPr>
          <w:del w:id="141" w:author="Việt Nguyễn" w:date="2025-12-06T10:32:00Z" w16du:dateUtc="2025-12-06T03:32:00Z"/>
          <w:rFonts w:ascii="Times New Roman" w:hAnsi="Times New Roman"/>
          <w:i/>
          <w:sz w:val="24"/>
          <w:szCs w:val="24"/>
        </w:rPr>
      </w:pPr>
      <w:moveFromRangeStart w:id="142" w:author="Việt Nguyễn" w:date="2025-12-06T10:33:00Z" w:name="move215909623"/>
      <w:moveFrom w:id="143" w:author="Việt Nguyễn" w:date="2025-12-06T10:33:00Z" w16du:dateUtc="2025-12-06T03:33:00Z">
        <w:r w:rsidRPr="00E51F32" w:rsidDel="00CE4DF4">
          <w:rPr>
            <w:rFonts w:ascii="Times New Roman" w:hAnsi="Times New Roman"/>
            <w:i/>
            <w:sz w:val="24"/>
            <w:szCs w:val="24"/>
            <w:lang w:val="fr-FR"/>
          </w:rPr>
          <w:t xml:space="preserve">During the Warranty Period, upon receiving the request from the Purchaser and subject to the severe level of the incident, the Supplier </w:t>
        </w:r>
        <w:r w:rsidRPr="00E51F32" w:rsidDel="00CE4DF4">
          <w:rPr>
            <w:rFonts w:ascii="Times New Roman" w:hAnsi="Times New Roman"/>
            <w:i/>
            <w:sz w:val="24"/>
            <w:szCs w:val="24"/>
          </w:rPr>
          <w:t xml:space="preserve">shall </w:t>
        </w:r>
        <w:r w:rsidRPr="00E51F32" w:rsidDel="00CE4DF4">
          <w:rPr>
            <w:rFonts w:ascii="Times New Roman" w:hAnsi="Times New Roman"/>
            <w:i/>
            <w:spacing w:val="4"/>
            <w:sz w:val="24"/>
            <w:szCs w:val="24"/>
          </w:rPr>
          <w:t xml:space="preserve">give the Purchaser the instructions via phone to handle the incident as soon as possible and/or </w:t>
        </w:r>
        <w:r w:rsidRPr="00E51F32" w:rsidDel="00CE4DF4">
          <w:rPr>
            <w:rFonts w:ascii="Times New Roman" w:hAnsi="Times New Roman"/>
            <w:i/>
            <w:sz w:val="24"/>
            <w:szCs w:val="24"/>
          </w:rPr>
          <w:t xml:space="preserve">check the status of the </w:t>
        </w:r>
        <w:r w:rsidR="000F54DC" w:rsidRPr="00E51F32" w:rsidDel="00CE4DF4">
          <w:rPr>
            <w:rFonts w:ascii="Times New Roman" w:hAnsi="Times New Roman"/>
            <w:i/>
            <w:sz w:val="24"/>
            <w:szCs w:val="24"/>
          </w:rPr>
          <w:t>Products</w:t>
        </w:r>
        <w:r w:rsidRPr="00E51F32" w:rsidDel="00CE4DF4">
          <w:rPr>
            <w:rFonts w:ascii="Times New Roman" w:hAnsi="Times New Roman"/>
            <w:i/>
            <w:sz w:val="24"/>
            <w:szCs w:val="24"/>
          </w:rPr>
          <w:t xml:space="preserve"> at the place of the Purchaser within one (01) working day from its receipt of the request from the Purchaser (via document, fax, email or phone). </w:t>
        </w:r>
      </w:moveFrom>
      <w:moveFromRangeEnd w:id="142"/>
    </w:p>
    <w:p w14:paraId="31AF7EE6" w14:textId="77777777" w:rsidR="00E86F20" w:rsidRPr="00E51F32" w:rsidRDefault="00E86F20" w:rsidP="00CE4DF4">
      <w:pPr>
        <w:pStyle w:val="oancuaDanhsach"/>
        <w:spacing w:after="0" w:line="240" w:lineRule="auto"/>
        <w:ind w:left="567"/>
        <w:jc w:val="both"/>
        <w:rPr>
          <w:rFonts w:ascii="Times New Roman" w:hAnsi="Times New Roman"/>
          <w:i/>
          <w:lang w:val="fr-FR"/>
        </w:rPr>
      </w:pPr>
    </w:p>
    <w:p w14:paraId="34A4130D" w14:textId="44673476" w:rsidR="00E86F20" w:rsidRPr="00E51F32" w:rsidDel="00CE4DF4" w:rsidRDefault="00E86F20" w:rsidP="00CE4DF4">
      <w:pPr>
        <w:pStyle w:val="oancuaDanhsach"/>
        <w:numPr>
          <w:ilvl w:val="1"/>
          <w:numId w:val="24"/>
        </w:numPr>
        <w:tabs>
          <w:tab w:val="left" w:pos="567"/>
        </w:tabs>
        <w:spacing w:after="0" w:line="240" w:lineRule="auto"/>
        <w:ind w:left="720" w:hanging="720"/>
        <w:jc w:val="both"/>
        <w:rPr>
          <w:del w:id="144" w:author="Việt Nguyễn" w:date="2025-12-06T10:33:00Z" w16du:dateUtc="2025-12-06T03:33:00Z"/>
          <w:rFonts w:ascii="Times New Roman" w:hAnsi="Times New Roman"/>
          <w:sz w:val="24"/>
          <w:szCs w:val="24"/>
          <w:lang w:val="fr-FR"/>
        </w:rPr>
      </w:pPr>
      <w:bookmarkStart w:id="145" w:name="_Ref38214199"/>
      <w:del w:id="146" w:author="Việt Nguyễn" w:date="2025-12-06T10:33:00Z" w16du:dateUtc="2025-12-06T03:33:00Z">
        <w:r w:rsidRPr="00E51F32" w:rsidDel="00CE4DF4">
          <w:rPr>
            <w:rFonts w:ascii="Times New Roman" w:hAnsi="Times New Roman"/>
            <w:sz w:val="24"/>
            <w:szCs w:val="24"/>
            <w:lang w:val="fr-FR"/>
          </w:rPr>
          <w:delText>Sau khi kiểm tra, Nhà Cung Cấp sẽ đảm bảo Hàng Hóa được sửa chữa hoặc thay thế trong thời hạn hai (02) ngày làm việc. Trong trường hợp hư hỏng nặng thì</w:delText>
        </w:r>
      </w:del>
      <w:ins w:id="147" w:author="HIEN" w:date="2025-12-05T17:19:00Z" w16du:dateUtc="2025-12-05T10:19:00Z">
        <w:del w:id="148" w:author="Việt Nguyễn" w:date="2025-12-06T10:33:00Z" w16du:dateUtc="2025-12-06T03:33:00Z">
          <w:r w:rsidR="00601AE6" w:rsidRPr="00E51F32" w:rsidDel="00CE4DF4">
            <w:rPr>
              <w:rFonts w:ascii="Times New Roman" w:hAnsi="Times New Roman"/>
              <w:sz w:val="24"/>
              <w:szCs w:val="24"/>
              <w:lang w:val="fr-FR"/>
            </w:rPr>
            <w:delText xml:space="preserve"> </w:delText>
          </w:r>
        </w:del>
      </w:ins>
      <w:del w:id="149" w:author="Việt Nguyễn" w:date="2025-12-06T10:33:00Z" w16du:dateUtc="2025-12-06T03:33:00Z">
        <w:r w:rsidRPr="00E51F32" w:rsidDel="00CE4DF4">
          <w:rPr>
            <w:rFonts w:ascii="Times New Roman" w:hAnsi="Times New Roman"/>
            <w:sz w:val="24"/>
            <w:szCs w:val="24"/>
            <w:lang w:val="fr-FR"/>
          </w:rPr>
          <w:delText xml:space="preserve"> thời gian thay thế, sửa chữa được tiến hành trong vòng</w:delText>
        </w:r>
      </w:del>
      <w:ins w:id="150" w:author="HIEN" w:date="2025-12-05T17:21:00Z" w16du:dateUtc="2025-12-05T10:21:00Z">
        <w:del w:id="151" w:author="Việt Nguyễn" w:date="2025-12-06T10:33:00Z" w16du:dateUtc="2025-12-06T03:33:00Z">
          <w:r w:rsidR="00C15B12" w:rsidRPr="00E51F32" w:rsidDel="00CE4DF4">
            <w:rPr>
              <w:rFonts w:ascii="Times New Roman" w:hAnsi="Times New Roman"/>
              <w:sz w:val="24"/>
              <w:szCs w:val="24"/>
              <w:lang w:val="fr-FR"/>
            </w:rPr>
            <w:delText xml:space="preserve"> </w:delText>
          </w:r>
        </w:del>
      </w:ins>
      <w:ins w:id="152" w:author="HIEN" w:date="2025-12-05T17:51:00Z" w16du:dateUtc="2025-12-05T10:51:00Z">
        <w:del w:id="153" w:author="Việt Nguyễn" w:date="2025-12-06T10:33:00Z" w16du:dateUtc="2025-12-06T03:33:00Z">
          <w:r w:rsidR="00C86658" w:rsidRPr="00E51F32" w:rsidDel="00CE4DF4">
            <w:rPr>
              <w:rFonts w:ascii="Times New Roman" w:hAnsi="Times New Roman"/>
              <w:sz w:val="24"/>
              <w:szCs w:val="24"/>
              <w:lang w:val="fr-FR"/>
            </w:rPr>
            <w:delText>năm (05) ngày</w:delText>
          </w:r>
        </w:del>
      </w:ins>
      <w:del w:id="154" w:author="Việt Nguyễn" w:date="2025-12-06T10:33:00Z" w16du:dateUtc="2025-12-06T03:33:00Z">
        <w:r w:rsidRPr="00E51F32" w:rsidDel="00CE4DF4">
          <w:rPr>
            <w:rFonts w:ascii="Times New Roman" w:hAnsi="Times New Roman"/>
            <w:sz w:val="24"/>
            <w:szCs w:val="24"/>
            <w:lang w:val="fr-FR"/>
          </w:rPr>
          <w:delText xml:space="preserve">làm việc hoặc một thời hạn khác do Các Bên thỏa thuận bằng văn bản. Ngoài ra, nếu Hàng Hóa cần bàn giao cho Nhà Cung Cấp để tiến hành kiểm tra, sửa chữa, thay thế tại địa điểm của Nhà Cung Cấp hay nhà sản xuất, Nhà Cung Cấp chịu trách nhiệm bảo quản Hàng Hóa kể từ thời điểm Hàng Hóa được bàn giao cho Nhà Cung Cấp và cập nhật thường xuyên cho Bên Mua về tình trạng bảo hành Hàng </w:delText>
        </w:r>
      </w:del>
      <w:ins w:id="155" w:author="HIEN" w:date="2025-12-05T17:52:00Z" w16du:dateUtc="2025-12-05T10:52:00Z">
        <w:del w:id="156" w:author="Việt Nguyễn" w:date="2025-12-06T10:33:00Z" w16du:dateUtc="2025-12-06T03:33:00Z">
          <w:r w:rsidR="00C10775" w:rsidRPr="00E51F32" w:rsidDel="00CE4DF4">
            <w:rPr>
              <w:rFonts w:ascii="Times New Roman" w:hAnsi="Times New Roman"/>
              <w:sz w:val="24"/>
              <w:szCs w:val="24"/>
              <w:lang w:val="fr-FR"/>
            </w:rPr>
            <w:delText>Hóa</w:delText>
          </w:r>
        </w:del>
      </w:ins>
      <w:del w:id="157" w:author="Việt Nguyễn" w:date="2025-12-06T10:33:00Z" w16du:dateUtc="2025-12-06T03:33:00Z">
        <w:r w:rsidRPr="00E51F32" w:rsidDel="00CE4DF4">
          <w:rPr>
            <w:rFonts w:ascii="Times New Roman" w:hAnsi="Times New Roman"/>
            <w:sz w:val="24"/>
            <w:szCs w:val="24"/>
            <w:lang w:val="fr-FR"/>
          </w:rPr>
          <w:delText>.</w:delText>
        </w:r>
        <w:bookmarkEnd w:id="145"/>
      </w:del>
    </w:p>
    <w:p w14:paraId="157BADDF" w14:textId="4758A7B5" w:rsidR="00E86F20" w:rsidRPr="00E51F32" w:rsidDel="00C10775" w:rsidRDefault="00E86F20" w:rsidP="00CE4DF4">
      <w:pPr>
        <w:pStyle w:val="oancuaDanhsach"/>
        <w:numPr>
          <w:ilvl w:val="1"/>
          <w:numId w:val="24"/>
        </w:numPr>
        <w:tabs>
          <w:tab w:val="left" w:pos="567"/>
        </w:tabs>
        <w:spacing w:after="0" w:line="240" w:lineRule="auto"/>
        <w:ind w:left="0" w:firstLine="0"/>
        <w:jc w:val="both"/>
        <w:rPr>
          <w:del w:id="158" w:author="HIEN" w:date="2025-12-05T17:53:00Z" w16du:dateUtc="2025-12-05T10:53:00Z"/>
          <w:rFonts w:ascii="Times New Roman" w:hAnsi="Times New Roman"/>
          <w:i/>
          <w:sz w:val="24"/>
          <w:szCs w:val="24"/>
        </w:rPr>
      </w:pPr>
      <w:del w:id="159" w:author="Việt Nguyễn" w:date="2025-12-06T10:33:00Z" w16du:dateUtc="2025-12-06T03:33:00Z">
        <w:r w:rsidRPr="00E51F32" w:rsidDel="00CE4DF4">
          <w:rPr>
            <w:rFonts w:ascii="Times New Roman" w:hAnsi="Times New Roman"/>
            <w:i/>
            <w:sz w:val="24"/>
            <w:szCs w:val="24"/>
          </w:rPr>
          <w:delText xml:space="preserve">After inspection, the Supplier shall ensure the </w:delText>
        </w:r>
        <w:r w:rsidR="000F54DC" w:rsidRPr="00E51F32" w:rsidDel="00CE4DF4">
          <w:rPr>
            <w:rFonts w:ascii="Times New Roman" w:hAnsi="Times New Roman"/>
            <w:i/>
            <w:sz w:val="24"/>
            <w:szCs w:val="24"/>
          </w:rPr>
          <w:delText>Products</w:delText>
        </w:r>
        <w:r w:rsidRPr="00E51F32" w:rsidDel="00CE4DF4">
          <w:rPr>
            <w:rFonts w:ascii="Times New Roman" w:hAnsi="Times New Roman"/>
            <w:i/>
            <w:sz w:val="24"/>
            <w:szCs w:val="24"/>
          </w:rPr>
          <w:delText xml:space="preserve"> repaired or replaced within two (02) working days. In case of severe damage, the timeline for such replacement or repair is </w:delText>
        </w:r>
        <w:r w:rsidR="007557CE" w:rsidRPr="00E51F32" w:rsidDel="00CE4DF4">
          <w:rPr>
            <w:rFonts w:ascii="Times New Roman" w:hAnsi="Times New Roman"/>
            <w:i/>
            <w:sz w:val="24"/>
            <w:szCs w:val="24"/>
          </w:rPr>
          <w:delText>five</w:delText>
        </w:r>
        <w:r w:rsidRPr="00E51F32" w:rsidDel="00CE4DF4">
          <w:rPr>
            <w:rFonts w:ascii="Times New Roman" w:hAnsi="Times New Roman"/>
            <w:i/>
            <w:sz w:val="24"/>
            <w:szCs w:val="24"/>
          </w:rPr>
          <w:delText xml:space="preserve"> (</w:delText>
        </w:r>
        <w:r w:rsidR="007557CE" w:rsidRPr="00E51F32" w:rsidDel="00CE4DF4">
          <w:rPr>
            <w:rFonts w:ascii="Times New Roman" w:hAnsi="Times New Roman"/>
            <w:i/>
            <w:sz w:val="24"/>
            <w:szCs w:val="24"/>
          </w:rPr>
          <w:delText>05</w:delText>
        </w:r>
        <w:r w:rsidRPr="00E51F32" w:rsidDel="00CE4DF4">
          <w:rPr>
            <w:rFonts w:ascii="Times New Roman" w:hAnsi="Times New Roman"/>
            <w:i/>
            <w:sz w:val="24"/>
            <w:szCs w:val="24"/>
          </w:rPr>
          <w:delText>) working days or another duration agreed by the Parties in writing</w:delText>
        </w:r>
      </w:del>
      <w:ins w:id="160" w:author="HIEN" w:date="2025-12-05T17:53:00Z" w16du:dateUtc="2025-12-05T10:53:00Z">
        <w:del w:id="161" w:author="Việt Nguyễn" w:date="2025-12-06T10:33:00Z" w16du:dateUtc="2025-12-06T03:33:00Z">
          <w:r w:rsidR="00C10775" w:rsidRPr="00E51F32" w:rsidDel="00CE4DF4">
            <w:rPr>
              <w:rFonts w:ascii="Times New Roman" w:hAnsi="Times New Roman"/>
              <w:i/>
              <w:sz w:val="24"/>
              <w:szCs w:val="24"/>
            </w:rPr>
            <w:delText>.</w:delText>
          </w:r>
        </w:del>
      </w:ins>
      <w:del w:id="162" w:author="Việt Nguyễn" w:date="2025-12-06T10:33:00Z" w16du:dateUtc="2025-12-06T03:33:00Z">
        <w:r w:rsidRPr="00E51F32" w:rsidDel="00CE4DF4">
          <w:rPr>
            <w:rFonts w:ascii="Times New Roman" w:hAnsi="Times New Roman"/>
            <w:i/>
            <w:sz w:val="24"/>
            <w:szCs w:val="24"/>
          </w:rPr>
          <w:delText xml:space="preserve">. Besides, if the </w:delText>
        </w:r>
        <w:r w:rsidR="000F54DC" w:rsidRPr="00E51F32" w:rsidDel="00CE4DF4">
          <w:rPr>
            <w:rFonts w:ascii="Times New Roman" w:hAnsi="Times New Roman"/>
            <w:i/>
            <w:sz w:val="24"/>
            <w:szCs w:val="24"/>
          </w:rPr>
          <w:delText>Products</w:delText>
        </w:r>
        <w:r w:rsidRPr="00E51F32" w:rsidDel="00CE4DF4">
          <w:rPr>
            <w:rFonts w:ascii="Times New Roman" w:hAnsi="Times New Roman"/>
            <w:i/>
            <w:sz w:val="24"/>
            <w:szCs w:val="24"/>
          </w:rPr>
          <w:delText xml:space="preserve"> needs handing over to the Supplier for the inspection, repair or replacement at the location of the Supplier or the manufacturer, the Supplier shall be responsible for preserving the </w:delText>
        </w:r>
        <w:r w:rsidR="000F54DC" w:rsidRPr="00E51F32" w:rsidDel="00CE4DF4">
          <w:rPr>
            <w:rFonts w:ascii="Times New Roman" w:hAnsi="Times New Roman"/>
            <w:i/>
            <w:sz w:val="24"/>
            <w:szCs w:val="24"/>
          </w:rPr>
          <w:delText>Products</w:delText>
        </w:r>
        <w:r w:rsidRPr="00E51F32" w:rsidDel="00CE4DF4">
          <w:rPr>
            <w:rFonts w:ascii="Times New Roman" w:hAnsi="Times New Roman"/>
            <w:i/>
            <w:sz w:val="24"/>
            <w:szCs w:val="24"/>
          </w:rPr>
          <w:delText xml:space="preserve"> from the date on which the </w:delText>
        </w:r>
        <w:r w:rsidR="000F54DC" w:rsidRPr="00E51F32" w:rsidDel="00CE4DF4">
          <w:rPr>
            <w:rFonts w:ascii="Times New Roman" w:hAnsi="Times New Roman"/>
            <w:i/>
            <w:sz w:val="24"/>
            <w:szCs w:val="24"/>
          </w:rPr>
          <w:delText>Products</w:delText>
        </w:r>
        <w:r w:rsidR="00D712A8" w:rsidRPr="00E51F32" w:rsidDel="00CE4DF4">
          <w:rPr>
            <w:rFonts w:ascii="Times New Roman" w:hAnsi="Times New Roman"/>
            <w:i/>
            <w:sz w:val="24"/>
            <w:szCs w:val="24"/>
          </w:rPr>
          <w:delText xml:space="preserve"> are</w:delText>
        </w:r>
        <w:r w:rsidRPr="00E51F32" w:rsidDel="00CE4DF4">
          <w:rPr>
            <w:rFonts w:ascii="Times New Roman" w:hAnsi="Times New Roman"/>
            <w:i/>
            <w:sz w:val="24"/>
            <w:szCs w:val="24"/>
          </w:rPr>
          <w:delText xml:space="preserve"> handed over to the Supplier and frequently keep the Purchaser updated of the warranty process</w:delText>
        </w:r>
      </w:del>
      <w:del w:id="163" w:author="HIEN" w:date="2025-12-05T17:31:00Z" w16du:dateUtc="2025-12-05T10:31:00Z">
        <w:r w:rsidRPr="00E51F32" w:rsidDel="00D34BFC">
          <w:rPr>
            <w:rFonts w:ascii="Times New Roman" w:hAnsi="Times New Roman"/>
            <w:i/>
            <w:sz w:val="24"/>
            <w:szCs w:val="24"/>
          </w:rPr>
          <w:delText xml:space="preserve">. </w:delText>
        </w:r>
      </w:del>
    </w:p>
    <w:p w14:paraId="44C9F6D0" w14:textId="77777777" w:rsidR="00E86F20" w:rsidRPr="00E51F32" w:rsidRDefault="00E86F20" w:rsidP="00CE4DF4">
      <w:pPr>
        <w:pStyle w:val="oancuaDanhsach"/>
        <w:spacing w:after="0" w:line="240" w:lineRule="auto"/>
        <w:ind w:left="0"/>
        <w:jc w:val="both"/>
        <w:rPr>
          <w:rFonts w:ascii="Times New Roman" w:hAnsi="Times New Roman"/>
          <w:sz w:val="24"/>
          <w:szCs w:val="24"/>
        </w:rPr>
      </w:pPr>
    </w:p>
    <w:p w14:paraId="130E6940" w14:textId="5CCB77C9" w:rsidR="00E86F20" w:rsidRPr="00E51F32" w:rsidRDefault="00E86F20" w:rsidP="00864BEE">
      <w:pPr>
        <w:pStyle w:val="oancuaDanhsach"/>
        <w:numPr>
          <w:ilvl w:val="1"/>
          <w:numId w:val="24"/>
        </w:numPr>
        <w:tabs>
          <w:tab w:val="left" w:pos="567"/>
        </w:tabs>
        <w:spacing w:after="0" w:line="240" w:lineRule="auto"/>
        <w:ind w:left="567" w:hanging="567"/>
        <w:jc w:val="both"/>
        <w:rPr>
          <w:rFonts w:ascii="Times New Roman" w:hAnsi="Times New Roman"/>
          <w:sz w:val="24"/>
          <w:szCs w:val="24"/>
          <w:lang w:val="fr-FR"/>
        </w:rPr>
      </w:pPr>
      <w:proofErr w:type="spellStart"/>
      <w:r w:rsidRPr="00E51F32">
        <w:rPr>
          <w:rFonts w:ascii="Times New Roman" w:hAnsi="Times New Roman"/>
          <w:sz w:val="24"/>
          <w:szCs w:val="24"/>
          <w:lang w:val="fr-FR"/>
        </w:rPr>
        <w:t>Nếu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không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thực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hiện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việc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kiểm</w:t>
      </w:r>
      <w:proofErr w:type="spellEnd"/>
      <w:r w:rsidRPr="00E51F32">
        <w:rPr>
          <w:rFonts w:ascii="Times New Roman" w:hAnsi="Times New Roman"/>
          <w:sz w:val="24"/>
          <w:szCs w:val="24"/>
          <w:lang w:val="fr-FR"/>
        </w:rPr>
        <w:t xml:space="preserve"> tra, </w:t>
      </w:r>
      <w:proofErr w:type="spellStart"/>
      <w:r w:rsidRPr="00E51F32">
        <w:rPr>
          <w:rFonts w:ascii="Times New Roman" w:hAnsi="Times New Roman"/>
          <w:sz w:val="24"/>
          <w:szCs w:val="24"/>
          <w:lang w:val="fr-FR"/>
        </w:rPr>
        <w:t>sửa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chữa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thay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thế</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trong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thời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hạn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nêu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tại</w:t>
      </w:r>
      <w:proofErr w:type="spellEnd"/>
      <w:r w:rsidRPr="00E51F32">
        <w:rPr>
          <w:rFonts w:ascii="Times New Roman" w:hAnsi="Times New Roman"/>
          <w:sz w:val="24"/>
          <w:szCs w:val="24"/>
          <w:lang w:val="fr-FR"/>
        </w:rPr>
        <w:t xml:space="preserve"> ĐIỀU </w:t>
      </w:r>
      <w:r w:rsidRPr="00E51F32">
        <w:rPr>
          <w:rFonts w:ascii="Times New Roman" w:hAnsi="Times New Roman"/>
          <w:sz w:val="24"/>
          <w:szCs w:val="24"/>
          <w:lang w:val="fr-FR"/>
        </w:rPr>
        <w:fldChar w:fldCharType="begin"/>
      </w:r>
      <w:r w:rsidRPr="00E51F32">
        <w:rPr>
          <w:rFonts w:ascii="Times New Roman" w:hAnsi="Times New Roman"/>
          <w:sz w:val="24"/>
          <w:szCs w:val="24"/>
          <w:lang w:val="fr-FR"/>
        </w:rPr>
        <w:instrText xml:space="preserve"> REF _Ref38214197 \r \h  \* MERGEFORMAT </w:instrText>
      </w:r>
      <w:r w:rsidRPr="00E51F32">
        <w:rPr>
          <w:rFonts w:ascii="Times New Roman" w:hAnsi="Times New Roman"/>
          <w:sz w:val="24"/>
          <w:szCs w:val="24"/>
          <w:lang w:val="fr-FR"/>
        </w:rPr>
      </w:r>
      <w:r w:rsidRPr="00E51F32">
        <w:rPr>
          <w:rFonts w:ascii="Times New Roman" w:hAnsi="Times New Roman"/>
          <w:sz w:val="24"/>
          <w:szCs w:val="24"/>
          <w:lang w:val="fr-FR"/>
        </w:rPr>
        <w:fldChar w:fldCharType="separate"/>
      </w:r>
      <w:r w:rsidR="00D73A3A">
        <w:rPr>
          <w:rFonts w:ascii="Times New Roman" w:hAnsi="Times New Roman"/>
          <w:sz w:val="24"/>
          <w:szCs w:val="24"/>
          <w:lang w:val="fr-FR"/>
        </w:rPr>
        <w:t>8.4</w:t>
      </w:r>
      <w:r w:rsidRPr="00E51F32">
        <w:rPr>
          <w:rFonts w:ascii="Times New Roman" w:hAnsi="Times New Roman"/>
          <w:sz w:val="24"/>
          <w:szCs w:val="24"/>
          <w:lang w:val="fr-FR"/>
        </w:rPr>
        <w:fldChar w:fldCharType="end"/>
      </w:r>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hoặc</w:t>
      </w:r>
      <w:proofErr w:type="spellEnd"/>
      <w:r w:rsidRPr="00E51F32">
        <w:rPr>
          <w:rFonts w:ascii="Times New Roman" w:hAnsi="Times New Roman"/>
          <w:sz w:val="24"/>
          <w:szCs w:val="24"/>
          <w:lang w:val="fr-FR"/>
        </w:rPr>
        <w:t xml:space="preserve"> ĐIỀU </w:t>
      </w:r>
      <w:r w:rsidRPr="00E51F32">
        <w:rPr>
          <w:rFonts w:ascii="Times New Roman" w:hAnsi="Times New Roman"/>
          <w:sz w:val="24"/>
          <w:szCs w:val="24"/>
          <w:lang w:val="fr-FR"/>
        </w:rPr>
        <w:fldChar w:fldCharType="begin"/>
      </w:r>
      <w:r w:rsidRPr="00E51F32">
        <w:rPr>
          <w:rFonts w:ascii="Times New Roman" w:hAnsi="Times New Roman"/>
          <w:sz w:val="24"/>
          <w:szCs w:val="24"/>
          <w:lang w:val="fr-FR"/>
        </w:rPr>
        <w:instrText xml:space="preserve"> REF _Ref38214199 \r \h  \* MERGEFORMAT </w:instrText>
      </w:r>
      <w:r w:rsidRPr="00E51F32">
        <w:rPr>
          <w:rFonts w:ascii="Times New Roman" w:hAnsi="Times New Roman"/>
          <w:sz w:val="24"/>
          <w:szCs w:val="24"/>
          <w:lang w:val="fr-FR"/>
        </w:rPr>
      </w:r>
      <w:r w:rsidRPr="00E51F32">
        <w:rPr>
          <w:rFonts w:ascii="Times New Roman" w:hAnsi="Times New Roman"/>
          <w:sz w:val="24"/>
          <w:szCs w:val="24"/>
          <w:lang w:val="fr-FR"/>
        </w:rPr>
        <w:fldChar w:fldCharType="separate"/>
      </w:r>
      <w:ins w:id="164" w:author="Việt Nguyễn" w:date="2025-12-15T14:10:00Z" w16du:dateUtc="2025-12-15T07:10:00Z">
        <w:r w:rsidR="00D73A3A">
          <w:rPr>
            <w:rFonts w:ascii="Times New Roman" w:hAnsi="Times New Roman"/>
            <w:sz w:val="24"/>
            <w:szCs w:val="24"/>
            <w:lang w:val="fr-FR"/>
          </w:rPr>
          <w:t>0</w:t>
        </w:r>
      </w:ins>
      <w:del w:id="165" w:author="Việt Nguyễn" w:date="2025-12-15T14:10:00Z" w16du:dateUtc="2025-12-15T07:10:00Z">
        <w:r w:rsidR="00D26A30" w:rsidRPr="00E51F32" w:rsidDel="00D73A3A">
          <w:rPr>
            <w:rFonts w:ascii="Times New Roman" w:hAnsi="Times New Roman"/>
            <w:sz w:val="24"/>
            <w:szCs w:val="24"/>
            <w:lang w:val="fr-FR"/>
          </w:rPr>
          <w:delText>8.5</w:delText>
        </w:r>
      </w:del>
      <w:r w:rsidRPr="00E51F32">
        <w:rPr>
          <w:rFonts w:ascii="Times New Roman" w:hAnsi="Times New Roman"/>
          <w:sz w:val="24"/>
          <w:szCs w:val="24"/>
          <w:lang w:val="fr-FR"/>
        </w:rPr>
        <w:fldChar w:fldCharType="end"/>
      </w:r>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Mua </w:t>
      </w:r>
      <w:proofErr w:type="spellStart"/>
      <w:r w:rsidRPr="00E51F32">
        <w:rPr>
          <w:rFonts w:ascii="Times New Roman" w:hAnsi="Times New Roman"/>
          <w:sz w:val="24"/>
          <w:szCs w:val="24"/>
          <w:lang w:val="fr-FR"/>
        </w:rPr>
        <w:t>có</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quyền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yêu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cầu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thứ</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thực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hiện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và</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mọi</w:t>
      </w:r>
      <w:proofErr w:type="spellEnd"/>
      <w:r w:rsidRPr="00E51F32">
        <w:rPr>
          <w:rFonts w:ascii="Times New Roman" w:hAnsi="Times New Roman"/>
          <w:sz w:val="24"/>
          <w:szCs w:val="24"/>
          <w:lang w:val="fr-FR"/>
        </w:rPr>
        <w:t xml:space="preserve"> chi </w:t>
      </w:r>
      <w:proofErr w:type="spellStart"/>
      <w:r w:rsidRPr="00E51F32">
        <w:rPr>
          <w:rFonts w:ascii="Times New Roman" w:hAnsi="Times New Roman"/>
          <w:sz w:val="24"/>
          <w:szCs w:val="24"/>
          <w:lang w:val="fr-FR"/>
        </w:rPr>
        <w:t>phí</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sữa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chữa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thay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thế</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này</w:t>
      </w:r>
      <w:proofErr w:type="spellEnd"/>
      <w:r w:rsidRPr="00E51F32">
        <w:rPr>
          <w:rFonts w:ascii="Times New Roman" w:hAnsi="Times New Roman"/>
          <w:sz w:val="24"/>
          <w:szCs w:val="24"/>
          <w:lang w:val="fr-FR"/>
        </w:rPr>
        <w:t xml:space="preserve"> do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chịu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có</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trách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nhiệm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thanh</w:t>
      </w:r>
      <w:proofErr w:type="spellEnd"/>
      <w:r w:rsidRPr="00E51F32">
        <w:rPr>
          <w:rFonts w:ascii="Times New Roman" w:hAnsi="Times New Roman"/>
          <w:sz w:val="24"/>
          <w:szCs w:val="24"/>
          <w:lang w:val="fr-FR"/>
        </w:rPr>
        <w:t xml:space="preserve"> toán </w:t>
      </w:r>
      <w:proofErr w:type="spellStart"/>
      <w:r w:rsidRPr="00E51F32">
        <w:rPr>
          <w:rFonts w:ascii="Times New Roman" w:hAnsi="Times New Roman"/>
          <w:sz w:val="24"/>
          <w:szCs w:val="24"/>
          <w:lang w:val="fr-FR"/>
        </w:rPr>
        <w:t>cho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Mua chi </w:t>
      </w:r>
      <w:proofErr w:type="spellStart"/>
      <w:r w:rsidRPr="00E51F32">
        <w:rPr>
          <w:rFonts w:ascii="Times New Roman" w:hAnsi="Times New Roman"/>
          <w:sz w:val="24"/>
          <w:szCs w:val="24"/>
          <w:lang w:val="fr-FR"/>
        </w:rPr>
        <w:t>phí</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này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trong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thời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hạn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năm</w:t>
      </w:r>
      <w:proofErr w:type="spellEnd"/>
      <w:r w:rsidRPr="00E51F32">
        <w:rPr>
          <w:rFonts w:ascii="Times New Roman" w:hAnsi="Times New Roman"/>
          <w:sz w:val="24"/>
          <w:szCs w:val="24"/>
          <w:lang w:val="fr-FR"/>
        </w:rPr>
        <w:t xml:space="preserve"> (05) </w:t>
      </w:r>
      <w:proofErr w:type="spellStart"/>
      <w:r w:rsidRPr="00E51F32">
        <w:rPr>
          <w:rFonts w:ascii="Times New Roman" w:hAnsi="Times New Roman"/>
          <w:sz w:val="24"/>
          <w:szCs w:val="24"/>
          <w:lang w:val="fr-FR"/>
        </w:rPr>
        <w:t>ngày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làm</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việc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kể</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từ</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ngày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nhận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được</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yêu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cầu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thanh</w:t>
      </w:r>
      <w:proofErr w:type="spellEnd"/>
      <w:r w:rsidRPr="00E51F32">
        <w:rPr>
          <w:rFonts w:ascii="Times New Roman" w:hAnsi="Times New Roman"/>
          <w:sz w:val="24"/>
          <w:szCs w:val="24"/>
          <w:lang w:val="fr-FR"/>
        </w:rPr>
        <w:t xml:space="preserve"> toán chi </w:t>
      </w:r>
      <w:proofErr w:type="spellStart"/>
      <w:r w:rsidRPr="00E51F32">
        <w:rPr>
          <w:rFonts w:ascii="Times New Roman" w:hAnsi="Times New Roman"/>
          <w:sz w:val="24"/>
          <w:szCs w:val="24"/>
          <w:lang w:val="fr-FR"/>
        </w:rPr>
        <w:t>phí</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sửa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chữa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thanh</w:t>
      </w:r>
      <w:proofErr w:type="spellEnd"/>
      <w:r w:rsidRPr="00E51F32">
        <w:rPr>
          <w:rFonts w:ascii="Times New Roman" w:hAnsi="Times New Roman"/>
          <w:sz w:val="24"/>
          <w:szCs w:val="24"/>
          <w:lang w:val="fr-FR"/>
        </w:rPr>
        <w:t xml:space="preserve"> toán </w:t>
      </w:r>
      <w:proofErr w:type="spellStart"/>
      <w:r w:rsidRPr="00E51F32">
        <w:rPr>
          <w:rFonts w:ascii="Times New Roman" w:hAnsi="Times New Roman"/>
          <w:sz w:val="24"/>
          <w:szCs w:val="24"/>
          <w:lang w:val="fr-FR"/>
        </w:rPr>
        <w:t>nêu</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tại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khoản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này</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của</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Bên</w:t>
      </w:r>
      <w:proofErr w:type="spellEnd"/>
      <w:r w:rsidRPr="00E51F32">
        <w:rPr>
          <w:rFonts w:ascii="Times New Roman" w:hAnsi="Times New Roman"/>
          <w:sz w:val="24"/>
          <w:szCs w:val="24"/>
          <w:lang w:val="fr-FR"/>
        </w:rPr>
        <w:t xml:space="preserve"> Mua.</w:t>
      </w:r>
    </w:p>
    <w:p w14:paraId="2AE86E01" w14:textId="49A4D376" w:rsidR="00E86F20" w:rsidRPr="00E51F32" w:rsidRDefault="00E86F20" w:rsidP="00DA541C">
      <w:pPr>
        <w:pStyle w:val="oancuaDanhsach"/>
        <w:spacing w:after="0" w:line="240" w:lineRule="auto"/>
        <w:ind w:left="567"/>
        <w:jc w:val="both"/>
        <w:rPr>
          <w:rFonts w:ascii="Times New Roman" w:hAnsi="Times New Roman"/>
          <w:i/>
          <w:sz w:val="24"/>
          <w:szCs w:val="24"/>
        </w:rPr>
      </w:pPr>
      <w:r w:rsidRPr="00E51F32">
        <w:rPr>
          <w:rFonts w:ascii="Times New Roman" w:hAnsi="Times New Roman"/>
          <w:i/>
          <w:sz w:val="24"/>
          <w:szCs w:val="24"/>
        </w:rPr>
        <w:t xml:space="preserve">If the Supplier fails to make repairs or replacements within the period specified in ARTICLE </w:t>
      </w:r>
      <w:r w:rsidRPr="00E51F32">
        <w:rPr>
          <w:rFonts w:ascii="Times New Roman" w:hAnsi="Times New Roman"/>
          <w:i/>
          <w:sz w:val="24"/>
          <w:szCs w:val="24"/>
        </w:rPr>
        <w:fldChar w:fldCharType="begin"/>
      </w:r>
      <w:r w:rsidRPr="00E51F32">
        <w:rPr>
          <w:rFonts w:ascii="Times New Roman" w:hAnsi="Times New Roman"/>
          <w:i/>
          <w:sz w:val="24"/>
          <w:szCs w:val="24"/>
        </w:rPr>
        <w:instrText xml:space="preserve"> REF _Ref38214197 \r \h  \* MERGEFORMAT </w:instrText>
      </w:r>
      <w:r w:rsidRPr="00E51F32">
        <w:rPr>
          <w:rFonts w:ascii="Times New Roman" w:hAnsi="Times New Roman"/>
          <w:i/>
          <w:sz w:val="24"/>
          <w:szCs w:val="24"/>
        </w:rPr>
      </w:r>
      <w:r w:rsidRPr="00E51F32">
        <w:rPr>
          <w:rFonts w:ascii="Times New Roman" w:hAnsi="Times New Roman"/>
          <w:i/>
          <w:sz w:val="24"/>
          <w:szCs w:val="24"/>
        </w:rPr>
        <w:fldChar w:fldCharType="separate"/>
      </w:r>
      <w:r w:rsidR="00D73A3A">
        <w:rPr>
          <w:rFonts w:ascii="Times New Roman" w:hAnsi="Times New Roman"/>
          <w:i/>
          <w:sz w:val="24"/>
          <w:szCs w:val="24"/>
        </w:rPr>
        <w:t>8.4</w:t>
      </w:r>
      <w:r w:rsidRPr="00E51F32">
        <w:rPr>
          <w:rFonts w:ascii="Times New Roman" w:hAnsi="Times New Roman"/>
          <w:i/>
          <w:sz w:val="24"/>
          <w:szCs w:val="24"/>
        </w:rPr>
        <w:fldChar w:fldCharType="end"/>
      </w:r>
      <w:r w:rsidRPr="00E51F32">
        <w:rPr>
          <w:rFonts w:ascii="Times New Roman" w:hAnsi="Times New Roman"/>
          <w:i/>
          <w:sz w:val="24"/>
          <w:szCs w:val="24"/>
        </w:rPr>
        <w:t xml:space="preserve"> and ARTICLE </w:t>
      </w:r>
      <w:r w:rsidRPr="00E51F32">
        <w:rPr>
          <w:rFonts w:ascii="Times New Roman" w:hAnsi="Times New Roman"/>
          <w:i/>
          <w:sz w:val="24"/>
          <w:szCs w:val="24"/>
        </w:rPr>
        <w:fldChar w:fldCharType="begin"/>
      </w:r>
      <w:r w:rsidRPr="00E51F32">
        <w:rPr>
          <w:rFonts w:ascii="Times New Roman" w:hAnsi="Times New Roman"/>
          <w:i/>
          <w:sz w:val="24"/>
          <w:szCs w:val="24"/>
        </w:rPr>
        <w:instrText xml:space="preserve"> REF _Ref38214199 \r \h  \* MERGEFORMAT </w:instrText>
      </w:r>
      <w:r w:rsidRPr="00E51F32">
        <w:rPr>
          <w:rFonts w:ascii="Times New Roman" w:hAnsi="Times New Roman"/>
          <w:i/>
          <w:sz w:val="24"/>
          <w:szCs w:val="24"/>
        </w:rPr>
      </w:r>
      <w:r w:rsidRPr="00E51F32">
        <w:rPr>
          <w:rFonts w:ascii="Times New Roman" w:hAnsi="Times New Roman"/>
          <w:i/>
          <w:sz w:val="24"/>
          <w:szCs w:val="24"/>
        </w:rPr>
        <w:fldChar w:fldCharType="separate"/>
      </w:r>
      <w:ins w:id="166" w:author="Việt Nguyễn" w:date="2025-12-15T14:10:00Z" w16du:dateUtc="2025-12-15T07:10:00Z">
        <w:r w:rsidR="00D73A3A">
          <w:rPr>
            <w:rFonts w:ascii="Times New Roman" w:hAnsi="Times New Roman"/>
            <w:i/>
            <w:sz w:val="24"/>
            <w:szCs w:val="24"/>
          </w:rPr>
          <w:t>0</w:t>
        </w:r>
      </w:ins>
      <w:del w:id="167" w:author="Việt Nguyễn" w:date="2025-12-15T14:10:00Z" w16du:dateUtc="2025-12-15T07:10:00Z">
        <w:r w:rsidR="00D26A30" w:rsidRPr="00E51F32" w:rsidDel="00D73A3A">
          <w:rPr>
            <w:rFonts w:ascii="Times New Roman" w:hAnsi="Times New Roman"/>
            <w:i/>
            <w:sz w:val="24"/>
            <w:szCs w:val="24"/>
          </w:rPr>
          <w:delText>8.5</w:delText>
        </w:r>
      </w:del>
      <w:r w:rsidRPr="00E51F32">
        <w:rPr>
          <w:rFonts w:ascii="Times New Roman" w:hAnsi="Times New Roman"/>
          <w:i/>
          <w:sz w:val="24"/>
          <w:szCs w:val="24"/>
        </w:rPr>
        <w:fldChar w:fldCharType="end"/>
      </w:r>
      <w:r w:rsidRPr="00E51F32">
        <w:rPr>
          <w:rFonts w:ascii="Times New Roman" w:hAnsi="Times New Roman"/>
          <w:i/>
          <w:sz w:val="24"/>
          <w:szCs w:val="24"/>
        </w:rPr>
        <w:t>, the Purchaser is entitled to request the third party to perform and all reparation and replacement costs borne by the Supplier. The Supplier is responsible for paying the Purchaser for this cost within five (05) working days from the date of receipt of the payment request for repair cost mentioned in this clause of the Purchaser.</w:t>
      </w:r>
    </w:p>
    <w:p w14:paraId="31D0E738" w14:textId="77777777" w:rsidR="00E86F20" w:rsidRPr="00E51F32" w:rsidRDefault="00E86F20" w:rsidP="00DA541C">
      <w:pPr>
        <w:pStyle w:val="oancuaDanhsach"/>
        <w:spacing w:after="0" w:line="240" w:lineRule="auto"/>
        <w:jc w:val="both"/>
        <w:rPr>
          <w:rFonts w:ascii="Times New Roman" w:hAnsi="Times New Roman"/>
          <w:sz w:val="24"/>
          <w:szCs w:val="24"/>
        </w:rPr>
      </w:pPr>
    </w:p>
    <w:p w14:paraId="3643146E" w14:textId="536C511F" w:rsidR="00E86F20" w:rsidRPr="00E51F32" w:rsidRDefault="00E86F20" w:rsidP="00864BEE">
      <w:pPr>
        <w:pStyle w:val="oancuaDanhsach"/>
        <w:numPr>
          <w:ilvl w:val="1"/>
          <w:numId w:val="24"/>
        </w:numPr>
        <w:tabs>
          <w:tab w:val="left" w:pos="567"/>
        </w:tabs>
        <w:spacing w:after="0" w:line="240" w:lineRule="auto"/>
        <w:ind w:left="567" w:hanging="567"/>
        <w:jc w:val="both"/>
        <w:rPr>
          <w:rFonts w:ascii="Times New Roman" w:hAnsi="Times New Roman"/>
          <w:sz w:val="24"/>
          <w:szCs w:val="24"/>
        </w:rPr>
      </w:pPr>
      <w:commentRangeStart w:id="168"/>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Cung </w:t>
      </w:r>
      <w:proofErr w:type="spellStart"/>
      <w:r w:rsidRPr="00E51F32">
        <w:rPr>
          <w:rFonts w:ascii="Times New Roman" w:hAnsi="Times New Roman"/>
          <w:sz w:val="24"/>
          <w:szCs w:val="24"/>
        </w:rPr>
        <w:t>Cấp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lang w:val="fr-FR"/>
        </w:rPr>
        <w:t>cung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miễn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phí</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dịch</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vụ</w:t>
      </w:r>
      <w:proofErr w:type="spellEnd"/>
      <w:r w:rsidRPr="00E51F32">
        <w:rPr>
          <w:rFonts w:ascii="Times New Roman" w:hAnsi="Times New Roman"/>
          <w:sz w:val="24"/>
          <w:szCs w:val="24"/>
          <w:lang w:val="fr-FR"/>
        </w:rPr>
        <w:t xml:space="preserve"> </w:t>
      </w:r>
      <w:proofErr w:type="spellStart"/>
      <w:r w:rsidR="003719B2" w:rsidRPr="00E51F32">
        <w:rPr>
          <w:rFonts w:ascii="Times New Roman" w:hAnsi="Times New Roman"/>
          <w:sz w:val="24"/>
          <w:szCs w:val="24"/>
          <w:lang w:val="fr-FR"/>
        </w:rPr>
        <w:t>bảo</w:t>
      </w:r>
      <w:proofErr w:type="spellEnd"/>
      <w:r w:rsidR="003719B2" w:rsidRPr="00E51F32">
        <w:rPr>
          <w:rFonts w:ascii="Times New Roman" w:hAnsi="Times New Roman"/>
          <w:sz w:val="24"/>
          <w:szCs w:val="24"/>
          <w:lang w:val="fr-FR"/>
        </w:rPr>
        <w:t xml:space="preserve"> </w:t>
      </w:r>
      <w:proofErr w:type="spellStart"/>
      <w:r w:rsidR="003719B2" w:rsidRPr="00E51F32">
        <w:rPr>
          <w:rFonts w:ascii="Times New Roman" w:hAnsi="Times New Roman"/>
          <w:sz w:val="24"/>
          <w:szCs w:val="24"/>
          <w:lang w:val="fr-FR"/>
        </w:rPr>
        <w:t>hành</w:t>
      </w:r>
      <w:proofErr w:type="spellEnd"/>
      <w:r w:rsidR="003719B2" w:rsidRPr="00E51F32">
        <w:rPr>
          <w:rFonts w:ascii="Times New Roman" w:hAnsi="Times New Roman"/>
          <w:sz w:val="24"/>
          <w:szCs w:val="24"/>
          <w:lang w:val="fr-FR"/>
        </w:rPr>
        <w:t xml:space="preserve"> </w:t>
      </w:r>
      <w:proofErr w:type="spellStart"/>
      <w:r w:rsidR="003719B2" w:rsidRPr="00E51F32">
        <w:rPr>
          <w:rFonts w:ascii="Times New Roman" w:hAnsi="Times New Roman"/>
          <w:sz w:val="24"/>
          <w:szCs w:val="24"/>
          <w:lang w:val="fr-FR"/>
        </w:rPr>
        <w:t>đối</w:t>
      </w:r>
      <w:proofErr w:type="spellEnd"/>
      <w:r w:rsidR="003719B2" w:rsidRPr="00E51F32">
        <w:rPr>
          <w:rFonts w:ascii="Times New Roman" w:hAnsi="Times New Roman"/>
          <w:sz w:val="24"/>
          <w:szCs w:val="24"/>
          <w:lang w:val="fr-FR"/>
        </w:rPr>
        <w:t xml:space="preserve"> </w:t>
      </w:r>
      <w:proofErr w:type="spellStart"/>
      <w:r w:rsidR="003719B2" w:rsidRPr="00E51F32">
        <w:rPr>
          <w:rFonts w:ascii="Times New Roman" w:hAnsi="Times New Roman"/>
          <w:sz w:val="24"/>
          <w:szCs w:val="24"/>
          <w:lang w:val="fr-FR"/>
        </w:rPr>
        <w:t>với</w:t>
      </w:r>
      <w:proofErr w:type="spellEnd"/>
      <w:r w:rsidR="003719B2" w:rsidRPr="00E51F32">
        <w:rPr>
          <w:rFonts w:ascii="Times New Roman" w:hAnsi="Times New Roman"/>
          <w:sz w:val="24"/>
          <w:szCs w:val="24"/>
          <w:lang w:val="fr-FR"/>
        </w:rPr>
        <w:t xml:space="preserve"> </w:t>
      </w:r>
      <w:proofErr w:type="spellStart"/>
      <w:r w:rsidR="003719B2" w:rsidRPr="00E51F32">
        <w:rPr>
          <w:rFonts w:ascii="Times New Roman" w:hAnsi="Times New Roman"/>
          <w:sz w:val="24"/>
          <w:szCs w:val="24"/>
          <w:lang w:val="fr-FR"/>
        </w:rPr>
        <w:t>thiết</w:t>
      </w:r>
      <w:proofErr w:type="spellEnd"/>
      <w:r w:rsidR="003719B2" w:rsidRPr="00E51F32">
        <w:rPr>
          <w:rFonts w:ascii="Times New Roman" w:hAnsi="Times New Roman"/>
          <w:sz w:val="24"/>
          <w:szCs w:val="24"/>
          <w:lang w:val="fr-FR"/>
        </w:rPr>
        <w:t xml:space="preserve"> </w:t>
      </w:r>
      <w:proofErr w:type="spellStart"/>
      <w:r w:rsidR="003719B2" w:rsidRPr="00E51F32">
        <w:rPr>
          <w:rFonts w:ascii="Times New Roman" w:hAnsi="Times New Roman"/>
          <w:sz w:val="24"/>
          <w:szCs w:val="24"/>
          <w:lang w:val="fr-FR"/>
        </w:rPr>
        <w:t>bị</w:t>
      </w:r>
      <w:proofErr w:type="spellEnd"/>
      <w:r w:rsidR="003719B2" w:rsidRPr="00E51F32">
        <w:rPr>
          <w:rFonts w:ascii="Times New Roman" w:hAnsi="Times New Roman"/>
          <w:sz w:val="24"/>
          <w:szCs w:val="24"/>
          <w:lang w:val="fr-FR"/>
        </w:rPr>
        <w:t xml:space="preserve"> </w:t>
      </w:r>
      <w:proofErr w:type="spellStart"/>
      <w:r w:rsidR="00592F15" w:rsidRPr="00E51F32">
        <w:rPr>
          <w:rFonts w:ascii="Times New Roman" w:hAnsi="Times New Roman"/>
          <w:sz w:val="24"/>
          <w:szCs w:val="24"/>
          <w:lang w:val="fr-FR"/>
        </w:rPr>
        <w:t>L</w:t>
      </w:r>
      <w:r w:rsidR="003719B2" w:rsidRPr="00E51F32">
        <w:rPr>
          <w:rFonts w:ascii="Times New Roman" w:hAnsi="Times New Roman"/>
          <w:sz w:val="24"/>
          <w:szCs w:val="24"/>
          <w:lang w:val="fr-FR"/>
        </w:rPr>
        <w:t>ỗi</w:t>
      </w:r>
      <w:proofErr w:type="spellEnd"/>
      <w:r w:rsidR="003719B2" w:rsidRPr="00E51F32">
        <w:rPr>
          <w:rFonts w:ascii="Times New Roman" w:hAnsi="Times New Roman"/>
          <w:sz w:val="24"/>
          <w:szCs w:val="24"/>
          <w:lang w:val="fr-FR"/>
        </w:rPr>
        <w:t xml:space="preserve"> </w:t>
      </w:r>
      <w:proofErr w:type="spellStart"/>
      <w:r w:rsidR="003719B2" w:rsidRPr="00E51F32">
        <w:rPr>
          <w:rFonts w:ascii="Times New Roman" w:hAnsi="Times New Roman"/>
          <w:sz w:val="24"/>
          <w:szCs w:val="24"/>
          <w:lang w:val="fr-FR"/>
        </w:rPr>
        <w:t>trong</w:t>
      </w:r>
      <w:proofErr w:type="spellEnd"/>
      <w:r w:rsidR="003719B2" w:rsidRPr="00E51F32">
        <w:rPr>
          <w:rFonts w:ascii="Times New Roman" w:hAnsi="Times New Roman"/>
          <w:sz w:val="24"/>
          <w:szCs w:val="24"/>
          <w:lang w:val="fr-FR"/>
        </w:rPr>
        <w:t xml:space="preserve"> </w:t>
      </w:r>
      <w:proofErr w:type="spellStart"/>
      <w:r w:rsidR="003719B2" w:rsidRPr="00E51F32">
        <w:rPr>
          <w:rFonts w:ascii="Times New Roman" w:hAnsi="Times New Roman"/>
          <w:sz w:val="24"/>
          <w:szCs w:val="24"/>
          <w:lang w:val="fr-FR"/>
        </w:rPr>
        <w:t>phạm</w:t>
      </w:r>
      <w:proofErr w:type="spellEnd"/>
      <w:r w:rsidR="003719B2" w:rsidRPr="00E51F32">
        <w:rPr>
          <w:rFonts w:ascii="Times New Roman" w:hAnsi="Times New Roman"/>
          <w:sz w:val="24"/>
          <w:szCs w:val="24"/>
          <w:lang w:val="fr-FR"/>
        </w:rPr>
        <w:t xml:space="preserve"> vi </w:t>
      </w:r>
      <w:proofErr w:type="spellStart"/>
      <w:r w:rsidR="003719B2" w:rsidRPr="00E51F32">
        <w:rPr>
          <w:rFonts w:ascii="Times New Roman" w:hAnsi="Times New Roman"/>
          <w:sz w:val="24"/>
          <w:szCs w:val="24"/>
          <w:lang w:val="fr-FR"/>
        </w:rPr>
        <w:t>được</w:t>
      </w:r>
      <w:proofErr w:type="spellEnd"/>
      <w:r w:rsidR="003719B2" w:rsidRPr="00E51F32">
        <w:rPr>
          <w:rFonts w:ascii="Times New Roman" w:hAnsi="Times New Roman"/>
          <w:sz w:val="24"/>
          <w:szCs w:val="24"/>
          <w:lang w:val="fr-FR"/>
        </w:rPr>
        <w:t xml:space="preserve"> </w:t>
      </w:r>
      <w:proofErr w:type="spellStart"/>
      <w:r w:rsidR="003719B2" w:rsidRPr="00E51F32">
        <w:rPr>
          <w:rFonts w:ascii="Times New Roman" w:hAnsi="Times New Roman"/>
          <w:sz w:val="24"/>
          <w:szCs w:val="24"/>
          <w:lang w:val="fr-FR"/>
        </w:rPr>
        <w:t>bảo</w:t>
      </w:r>
      <w:proofErr w:type="spellEnd"/>
      <w:r w:rsidR="003719B2" w:rsidRPr="00E51F32">
        <w:rPr>
          <w:rFonts w:ascii="Times New Roman" w:hAnsi="Times New Roman"/>
          <w:sz w:val="24"/>
          <w:szCs w:val="24"/>
          <w:lang w:val="fr-FR"/>
        </w:rPr>
        <w:t xml:space="preserve"> </w:t>
      </w:r>
      <w:proofErr w:type="spellStart"/>
      <w:r w:rsidR="003719B2" w:rsidRPr="00E51F32">
        <w:rPr>
          <w:rFonts w:ascii="Times New Roman" w:hAnsi="Times New Roman"/>
          <w:sz w:val="24"/>
          <w:szCs w:val="24"/>
          <w:lang w:val="fr-FR"/>
        </w:rPr>
        <w:t>hành</w:t>
      </w:r>
      <w:proofErr w:type="spellEnd"/>
      <w:r w:rsidR="003719B2"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cho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toàn</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bộ</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Hàng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Hóa</w:t>
      </w:r>
      <w:proofErr w:type="spellEnd"/>
      <w:r w:rsidRPr="00E51F32">
        <w:rPr>
          <w:rFonts w:ascii="Times New Roman" w:hAnsi="Times New Roman"/>
          <w:sz w:val="24"/>
          <w:szCs w:val="24"/>
          <w:lang w:val="fr-FR"/>
        </w:rPr>
        <w:t xml:space="preserve"> do </w:t>
      </w:r>
      <w:proofErr w:type="spellStart"/>
      <w:r w:rsidRPr="00E51F32">
        <w:rPr>
          <w:rFonts w:ascii="Times New Roman" w:hAnsi="Times New Roman"/>
          <w:sz w:val="24"/>
          <w:szCs w:val="24"/>
          <w:lang w:val="fr-FR"/>
        </w:rPr>
        <w:t>Nhà</w:t>
      </w:r>
      <w:proofErr w:type="spellEnd"/>
      <w:r w:rsidRPr="00E51F32">
        <w:rPr>
          <w:rFonts w:ascii="Times New Roman" w:hAnsi="Times New Roman"/>
          <w:sz w:val="24"/>
          <w:szCs w:val="24"/>
          <w:lang w:val="fr-FR"/>
        </w:rPr>
        <w:t xml:space="preserve"> Cung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cung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cấp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theo</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Hợp</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Đồng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này</w:t>
      </w:r>
      <w:proofErr w:type="spellEnd"/>
      <w:r w:rsidRPr="00E51F32">
        <w:rPr>
          <w:rFonts w:ascii="Times New Roman" w:hAnsi="Times New Roman"/>
          <w:sz w:val="24"/>
          <w:szCs w:val="24"/>
          <w:lang w:val="fr-FR"/>
        </w:rPr>
        <w:t> </w:t>
      </w:r>
      <w:proofErr w:type="spellStart"/>
      <w:r w:rsidRPr="00E51F32">
        <w:rPr>
          <w:rFonts w:ascii="Times New Roman" w:hAnsi="Times New Roman"/>
          <w:sz w:val="24"/>
          <w:szCs w:val="24"/>
          <w:lang w:val="fr-FR"/>
        </w:rPr>
        <w:t>trong</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suốt</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Thời</w:t>
      </w:r>
      <w:proofErr w:type="spellEnd"/>
      <w:r w:rsidRPr="00E51F32">
        <w:rPr>
          <w:rFonts w:ascii="Times New Roman" w:hAnsi="Times New Roman"/>
          <w:sz w:val="24"/>
          <w:szCs w:val="24"/>
          <w:lang w:val="fr-FR"/>
        </w:rPr>
        <w:t xml:space="preserve"> </w:t>
      </w:r>
      <w:proofErr w:type="spellStart"/>
      <w:r w:rsidRPr="00E51F32">
        <w:rPr>
          <w:rFonts w:ascii="Times New Roman" w:hAnsi="Times New Roman"/>
          <w:sz w:val="24"/>
          <w:szCs w:val="24"/>
          <w:lang w:val="fr-FR"/>
        </w:rPr>
        <w:t>Hạn</w:t>
      </w:r>
      <w:proofErr w:type="spellEnd"/>
      <w:r w:rsidRPr="00E51F32">
        <w:rPr>
          <w:rFonts w:ascii="Times New Roman" w:hAnsi="Times New Roman"/>
          <w:sz w:val="24"/>
          <w:szCs w:val="24"/>
          <w:lang w:val="fr-FR"/>
        </w:rPr>
        <w:t xml:space="preserve"> Bảo </w:t>
      </w:r>
      <w:proofErr w:type="spellStart"/>
      <w:r w:rsidRPr="00E51F32">
        <w:rPr>
          <w:rFonts w:ascii="Times New Roman" w:hAnsi="Times New Roman"/>
          <w:sz w:val="24"/>
          <w:szCs w:val="24"/>
          <w:lang w:val="fr-FR"/>
        </w:rPr>
        <w:t>Hành</w:t>
      </w:r>
      <w:proofErr w:type="spellEnd"/>
      <w:r w:rsidRPr="00E51F32">
        <w:rPr>
          <w:rFonts w:ascii="Times New Roman" w:hAnsi="Times New Roman"/>
          <w:sz w:val="24"/>
          <w:szCs w:val="24"/>
          <w:lang w:val="fr-FR"/>
        </w:rPr>
        <w:t>.</w:t>
      </w:r>
      <w:commentRangeEnd w:id="168"/>
      <w:r w:rsidR="00AF10DB" w:rsidRPr="00E51F32">
        <w:rPr>
          <w:rStyle w:val="ThamchiuChuthich"/>
          <w:rFonts w:ascii="Times New Roman" w:hAnsi="Times New Roman"/>
          <w:sz w:val="24"/>
          <w:szCs w:val="24"/>
        </w:rPr>
        <w:commentReference w:id="168"/>
      </w:r>
    </w:p>
    <w:p w14:paraId="46738592" w14:textId="6B49005A" w:rsidR="00E86F20" w:rsidRPr="00E51F32" w:rsidRDefault="00E86F20" w:rsidP="00DA541C">
      <w:pPr>
        <w:pStyle w:val="oancuaDanhsach"/>
        <w:spacing w:after="0" w:line="240" w:lineRule="auto"/>
        <w:ind w:left="567"/>
        <w:jc w:val="both"/>
        <w:rPr>
          <w:rFonts w:ascii="Times New Roman" w:hAnsi="Times New Roman"/>
          <w:i/>
          <w:sz w:val="24"/>
          <w:szCs w:val="24"/>
        </w:rPr>
      </w:pPr>
      <w:r w:rsidRPr="00E51F32">
        <w:rPr>
          <w:rFonts w:ascii="Times New Roman" w:hAnsi="Times New Roman"/>
          <w:i/>
          <w:sz w:val="24"/>
          <w:szCs w:val="24"/>
        </w:rPr>
        <w:t xml:space="preserve">The Supplier will offer free maintenance services for the entire </w:t>
      </w:r>
      <w:r w:rsidR="000F54DC" w:rsidRPr="00E51F32">
        <w:rPr>
          <w:rFonts w:ascii="Times New Roman" w:hAnsi="Times New Roman"/>
          <w:i/>
          <w:sz w:val="24"/>
          <w:szCs w:val="24"/>
        </w:rPr>
        <w:t>Products</w:t>
      </w:r>
      <w:r w:rsidR="00D712A8" w:rsidRPr="00E51F32">
        <w:rPr>
          <w:rFonts w:ascii="Times New Roman" w:hAnsi="Times New Roman"/>
          <w:i/>
          <w:sz w:val="24"/>
          <w:szCs w:val="24"/>
        </w:rPr>
        <w:t xml:space="preserve"> </w:t>
      </w:r>
      <w:r w:rsidRPr="00E51F32">
        <w:rPr>
          <w:rFonts w:ascii="Times New Roman" w:hAnsi="Times New Roman"/>
          <w:i/>
          <w:sz w:val="24"/>
          <w:szCs w:val="24"/>
        </w:rPr>
        <w:t>provided by the Supplier under this Contract during the Warranty Period.</w:t>
      </w:r>
    </w:p>
    <w:bookmarkEnd w:id="129"/>
    <w:p w14:paraId="55EAC4BB" w14:textId="77777777" w:rsidR="00E86F20" w:rsidRPr="00E51F32" w:rsidRDefault="00E86F20" w:rsidP="00DA541C">
      <w:pPr>
        <w:keepNext/>
        <w:widowControl w:val="0"/>
        <w:tabs>
          <w:tab w:val="left" w:pos="720"/>
        </w:tabs>
        <w:ind w:left="720"/>
        <w:jc w:val="both"/>
        <w:rPr>
          <w:rFonts w:ascii="Times New Roman" w:hAnsi="Times New Roman"/>
          <w:bCs/>
        </w:rPr>
      </w:pPr>
    </w:p>
    <w:p w14:paraId="61C920B3" w14:textId="77777777" w:rsidR="00904944" w:rsidRPr="00E51F32" w:rsidRDefault="00904944" w:rsidP="00864BEE">
      <w:pPr>
        <w:keepNext/>
        <w:widowControl w:val="0"/>
        <w:numPr>
          <w:ilvl w:val="0"/>
          <w:numId w:val="7"/>
        </w:numPr>
        <w:tabs>
          <w:tab w:val="left" w:pos="1440"/>
        </w:tabs>
        <w:ind w:left="1418" w:hanging="1418"/>
        <w:jc w:val="both"/>
        <w:rPr>
          <w:rFonts w:ascii="Times New Roman" w:hAnsi="Times New Roman"/>
          <w:b/>
          <w:bCs/>
        </w:rPr>
      </w:pPr>
      <w:bookmarkStart w:id="169" w:name="_Ref36478947"/>
      <w:r w:rsidRPr="00E51F32">
        <w:rPr>
          <w:rFonts w:ascii="Times New Roman" w:hAnsi="Times New Roman"/>
          <w:b/>
          <w:bCs/>
        </w:rPr>
        <w:t>SỰ KIỆN BẤT KHẢ KHÁNG</w:t>
      </w:r>
      <w:bookmarkEnd w:id="169"/>
    </w:p>
    <w:p w14:paraId="7BF84EF6" w14:textId="480B1B4E" w:rsidR="00904944" w:rsidRPr="00E51F32" w:rsidRDefault="00904944" w:rsidP="00864BEE">
      <w:pPr>
        <w:keepNext/>
        <w:widowControl w:val="0"/>
        <w:numPr>
          <w:ilvl w:val="0"/>
          <w:numId w:val="8"/>
        </w:numPr>
        <w:tabs>
          <w:tab w:val="left" w:pos="1440"/>
        </w:tabs>
        <w:ind w:left="1418" w:hanging="1418"/>
        <w:jc w:val="both"/>
        <w:rPr>
          <w:rFonts w:ascii="Times New Roman" w:hAnsi="Times New Roman"/>
          <w:b/>
          <w:bCs/>
          <w:i/>
          <w:caps/>
        </w:rPr>
      </w:pPr>
      <w:bookmarkStart w:id="170" w:name="_Ref36478970"/>
      <w:r w:rsidRPr="00E51F32">
        <w:rPr>
          <w:rFonts w:ascii="Times New Roman" w:hAnsi="Times New Roman"/>
          <w:b/>
          <w:bCs/>
          <w:i/>
          <w:caps/>
        </w:rPr>
        <w:t>FORCE MAJEURE</w:t>
      </w:r>
      <w:bookmarkEnd w:id="170"/>
      <w:r w:rsidR="00EB3AEF" w:rsidRPr="00E51F32">
        <w:rPr>
          <w:rFonts w:ascii="Times New Roman" w:hAnsi="Times New Roman"/>
          <w:b/>
          <w:bCs/>
          <w:i/>
          <w:caps/>
        </w:rPr>
        <w:t xml:space="preserve"> EVENT</w:t>
      </w:r>
    </w:p>
    <w:p w14:paraId="7FFA2EB2" w14:textId="77777777" w:rsidR="00904944" w:rsidRPr="00E51F32" w:rsidRDefault="00904944" w:rsidP="00DA541C">
      <w:pPr>
        <w:pStyle w:val="abc"/>
        <w:keepNext/>
        <w:widowControl w:val="0"/>
        <w:ind w:right="-1"/>
        <w:jc w:val="both"/>
        <w:rPr>
          <w:rFonts w:ascii="Times New Roman" w:hAnsi="Times New Roman"/>
          <w:b/>
          <w:bCs/>
          <w:szCs w:val="24"/>
        </w:rPr>
      </w:pPr>
    </w:p>
    <w:p w14:paraId="0325B7DD" w14:textId="77777777" w:rsidR="000A0934" w:rsidRPr="00E51F32" w:rsidRDefault="000A0934" w:rsidP="000A0934">
      <w:pPr>
        <w:pStyle w:val="oancuaDanhsach"/>
        <w:keepNext/>
        <w:widowControl w:val="0"/>
        <w:numPr>
          <w:ilvl w:val="1"/>
          <w:numId w:val="25"/>
        </w:numPr>
        <w:tabs>
          <w:tab w:val="left" w:pos="567"/>
        </w:tabs>
        <w:spacing w:after="0" w:line="240" w:lineRule="auto"/>
        <w:ind w:left="567" w:hanging="567"/>
        <w:jc w:val="both"/>
        <w:rPr>
          <w:rFonts w:ascii="Times New Roman" w:hAnsi="Times New Roman"/>
          <w:sz w:val="24"/>
          <w:szCs w:val="24"/>
        </w:rPr>
      </w:pPr>
      <w:bookmarkStart w:id="171" w:name="_Hlk39400408"/>
      <w:r w:rsidRPr="00E51F32">
        <w:rPr>
          <w:rFonts w:ascii="Times New Roman" w:hAnsi="Times New Roman"/>
          <w:bCs/>
          <w:sz w:val="24"/>
          <w:szCs w:val="24"/>
        </w:rPr>
        <w:t>“</w:t>
      </w:r>
      <w:proofErr w:type="spellStart"/>
      <w:r w:rsidRPr="00E51F32">
        <w:rPr>
          <w:rFonts w:ascii="Times New Roman" w:hAnsi="Times New Roman"/>
          <w:b/>
          <w:sz w:val="24"/>
          <w:szCs w:val="24"/>
        </w:rPr>
        <w:t>Sự</w:t>
      </w:r>
      <w:proofErr w:type="spellEnd"/>
      <w:r w:rsidRPr="00E51F32">
        <w:rPr>
          <w:rFonts w:ascii="Times New Roman" w:hAnsi="Times New Roman"/>
          <w:b/>
          <w:sz w:val="24"/>
          <w:szCs w:val="24"/>
        </w:rPr>
        <w:t xml:space="preserve"> </w:t>
      </w:r>
      <w:proofErr w:type="spellStart"/>
      <w:r w:rsidRPr="00E51F32">
        <w:rPr>
          <w:rFonts w:ascii="Times New Roman" w:hAnsi="Times New Roman"/>
          <w:b/>
          <w:sz w:val="24"/>
          <w:szCs w:val="24"/>
        </w:rPr>
        <w:t>Kiện</w:t>
      </w:r>
      <w:proofErr w:type="spellEnd"/>
      <w:r w:rsidRPr="00E51F32">
        <w:rPr>
          <w:rFonts w:ascii="Times New Roman" w:hAnsi="Times New Roman"/>
          <w:b/>
          <w:sz w:val="24"/>
          <w:szCs w:val="24"/>
        </w:rPr>
        <w:t xml:space="preserve"> </w:t>
      </w:r>
      <w:proofErr w:type="spellStart"/>
      <w:r w:rsidRPr="00E51F32">
        <w:rPr>
          <w:rFonts w:ascii="Times New Roman" w:hAnsi="Times New Roman"/>
          <w:b/>
          <w:sz w:val="24"/>
          <w:szCs w:val="24"/>
        </w:rPr>
        <w:t>Bất</w:t>
      </w:r>
      <w:proofErr w:type="spellEnd"/>
      <w:r w:rsidRPr="00E51F32">
        <w:rPr>
          <w:rFonts w:ascii="Times New Roman" w:hAnsi="Times New Roman"/>
          <w:b/>
          <w:sz w:val="24"/>
          <w:szCs w:val="24"/>
        </w:rPr>
        <w:t xml:space="preserve"> </w:t>
      </w:r>
      <w:proofErr w:type="spellStart"/>
      <w:r w:rsidRPr="00E51F32">
        <w:rPr>
          <w:rFonts w:ascii="Times New Roman" w:hAnsi="Times New Roman"/>
          <w:b/>
          <w:sz w:val="24"/>
          <w:szCs w:val="24"/>
        </w:rPr>
        <w:t>Khả</w:t>
      </w:r>
      <w:proofErr w:type="spellEnd"/>
      <w:r w:rsidRPr="00E51F32">
        <w:rPr>
          <w:rFonts w:ascii="Times New Roman" w:hAnsi="Times New Roman"/>
          <w:b/>
          <w:sz w:val="24"/>
          <w:szCs w:val="24"/>
        </w:rPr>
        <w:t xml:space="preserve"> Kháng</w:t>
      </w:r>
      <w:r w:rsidRPr="00E51F32">
        <w:rPr>
          <w:rFonts w:ascii="Times New Roman" w:hAnsi="Times New Roman"/>
          <w:bCs/>
          <w:sz w:val="24"/>
          <w:szCs w:val="24"/>
        </w:rPr>
        <w:t xml:space="preserve">” </w:t>
      </w:r>
      <w:proofErr w:type="spellStart"/>
      <w:r w:rsidRPr="00E51F32">
        <w:rPr>
          <w:rFonts w:ascii="Times New Roman" w:hAnsi="Times New Roman"/>
          <w:bCs/>
          <w:sz w:val="24"/>
          <w:szCs w:val="24"/>
        </w:rPr>
        <w:t>được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định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nghĩa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là</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kỳ</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hoặc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điều</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nào</w:t>
      </w:r>
      <w:proofErr w:type="spellEnd"/>
      <w:r w:rsidRPr="00E51F32">
        <w:rPr>
          <w:rFonts w:ascii="Times New Roman" w:hAnsi="Times New Roman"/>
          <w:bCs/>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lường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trước</w:t>
      </w:r>
      <w:proofErr w:type="spellEnd"/>
      <w:r w:rsidRPr="00E51F32">
        <w:rPr>
          <w:rFonts w:ascii="Times New Roman" w:hAnsi="Times New Roman"/>
          <w:bCs/>
          <w:sz w:val="24"/>
          <w:szCs w:val="24"/>
        </w:rPr>
        <w:t xml:space="preserve">, </w:t>
      </w:r>
      <w:proofErr w:type="spellStart"/>
      <w:r w:rsidRPr="00E51F32">
        <w:rPr>
          <w:rFonts w:ascii="Times New Roman" w:hAnsi="Times New Roman"/>
          <w:sz w:val="24"/>
          <w:szCs w:val="24"/>
        </w:rPr>
        <w:t>vượt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quá</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tầm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kiểm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soát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một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b/>
          <w:bCs/>
          <w:sz w:val="24"/>
          <w:szCs w:val="24"/>
        </w:rPr>
        <w:t>Bên</w:t>
      </w:r>
      <w:proofErr w:type="spellEnd"/>
      <w:r w:rsidRPr="00E51F32">
        <w:rPr>
          <w:rFonts w:ascii="Times New Roman" w:hAnsi="Times New Roman"/>
          <w:b/>
          <w:bCs/>
          <w:sz w:val="24"/>
          <w:szCs w:val="24"/>
        </w:rPr>
        <w:t xml:space="preserve"> </w:t>
      </w:r>
      <w:proofErr w:type="spellStart"/>
      <w:r w:rsidRPr="00E51F32">
        <w:rPr>
          <w:rFonts w:ascii="Times New Roman" w:hAnsi="Times New Roman"/>
          <w:b/>
          <w:bCs/>
          <w:sz w:val="24"/>
          <w:szCs w:val="24"/>
        </w:rPr>
        <w:t>Bị</w:t>
      </w:r>
      <w:proofErr w:type="spellEnd"/>
      <w:r w:rsidRPr="00E51F32">
        <w:rPr>
          <w:rFonts w:ascii="Times New Roman" w:hAnsi="Times New Roman"/>
          <w:b/>
          <w:bCs/>
          <w:sz w:val="24"/>
          <w:szCs w:val="24"/>
        </w:rPr>
        <w:t xml:space="preserve"> </w:t>
      </w:r>
      <w:proofErr w:type="spellStart"/>
      <w:r w:rsidRPr="00E51F32">
        <w:rPr>
          <w:rFonts w:ascii="Times New Roman" w:hAnsi="Times New Roman"/>
          <w:b/>
          <w:bCs/>
          <w:sz w:val="24"/>
          <w:szCs w:val="24"/>
        </w:rPr>
        <w:t>Ảnh</w:t>
      </w:r>
      <w:proofErr w:type="spellEnd"/>
      <w:r w:rsidRPr="00E51F32">
        <w:rPr>
          <w:rFonts w:ascii="Times New Roman" w:hAnsi="Times New Roman"/>
          <w:b/>
          <w:bCs/>
          <w:sz w:val="24"/>
          <w:szCs w:val="24"/>
        </w:rPr>
        <w:t xml:space="preserve"> Hưởng</w:t>
      </w:r>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làm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Bị</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Ảnh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Hưởng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tuân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thủ</w:t>
      </w:r>
      <w:proofErr w:type="spellEnd"/>
      <w:r w:rsidRPr="00E51F32">
        <w:rPr>
          <w:rFonts w:ascii="Times New Roman" w:hAnsi="Times New Roman"/>
          <w:sz w:val="24"/>
          <w:szCs w:val="24"/>
        </w:rPr>
        <w:t xml:space="preserve"> hay </w:t>
      </w:r>
      <w:proofErr w:type="spellStart"/>
      <w:r w:rsidRPr="00E51F32">
        <w:rPr>
          <w:rFonts w:ascii="Times New Roman" w:hAnsi="Times New Roman"/>
          <w:sz w:val="24"/>
          <w:szCs w:val="24"/>
        </w:rPr>
        <w:t>thực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hiện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nghĩa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vụ</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mình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w:t>
      </w:r>
      <w:r w:rsidRPr="00E51F32">
        <w:rPr>
          <w:rFonts w:ascii="Times New Roman" w:hAnsi="Times New Roman"/>
          <w:bCs/>
          <w:sz w:val="24"/>
          <w:szCs w:val="24"/>
        </w:rPr>
        <w:t xml:space="preserve"> bao </w:t>
      </w:r>
      <w:proofErr w:type="spellStart"/>
      <w:r w:rsidRPr="00E51F32">
        <w:rPr>
          <w:rFonts w:ascii="Times New Roman" w:hAnsi="Times New Roman"/>
          <w:bCs/>
          <w:sz w:val="24"/>
          <w:szCs w:val="24"/>
        </w:rPr>
        <w:t>gồm</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nhưng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không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giới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hạn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thiên</w:t>
      </w:r>
      <w:proofErr w:type="spellEnd"/>
      <w:r w:rsidRPr="00E51F32">
        <w:rPr>
          <w:rFonts w:ascii="Times New Roman" w:hAnsi="Times New Roman"/>
          <w:bCs/>
          <w:sz w:val="24"/>
          <w:szCs w:val="24"/>
        </w:rPr>
        <w:t xml:space="preserve"> tai, </w:t>
      </w:r>
      <w:proofErr w:type="spellStart"/>
      <w:r w:rsidRPr="00E51F32">
        <w:rPr>
          <w:rFonts w:ascii="Times New Roman" w:hAnsi="Times New Roman"/>
          <w:sz w:val="24"/>
          <w:szCs w:val="24"/>
        </w:rPr>
        <w:t>dịch</w:t>
      </w:r>
      <w:proofErr w:type="spellEnd"/>
      <w:r w:rsidRPr="00E51F32">
        <w:rPr>
          <w:rFonts w:ascii="Times New Roman" w:hAnsi="Times New Roman"/>
          <w:sz w:val="24"/>
          <w:szCs w:val="24"/>
        </w:rPr>
        <w:t xml:space="preserve"> </w:t>
      </w:r>
      <w:proofErr w:type="spellStart"/>
      <w:r w:rsidRPr="00E51F32">
        <w:rPr>
          <w:rFonts w:ascii="Times New Roman" w:hAnsi="Times New Roman"/>
          <w:bCs/>
          <w:sz w:val="24"/>
          <w:szCs w:val="24"/>
        </w:rPr>
        <w:t>bệnh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hành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động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của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kẻ</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thù</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chung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các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cuộc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nổi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dậy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các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cuộc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bạo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loạn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rối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loạn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dân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chiến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tranh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và</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tình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trạng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thù</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địch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khủng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bố</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cấm</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vận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thương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mại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hoặc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can </w:t>
      </w:r>
      <w:proofErr w:type="spellStart"/>
      <w:r w:rsidRPr="00E51F32">
        <w:rPr>
          <w:rFonts w:ascii="Times New Roman" w:hAnsi="Times New Roman"/>
          <w:bCs/>
          <w:sz w:val="24"/>
          <w:szCs w:val="24"/>
        </w:rPr>
        <w:t>thiệp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của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Chính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phủ</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thay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đổi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quy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định</w:t>
      </w:r>
      <w:proofErr w:type="spellEnd"/>
      <w:r w:rsidRPr="00E51F32">
        <w:rPr>
          <w:rFonts w:ascii="Times New Roman" w:hAnsi="Times New Roman"/>
          <w:bCs/>
          <w:sz w:val="24"/>
          <w:szCs w:val="24"/>
        </w:rPr>
        <w:t xml:space="preserve"> hay </w:t>
      </w:r>
      <w:proofErr w:type="spellStart"/>
      <w:r w:rsidRPr="00E51F32">
        <w:rPr>
          <w:rFonts w:ascii="Times New Roman" w:hAnsi="Times New Roman"/>
          <w:bCs/>
          <w:sz w:val="24"/>
          <w:szCs w:val="24"/>
        </w:rPr>
        <w:t>chính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sách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pháp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luật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với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điều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kiện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một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tình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huống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nguyên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nhân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được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xem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vượt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ngoài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tầm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kiểm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soát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một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tình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huống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nguyên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nhân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xảy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ra</w:t>
      </w:r>
      <w:proofErr w:type="spellEnd"/>
      <w:r w:rsidRPr="00E51F32">
        <w:rPr>
          <w:rFonts w:ascii="Times New Roman" w:hAnsi="Times New Roman"/>
          <w:sz w:val="24"/>
          <w:szCs w:val="24"/>
        </w:rPr>
        <w:t xml:space="preserve"> do </w:t>
      </w:r>
      <w:proofErr w:type="spellStart"/>
      <w:r w:rsidRPr="00E51F32">
        <w:rPr>
          <w:rFonts w:ascii="Times New Roman" w:hAnsi="Times New Roman"/>
          <w:sz w:val="24"/>
          <w:szCs w:val="24"/>
        </w:rPr>
        <w:t>hệ</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quả</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sự</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cẩn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trọng</w:t>
      </w:r>
      <w:proofErr w:type="spellEnd"/>
      <w:r w:rsidRPr="00E51F32">
        <w:rPr>
          <w:rFonts w:ascii="Times New Roman" w:hAnsi="Times New Roman"/>
          <w:sz w:val="24"/>
          <w:szCs w:val="24"/>
        </w:rPr>
        <w:t xml:space="preserve"> hay </w:t>
      </w:r>
      <w:proofErr w:type="spellStart"/>
      <w:r w:rsidRPr="00E51F32">
        <w:rPr>
          <w:rFonts w:ascii="Times New Roman" w:hAnsi="Times New Roman"/>
          <w:sz w:val="24"/>
          <w:szCs w:val="24"/>
        </w:rPr>
        <w:t>sự</w:t>
      </w:r>
      <w:proofErr w:type="spellEnd"/>
      <w:r w:rsidRPr="00E51F32">
        <w:rPr>
          <w:rFonts w:ascii="Times New Roman" w:hAnsi="Times New Roman"/>
          <w:sz w:val="24"/>
          <w:szCs w:val="24"/>
        </w:rPr>
        <w:t xml:space="preserve"> vi </w:t>
      </w:r>
      <w:proofErr w:type="spellStart"/>
      <w:r w:rsidRPr="00E51F32">
        <w:rPr>
          <w:rFonts w:ascii="Times New Roman" w:hAnsi="Times New Roman"/>
          <w:sz w:val="24"/>
          <w:szCs w:val="24"/>
        </w:rPr>
        <w:t>phạm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đó</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Việc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năng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thanh</w:t>
      </w:r>
      <w:proofErr w:type="spellEnd"/>
      <w:r w:rsidRPr="00E51F32">
        <w:rPr>
          <w:rFonts w:ascii="Times New Roman" w:hAnsi="Times New Roman"/>
          <w:bCs/>
          <w:sz w:val="24"/>
          <w:szCs w:val="24"/>
        </w:rPr>
        <w:t xml:space="preserve"> toán, </w:t>
      </w:r>
      <w:proofErr w:type="spellStart"/>
      <w:r w:rsidRPr="00E51F32">
        <w:rPr>
          <w:rFonts w:ascii="Times New Roman" w:hAnsi="Times New Roman"/>
          <w:bCs/>
          <w:sz w:val="24"/>
          <w:szCs w:val="24"/>
        </w:rPr>
        <w:t>các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cuộc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đình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công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hợp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pháp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suy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giảm</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tài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chính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của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một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sẽ</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không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được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xem</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là</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Kháng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theo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quy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định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của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Hợp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Đồng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này</w:t>
      </w:r>
      <w:proofErr w:type="spellEnd"/>
      <w:r w:rsidRPr="00E51F32">
        <w:rPr>
          <w:rFonts w:ascii="Times New Roman" w:hAnsi="Times New Roman"/>
          <w:bCs/>
          <w:sz w:val="24"/>
          <w:szCs w:val="24"/>
        </w:rPr>
        <w:t xml:space="preserve">. </w:t>
      </w:r>
    </w:p>
    <w:p w14:paraId="590B4E42" w14:textId="77777777" w:rsidR="000A0934" w:rsidRPr="00E51F32" w:rsidRDefault="000A0934" w:rsidP="000A0934">
      <w:pPr>
        <w:pStyle w:val="oancuaDanhsach"/>
        <w:keepNext/>
        <w:widowControl w:val="0"/>
        <w:ind w:left="567"/>
        <w:jc w:val="both"/>
        <w:rPr>
          <w:rFonts w:ascii="Times New Roman" w:hAnsi="Times New Roman"/>
          <w:i/>
          <w:iCs/>
          <w:sz w:val="24"/>
          <w:szCs w:val="24"/>
        </w:rPr>
      </w:pPr>
      <w:r w:rsidRPr="00E51F32">
        <w:rPr>
          <w:rFonts w:ascii="Times New Roman" w:hAnsi="Times New Roman"/>
          <w:i/>
          <w:sz w:val="24"/>
          <w:szCs w:val="24"/>
        </w:rPr>
        <w:t>The “</w:t>
      </w:r>
      <w:r w:rsidRPr="00E51F32">
        <w:rPr>
          <w:rFonts w:ascii="Times New Roman" w:hAnsi="Times New Roman"/>
          <w:b/>
          <w:bCs/>
          <w:i/>
          <w:sz w:val="24"/>
          <w:szCs w:val="24"/>
        </w:rPr>
        <w:t>Force Majeure Event</w:t>
      </w:r>
      <w:r w:rsidRPr="00E51F32">
        <w:rPr>
          <w:rFonts w:ascii="Times New Roman" w:hAnsi="Times New Roman"/>
          <w:i/>
          <w:sz w:val="24"/>
          <w:szCs w:val="24"/>
        </w:rPr>
        <w:t>” is defined as any unforeseeable event or condition beyond the reasonable control of one Party (the “</w:t>
      </w:r>
      <w:r w:rsidRPr="00E51F32">
        <w:rPr>
          <w:rFonts w:ascii="Times New Roman" w:hAnsi="Times New Roman"/>
          <w:b/>
          <w:bCs/>
          <w:i/>
          <w:sz w:val="24"/>
          <w:szCs w:val="24"/>
        </w:rPr>
        <w:t>Affected Party</w:t>
      </w:r>
      <w:r w:rsidRPr="00E51F32">
        <w:rPr>
          <w:rFonts w:ascii="Times New Roman" w:hAnsi="Times New Roman"/>
          <w:i/>
          <w:sz w:val="24"/>
          <w:szCs w:val="24"/>
        </w:rPr>
        <w:t xml:space="preserve">”) which causes such Affected Party to be unable to observe or perform its obligations under this Contract, including without limitation to acts of god, epidemics, acts of the public enemy, insurrections, riots, civil </w:t>
      </w:r>
      <w:r w:rsidRPr="00E51F32">
        <w:rPr>
          <w:rFonts w:ascii="Times New Roman" w:hAnsi="Times New Roman"/>
          <w:i/>
          <w:iCs/>
          <w:sz w:val="24"/>
          <w:szCs w:val="24"/>
        </w:rPr>
        <w:t xml:space="preserve">disorder, war and hostilities, acts of terrorism, trade embargoes, government intervention, change of laws or authorities’ policies, provided that no situation or cause is deemed to go beyond the reasonable control of one Party if the occurrence of such situation or cause is due to the negligence or violation of such Party. The insolvency or financial deterioration or the illegal strikes of one Party shall not be regarded as a Force Majeure Event under this Contract. </w:t>
      </w:r>
    </w:p>
    <w:p w14:paraId="21C623EE" w14:textId="77777777" w:rsidR="000A0934" w:rsidRPr="00E51F32" w:rsidRDefault="000A0934" w:rsidP="000A0934">
      <w:pPr>
        <w:pStyle w:val="oancuaDanhsach"/>
        <w:keepNext/>
        <w:widowControl w:val="0"/>
        <w:jc w:val="both"/>
        <w:rPr>
          <w:rFonts w:ascii="Times New Roman" w:hAnsi="Times New Roman"/>
          <w:bCs/>
          <w:sz w:val="24"/>
          <w:szCs w:val="24"/>
        </w:rPr>
      </w:pPr>
    </w:p>
    <w:p w14:paraId="495D25CC" w14:textId="77777777" w:rsidR="000A0934" w:rsidRPr="00E51F32" w:rsidRDefault="000A0934" w:rsidP="000A0934">
      <w:pPr>
        <w:pStyle w:val="oancuaDanhsach"/>
        <w:keepNext/>
        <w:widowControl w:val="0"/>
        <w:numPr>
          <w:ilvl w:val="1"/>
          <w:numId w:val="25"/>
        </w:numPr>
        <w:tabs>
          <w:tab w:val="left" w:pos="567"/>
        </w:tabs>
        <w:spacing w:after="0" w:line="240" w:lineRule="auto"/>
        <w:ind w:left="567" w:hanging="567"/>
        <w:jc w:val="both"/>
        <w:rPr>
          <w:rFonts w:ascii="Times New Roman" w:hAnsi="Times New Roman"/>
          <w:bCs/>
          <w:sz w:val="24"/>
          <w:szCs w:val="24"/>
        </w:rPr>
      </w:pPr>
      <w:proofErr w:type="spellStart"/>
      <w:r w:rsidRPr="00E51F32">
        <w:rPr>
          <w:rFonts w:ascii="Times New Roman" w:hAnsi="Times New Roman"/>
          <w:bCs/>
          <w:sz w:val="24"/>
          <w:szCs w:val="24"/>
        </w:rPr>
        <w:t>Nếu</w:t>
      </w:r>
      <w:proofErr w:type="spellEnd"/>
      <w:r w:rsidRPr="00E51F32">
        <w:rPr>
          <w:rFonts w:ascii="Times New Roman" w:hAnsi="Times New Roman"/>
          <w:bCs/>
          <w:sz w:val="24"/>
          <w:szCs w:val="24"/>
        </w:rPr>
        <w:t xml:space="preserve"> do </w:t>
      </w:r>
      <w:proofErr w:type="spellStart"/>
      <w:r w:rsidRPr="00E51F32">
        <w:rPr>
          <w:rFonts w:ascii="Times New Roman" w:hAnsi="Times New Roman"/>
          <w:bCs/>
          <w:sz w:val="24"/>
          <w:szCs w:val="24"/>
        </w:rPr>
        <w:t>hậu</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quả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của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Kháng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khiến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một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không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thể</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hoặc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không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có</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năng</w:t>
      </w:r>
      <w:proofErr w:type="spellEnd"/>
      <w:r w:rsidRPr="00E51F32">
        <w:rPr>
          <w:rFonts w:ascii="Times New Roman" w:hAnsi="Times New Roman"/>
          <w:bCs/>
          <w:sz w:val="24"/>
          <w:szCs w:val="24"/>
        </w:rPr>
        <w:t xml:space="preserve"> </w:t>
      </w:r>
      <w:proofErr w:type="spellStart"/>
      <w:r w:rsidRPr="00E51F32">
        <w:rPr>
          <w:rFonts w:ascii="Times New Roman" w:hAnsi="Times New Roman"/>
          <w:sz w:val="24"/>
          <w:szCs w:val="24"/>
          <w:lang w:val="fr-FR"/>
        </w:rPr>
        <w:t>thực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toàn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bộ</w:t>
      </w:r>
      <w:proofErr w:type="spellEnd"/>
      <w:r w:rsidRPr="00E51F32">
        <w:rPr>
          <w:rFonts w:ascii="Times New Roman" w:hAnsi="Times New Roman"/>
          <w:bCs/>
          <w:sz w:val="24"/>
          <w:szCs w:val="24"/>
        </w:rPr>
        <w:t xml:space="preserve"> hay </w:t>
      </w:r>
      <w:proofErr w:type="spellStart"/>
      <w:r w:rsidRPr="00E51F32">
        <w:rPr>
          <w:rFonts w:ascii="Times New Roman" w:hAnsi="Times New Roman"/>
          <w:bCs/>
          <w:sz w:val="24"/>
          <w:szCs w:val="24"/>
        </w:rPr>
        <w:t>một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phần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nghĩa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vụ</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của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mình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theo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Hợp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Đồng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này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thì</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việc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lastRenderedPageBreak/>
        <w:t>thực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những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nghĩa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vụ</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này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sẽ</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bị</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tạm</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hoãn</w:t>
      </w:r>
      <w:proofErr w:type="spellEnd"/>
      <w:r w:rsidRPr="00E51F32">
        <w:rPr>
          <w:rFonts w:ascii="Times New Roman" w:hAnsi="Times New Roman"/>
          <w:bCs/>
          <w:sz w:val="24"/>
          <w:szCs w:val="24"/>
        </w:rPr>
        <w:t xml:space="preserve"> ở </w:t>
      </w:r>
      <w:proofErr w:type="spellStart"/>
      <w:r w:rsidRPr="00E51F32">
        <w:rPr>
          <w:rFonts w:ascii="Times New Roman" w:hAnsi="Times New Roman"/>
          <w:bCs/>
          <w:sz w:val="24"/>
          <w:szCs w:val="24"/>
        </w:rPr>
        <w:t>mức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độ</w:t>
      </w:r>
      <w:proofErr w:type="spellEnd"/>
      <w:r w:rsidRPr="00E51F32">
        <w:rPr>
          <w:rFonts w:ascii="Times New Roman" w:hAnsi="Times New Roman"/>
          <w:bCs/>
          <w:sz w:val="24"/>
          <w:szCs w:val="24"/>
        </w:rPr>
        <w:t xml:space="preserve"> </w:t>
      </w:r>
      <w:proofErr w:type="spellStart"/>
      <w:r w:rsidRPr="00E51F32">
        <w:rPr>
          <w:rFonts w:ascii="Times New Roman" w:hAnsi="Times New Roman"/>
          <w:sz w:val="24"/>
          <w:szCs w:val="24"/>
        </w:rPr>
        <w:t>cần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thiết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trong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thời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gian</w:t>
      </w:r>
      <w:proofErr w:type="spellEnd"/>
      <w:r w:rsidRPr="00E51F32">
        <w:rPr>
          <w:rFonts w:ascii="Times New Roman" w:hAnsi="Times New Roman"/>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Kháng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đang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diễn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ra.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Bị</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Ảnh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Hưởng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phải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thông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báo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bằng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văn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bản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cho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kia </w:t>
      </w:r>
      <w:proofErr w:type="spellStart"/>
      <w:r w:rsidRPr="00E51F32">
        <w:rPr>
          <w:rFonts w:ascii="Times New Roman" w:hAnsi="Times New Roman"/>
          <w:bCs/>
          <w:sz w:val="24"/>
          <w:szCs w:val="24"/>
        </w:rPr>
        <w:t>trong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vòng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ba</w:t>
      </w:r>
      <w:proofErr w:type="spellEnd"/>
      <w:r w:rsidRPr="00E51F32">
        <w:rPr>
          <w:rFonts w:ascii="Times New Roman" w:hAnsi="Times New Roman"/>
          <w:bCs/>
          <w:sz w:val="24"/>
          <w:szCs w:val="24"/>
        </w:rPr>
        <w:t xml:space="preserve"> (03) </w:t>
      </w:r>
      <w:proofErr w:type="spellStart"/>
      <w:r w:rsidRPr="00E51F32">
        <w:rPr>
          <w:rFonts w:ascii="Times New Roman" w:hAnsi="Times New Roman"/>
          <w:bCs/>
          <w:sz w:val="24"/>
          <w:szCs w:val="24"/>
        </w:rPr>
        <w:t>ngày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làm</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việc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kể</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từ</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ngày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xảy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ra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Khả</w:t>
      </w:r>
      <w:proofErr w:type="spellEnd"/>
      <w:r w:rsidRPr="00E51F32">
        <w:rPr>
          <w:rFonts w:ascii="Times New Roman" w:hAnsi="Times New Roman"/>
          <w:bCs/>
          <w:sz w:val="24"/>
          <w:szCs w:val="24"/>
        </w:rPr>
        <w:t xml:space="preserve"> Kháng. Thông </w:t>
      </w:r>
      <w:proofErr w:type="spellStart"/>
      <w:r w:rsidRPr="00E51F32">
        <w:rPr>
          <w:rFonts w:ascii="Times New Roman" w:hAnsi="Times New Roman"/>
          <w:bCs/>
          <w:sz w:val="24"/>
          <w:szCs w:val="24"/>
        </w:rPr>
        <w:t>báo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đó</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phải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nêu</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về</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bản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chất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thời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gian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kéo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dài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dự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kiến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mức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độ</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ảnh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hưởng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của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Kháng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đối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với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việc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thực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Hợp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Đồng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của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Bị</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Ảnh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Hưởng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và</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giải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pháp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khắc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phục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Bị</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Ảnh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Hưởng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phải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sử</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dụng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mọi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nỗ</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lực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thương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mại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hợp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lý</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nhằm</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loại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trừ</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Kháng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và</w:t>
      </w:r>
      <w:proofErr w:type="spellEnd"/>
      <w:r w:rsidRPr="00E51F32">
        <w:rPr>
          <w:rFonts w:ascii="Times New Roman" w:hAnsi="Times New Roman"/>
          <w:bCs/>
          <w:sz w:val="24"/>
          <w:szCs w:val="24"/>
        </w:rPr>
        <w:t>/</w:t>
      </w:r>
      <w:proofErr w:type="spellStart"/>
      <w:r w:rsidRPr="00E51F32">
        <w:rPr>
          <w:rFonts w:ascii="Times New Roman" w:hAnsi="Times New Roman"/>
          <w:bCs/>
          <w:sz w:val="24"/>
          <w:szCs w:val="24"/>
        </w:rPr>
        <w:t>hoặc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những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ảnh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hưởng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của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Kháng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đối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với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việc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thực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nghĩa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vụ</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theo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Hợp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Đồng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của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ấy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trong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chừng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mực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nhất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có</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thể</w:t>
      </w:r>
      <w:proofErr w:type="spellEnd"/>
      <w:r w:rsidRPr="00E51F32">
        <w:rPr>
          <w:rFonts w:ascii="Times New Roman" w:hAnsi="Times New Roman"/>
          <w:bCs/>
          <w:sz w:val="24"/>
          <w:szCs w:val="24"/>
        </w:rPr>
        <w:t>.</w:t>
      </w:r>
    </w:p>
    <w:p w14:paraId="157FCFC4" w14:textId="77777777" w:rsidR="000A0934" w:rsidRPr="00E51F32" w:rsidRDefault="000A0934" w:rsidP="000A0934">
      <w:pPr>
        <w:pStyle w:val="oancuaDanhsach"/>
        <w:keepNext/>
        <w:widowControl w:val="0"/>
        <w:ind w:left="567"/>
        <w:jc w:val="both"/>
        <w:rPr>
          <w:rFonts w:ascii="Times New Roman" w:hAnsi="Times New Roman"/>
          <w:i/>
          <w:sz w:val="24"/>
          <w:szCs w:val="24"/>
        </w:rPr>
      </w:pPr>
      <w:r w:rsidRPr="00E51F32">
        <w:rPr>
          <w:rFonts w:ascii="Times New Roman" w:hAnsi="Times New Roman"/>
          <w:i/>
          <w:sz w:val="24"/>
          <w:szCs w:val="24"/>
        </w:rPr>
        <w:t>If as a result of Force Majeure Event, it becomes impossible or impractical for either Party to carry out its obligations under this Contract in whole or in part, then the performance of such obligations shall be suspended to the extent necessary during the occurrence of such Force Majeure Event. The Affected Party shall give a written notice to the other Party within three (03) working days as from the date on which the Force Majeure Event occurs. This notice shall describe the nature and foreseeable duration of such Force Majeure Event, and the extent of its effects on such Affected Party’s performance hereunder and remedy solutions. The Affected Party shall use all commercially reasonable endeavor to eliminate the Force Majeure Event and/or its effects on such Affected Party’s performance herein in so far as it is practicable.</w:t>
      </w:r>
    </w:p>
    <w:p w14:paraId="63523EB5" w14:textId="77777777" w:rsidR="000A0934" w:rsidRPr="00E51F32" w:rsidRDefault="000A0934" w:rsidP="000A0934">
      <w:pPr>
        <w:pStyle w:val="oancuaDanhsach"/>
        <w:keepNext/>
        <w:widowControl w:val="0"/>
        <w:jc w:val="both"/>
        <w:rPr>
          <w:rFonts w:ascii="Times New Roman" w:hAnsi="Times New Roman"/>
          <w:bCs/>
          <w:sz w:val="24"/>
          <w:szCs w:val="24"/>
        </w:rPr>
      </w:pPr>
    </w:p>
    <w:p w14:paraId="653CA1E8" w14:textId="77777777" w:rsidR="000A0934" w:rsidRPr="00E51F32" w:rsidRDefault="000A0934" w:rsidP="000A0934">
      <w:pPr>
        <w:pStyle w:val="oancuaDanhsach"/>
        <w:keepNext/>
        <w:widowControl w:val="0"/>
        <w:numPr>
          <w:ilvl w:val="1"/>
          <w:numId w:val="25"/>
        </w:numPr>
        <w:tabs>
          <w:tab w:val="left" w:pos="567"/>
        </w:tabs>
        <w:spacing w:after="0" w:line="240" w:lineRule="auto"/>
        <w:ind w:left="567" w:hanging="567"/>
        <w:jc w:val="both"/>
        <w:rPr>
          <w:rFonts w:ascii="Times New Roman" w:hAnsi="Times New Roman"/>
          <w:bCs/>
          <w:sz w:val="24"/>
          <w:szCs w:val="24"/>
        </w:rPr>
      </w:pPr>
      <w:proofErr w:type="spellStart"/>
      <w:r w:rsidRPr="00E51F32">
        <w:rPr>
          <w:rFonts w:ascii="Times New Roman" w:hAnsi="Times New Roman"/>
          <w:bCs/>
          <w:sz w:val="24"/>
          <w:szCs w:val="24"/>
        </w:rPr>
        <w:t>Nếu</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Kháng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gây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hậu</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quả</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làm</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đình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trệ</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việc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thực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nghĩa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vụ</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theo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đây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hơn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mươi</w:t>
      </w:r>
      <w:proofErr w:type="spellEnd"/>
      <w:r w:rsidRPr="00E51F32">
        <w:rPr>
          <w:rFonts w:ascii="Times New Roman" w:hAnsi="Times New Roman"/>
          <w:bCs/>
          <w:sz w:val="24"/>
          <w:szCs w:val="24"/>
        </w:rPr>
        <w:t xml:space="preserve"> (30) </w:t>
      </w:r>
      <w:proofErr w:type="spellStart"/>
      <w:r w:rsidRPr="00E51F32">
        <w:rPr>
          <w:rFonts w:ascii="Times New Roman" w:hAnsi="Times New Roman"/>
          <w:bCs/>
          <w:sz w:val="24"/>
          <w:szCs w:val="24"/>
        </w:rPr>
        <w:t>ngày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thì</w:t>
      </w:r>
      <w:proofErr w:type="spellEnd"/>
      <w:r w:rsidRPr="00E51F32">
        <w:rPr>
          <w:rFonts w:ascii="Times New Roman" w:hAnsi="Times New Roman"/>
          <w:bCs/>
          <w:sz w:val="24"/>
          <w:szCs w:val="24"/>
        </w:rPr>
        <w:t xml:space="preserve"> Các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được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tự</w:t>
      </w:r>
      <w:proofErr w:type="spellEnd"/>
      <w:r w:rsidRPr="00E51F32">
        <w:rPr>
          <w:rFonts w:ascii="Times New Roman" w:hAnsi="Times New Roman"/>
          <w:bCs/>
          <w:sz w:val="24"/>
          <w:szCs w:val="24"/>
        </w:rPr>
        <w:t xml:space="preserve"> do </w:t>
      </w:r>
      <w:proofErr w:type="spellStart"/>
      <w:r w:rsidRPr="00E51F32">
        <w:rPr>
          <w:rFonts w:ascii="Times New Roman" w:hAnsi="Times New Roman"/>
          <w:bCs/>
          <w:sz w:val="24"/>
          <w:szCs w:val="24"/>
        </w:rPr>
        <w:t>thương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lượng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với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nhau</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về</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bất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kỳ</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mọi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sự</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sắp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xếp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thay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thế</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nào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nhằm</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tạo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thuận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cho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việc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thực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hiện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các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yêu</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cầu</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trong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Hợp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Đồng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này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hoặc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thỏa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thuận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miễn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trừ</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nghĩa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vụ</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của</w:t>
      </w:r>
      <w:proofErr w:type="spellEnd"/>
      <w:r w:rsidRPr="00E51F32">
        <w:rPr>
          <w:rFonts w:ascii="Times New Roman" w:hAnsi="Times New Roman"/>
          <w:bCs/>
          <w:sz w:val="24"/>
          <w:szCs w:val="24"/>
        </w:rPr>
        <w:t xml:space="preserve"> Các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theo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các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điều</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khoản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được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thỏa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thuận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hoặc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một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có</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quyền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gửi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cho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kia </w:t>
      </w:r>
      <w:proofErr w:type="spellStart"/>
      <w:r w:rsidRPr="00E51F32">
        <w:rPr>
          <w:rFonts w:ascii="Times New Roman" w:hAnsi="Times New Roman"/>
          <w:bCs/>
          <w:sz w:val="24"/>
          <w:szCs w:val="24"/>
        </w:rPr>
        <w:t>văn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bản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thông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báo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chấm</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dứt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Hợp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Đồng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trước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bảy</w:t>
      </w:r>
      <w:proofErr w:type="spellEnd"/>
      <w:r w:rsidRPr="00E51F32">
        <w:rPr>
          <w:rFonts w:ascii="Times New Roman" w:hAnsi="Times New Roman"/>
          <w:bCs/>
          <w:sz w:val="24"/>
          <w:szCs w:val="24"/>
        </w:rPr>
        <w:t xml:space="preserve"> (07) </w:t>
      </w:r>
      <w:proofErr w:type="spellStart"/>
      <w:r w:rsidRPr="00E51F32">
        <w:rPr>
          <w:rFonts w:ascii="Times New Roman" w:hAnsi="Times New Roman"/>
          <w:bCs/>
          <w:sz w:val="24"/>
          <w:szCs w:val="24"/>
        </w:rPr>
        <w:t>ngày</w:t>
      </w:r>
      <w:proofErr w:type="spellEnd"/>
      <w:r w:rsidRPr="00E51F32">
        <w:rPr>
          <w:rFonts w:ascii="Times New Roman" w:hAnsi="Times New Roman"/>
          <w:bCs/>
          <w:sz w:val="24"/>
          <w:szCs w:val="24"/>
        </w:rPr>
        <w:t>.</w:t>
      </w:r>
    </w:p>
    <w:p w14:paraId="621C40A8" w14:textId="77777777" w:rsidR="000A0934" w:rsidRPr="00E51F32" w:rsidRDefault="000A0934" w:rsidP="000A0934">
      <w:pPr>
        <w:pStyle w:val="oancuaDanhsach"/>
        <w:keepNext/>
        <w:widowControl w:val="0"/>
        <w:ind w:left="567"/>
        <w:jc w:val="both"/>
        <w:rPr>
          <w:rFonts w:ascii="Times New Roman" w:hAnsi="Times New Roman"/>
          <w:i/>
          <w:sz w:val="24"/>
          <w:szCs w:val="24"/>
        </w:rPr>
      </w:pPr>
      <w:r w:rsidRPr="00E51F32">
        <w:rPr>
          <w:rFonts w:ascii="Times New Roman" w:hAnsi="Times New Roman"/>
          <w:i/>
          <w:sz w:val="24"/>
          <w:szCs w:val="24"/>
        </w:rPr>
        <w:t>Should the Force Majeure Event result in the suspension of performance of the obligations herein for more than thirty (30) days, then the Parties are at liberty to mutually negotiate any alternative contractual arrangements to facilitate the satisfaction of the requirements herein or mutually discharge their obligations upon agreed terms or each Party is entitled to terminate the Contract by sending a written notice to the other Party seven (07) days in advance</w:t>
      </w:r>
      <w:bookmarkEnd w:id="171"/>
      <w:r w:rsidRPr="00E51F32">
        <w:rPr>
          <w:rFonts w:ascii="Times New Roman" w:hAnsi="Times New Roman"/>
          <w:i/>
          <w:sz w:val="24"/>
          <w:szCs w:val="24"/>
        </w:rPr>
        <w:t>.</w:t>
      </w:r>
    </w:p>
    <w:p w14:paraId="4ACBE1BA" w14:textId="77777777" w:rsidR="000A0934" w:rsidRPr="00E51F32" w:rsidRDefault="000A0934" w:rsidP="000A0934">
      <w:pPr>
        <w:pStyle w:val="oancuaDanhsach"/>
        <w:keepNext/>
        <w:widowControl w:val="0"/>
        <w:tabs>
          <w:tab w:val="left" w:pos="567"/>
        </w:tabs>
        <w:spacing w:after="0" w:line="240" w:lineRule="auto"/>
        <w:ind w:left="567"/>
        <w:jc w:val="both"/>
        <w:rPr>
          <w:rFonts w:ascii="Times New Roman" w:hAnsi="Times New Roman"/>
          <w:b/>
          <w:bCs/>
          <w:sz w:val="24"/>
          <w:szCs w:val="24"/>
        </w:rPr>
      </w:pPr>
    </w:p>
    <w:p w14:paraId="1E7DC0DB" w14:textId="77777777" w:rsidR="00904944" w:rsidRPr="00E51F32" w:rsidRDefault="00904944" w:rsidP="00864BEE">
      <w:pPr>
        <w:keepNext/>
        <w:widowControl w:val="0"/>
        <w:numPr>
          <w:ilvl w:val="0"/>
          <w:numId w:val="7"/>
        </w:numPr>
        <w:tabs>
          <w:tab w:val="left" w:pos="1440"/>
        </w:tabs>
        <w:ind w:left="1418" w:hanging="1418"/>
        <w:jc w:val="both"/>
        <w:rPr>
          <w:rFonts w:ascii="Times New Roman" w:hAnsi="Times New Roman"/>
          <w:b/>
          <w:bCs/>
        </w:rPr>
      </w:pPr>
      <w:bookmarkStart w:id="172" w:name="_Ref36478954"/>
      <w:r w:rsidRPr="00E51F32">
        <w:rPr>
          <w:rFonts w:ascii="Times New Roman" w:hAnsi="Times New Roman"/>
          <w:b/>
          <w:bCs/>
        </w:rPr>
        <w:t>CHỐNG THAM Ô, HỐI LỘ</w:t>
      </w:r>
      <w:bookmarkEnd w:id="172"/>
    </w:p>
    <w:p w14:paraId="595C4DB8" w14:textId="77777777" w:rsidR="00904944" w:rsidRPr="00E51F32" w:rsidRDefault="00904944" w:rsidP="00864BEE">
      <w:pPr>
        <w:keepNext/>
        <w:widowControl w:val="0"/>
        <w:numPr>
          <w:ilvl w:val="0"/>
          <w:numId w:val="8"/>
        </w:numPr>
        <w:tabs>
          <w:tab w:val="left" w:pos="1440"/>
        </w:tabs>
        <w:ind w:left="1418" w:hanging="1418"/>
        <w:jc w:val="both"/>
        <w:rPr>
          <w:rFonts w:ascii="Times New Roman" w:hAnsi="Times New Roman"/>
          <w:b/>
          <w:bCs/>
          <w:i/>
          <w:caps/>
        </w:rPr>
      </w:pPr>
      <w:bookmarkStart w:id="173" w:name="_Ref36478974"/>
      <w:r w:rsidRPr="00E51F32">
        <w:rPr>
          <w:rFonts w:ascii="Times New Roman" w:hAnsi="Times New Roman"/>
          <w:b/>
          <w:bCs/>
          <w:i/>
          <w:caps/>
        </w:rPr>
        <w:t>ANTI-BRIBERY/CORRUPTIOn</w:t>
      </w:r>
      <w:bookmarkEnd w:id="173"/>
      <w:r w:rsidRPr="00E51F32" w:rsidDel="000D35AF">
        <w:rPr>
          <w:rFonts w:ascii="Times New Roman" w:hAnsi="Times New Roman"/>
          <w:b/>
          <w:bCs/>
          <w:i/>
          <w:caps/>
        </w:rPr>
        <w:t xml:space="preserve"> </w:t>
      </w:r>
    </w:p>
    <w:p w14:paraId="451E7EEF" w14:textId="77777777" w:rsidR="00904944" w:rsidRPr="00E51F32" w:rsidRDefault="00904944" w:rsidP="00DA541C">
      <w:pPr>
        <w:keepNext/>
        <w:widowControl w:val="0"/>
        <w:tabs>
          <w:tab w:val="left" w:pos="1440"/>
        </w:tabs>
        <w:ind w:left="1418"/>
        <w:jc w:val="both"/>
        <w:rPr>
          <w:rFonts w:ascii="Times New Roman" w:hAnsi="Times New Roman"/>
          <w:b/>
          <w:bCs/>
          <w:i/>
          <w:caps/>
        </w:rPr>
      </w:pPr>
    </w:p>
    <w:p w14:paraId="3DF870AA" w14:textId="37AB2E1C" w:rsidR="00904944" w:rsidRPr="00E51F32" w:rsidRDefault="00245396" w:rsidP="001C4861">
      <w:pPr>
        <w:pStyle w:val="oancuaDanhsach"/>
        <w:keepNext/>
        <w:widowControl w:val="0"/>
        <w:numPr>
          <w:ilvl w:val="1"/>
          <w:numId w:val="26"/>
        </w:numPr>
        <w:tabs>
          <w:tab w:val="left" w:pos="567"/>
        </w:tabs>
        <w:spacing w:after="0" w:line="240" w:lineRule="auto"/>
        <w:ind w:left="567" w:hanging="567"/>
        <w:jc w:val="both"/>
        <w:rPr>
          <w:rFonts w:ascii="Times New Roman" w:hAnsi="Times New Roman"/>
          <w:sz w:val="24"/>
          <w:szCs w:val="24"/>
        </w:rPr>
      </w:pPr>
      <w:proofErr w:type="spellStart"/>
      <w:r w:rsidRPr="00E51F32">
        <w:rPr>
          <w:rFonts w:ascii="Times New Roman" w:eastAsia="Batang" w:hAnsi="Times New Roman"/>
          <w:spacing w:val="-2"/>
          <w:kern w:val="2"/>
          <w:position w:val="2"/>
          <w:sz w:val="24"/>
          <w:szCs w:val="24"/>
          <w:lang w:eastAsia="ko-KR"/>
        </w:rPr>
        <w:t>Nhà</w:t>
      </w:r>
      <w:proofErr w:type="spellEnd"/>
      <w:r w:rsidRPr="00E51F32">
        <w:rPr>
          <w:rFonts w:ascii="Times New Roman" w:eastAsia="Batang" w:hAnsi="Times New Roman"/>
          <w:spacing w:val="-2"/>
          <w:kern w:val="2"/>
          <w:position w:val="2"/>
          <w:sz w:val="24"/>
          <w:szCs w:val="24"/>
          <w:lang w:eastAsia="ko-KR"/>
        </w:rPr>
        <w:t xml:space="preserve"> Cung </w:t>
      </w:r>
      <w:proofErr w:type="spellStart"/>
      <w:r w:rsidRPr="00E51F32">
        <w:rPr>
          <w:rFonts w:ascii="Times New Roman" w:eastAsia="Batang" w:hAnsi="Times New Roman"/>
          <w:spacing w:val="-2"/>
          <w:kern w:val="2"/>
          <w:position w:val="2"/>
          <w:sz w:val="24"/>
          <w:szCs w:val="24"/>
          <w:lang w:eastAsia="ko-KR"/>
        </w:rPr>
        <w:t>Cấp</w:t>
      </w:r>
      <w:proofErr w:type="spellEnd"/>
      <w:r w:rsidRPr="00E51F32">
        <w:rPr>
          <w:rFonts w:ascii="Times New Roman" w:eastAsia="Batang" w:hAnsi="Times New Roman"/>
          <w:spacing w:val="-2"/>
          <w:kern w:val="2"/>
          <w:position w:val="2"/>
          <w:sz w:val="24"/>
          <w:szCs w:val="24"/>
          <w:lang w:eastAsia="ko-KR"/>
        </w:rPr>
        <w:t xml:space="preserve"> </w:t>
      </w:r>
      <w:proofErr w:type="spellStart"/>
      <w:r w:rsidR="00904944" w:rsidRPr="00E51F32">
        <w:rPr>
          <w:rFonts w:ascii="Times New Roman" w:hAnsi="Times New Roman"/>
          <w:sz w:val="24"/>
          <w:szCs w:val="24"/>
        </w:rPr>
        <w:t>tuyên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bố</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và</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bảo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đảm</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với</w:t>
      </w:r>
      <w:proofErr w:type="spellEnd"/>
      <w:r w:rsidR="00904944"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w:t>
      </w:r>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rằng</w:t>
      </w:r>
      <w:proofErr w:type="spellEnd"/>
      <w:r w:rsidR="00904944" w:rsidRPr="00E51F32">
        <w:rPr>
          <w:rFonts w:ascii="Times New Roman" w:hAnsi="Times New Roman"/>
          <w:sz w:val="24"/>
          <w:szCs w:val="24"/>
        </w:rPr>
        <w:t xml:space="preserve"> </w:t>
      </w:r>
      <w:proofErr w:type="spellStart"/>
      <w:r w:rsidRPr="00E51F32">
        <w:rPr>
          <w:rFonts w:ascii="Times New Roman" w:eastAsia="Batang" w:hAnsi="Times New Roman"/>
          <w:spacing w:val="-2"/>
          <w:kern w:val="2"/>
          <w:position w:val="2"/>
          <w:sz w:val="24"/>
          <w:szCs w:val="24"/>
          <w:lang w:eastAsia="ko-KR"/>
        </w:rPr>
        <w:t>Nhà</w:t>
      </w:r>
      <w:proofErr w:type="spellEnd"/>
      <w:r w:rsidRPr="00E51F32">
        <w:rPr>
          <w:rFonts w:ascii="Times New Roman" w:eastAsia="Batang" w:hAnsi="Times New Roman"/>
          <w:spacing w:val="-2"/>
          <w:kern w:val="2"/>
          <w:position w:val="2"/>
          <w:sz w:val="24"/>
          <w:szCs w:val="24"/>
          <w:lang w:eastAsia="ko-KR"/>
        </w:rPr>
        <w:t xml:space="preserve"> Cung </w:t>
      </w:r>
      <w:proofErr w:type="spellStart"/>
      <w:r w:rsidRPr="00E51F32">
        <w:rPr>
          <w:rFonts w:ascii="Times New Roman" w:eastAsia="Batang" w:hAnsi="Times New Roman"/>
          <w:spacing w:val="-2"/>
          <w:kern w:val="2"/>
          <w:position w:val="2"/>
          <w:sz w:val="24"/>
          <w:szCs w:val="24"/>
          <w:lang w:eastAsia="ko-KR"/>
        </w:rPr>
        <w:t>Cấp</w:t>
      </w:r>
      <w:proofErr w:type="spellEnd"/>
      <w:r w:rsidR="00904944" w:rsidRPr="00E51F32">
        <w:rPr>
          <w:rFonts w:ascii="Times New Roman" w:eastAsia="Batang" w:hAnsi="Times New Roman"/>
          <w:spacing w:val="-2"/>
          <w:kern w:val="2"/>
          <w:position w:val="2"/>
          <w:sz w:val="24"/>
          <w:szCs w:val="24"/>
          <w:lang w:eastAsia="ko-KR"/>
        </w:rPr>
        <w:t xml:space="preserve"> </w:t>
      </w:r>
      <w:proofErr w:type="spellStart"/>
      <w:r w:rsidR="00904944" w:rsidRPr="00E51F32">
        <w:rPr>
          <w:rFonts w:ascii="Times New Roman" w:hAnsi="Times New Roman"/>
          <w:sz w:val="24"/>
          <w:szCs w:val="24"/>
        </w:rPr>
        <w:t>và</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các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công</w:t>
      </w:r>
      <w:proofErr w:type="spellEnd"/>
      <w:r w:rsidR="00904944" w:rsidRPr="00E51F32">
        <w:rPr>
          <w:rFonts w:ascii="Times New Roman" w:hAnsi="Times New Roman"/>
          <w:sz w:val="24"/>
          <w:szCs w:val="24"/>
        </w:rPr>
        <w:t xml:space="preserve"> ty </w:t>
      </w:r>
      <w:proofErr w:type="spellStart"/>
      <w:r w:rsidR="00904944" w:rsidRPr="00E51F32">
        <w:rPr>
          <w:rFonts w:ascii="Times New Roman" w:hAnsi="Times New Roman"/>
          <w:sz w:val="24"/>
          <w:szCs w:val="24"/>
        </w:rPr>
        <w:t>liên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kết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bất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giám</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đốc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nhân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viên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người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lao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động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đại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lý</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nào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sẽ</w:t>
      </w:r>
      <w:proofErr w:type="spellEnd"/>
      <w:r w:rsidR="00904944" w:rsidRPr="00E51F32">
        <w:rPr>
          <w:rFonts w:ascii="Times New Roman" w:hAnsi="Times New Roman"/>
          <w:sz w:val="24"/>
          <w:szCs w:val="24"/>
        </w:rPr>
        <w:t xml:space="preserve"> (a) </w:t>
      </w:r>
      <w:proofErr w:type="spellStart"/>
      <w:r w:rsidR="00904944" w:rsidRPr="00E51F32">
        <w:rPr>
          <w:rFonts w:ascii="Times New Roman" w:hAnsi="Times New Roman"/>
          <w:sz w:val="24"/>
          <w:szCs w:val="24"/>
        </w:rPr>
        <w:t>không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hỗ</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trợ</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cho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bất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cá</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nhân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nào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trong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việc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đạt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được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duy</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trì</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hoạt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động</w:t>
      </w:r>
      <w:proofErr w:type="spellEnd"/>
      <w:r w:rsidR="00904944" w:rsidRPr="00E51F32">
        <w:rPr>
          <w:rFonts w:ascii="Times New Roman" w:hAnsi="Times New Roman"/>
          <w:sz w:val="24"/>
          <w:szCs w:val="24"/>
        </w:rPr>
        <w:t xml:space="preserve"> kinh doanh </w:t>
      </w:r>
      <w:proofErr w:type="spellStart"/>
      <w:r w:rsidR="00904944" w:rsidRPr="00E51F32">
        <w:rPr>
          <w:rFonts w:ascii="Times New Roman" w:hAnsi="Times New Roman"/>
          <w:sz w:val="24"/>
          <w:szCs w:val="24"/>
        </w:rPr>
        <w:t>theo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cách</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thức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không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đúng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đắn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với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bất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người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nào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trong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việc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tác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động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không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đúng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đắn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để</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giao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hoạt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động</w:t>
      </w:r>
      <w:proofErr w:type="spellEnd"/>
      <w:r w:rsidR="00904944" w:rsidRPr="00E51F32">
        <w:rPr>
          <w:rFonts w:ascii="Times New Roman" w:hAnsi="Times New Roman"/>
          <w:sz w:val="24"/>
          <w:szCs w:val="24"/>
        </w:rPr>
        <w:t xml:space="preserve"> kinh doanh </w:t>
      </w:r>
      <w:proofErr w:type="spellStart"/>
      <w:r w:rsidR="00904944" w:rsidRPr="00E51F32">
        <w:rPr>
          <w:rFonts w:ascii="Times New Roman" w:hAnsi="Times New Roman"/>
          <w:sz w:val="24"/>
          <w:szCs w:val="24"/>
        </w:rPr>
        <w:t>cho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bất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người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nào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trong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việc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đảm</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bảo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cho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bất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lợi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ích</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riêng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thực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hiện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ủy</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quyền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đòi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hỏi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hứa</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hẹn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thực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hiện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bất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khoản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thanh</w:t>
      </w:r>
      <w:proofErr w:type="spellEnd"/>
      <w:r w:rsidR="00904944" w:rsidRPr="00E51F32">
        <w:rPr>
          <w:rFonts w:ascii="Times New Roman" w:hAnsi="Times New Roman"/>
          <w:sz w:val="24"/>
          <w:szCs w:val="24"/>
        </w:rPr>
        <w:t xml:space="preserve"> toán, </w:t>
      </w:r>
      <w:proofErr w:type="spellStart"/>
      <w:r w:rsidR="00904944" w:rsidRPr="00E51F32">
        <w:rPr>
          <w:rFonts w:ascii="Times New Roman" w:hAnsi="Times New Roman"/>
          <w:sz w:val="24"/>
          <w:szCs w:val="24"/>
        </w:rPr>
        <w:t>quà</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tặng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chuyển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nhượng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bất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thứ</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gì</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giá</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trị</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một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cách</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trực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tiếp</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gián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tiếp</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thông</w:t>
      </w:r>
      <w:proofErr w:type="spellEnd"/>
      <w:r w:rsidR="00904944" w:rsidRPr="00E51F32">
        <w:rPr>
          <w:rFonts w:ascii="Times New Roman" w:hAnsi="Times New Roman"/>
          <w:sz w:val="24"/>
          <w:szCs w:val="24"/>
        </w:rPr>
        <w:t xml:space="preserve"> qua </w:t>
      </w:r>
      <w:proofErr w:type="spellStart"/>
      <w:r w:rsidR="00904944" w:rsidRPr="00E51F32">
        <w:rPr>
          <w:rFonts w:ascii="Times New Roman" w:hAnsi="Times New Roman"/>
          <w:sz w:val="24"/>
          <w:szCs w:val="24"/>
        </w:rPr>
        <w:t>một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bên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thứ</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ba</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cho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để</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sử</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dụng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trục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lợi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cho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cho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bất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người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nào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khác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một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cách</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không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đúng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chuẩn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mực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(b) </w:t>
      </w:r>
      <w:proofErr w:type="spellStart"/>
      <w:r w:rsidR="00904944" w:rsidRPr="00E51F32">
        <w:rPr>
          <w:rFonts w:ascii="Times New Roman" w:hAnsi="Times New Roman"/>
          <w:sz w:val="24"/>
          <w:szCs w:val="24"/>
        </w:rPr>
        <w:t>thực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hiện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bất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khoản</w:t>
      </w:r>
      <w:proofErr w:type="spellEnd"/>
      <w:r w:rsidR="00904944" w:rsidRPr="00E51F32">
        <w:rPr>
          <w:rFonts w:ascii="Times New Roman" w:hAnsi="Times New Roman"/>
          <w:sz w:val="24"/>
          <w:szCs w:val="24"/>
        </w:rPr>
        <w:t xml:space="preserve"> chi </w:t>
      </w:r>
      <w:proofErr w:type="spellStart"/>
      <w:r w:rsidR="00904944" w:rsidRPr="00E51F32">
        <w:rPr>
          <w:rFonts w:ascii="Times New Roman" w:hAnsi="Times New Roman"/>
          <w:sz w:val="24"/>
          <w:szCs w:val="24"/>
        </w:rPr>
        <w:t>bất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hợp</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pháp</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chiết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khấu</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hối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lộ</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tiền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bôi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trơn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đút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lót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thực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hiện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bất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hành</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động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nào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khác</w:t>
      </w:r>
      <w:proofErr w:type="spellEnd"/>
      <w:r w:rsidR="00904944" w:rsidRPr="00E51F32">
        <w:rPr>
          <w:rFonts w:ascii="Times New Roman" w:hAnsi="Times New Roman"/>
          <w:sz w:val="24"/>
          <w:szCs w:val="24"/>
        </w:rPr>
        <w:t xml:space="preserve"> vi </w:t>
      </w:r>
      <w:proofErr w:type="spellStart"/>
      <w:r w:rsidR="00904944" w:rsidRPr="00E51F32">
        <w:rPr>
          <w:rFonts w:ascii="Times New Roman" w:hAnsi="Times New Roman"/>
          <w:sz w:val="24"/>
          <w:szCs w:val="24"/>
        </w:rPr>
        <w:t>phạm</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bất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luật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chống</w:t>
      </w:r>
      <w:proofErr w:type="spellEnd"/>
      <w:r w:rsidR="00904944" w:rsidRPr="00E51F32">
        <w:rPr>
          <w:rFonts w:ascii="Times New Roman" w:hAnsi="Times New Roman"/>
          <w:sz w:val="24"/>
          <w:szCs w:val="24"/>
        </w:rPr>
        <w:t xml:space="preserve"> tham </w:t>
      </w:r>
      <w:proofErr w:type="spellStart"/>
      <w:r w:rsidR="00904944" w:rsidRPr="00E51F32">
        <w:rPr>
          <w:rFonts w:ascii="Times New Roman" w:hAnsi="Times New Roman"/>
          <w:sz w:val="24"/>
          <w:szCs w:val="24"/>
        </w:rPr>
        <w:t>nhũng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nào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mà</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những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người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này</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chịu</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sự</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ràng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buộc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hiệu</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lực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tại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vùng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tài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phán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nơi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các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hành</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động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đó</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được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thực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hiện</w:t>
      </w:r>
      <w:proofErr w:type="spellEnd"/>
      <w:r w:rsidR="00904944" w:rsidRPr="00E51F32">
        <w:rPr>
          <w:rFonts w:ascii="Times New Roman" w:hAnsi="Times New Roman"/>
          <w:sz w:val="24"/>
          <w:szCs w:val="24"/>
        </w:rPr>
        <w:t xml:space="preserve">, bao </w:t>
      </w:r>
      <w:proofErr w:type="spellStart"/>
      <w:r w:rsidR="00904944" w:rsidRPr="00E51F32">
        <w:rPr>
          <w:rFonts w:ascii="Times New Roman" w:hAnsi="Times New Roman"/>
          <w:sz w:val="24"/>
          <w:szCs w:val="24"/>
        </w:rPr>
        <w:t>gồm</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Luật</w:t>
      </w:r>
      <w:proofErr w:type="spellEnd"/>
      <w:r w:rsidR="00904944" w:rsidRPr="00E51F32">
        <w:rPr>
          <w:rFonts w:ascii="Times New Roman" w:hAnsi="Times New Roman"/>
          <w:sz w:val="24"/>
          <w:szCs w:val="24"/>
        </w:rPr>
        <w:t xml:space="preserve"> phòng </w:t>
      </w:r>
      <w:proofErr w:type="spellStart"/>
      <w:r w:rsidR="00904944" w:rsidRPr="00E51F32">
        <w:rPr>
          <w:rFonts w:ascii="Times New Roman" w:hAnsi="Times New Roman"/>
          <w:sz w:val="24"/>
          <w:szCs w:val="24"/>
        </w:rPr>
        <w:t>chống</w:t>
      </w:r>
      <w:proofErr w:type="spellEnd"/>
      <w:r w:rsidR="00904944" w:rsidRPr="00E51F32">
        <w:rPr>
          <w:rFonts w:ascii="Times New Roman" w:hAnsi="Times New Roman"/>
          <w:sz w:val="24"/>
          <w:szCs w:val="24"/>
        </w:rPr>
        <w:t xml:space="preserve"> tham </w:t>
      </w:r>
      <w:proofErr w:type="spellStart"/>
      <w:r w:rsidR="00904944" w:rsidRPr="00E51F32">
        <w:rPr>
          <w:rFonts w:ascii="Times New Roman" w:hAnsi="Times New Roman"/>
          <w:sz w:val="24"/>
          <w:szCs w:val="24"/>
        </w:rPr>
        <w:t>nhũng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của</w:t>
      </w:r>
      <w:proofErr w:type="spellEnd"/>
      <w:r w:rsidR="00904944" w:rsidRPr="00E51F32">
        <w:rPr>
          <w:rFonts w:ascii="Times New Roman" w:hAnsi="Times New Roman"/>
          <w:sz w:val="24"/>
          <w:szCs w:val="24"/>
        </w:rPr>
        <w:t xml:space="preserve"> Việt Nam.</w:t>
      </w:r>
    </w:p>
    <w:p w14:paraId="7F06FB6D" w14:textId="76963B86" w:rsidR="00904944" w:rsidRPr="00E51F32" w:rsidRDefault="00F3747A" w:rsidP="00DA541C">
      <w:pPr>
        <w:keepNext/>
        <w:widowControl w:val="0"/>
        <w:ind w:left="567"/>
        <w:jc w:val="both"/>
        <w:rPr>
          <w:rFonts w:ascii="Times New Roman" w:hAnsi="Times New Roman"/>
          <w:i/>
        </w:rPr>
      </w:pPr>
      <w:r w:rsidRPr="00E51F32">
        <w:rPr>
          <w:rFonts w:ascii="Times New Roman" w:eastAsia="Batang" w:hAnsi="Times New Roman"/>
          <w:i/>
          <w:iCs/>
          <w:spacing w:val="-2"/>
          <w:kern w:val="2"/>
          <w:position w:val="2"/>
          <w:lang w:eastAsia="ko-KR"/>
        </w:rPr>
        <w:t>The Supplier</w:t>
      </w:r>
      <w:r w:rsidR="00904944" w:rsidRPr="00E51F32">
        <w:rPr>
          <w:rFonts w:ascii="Times New Roman" w:eastAsia="Batang" w:hAnsi="Times New Roman"/>
          <w:i/>
          <w:iCs/>
          <w:spacing w:val="-2"/>
          <w:kern w:val="2"/>
          <w:position w:val="2"/>
          <w:lang w:eastAsia="ko-KR"/>
        </w:rPr>
        <w:t xml:space="preserve"> </w:t>
      </w:r>
      <w:r w:rsidRPr="00E51F32">
        <w:rPr>
          <w:rFonts w:ascii="Times New Roman" w:hAnsi="Times New Roman"/>
          <w:i/>
        </w:rPr>
        <w:t>represents</w:t>
      </w:r>
      <w:r w:rsidR="00904944" w:rsidRPr="00E51F32">
        <w:rPr>
          <w:rFonts w:ascii="Times New Roman" w:hAnsi="Times New Roman"/>
          <w:i/>
        </w:rPr>
        <w:t xml:space="preserve"> and warrants to </w:t>
      </w:r>
      <w:r w:rsidRPr="00E51F32">
        <w:rPr>
          <w:rFonts w:ascii="Times New Roman" w:hAnsi="Times New Roman"/>
          <w:i/>
          <w:iCs/>
        </w:rPr>
        <w:t>the Purchaser</w:t>
      </w:r>
      <w:r w:rsidR="00904944" w:rsidRPr="00E51F32">
        <w:rPr>
          <w:rFonts w:ascii="Times New Roman" w:hAnsi="Times New Roman"/>
          <w:i/>
          <w:iCs/>
        </w:rPr>
        <w:t xml:space="preserve"> that</w:t>
      </w:r>
      <w:r w:rsidR="00904944" w:rsidRPr="00E51F32">
        <w:rPr>
          <w:rFonts w:ascii="Times New Roman" w:hAnsi="Times New Roman"/>
          <w:i/>
        </w:rPr>
        <w:t xml:space="preserve"> neither </w:t>
      </w:r>
      <w:r w:rsidRPr="00E51F32">
        <w:rPr>
          <w:rFonts w:ascii="Times New Roman" w:eastAsia="Batang" w:hAnsi="Times New Roman"/>
          <w:i/>
          <w:iCs/>
          <w:spacing w:val="-2"/>
          <w:kern w:val="2"/>
          <w:position w:val="2"/>
          <w:lang w:eastAsia="ko-KR"/>
        </w:rPr>
        <w:t>the Supplier</w:t>
      </w:r>
      <w:r w:rsidR="00904944" w:rsidRPr="00E51F32">
        <w:rPr>
          <w:rFonts w:ascii="Times New Roman" w:eastAsia="Batang" w:hAnsi="Times New Roman"/>
          <w:i/>
          <w:iCs/>
          <w:spacing w:val="-2"/>
          <w:kern w:val="2"/>
          <w:position w:val="2"/>
          <w:lang w:eastAsia="ko-KR"/>
        </w:rPr>
        <w:t xml:space="preserve"> </w:t>
      </w:r>
      <w:r w:rsidR="00904944" w:rsidRPr="00E51F32">
        <w:rPr>
          <w:rFonts w:ascii="Times New Roman" w:hAnsi="Times New Roman"/>
          <w:i/>
        </w:rPr>
        <w:t xml:space="preserve">and its affiliates, nor any director, officer, employee, agent, will (a) in order to assist any such person in improperly obtaining or retaining business for or with any person, in </w:t>
      </w:r>
      <w:r w:rsidR="00904944" w:rsidRPr="00E51F32">
        <w:rPr>
          <w:rFonts w:ascii="Times New Roman" w:hAnsi="Times New Roman"/>
          <w:i/>
        </w:rPr>
        <w:lastRenderedPageBreak/>
        <w:t>improperly directing business to any person, or in securing any improper advantage, make, authorize, offer or promise to make any payment, gift or transfer of any of value, directly or indirectly or through the third party, to or for the use or benefit of any other person, or (b) make any unlawful bride, rebate, payoff, influence payment or kickback or take any other action that would violate any anti-corruption law binding on such person or in effect in any jurisdiction in which such action is taken, including Anti-Corruption Law of Vietnam.</w:t>
      </w:r>
    </w:p>
    <w:p w14:paraId="5AEB8447" w14:textId="77777777" w:rsidR="00904944" w:rsidRPr="00E51F32" w:rsidRDefault="00904944" w:rsidP="002E22F6">
      <w:pPr>
        <w:keepNext/>
        <w:widowControl w:val="0"/>
        <w:tabs>
          <w:tab w:val="left" w:pos="720"/>
        </w:tabs>
        <w:mirrorIndents/>
        <w:jc w:val="both"/>
        <w:rPr>
          <w:rFonts w:ascii="Times New Roman" w:hAnsi="Times New Roman"/>
        </w:rPr>
      </w:pPr>
    </w:p>
    <w:p w14:paraId="1579C77F" w14:textId="498A4AA5" w:rsidR="002E22F6" w:rsidRPr="00E51F32" w:rsidRDefault="002E22F6" w:rsidP="002E22F6">
      <w:pPr>
        <w:pStyle w:val="oancuaDanhsach"/>
        <w:keepNext/>
        <w:widowControl w:val="0"/>
        <w:numPr>
          <w:ilvl w:val="1"/>
          <w:numId w:val="26"/>
        </w:numPr>
        <w:tabs>
          <w:tab w:val="left" w:pos="567"/>
        </w:tabs>
        <w:spacing w:after="0" w:line="240" w:lineRule="auto"/>
        <w:ind w:left="567" w:hanging="567"/>
        <w:jc w:val="both"/>
        <w:rPr>
          <w:rFonts w:ascii="Times New Roman" w:hAnsi="Times New Roman"/>
          <w:sz w:val="24"/>
          <w:szCs w:val="24"/>
        </w:rPr>
      </w:pP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phụ</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thuộc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định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sẽ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nghĩa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vụ</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thực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hiện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khoản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thanh</w:t>
      </w:r>
      <w:proofErr w:type="spellEnd"/>
      <w:r w:rsidRPr="00E51F32">
        <w:rPr>
          <w:rFonts w:ascii="Times New Roman" w:hAnsi="Times New Roman"/>
          <w:sz w:val="24"/>
          <w:szCs w:val="24"/>
        </w:rPr>
        <w:t xml:space="preserve"> toán </w:t>
      </w:r>
      <w:proofErr w:type="spellStart"/>
      <w:r w:rsidRPr="00E51F32">
        <w:rPr>
          <w:rFonts w:ascii="Times New Roman" w:hAnsi="Times New Roman"/>
          <w:sz w:val="24"/>
          <w:szCs w:val="24"/>
        </w:rPr>
        <w:t>nào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quyền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ngay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lập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tức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00026363" w:rsidRPr="00E51F32">
        <w:rPr>
          <w:rFonts w:ascii="Times New Roman" w:hAnsi="Times New Roman"/>
          <w:sz w:val="24"/>
          <w:szCs w:val="24"/>
        </w:rPr>
        <w:t>ngay</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lập</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tức</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nếu</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có</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bằng</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chứng</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hợp</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lý</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hoặc</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quyết</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định</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từ</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cơ</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quan</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nhà</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nước</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có</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thẩm</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quyền</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xác</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định</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rằng</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hành</w:t>
      </w:r>
      <w:proofErr w:type="spellEnd"/>
      <w:r w:rsidR="00026363" w:rsidRPr="00E51F32">
        <w:rPr>
          <w:rFonts w:ascii="Times New Roman" w:hAnsi="Times New Roman"/>
          <w:sz w:val="24"/>
          <w:szCs w:val="24"/>
        </w:rPr>
        <w:t xml:space="preserve"> vi </w:t>
      </w:r>
      <w:proofErr w:type="spellStart"/>
      <w:r w:rsidR="00026363" w:rsidRPr="00E51F32">
        <w:rPr>
          <w:rFonts w:ascii="Times New Roman" w:hAnsi="Times New Roman"/>
          <w:sz w:val="24"/>
          <w:szCs w:val="24"/>
        </w:rPr>
        <w:t>của</w:t>
      </w:r>
      <w:proofErr w:type="spellEnd"/>
      <w:r w:rsidR="00026363" w:rsidRPr="00E51F32">
        <w:rPr>
          <w:rFonts w:ascii="Times New Roman" w:hAnsi="Times New Roman"/>
          <w:sz w:val="24"/>
          <w:szCs w:val="24"/>
        </w:rPr>
        <w:t xml:space="preserve"> </w:t>
      </w:r>
      <w:proofErr w:type="spellStart"/>
      <w:r w:rsidR="00026363" w:rsidRPr="00E51F32">
        <w:rPr>
          <w:rFonts w:ascii="Times New Roman" w:hAnsi="Times New Roman"/>
          <w:sz w:val="24"/>
          <w:szCs w:val="24"/>
        </w:rPr>
        <w:t>Nhà</w:t>
      </w:r>
      <w:proofErr w:type="spellEnd"/>
      <w:r w:rsidR="00026363" w:rsidRPr="00E51F32">
        <w:rPr>
          <w:rFonts w:ascii="Times New Roman" w:hAnsi="Times New Roman"/>
          <w:sz w:val="24"/>
          <w:szCs w:val="24"/>
        </w:rPr>
        <w:t xml:space="preserve"> Cung </w:t>
      </w:r>
      <w:proofErr w:type="spellStart"/>
      <w:r w:rsidR="00026363" w:rsidRPr="00E51F32">
        <w:rPr>
          <w:rFonts w:ascii="Times New Roman" w:hAnsi="Times New Roman"/>
          <w:sz w:val="24"/>
          <w:szCs w:val="24"/>
        </w:rPr>
        <w:t>Cấp</w:t>
      </w:r>
      <w:proofErr w:type="spellEnd"/>
      <w:r w:rsidR="00026363" w:rsidRPr="00E51F32">
        <w:rPr>
          <w:rFonts w:ascii="Times New Roman" w:hAnsi="Times New Roman"/>
          <w:sz w:val="24"/>
          <w:szCs w:val="24"/>
        </w:rPr>
        <w:t xml:space="preserve"> </w:t>
      </w:r>
      <w:proofErr w:type="spellStart"/>
      <w:r w:rsidRPr="00E51F32">
        <w:rPr>
          <w:rFonts w:ascii="Times New Roman" w:hAnsi="Times New Roman"/>
          <w:sz w:val="24"/>
          <w:szCs w:val="24"/>
        </w:rPr>
        <w:t>đó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cấu</w:t>
      </w:r>
      <w:proofErr w:type="spellEnd"/>
      <w:r w:rsidRPr="00E51F32">
        <w:rPr>
          <w:rFonts w:ascii="Times New Roman" w:hAnsi="Times New Roman"/>
          <w:sz w:val="24"/>
          <w:szCs w:val="24"/>
        </w:rPr>
        <w:t xml:space="preserve"> </w:t>
      </w:r>
      <w:proofErr w:type="spellStart"/>
      <w:r w:rsidRPr="00E51F32">
        <w:rPr>
          <w:rFonts w:ascii="Times New Roman" w:eastAsia="Batang" w:hAnsi="Times New Roman"/>
          <w:spacing w:val="-2"/>
          <w:kern w:val="2"/>
          <w:position w:val="2"/>
          <w:sz w:val="24"/>
          <w:szCs w:val="24"/>
          <w:lang w:eastAsia="ko-KR"/>
        </w:rPr>
        <w:t>thành</w:t>
      </w:r>
      <w:proofErr w:type="spellEnd"/>
      <w:r w:rsidRPr="00E51F32">
        <w:rPr>
          <w:rFonts w:ascii="Times New Roman" w:hAnsi="Times New Roman"/>
          <w:sz w:val="24"/>
          <w:szCs w:val="24"/>
        </w:rPr>
        <w:t xml:space="preserve"> vi </w:t>
      </w:r>
      <w:proofErr w:type="spellStart"/>
      <w:r w:rsidRPr="00E51F32">
        <w:rPr>
          <w:rFonts w:ascii="Times New Roman" w:hAnsi="Times New Roman"/>
          <w:sz w:val="24"/>
          <w:szCs w:val="24"/>
        </w:rPr>
        <w:t>phạm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góp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phần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kỳ</w:t>
      </w:r>
      <w:proofErr w:type="spellEnd"/>
      <w:r w:rsidRPr="00E51F32">
        <w:rPr>
          <w:rFonts w:ascii="Times New Roman" w:hAnsi="Times New Roman"/>
          <w:sz w:val="24"/>
          <w:szCs w:val="24"/>
        </w:rPr>
        <w:t xml:space="preserve"> vi </w:t>
      </w:r>
      <w:proofErr w:type="spellStart"/>
      <w:r w:rsidRPr="00E51F32">
        <w:rPr>
          <w:rFonts w:ascii="Times New Roman" w:hAnsi="Times New Roman"/>
          <w:sz w:val="24"/>
          <w:szCs w:val="24"/>
        </w:rPr>
        <w:t>phạm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luật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chống</w:t>
      </w:r>
      <w:proofErr w:type="spellEnd"/>
      <w:r w:rsidRPr="00E51F32">
        <w:rPr>
          <w:rFonts w:ascii="Times New Roman" w:hAnsi="Times New Roman"/>
          <w:sz w:val="24"/>
          <w:szCs w:val="24"/>
        </w:rPr>
        <w:t xml:space="preserve"> tham </w:t>
      </w:r>
      <w:proofErr w:type="spellStart"/>
      <w:r w:rsidRPr="00E51F32">
        <w:rPr>
          <w:rFonts w:ascii="Times New Roman" w:hAnsi="Times New Roman"/>
          <w:sz w:val="24"/>
          <w:szCs w:val="24"/>
        </w:rPr>
        <w:t>nhũng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nào</w:t>
      </w:r>
      <w:proofErr w:type="spellEnd"/>
      <w:r w:rsidRPr="00E51F32">
        <w:rPr>
          <w:rFonts w:ascii="Times New Roman" w:hAnsi="Times New Roman"/>
          <w:sz w:val="24"/>
          <w:szCs w:val="24"/>
        </w:rPr>
        <w:t xml:space="preserve"> </w:t>
      </w:r>
      <w:proofErr w:type="spellStart"/>
      <w:r w:rsidRPr="00E51F32">
        <w:rPr>
          <w:rFonts w:ascii="Times New Roman" w:eastAsia="Batang" w:hAnsi="Times New Roman"/>
          <w:spacing w:val="-2"/>
          <w:kern w:val="2"/>
          <w:position w:val="2"/>
          <w:sz w:val="24"/>
          <w:szCs w:val="24"/>
          <w:lang w:eastAsia="ko-KR"/>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sẽ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chịu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trách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nhiệm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đối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với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đối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tác</w:t>
      </w:r>
      <w:proofErr w:type="spellEnd"/>
      <w:r w:rsidRPr="00E51F32">
        <w:rPr>
          <w:rFonts w:ascii="Times New Roman" w:hAnsi="Times New Roman"/>
          <w:sz w:val="24"/>
          <w:szCs w:val="24"/>
        </w:rPr>
        <w:t xml:space="preserve"> kinh doanh </w:t>
      </w:r>
      <w:proofErr w:type="spellStart"/>
      <w:r w:rsidRPr="00E51F32">
        <w:rPr>
          <w:rFonts w:ascii="Times New Roman" w:hAnsi="Times New Roman"/>
          <w:sz w:val="24"/>
          <w:szCs w:val="24"/>
        </w:rPr>
        <w:t>về</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mọi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khiếu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nại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tổn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thiệt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hại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sinh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từ</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việc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thực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hiện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quyền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mình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khoản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w:t>
      </w:r>
    </w:p>
    <w:p w14:paraId="7BE6FD65" w14:textId="595E8511" w:rsidR="002E22F6" w:rsidRPr="00E51F32" w:rsidRDefault="002E22F6" w:rsidP="002E22F6">
      <w:pPr>
        <w:keepNext/>
        <w:widowControl w:val="0"/>
        <w:ind w:left="567"/>
        <w:jc w:val="both"/>
        <w:rPr>
          <w:rFonts w:ascii="Times New Roman" w:hAnsi="Times New Roman"/>
          <w:i/>
        </w:rPr>
      </w:pPr>
      <w:r w:rsidRPr="00E51F32">
        <w:rPr>
          <w:rFonts w:ascii="Times New Roman" w:hAnsi="Times New Roman"/>
          <w:i/>
        </w:rPr>
        <w:t xml:space="preserve">Notwithstanding any provision of this Contract to the contrary, </w:t>
      </w:r>
      <w:r w:rsidRPr="00E51F32">
        <w:rPr>
          <w:rFonts w:ascii="Times New Roman" w:hAnsi="Times New Roman"/>
          <w:i/>
          <w:iCs/>
        </w:rPr>
        <w:t>the Purchaser</w:t>
      </w:r>
      <w:r w:rsidRPr="00E51F32">
        <w:rPr>
          <w:rFonts w:ascii="Times New Roman" w:hAnsi="Times New Roman"/>
          <w:i/>
        </w:rPr>
        <w:t xml:space="preserve"> shall not be obligated to make any payment under this Contract and immediately terminate this Contract </w:t>
      </w:r>
      <w:r w:rsidR="00026363" w:rsidRPr="00E51F32">
        <w:rPr>
          <w:rFonts w:ascii="Times New Roman" w:hAnsi="Times New Roman"/>
          <w:i/>
        </w:rPr>
        <w:t xml:space="preserve">if there is reasonable evidence or a decision from a competent authority determining that the Supplier’s </w:t>
      </w:r>
      <w:r w:rsidRPr="00E51F32">
        <w:rPr>
          <w:rFonts w:ascii="Times New Roman" w:hAnsi="Times New Roman"/>
          <w:i/>
        </w:rPr>
        <w:t xml:space="preserve">action may constitute a violation, or contribute to any violation, of any anti-corruption law and </w:t>
      </w:r>
      <w:r w:rsidRPr="00E51F32">
        <w:rPr>
          <w:rFonts w:ascii="Times New Roman" w:hAnsi="Times New Roman"/>
          <w:i/>
          <w:iCs/>
        </w:rPr>
        <w:t>the Purchaser</w:t>
      </w:r>
      <w:r w:rsidRPr="00E51F32">
        <w:rPr>
          <w:rFonts w:ascii="Times New Roman" w:hAnsi="Times New Roman"/>
          <w:i/>
        </w:rPr>
        <w:t xml:space="preserve"> shall not be liable to the service provider for any claims, losses or damages arising from </w:t>
      </w:r>
      <w:r w:rsidRPr="00E51F32">
        <w:rPr>
          <w:rFonts w:ascii="Times New Roman" w:hAnsi="Times New Roman"/>
          <w:i/>
          <w:iCs/>
        </w:rPr>
        <w:t>the Purchaser</w:t>
      </w:r>
      <w:r w:rsidRPr="00E51F32">
        <w:rPr>
          <w:rFonts w:ascii="Times New Roman" w:hAnsi="Times New Roman"/>
          <w:i/>
        </w:rPr>
        <w:t>’s exercise of its rights under this paragraph.</w:t>
      </w:r>
    </w:p>
    <w:p w14:paraId="0FD95240" w14:textId="77777777" w:rsidR="00904944" w:rsidRPr="00E51F32" w:rsidRDefault="00904944" w:rsidP="00DA541C">
      <w:pPr>
        <w:pStyle w:val="oancuaDanhsach"/>
        <w:keepNext/>
        <w:widowControl w:val="0"/>
        <w:tabs>
          <w:tab w:val="left" w:pos="270"/>
          <w:tab w:val="left" w:pos="360"/>
        </w:tabs>
        <w:spacing w:after="0" w:line="240" w:lineRule="auto"/>
        <w:ind w:left="0"/>
        <w:mirrorIndents/>
        <w:jc w:val="both"/>
        <w:rPr>
          <w:rFonts w:ascii="Times New Roman" w:hAnsi="Times New Roman"/>
          <w:sz w:val="24"/>
          <w:szCs w:val="24"/>
        </w:rPr>
      </w:pPr>
    </w:p>
    <w:p w14:paraId="1F3507D7" w14:textId="41E77D65" w:rsidR="00904944" w:rsidRPr="00E51F32" w:rsidRDefault="00245396" w:rsidP="00864BEE">
      <w:pPr>
        <w:pStyle w:val="oancuaDanhsach"/>
        <w:keepNext/>
        <w:widowControl w:val="0"/>
        <w:numPr>
          <w:ilvl w:val="1"/>
          <w:numId w:val="26"/>
        </w:numPr>
        <w:tabs>
          <w:tab w:val="left" w:pos="567"/>
        </w:tabs>
        <w:spacing w:after="0" w:line="240" w:lineRule="auto"/>
        <w:ind w:left="567" w:hanging="567"/>
        <w:jc w:val="both"/>
        <w:rPr>
          <w:rFonts w:ascii="Times New Roman" w:hAnsi="Times New Roman"/>
          <w:sz w:val="24"/>
          <w:szCs w:val="24"/>
        </w:rPr>
      </w:pPr>
      <w:proofErr w:type="spellStart"/>
      <w:r w:rsidRPr="00E51F32">
        <w:rPr>
          <w:rFonts w:ascii="Times New Roman" w:eastAsia="Batang" w:hAnsi="Times New Roman"/>
          <w:spacing w:val="-2"/>
          <w:kern w:val="2"/>
          <w:position w:val="2"/>
          <w:sz w:val="24"/>
          <w:szCs w:val="24"/>
          <w:lang w:eastAsia="ko-KR"/>
        </w:rPr>
        <w:t>Nhà</w:t>
      </w:r>
      <w:proofErr w:type="spellEnd"/>
      <w:r w:rsidRPr="00E51F32">
        <w:rPr>
          <w:rFonts w:ascii="Times New Roman" w:eastAsia="Batang" w:hAnsi="Times New Roman"/>
          <w:spacing w:val="-2"/>
          <w:kern w:val="2"/>
          <w:position w:val="2"/>
          <w:sz w:val="24"/>
          <w:szCs w:val="24"/>
          <w:lang w:eastAsia="ko-KR"/>
        </w:rPr>
        <w:t xml:space="preserve"> Cung </w:t>
      </w:r>
      <w:proofErr w:type="spellStart"/>
      <w:r w:rsidRPr="00E51F32">
        <w:rPr>
          <w:rFonts w:ascii="Times New Roman" w:eastAsia="Batang" w:hAnsi="Times New Roman"/>
          <w:spacing w:val="-2"/>
          <w:kern w:val="2"/>
          <w:position w:val="2"/>
          <w:sz w:val="24"/>
          <w:szCs w:val="24"/>
          <w:lang w:eastAsia="ko-KR"/>
        </w:rPr>
        <w:t>Cấp</w:t>
      </w:r>
      <w:proofErr w:type="spellEnd"/>
      <w:r w:rsidRPr="00E51F32">
        <w:rPr>
          <w:rFonts w:ascii="Times New Roman" w:eastAsia="Batang" w:hAnsi="Times New Roman"/>
          <w:spacing w:val="-2"/>
          <w:kern w:val="2"/>
          <w:position w:val="2"/>
          <w:sz w:val="24"/>
          <w:szCs w:val="24"/>
          <w:lang w:eastAsia="ko-KR"/>
        </w:rPr>
        <w:t xml:space="preserve"> </w:t>
      </w:r>
      <w:proofErr w:type="spellStart"/>
      <w:r w:rsidR="00904944" w:rsidRPr="00E51F32">
        <w:rPr>
          <w:rFonts w:ascii="Times New Roman" w:hAnsi="Times New Roman"/>
          <w:sz w:val="24"/>
          <w:szCs w:val="24"/>
        </w:rPr>
        <w:t>sẽ</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trả</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lời</w:t>
      </w:r>
      <w:proofErr w:type="spellEnd"/>
      <w:r w:rsidR="00904944" w:rsidRPr="00E51F32">
        <w:rPr>
          <w:rFonts w:ascii="Times New Roman" w:hAnsi="Times New Roman"/>
          <w:sz w:val="24"/>
          <w:szCs w:val="24"/>
        </w:rPr>
        <w:t xml:space="preserve">, chi </w:t>
      </w:r>
      <w:proofErr w:type="spellStart"/>
      <w:r w:rsidR="00904944" w:rsidRPr="00E51F32">
        <w:rPr>
          <w:rFonts w:ascii="Times New Roman" w:hAnsi="Times New Roman"/>
          <w:sz w:val="24"/>
          <w:szCs w:val="24"/>
        </w:rPr>
        <w:t>tiết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hợp</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lý</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mọi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yêu</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cầu</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bằng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văn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bản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hoặc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bằng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miệng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của</w:t>
      </w:r>
      <w:proofErr w:type="spellEnd"/>
      <w:r w:rsidR="00904944"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00904944" w:rsidRPr="00E51F32">
        <w:rPr>
          <w:rFonts w:ascii="Times New Roman" w:hAnsi="Times New Roman"/>
          <w:sz w:val="24"/>
          <w:szCs w:val="24"/>
        </w:rPr>
        <w:t>liên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quan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đến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việc</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tuân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thủ</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điều</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khoản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này</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của</w:t>
      </w:r>
      <w:proofErr w:type="spellEnd"/>
      <w:r w:rsidR="00904944" w:rsidRPr="00E51F32">
        <w:rPr>
          <w:rFonts w:ascii="Times New Roman" w:hAnsi="Times New Roman"/>
          <w:sz w:val="24"/>
          <w:szCs w:val="24"/>
        </w:rPr>
        <w:t xml:space="preserve"> </w:t>
      </w:r>
      <w:proofErr w:type="spellStart"/>
      <w:r w:rsidRPr="00E51F32">
        <w:rPr>
          <w:rFonts w:ascii="Times New Roman" w:eastAsia="Batang" w:hAnsi="Times New Roman"/>
          <w:spacing w:val="-2"/>
          <w:kern w:val="2"/>
          <w:position w:val="2"/>
          <w:sz w:val="24"/>
          <w:szCs w:val="24"/>
          <w:lang w:eastAsia="ko-KR"/>
        </w:rPr>
        <w:t>Nhà</w:t>
      </w:r>
      <w:proofErr w:type="spellEnd"/>
      <w:r w:rsidRPr="00E51F32">
        <w:rPr>
          <w:rFonts w:ascii="Times New Roman" w:eastAsia="Batang" w:hAnsi="Times New Roman"/>
          <w:spacing w:val="-2"/>
          <w:kern w:val="2"/>
          <w:position w:val="2"/>
          <w:sz w:val="24"/>
          <w:szCs w:val="24"/>
          <w:lang w:eastAsia="ko-KR"/>
        </w:rPr>
        <w:t xml:space="preserve"> Cung </w:t>
      </w:r>
      <w:proofErr w:type="spellStart"/>
      <w:r w:rsidRPr="00E51F32">
        <w:rPr>
          <w:rFonts w:ascii="Times New Roman" w:eastAsia="Batang" w:hAnsi="Times New Roman"/>
          <w:spacing w:val="-2"/>
          <w:kern w:val="2"/>
          <w:position w:val="2"/>
          <w:sz w:val="24"/>
          <w:szCs w:val="24"/>
          <w:lang w:eastAsia="ko-KR"/>
        </w:rPr>
        <w:t>Cấp</w:t>
      </w:r>
      <w:proofErr w:type="spellEnd"/>
      <w:r w:rsidR="00904944" w:rsidRPr="00E51F32">
        <w:rPr>
          <w:rFonts w:ascii="Times New Roman" w:hAnsi="Times New Roman"/>
          <w:sz w:val="24"/>
          <w:szCs w:val="24"/>
        </w:rPr>
        <w:t>.</w:t>
      </w:r>
    </w:p>
    <w:p w14:paraId="507A8B7C" w14:textId="01426B8C" w:rsidR="00904944" w:rsidRPr="00E51F32" w:rsidRDefault="00847281" w:rsidP="00DA541C">
      <w:pPr>
        <w:keepNext/>
        <w:widowControl w:val="0"/>
        <w:ind w:left="567"/>
        <w:jc w:val="both"/>
        <w:rPr>
          <w:rFonts w:ascii="Times New Roman" w:hAnsi="Times New Roman"/>
          <w:i/>
        </w:rPr>
      </w:pPr>
      <w:r w:rsidRPr="00E51F32">
        <w:rPr>
          <w:rFonts w:ascii="Times New Roman" w:eastAsia="Batang" w:hAnsi="Times New Roman"/>
          <w:i/>
          <w:iCs/>
          <w:spacing w:val="-2"/>
          <w:kern w:val="2"/>
          <w:position w:val="2"/>
          <w:lang w:eastAsia="ko-KR"/>
        </w:rPr>
        <w:t>T</w:t>
      </w:r>
      <w:r w:rsidR="00F3747A" w:rsidRPr="00E51F32">
        <w:rPr>
          <w:rFonts w:ascii="Times New Roman" w:eastAsia="Batang" w:hAnsi="Times New Roman"/>
          <w:i/>
          <w:iCs/>
          <w:spacing w:val="-2"/>
          <w:kern w:val="2"/>
          <w:position w:val="2"/>
          <w:lang w:eastAsia="ko-KR"/>
        </w:rPr>
        <w:t>he Supplier</w:t>
      </w:r>
      <w:r w:rsidR="00904944" w:rsidRPr="00E51F32">
        <w:rPr>
          <w:rFonts w:ascii="Times New Roman" w:hAnsi="Times New Roman"/>
          <w:i/>
        </w:rPr>
        <w:t xml:space="preserve"> shall answer, in reasonable detail, any written or oral inquiry from </w:t>
      </w:r>
      <w:r w:rsidR="00F3747A" w:rsidRPr="00E51F32">
        <w:rPr>
          <w:rFonts w:ascii="Times New Roman" w:hAnsi="Times New Roman"/>
          <w:i/>
          <w:iCs/>
        </w:rPr>
        <w:t>the Purchaser</w:t>
      </w:r>
      <w:r w:rsidR="00904944" w:rsidRPr="00E51F32">
        <w:rPr>
          <w:rFonts w:ascii="Times New Roman" w:hAnsi="Times New Roman"/>
          <w:i/>
        </w:rPr>
        <w:t xml:space="preserve"> related to </w:t>
      </w:r>
      <w:r w:rsidR="00F3747A" w:rsidRPr="00E51F32">
        <w:rPr>
          <w:rFonts w:ascii="Times New Roman" w:eastAsia="Batang" w:hAnsi="Times New Roman"/>
          <w:i/>
          <w:iCs/>
          <w:spacing w:val="-2"/>
          <w:kern w:val="2"/>
          <w:position w:val="2"/>
          <w:lang w:eastAsia="ko-KR"/>
        </w:rPr>
        <w:t>the Supplier</w:t>
      </w:r>
      <w:r w:rsidR="00904944" w:rsidRPr="00E51F32">
        <w:rPr>
          <w:rFonts w:ascii="Times New Roman" w:hAnsi="Times New Roman"/>
          <w:i/>
        </w:rPr>
        <w:t>’s compliance with this clause.</w:t>
      </w:r>
    </w:p>
    <w:p w14:paraId="686FC94B" w14:textId="77777777" w:rsidR="00904944" w:rsidRPr="00E51F32" w:rsidRDefault="00904944" w:rsidP="00DA541C">
      <w:pPr>
        <w:keepNext/>
        <w:widowControl w:val="0"/>
        <w:tabs>
          <w:tab w:val="left" w:pos="3675"/>
        </w:tabs>
        <w:jc w:val="both"/>
        <w:rPr>
          <w:rFonts w:ascii="Times New Roman" w:hAnsi="Times New Roman"/>
          <w:i/>
        </w:rPr>
      </w:pPr>
    </w:p>
    <w:p w14:paraId="238A1F4F" w14:textId="77777777" w:rsidR="00904944" w:rsidRPr="00E51F32" w:rsidRDefault="00904944" w:rsidP="00864BEE">
      <w:pPr>
        <w:keepNext/>
        <w:widowControl w:val="0"/>
        <w:numPr>
          <w:ilvl w:val="0"/>
          <w:numId w:val="7"/>
        </w:numPr>
        <w:tabs>
          <w:tab w:val="left" w:pos="1440"/>
        </w:tabs>
        <w:ind w:left="1418" w:hanging="1418"/>
        <w:jc w:val="both"/>
        <w:rPr>
          <w:rFonts w:ascii="Times New Roman" w:hAnsi="Times New Roman"/>
          <w:b/>
        </w:rPr>
      </w:pPr>
      <w:r w:rsidRPr="00E51F32">
        <w:rPr>
          <w:rFonts w:ascii="Times New Roman" w:hAnsi="Times New Roman"/>
          <w:b/>
        </w:rPr>
        <w:t>CHẤM DỨT HỢP ĐỒNG</w:t>
      </w:r>
    </w:p>
    <w:p w14:paraId="04DFE41B" w14:textId="77777777" w:rsidR="00904944" w:rsidRPr="00E51F32" w:rsidRDefault="00904944" w:rsidP="00864BEE">
      <w:pPr>
        <w:keepNext/>
        <w:widowControl w:val="0"/>
        <w:numPr>
          <w:ilvl w:val="0"/>
          <w:numId w:val="8"/>
        </w:numPr>
        <w:tabs>
          <w:tab w:val="left" w:pos="1440"/>
        </w:tabs>
        <w:ind w:left="1418" w:hanging="1418"/>
        <w:jc w:val="both"/>
        <w:rPr>
          <w:rFonts w:ascii="Times New Roman" w:hAnsi="Times New Roman"/>
          <w:b/>
        </w:rPr>
      </w:pPr>
      <w:r w:rsidRPr="00E51F32">
        <w:rPr>
          <w:rFonts w:ascii="Times New Roman" w:hAnsi="Times New Roman"/>
          <w:b/>
          <w:i/>
        </w:rPr>
        <w:t xml:space="preserve">TERMINATION </w:t>
      </w:r>
      <w:r w:rsidRPr="00E51F32">
        <w:rPr>
          <w:rFonts w:ascii="Times New Roman" w:hAnsi="Times New Roman"/>
          <w:b/>
          <w:bCs/>
          <w:i/>
          <w:caps/>
        </w:rPr>
        <w:t>OF</w:t>
      </w:r>
      <w:r w:rsidRPr="00E51F32">
        <w:rPr>
          <w:rFonts w:ascii="Times New Roman" w:hAnsi="Times New Roman"/>
          <w:b/>
          <w:i/>
        </w:rPr>
        <w:t xml:space="preserve"> THE CONTRACT</w:t>
      </w:r>
    </w:p>
    <w:p w14:paraId="1C3EA173" w14:textId="77777777" w:rsidR="00904944" w:rsidRPr="00E51F32" w:rsidRDefault="00904944" w:rsidP="00DA541C">
      <w:pPr>
        <w:keepNext/>
        <w:widowControl w:val="0"/>
        <w:jc w:val="both"/>
        <w:rPr>
          <w:rFonts w:ascii="Times New Roman" w:hAnsi="Times New Roman"/>
        </w:rPr>
      </w:pPr>
    </w:p>
    <w:p w14:paraId="46E11200" w14:textId="1AF6EF2D" w:rsidR="00586156" w:rsidRPr="00E51F32" w:rsidRDefault="009E060D" w:rsidP="00864BEE">
      <w:pPr>
        <w:pStyle w:val="oancuaDanhsach"/>
        <w:keepNext/>
        <w:widowControl w:val="0"/>
        <w:numPr>
          <w:ilvl w:val="1"/>
          <w:numId w:val="27"/>
        </w:numPr>
        <w:tabs>
          <w:tab w:val="left" w:pos="567"/>
        </w:tabs>
        <w:spacing w:after="0" w:line="240" w:lineRule="auto"/>
        <w:ind w:left="567" w:hanging="567"/>
        <w:jc w:val="both"/>
        <w:rPr>
          <w:rFonts w:ascii="Times New Roman" w:hAnsi="Times New Roman"/>
          <w:sz w:val="24"/>
          <w:szCs w:val="24"/>
        </w:rPr>
      </w:pPr>
      <w:bookmarkStart w:id="174" w:name="_Ref36478895"/>
      <w:bookmarkStart w:id="175" w:name="_Hlk38437151"/>
      <w:bookmarkStart w:id="176" w:name="_Hlk34653491"/>
      <w:proofErr w:type="spellStart"/>
      <w:ins w:id="177" w:author="XuanVNT" w:date="2025-09-09T17:53:00Z" w16du:dateUtc="2025-09-09T10:53:00Z">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hiệu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lực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từ</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tới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khi</w:t>
        </w:r>
        <w:proofErr w:type="spellEnd"/>
        <w:r w:rsidRPr="00E51F32">
          <w:rPr>
            <w:rFonts w:ascii="Times New Roman" w:hAnsi="Times New Roman"/>
            <w:sz w:val="24"/>
            <w:szCs w:val="24"/>
          </w:rPr>
          <w:t xml:space="preserve"> 2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hoàn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nghĩa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vụ</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b/>
            <w:bCs/>
            <w:sz w:val="24"/>
            <w:szCs w:val="24"/>
          </w:rPr>
          <w:t>Thời</w:t>
        </w:r>
        <w:proofErr w:type="spellEnd"/>
        <w:r w:rsidRPr="00E51F32">
          <w:rPr>
            <w:rFonts w:ascii="Times New Roman" w:hAnsi="Times New Roman"/>
            <w:b/>
            <w:bCs/>
            <w:sz w:val="24"/>
            <w:szCs w:val="24"/>
          </w:rPr>
          <w:t xml:space="preserve"> </w:t>
        </w:r>
        <w:proofErr w:type="spellStart"/>
        <w:r w:rsidRPr="00E51F32">
          <w:rPr>
            <w:rFonts w:ascii="Times New Roman" w:hAnsi="Times New Roman"/>
            <w:b/>
            <w:bCs/>
            <w:sz w:val="24"/>
            <w:szCs w:val="24"/>
          </w:rPr>
          <w:t>Hạn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trừ</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w:t>
        </w:r>
        <w:r w:rsidRPr="00E51F32">
          <w:rPr>
            <w:rFonts w:ascii="Times New Roman" w:hAnsi="Times New Roman" w:hint="cs"/>
            <w:sz w:val="24"/>
            <w:szCs w:val="24"/>
          </w:rPr>
          <w:t>ư</w:t>
        </w:r>
        <w:r w:rsidRPr="00E51F32">
          <w:rPr>
            <w:rFonts w:ascii="Times New Roman" w:hAnsi="Times New Roman"/>
            <w:sz w:val="24"/>
            <w:szCs w:val="24"/>
          </w:rPr>
          <w:t>ờng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w:t>
        </w:r>
        <w:r w:rsidRPr="00E51F32">
          <w:rPr>
            <w:rFonts w:ascii="Times New Roman" w:hAnsi="Times New Roman" w:hint="cs"/>
            <w:sz w:val="24"/>
            <w:szCs w:val="24"/>
          </w:rPr>
          <w:t>ư</w:t>
        </w:r>
        <w:r w:rsidRPr="00E51F32">
          <w:rPr>
            <w:rFonts w:ascii="Times New Roman" w:hAnsi="Times New Roman"/>
            <w:sz w:val="24"/>
            <w:szCs w:val="24"/>
          </w:rPr>
          <w:t>ợc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gia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hạn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bằng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văn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bị</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w:t>
        </w:r>
        <w:r w:rsidRPr="00E51F32">
          <w:rPr>
            <w:rFonts w:ascii="Times New Roman" w:hAnsi="Times New Roman" w:hint="cs"/>
            <w:sz w:val="24"/>
            <w:szCs w:val="24"/>
          </w:rPr>
          <w:t>ư</w:t>
        </w:r>
        <w:r w:rsidRPr="00E51F32">
          <w:rPr>
            <w:rFonts w:ascii="Times New Roman" w:hAnsi="Times New Roman"/>
            <w:sz w:val="24"/>
            <w:szCs w:val="24"/>
          </w:rPr>
          <w:t>ớc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Thời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Hạn</w:t>
        </w:r>
        <w:proofErr w:type="spellEnd"/>
        <w:r w:rsidRPr="00E51F32">
          <w:rPr>
            <w:rFonts w:ascii="Times New Roman" w:hAnsi="Times New Roman"/>
            <w:sz w:val="24"/>
            <w:szCs w:val="24"/>
          </w:rPr>
          <w:t>.</w:t>
        </w:r>
      </w:ins>
      <w:del w:id="178" w:author="XuanVNT" w:date="2025-09-09T17:53:00Z" w16du:dateUtc="2025-09-09T10:53:00Z">
        <w:r w:rsidR="00586156" w:rsidRPr="00E51F32" w:rsidDel="009E060D">
          <w:rPr>
            <w:rFonts w:ascii="Times New Roman" w:hAnsi="Times New Roman"/>
            <w:sz w:val="24"/>
            <w:szCs w:val="24"/>
          </w:rPr>
          <w:delText>Hợp Đồng này có hiệu lực từ ngày ____________ đến hết ngày ____________ (“</w:delText>
        </w:r>
        <w:r w:rsidR="00586156" w:rsidRPr="00E51F32" w:rsidDel="009E060D">
          <w:rPr>
            <w:rFonts w:ascii="Times New Roman" w:hAnsi="Times New Roman"/>
            <w:b/>
            <w:bCs/>
            <w:sz w:val="24"/>
            <w:szCs w:val="24"/>
          </w:rPr>
          <w:delText>Thời Hạn</w:delText>
        </w:r>
        <w:r w:rsidR="00586156" w:rsidRPr="00E51F32" w:rsidDel="009E060D">
          <w:rPr>
            <w:rFonts w:ascii="Times New Roman" w:hAnsi="Times New Roman"/>
            <w:sz w:val="24"/>
            <w:szCs w:val="24"/>
          </w:rPr>
          <w:delText>”), trừ trường hợp Hợp Đồng được gia hạn bằng văn bản hoặc bị chấm dứt trước Thời Hạn.</w:delText>
        </w:r>
      </w:del>
      <w:bookmarkEnd w:id="174"/>
      <w:r w:rsidR="00586156" w:rsidRPr="00E51F32">
        <w:rPr>
          <w:rFonts w:ascii="Times New Roman" w:hAnsi="Times New Roman"/>
          <w:sz w:val="24"/>
          <w:szCs w:val="24"/>
        </w:rPr>
        <w:t xml:space="preserve"> </w:t>
      </w:r>
    </w:p>
    <w:p w14:paraId="437C58E6" w14:textId="111703FD" w:rsidR="00586156" w:rsidRPr="00E51F32" w:rsidRDefault="009E060D" w:rsidP="00DA541C">
      <w:pPr>
        <w:ind w:left="567"/>
        <w:jc w:val="both"/>
        <w:rPr>
          <w:rFonts w:ascii="Times New Roman" w:hAnsi="Times New Roman"/>
          <w:i/>
        </w:rPr>
      </w:pPr>
      <w:ins w:id="179" w:author="XuanVNT" w:date="2025-09-09T17:53:00Z" w16du:dateUtc="2025-09-09T10:53:00Z">
        <w:r w:rsidRPr="00E51F32">
          <w:rPr>
            <w:rFonts w:ascii="Times New Roman" w:hAnsi="Times New Roman"/>
            <w:i/>
          </w:rPr>
          <w:t>This Contract takes effects from the date of signing until both parties have fulfilled all contractual obligations (the “Term”), unless it is extended in writing or early terminated.</w:t>
        </w:r>
      </w:ins>
      <w:del w:id="180" w:author="XuanVNT" w:date="2025-09-09T17:53:00Z" w16du:dateUtc="2025-09-09T10:53:00Z">
        <w:r w:rsidR="00586156" w:rsidRPr="00E51F32" w:rsidDel="009E060D">
          <w:rPr>
            <w:rFonts w:ascii="Times New Roman" w:hAnsi="Times New Roman"/>
            <w:i/>
          </w:rPr>
          <w:delText xml:space="preserve">This </w:delText>
        </w:r>
        <w:r w:rsidR="00E064A4" w:rsidRPr="00E51F32" w:rsidDel="009E060D">
          <w:rPr>
            <w:rFonts w:ascii="Times New Roman" w:hAnsi="Times New Roman"/>
            <w:i/>
          </w:rPr>
          <w:delText>Contract</w:delText>
        </w:r>
        <w:r w:rsidR="00586156" w:rsidRPr="00E51F32" w:rsidDel="009E060D">
          <w:rPr>
            <w:rFonts w:ascii="Times New Roman" w:hAnsi="Times New Roman"/>
            <w:i/>
          </w:rPr>
          <w:delText xml:space="preserve"> takes effects from</w:delText>
        </w:r>
        <w:r w:rsidR="00586156" w:rsidRPr="00E51F32" w:rsidDel="009E060D">
          <w:rPr>
            <w:rFonts w:ascii="Times New Roman" w:hAnsi="Times New Roman"/>
          </w:rPr>
          <w:delText xml:space="preserve"> ____________ </w:delText>
        </w:r>
        <w:r w:rsidR="00586156" w:rsidRPr="00E51F32" w:rsidDel="009E060D">
          <w:rPr>
            <w:rFonts w:ascii="Times New Roman" w:hAnsi="Times New Roman"/>
            <w:i/>
          </w:rPr>
          <w:delText xml:space="preserve">to </w:delText>
        </w:r>
        <w:r w:rsidR="00586156" w:rsidRPr="00E51F32" w:rsidDel="009E060D">
          <w:rPr>
            <w:rFonts w:ascii="Times New Roman" w:hAnsi="Times New Roman"/>
          </w:rPr>
          <w:delText xml:space="preserve">____________ </w:delText>
        </w:r>
        <w:r w:rsidR="00586156" w:rsidRPr="00E51F32" w:rsidDel="009E060D">
          <w:rPr>
            <w:rFonts w:ascii="Times New Roman" w:hAnsi="Times New Roman"/>
            <w:i/>
          </w:rPr>
          <w:delText>(the “</w:delText>
        </w:r>
        <w:r w:rsidR="00586156" w:rsidRPr="00E51F32" w:rsidDel="009E060D">
          <w:rPr>
            <w:rFonts w:ascii="Times New Roman" w:hAnsi="Times New Roman"/>
            <w:b/>
            <w:bCs/>
            <w:i/>
          </w:rPr>
          <w:delText>Term</w:delText>
        </w:r>
        <w:r w:rsidR="00586156" w:rsidRPr="00E51F32" w:rsidDel="009E060D">
          <w:rPr>
            <w:rFonts w:ascii="Times New Roman" w:hAnsi="Times New Roman"/>
            <w:i/>
          </w:rPr>
          <w:delText>”),</w:delText>
        </w:r>
        <w:r w:rsidR="009B27C2" w:rsidRPr="00E51F32" w:rsidDel="009E060D">
          <w:rPr>
            <w:rFonts w:ascii="Times New Roman" w:hAnsi="Times New Roman"/>
            <w:i/>
          </w:rPr>
          <w:delText xml:space="preserve"> </w:delText>
        </w:r>
        <w:r w:rsidR="00586156" w:rsidRPr="00E51F32" w:rsidDel="009E060D">
          <w:rPr>
            <w:rFonts w:ascii="Times New Roman" w:hAnsi="Times New Roman"/>
            <w:i/>
          </w:rPr>
          <w:delText>unless it is extended in writing or early terminated</w:delText>
        </w:r>
        <w:bookmarkEnd w:id="175"/>
        <w:r w:rsidR="00586156" w:rsidRPr="00E51F32" w:rsidDel="009E060D">
          <w:rPr>
            <w:rFonts w:ascii="Times New Roman" w:hAnsi="Times New Roman"/>
            <w:i/>
          </w:rPr>
          <w:delText xml:space="preserve">. </w:delText>
        </w:r>
      </w:del>
    </w:p>
    <w:p w14:paraId="06F95A5A" w14:textId="77777777" w:rsidR="00904944" w:rsidRPr="00E51F32" w:rsidRDefault="00904944" w:rsidP="00DA541C">
      <w:pPr>
        <w:keepNext/>
        <w:widowControl w:val="0"/>
        <w:jc w:val="both"/>
        <w:rPr>
          <w:rFonts w:ascii="Times New Roman" w:hAnsi="Times New Roman"/>
          <w:b/>
          <w:i/>
        </w:rPr>
      </w:pPr>
    </w:p>
    <w:p w14:paraId="270BED1D" w14:textId="77777777" w:rsidR="00904944" w:rsidRPr="00E51F32" w:rsidRDefault="00904944" w:rsidP="00864BEE">
      <w:pPr>
        <w:pStyle w:val="oancuaDanhsach"/>
        <w:keepNext/>
        <w:widowControl w:val="0"/>
        <w:numPr>
          <w:ilvl w:val="1"/>
          <w:numId w:val="27"/>
        </w:numPr>
        <w:tabs>
          <w:tab w:val="left" w:pos="567"/>
        </w:tabs>
        <w:spacing w:after="0" w:line="240" w:lineRule="auto"/>
        <w:ind w:left="567" w:hanging="567"/>
        <w:jc w:val="both"/>
        <w:rPr>
          <w:rFonts w:ascii="Times New Roman" w:hAnsi="Times New Roman"/>
          <w:sz w:val="24"/>
          <w:szCs w:val="24"/>
        </w:rPr>
      </w:pPr>
      <w:bookmarkStart w:id="181" w:name="_Ref36479032"/>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trong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trường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sau</w:t>
      </w:r>
      <w:proofErr w:type="spellEnd"/>
      <w:r w:rsidRPr="00E51F32">
        <w:rPr>
          <w:rFonts w:ascii="Times New Roman" w:hAnsi="Times New Roman"/>
          <w:sz w:val="24"/>
          <w:szCs w:val="24"/>
        </w:rPr>
        <w:t>:</w:t>
      </w:r>
      <w:bookmarkEnd w:id="181"/>
    </w:p>
    <w:p w14:paraId="0F9430C7" w14:textId="77777777" w:rsidR="00904944" w:rsidRPr="00E51F32" w:rsidRDefault="00904944" w:rsidP="00DA541C">
      <w:pPr>
        <w:keepNext/>
        <w:widowControl w:val="0"/>
        <w:ind w:left="567"/>
        <w:jc w:val="both"/>
        <w:rPr>
          <w:rFonts w:ascii="Times New Roman" w:hAnsi="Times New Roman"/>
          <w:i/>
          <w:spacing w:val="-3"/>
        </w:rPr>
      </w:pPr>
      <w:r w:rsidRPr="00E51F32">
        <w:rPr>
          <w:rFonts w:ascii="Times New Roman" w:hAnsi="Times New Roman"/>
          <w:i/>
          <w:spacing w:val="-3"/>
        </w:rPr>
        <w:t>This Contract shall be terminated upon the occurrence of any of the following cases:</w:t>
      </w:r>
    </w:p>
    <w:p w14:paraId="43200175" w14:textId="77777777" w:rsidR="00904944" w:rsidRPr="00E51F32" w:rsidRDefault="00904944" w:rsidP="00DA541C">
      <w:pPr>
        <w:pStyle w:val="abc"/>
        <w:keepNext/>
        <w:widowControl w:val="0"/>
        <w:ind w:left="720"/>
        <w:jc w:val="both"/>
        <w:rPr>
          <w:rFonts w:ascii="Times New Roman" w:hAnsi="Times New Roman"/>
          <w:szCs w:val="24"/>
        </w:rPr>
      </w:pPr>
    </w:p>
    <w:p w14:paraId="3F8CB8F7" w14:textId="140B5B7D" w:rsidR="00E064A4" w:rsidRPr="00E51F32" w:rsidRDefault="00E064A4" w:rsidP="00864BEE">
      <w:pPr>
        <w:pStyle w:val="oancuaDanhsach"/>
        <w:keepLines/>
        <w:widowControl w:val="0"/>
        <w:numPr>
          <w:ilvl w:val="0"/>
          <w:numId w:val="9"/>
        </w:numPr>
        <w:tabs>
          <w:tab w:val="left" w:pos="1134"/>
        </w:tabs>
        <w:spacing w:after="0" w:line="240" w:lineRule="auto"/>
        <w:ind w:left="1134" w:hanging="567"/>
        <w:contextualSpacing w:val="0"/>
        <w:jc w:val="both"/>
        <w:rPr>
          <w:rFonts w:ascii="Times New Roman" w:hAnsi="Times New Roman"/>
          <w:sz w:val="24"/>
          <w:szCs w:val="24"/>
        </w:rPr>
      </w:pPr>
      <w:bookmarkStart w:id="182" w:name="_Ref36479035"/>
      <w:bookmarkStart w:id="183" w:name="_Hlk38437178"/>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hết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hạn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được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gia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hạn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định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tại</w:t>
      </w:r>
      <w:proofErr w:type="spellEnd"/>
      <w:r w:rsidRPr="00E51F32">
        <w:rPr>
          <w:rFonts w:ascii="Times New Roman" w:hAnsi="Times New Roman"/>
          <w:sz w:val="24"/>
          <w:szCs w:val="24"/>
        </w:rPr>
        <w:t xml:space="preserve"> </w:t>
      </w:r>
      <w:r w:rsidR="000663D1" w:rsidRPr="00E51F32">
        <w:rPr>
          <w:rFonts w:ascii="Times New Roman" w:hAnsi="Times New Roman"/>
          <w:sz w:val="24"/>
          <w:szCs w:val="24"/>
        </w:rPr>
        <w:t xml:space="preserve">ĐIỀU </w:t>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_Ref36478895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11.1</w:t>
      </w:r>
      <w:r w:rsidR="000663D1" w:rsidRPr="00E51F32">
        <w:rPr>
          <w:rFonts w:ascii="Times New Roman" w:hAnsi="Times New Roman"/>
          <w:sz w:val="24"/>
          <w:szCs w:val="24"/>
        </w:rPr>
        <w:fldChar w:fldCharType="end"/>
      </w:r>
      <w:r w:rsidR="000663D1"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000663D1" w:rsidRPr="00E51F32">
        <w:rPr>
          <w:rFonts w:ascii="Times New Roman" w:hAnsi="Times New Roman"/>
          <w:sz w:val="24"/>
          <w:szCs w:val="24"/>
        </w:rPr>
        <w:t>.</w:t>
      </w:r>
      <w:bookmarkEnd w:id="182"/>
    </w:p>
    <w:p w14:paraId="14A0A790" w14:textId="22B6EE45" w:rsidR="00E064A4" w:rsidRPr="00E51F32" w:rsidRDefault="00E064A4" w:rsidP="00DA541C">
      <w:pPr>
        <w:keepLines/>
        <w:widowControl w:val="0"/>
        <w:ind w:left="1134"/>
        <w:jc w:val="both"/>
        <w:rPr>
          <w:rFonts w:ascii="Times New Roman" w:hAnsi="Times New Roman"/>
          <w:i/>
          <w:spacing w:val="-3"/>
        </w:rPr>
      </w:pPr>
      <w:r w:rsidRPr="00E51F32">
        <w:rPr>
          <w:rFonts w:ascii="Times New Roman" w:hAnsi="Times New Roman"/>
          <w:i/>
          <w:spacing w:val="-3"/>
        </w:rPr>
        <w:t xml:space="preserve">This </w:t>
      </w:r>
      <w:r w:rsidR="00C96CE5" w:rsidRPr="00E51F32">
        <w:rPr>
          <w:rFonts w:ascii="Times New Roman" w:hAnsi="Times New Roman"/>
          <w:i/>
          <w:spacing w:val="-3"/>
        </w:rPr>
        <w:t xml:space="preserve">Term </w:t>
      </w:r>
      <w:r w:rsidRPr="00E51F32">
        <w:rPr>
          <w:rFonts w:ascii="Times New Roman" w:hAnsi="Times New Roman"/>
          <w:i/>
          <w:spacing w:val="-3"/>
        </w:rPr>
        <w:t xml:space="preserve">expires without any </w:t>
      </w:r>
      <w:r w:rsidR="00B1700D" w:rsidRPr="00E51F32">
        <w:rPr>
          <w:rFonts w:ascii="Times New Roman" w:hAnsi="Times New Roman"/>
          <w:i/>
          <w:spacing w:val="-3"/>
        </w:rPr>
        <w:t>renewal</w:t>
      </w:r>
      <w:r w:rsidRPr="00E51F32">
        <w:rPr>
          <w:rFonts w:ascii="Times New Roman" w:hAnsi="Times New Roman"/>
          <w:i/>
          <w:spacing w:val="-3"/>
        </w:rPr>
        <w:t xml:space="preserve"> as provided for in </w:t>
      </w:r>
      <w:r w:rsidR="000663D1" w:rsidRPr="00E51F32">
        <w:rPr>
          <w:rFonts w:ascii="Times New Roman" w:hAnsi="Times New Roman"/>
          <w:i/>
          <w:spacing w:val="-3"/>
        </w:rPr>
        <w:t xml:space="preserve">ARTICLE </w:t>
      </w:r>
      <w:r w:rsidR="000663D1" w:rsidRPr="00E51F32">
        <w:rPr>
          <w:rFonts w:ascii="Times New Roman" w:hAnsi="Times New Roman"/>
          <w:i/>
        </w:rPr>
        <w:fldChar w:fldCharType="begin"/>
      </w:r>
      <w:r w:rsidR="000663D1" w:rsidRPr="00E51F32">
        <w:rPr>
          <w:rFonts w:ascii="Times New Roman" w:hAnsi="Times New Roman"/>
          <w:i/>
        </w:rPr>
        <w:instrText xml:space="preserve"> REF _Ref36478895 \r \h  \* MERGEFORMAT </w:instrText>
      </w:r>
      <w:r w:rsidR="000663D1" w:rsidRPr="00E51F32">
        <w:rPr>
          <w:rFonts w:ascii="Times New Roman" w:hAnsi="Times New Roman"/>
          <w:i/>
        </w:rPr>
      </w:r>
      <w:r w:rsidR="000663D1" w:rsidRPr="00E51F32">
        <w:rPr>
          <w:rFonts w:ascii="Times New Roman" w:hAnsi="Times New Roman"/>
          <w:i/>
        </w:rPr>
        <w:fldChar w:fldCharType="separate"/>
      </w:r>
      <w:r w:rsidR="00D73A3A">
        <w:rPr>
          <w:rFonts w:ascii="Times New Roman" w:hAnsi="Times New Roman"/>
          <w:i/>
        </w:rPr>
        <w:t>11.1</w:t>
      </w:r>
      <w:r w:rsidR="000663D1" w:rsidRPr="00E51F32">
        <w:rPr>
          <w:rFonts w:ascii="Times New Roman" w:hAnsi="Times New Roman"/>
          <w:i/>
        </w:rPr>
        <w:fldChar w:fldCharType="end"/>
      </w:r>
      <w:r w:rsidR="000663D1" w:rsidRPr="00E51F32">
        <w:rPr>
          <w:rFonts w:ascii="Times New Roman" w:hAnsi="Times New Roman"/>
          <w:i/>
        </w:rPr>
        <w:t xml:space="preserve"> </w:t>
      </w:r>
      <w:r w:rsidRPr="00E51F32">
        <w:rPr>
          <w:rFonts w:ascii="Times New Roman" w:hAnsi="Times New Roman"/>
          <w:i/>
          <w:spacing w:val="-3"/>
        </w:rPr>
        <w:t>hereof</w:t>
      </w:r>
      <w:bookmarkEnd w:id="183"/>
      <w:r w:rsidR="000663D1" w:rsidRPr="00E51F32">
        <w:rPr>
          <w:rFonts w:ascii="Times New Roman" w:hAnsi="Times New Roman"/>
          <w:i/>
          <w:spacing w:val="-3"/>
        </w:rPr>
        <w:t>.</w:t>
      </w:r>
    </w:p>
    <w:p w14:paraId="7248EBE4" w14:textId="77777777" w:rsidR="00E064A4" w:rsidRPr="00E51F32" w:rsidRDefault="00E064A4" w:rsidP="00DA541C">
      <w:pPr>
        <w:keepLines/>
        <w:widowControl w:val="0"/>
        <w:tabs>
          <w:tab w:val="num" w:pos="1440"/>
        </w:tabs>
        <w:ind w:left="720"/>
        <w:jc w:val="both"/>
        <w:rPr>
          <w:rFonts w:ascii="Times New Roman" w:hAnsi="Times New Roman"/>
          <w:i/>
        </w:rPr>
      </w:pPr>
    </w:p>
    <w:p w14:paraId="728E8CF3" w14:textId="77777777" w:rsidR="00E064A4" w:rsidRPr="00E51F32" w:rsidRDefault="00E064A4" w:rsidP="00864BEE">
      <w:pPr>
        <w:pStyle w:val="oancuaDanhsach"/>
        <w:keepLines/>
        <w:widowControl w:val="0"/>
        <w:numPr>
          <w:ilvl w:val="0"/>
          <w:numId w:val="9"/>
        </w:numPr>
        <w:tabs>
          <w:tab w:val="left" w:pos="1134"/>
        </w:tabs>
        <w:spacing w:after="0" w:line="240" w:lineRule="auto"/>
        <w:ind w:left="1134" w:hanging="567"/>
        <w:contextualSpacing w:val="0"/>
        <w:jc w:val="both"/>
        <w:rPr>
          <w:rFonts w:ascii="Times New Roman" w:hAnsi="Times New Roman"/>
          <w:sz w:val="24"/>
          <w:szCs w:val="24"/>
        </w:rPr>
      </w:pPr>
      <w:bookmarkStart w:id="184" w:name="_Ref36479037"/>
      <w:r w:rsidRPr="00E51F32">
        <w:rPr>
          <w:rFonts w:ascii="Times New Roman" w:hAnsi="Times New Roman"/>
          <w:sz w:val="24"/>
          <w:szCs w:val="24"/>
        </w:rPr>
        <w:t xml:space="preserve">Các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thoả</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thuận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trước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Thời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Hạn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bằng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văn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bản</w:t>
      </w:r>
      <w:proofErr w:type="spellEnd"/>
      <w:r w:rsidRPr="00E51F32">
        <w:rPr>
          <w:rFonts w:ascii="Times New Roman" w:hAnsi="Times New Roman"/>
          <w:sz w:val="24"/>
          <w:szCs w:val="24"/>
        </w:rPr>
        <w:t>.</w:t>
      </w:r>
      <w:bookmarkEnd w:id="184"/>
      <w:r w:rsidRPr="00E51F32">
        <w:rPr>
          <w:rFonts w:ascii="Times New Roman" w:hAnsi="Times New Roman"/>
          <w:sz w:val="24"/>
          <w:szCs w:val="24"/>
        </w:rPr>
        <w:t xml:space="preserve"> </w:t>
      </w:r>
    </w:p>
    <w:p w14:paraId="61C241AF" w14:textId="5ECBA5F3" w:rsidR="00E064A4" w:rsidRPr="00E51F32" w:rsidRDefault="00E064A4" w:rsidP="00DA541C">
      <w:pPr>
        <w:keepLines/>
        <w:widowControl w:val="0"/>
        <w:ind w:left="1134"/>
        <w:jc w:val="both"/>
        <w:rPr>
          <w:rFonts w:ascii="Times New Roman" w:hAnsi="Times New Roman"/>
        </w:rPr>
      </w:pPr>
      <w:r w:rsidRPr="00E51F32">
        <w:rPr>
          <w:rFonts w:ascii="Times New Roman" w:hAnsi="Times New Roman"/>
          <w:i/>
          <w:spacing w:val="-3"/>
        </w:rPr>
        <w:t>The Parties mutually agree to early terminate the Contract in writing.</w:t>
      </w:r>
    </w:p>
    <w:p w14:paraId="5DA31073" w14:textId="77777777" w:rsidR="00904944" w:rsidRPr="00E51F32" w:rsidRDefault="00904944" w:rsidP="00DA541C">
      <w:pPr>
        <w:pStyle w:val="oancuaDanhsach"/>
        <w:keepNext/>
        <w:widowControl w:val="0"/>
        <w:spacing w:after="0" w:line="240" w:lineRule="auto"/>
        <w:ind w:left="1440"/>
        <w:jc w:val="both"/>
        <w:rPr>
          <w:rFonts w:ascii="Times New Roman" w:hAnsi="Times New Roman"/>
          <w:sz w:val="24"/>
          <w:szCs w:val="24"/>
        </w:rPr>
      </w:pPr>
    </w:p>
    <w:p w14:paraId="18988CCF" w14:textId="4286614F" w:rsidR="004C46F6" w:rsidRPr="00E51F32" w:rsidRDefault="00904944" w:rsidP="00864BEE">
      <w:pPr>
        <w:pStyle w:val="oancuaDanhsach"/>
        <w:keepNext/>
        <w:widowControl w:val="0"/>
        <w:numPr>
          <w:ilvl w:val="0"/>
          <w:numId w:val="9"/>
        </w:numPr>
        <w:tabs>
          <w:tab w:val="left" w:pos="1134"/>
        </w:tabs>
        <w:spacing w:after="0" w:line="240" w:lineRule="auto"/>
        <w:ind w:left="1134" w:hanging="567"/>
        <w:contextualSpacing w:val="0"/>
        <w:jc w:val="both"/>
        <w:rPr>
          <w:rFonts w:ascii="Times New Roman" w:hAnsi="Times New Roman"/>
          <w:sz w:val="24"/>
          <w:szCs w:val="24"/>
        </w:rPr>
      </w:pPr>
      <w:bookmarkStart w:id="185" w:name="_Ref36479039"/>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_Ref36478947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ins w:id="186" w:author="Việt Nguyễn" w:date="2025-12-15T14:10:00Z" w16du:dateUtc="2025-12-15T07:10:00Z">
        <w:r w:rsidR="00D73A3A">
          <w:rPr>
            <w:rFonts w:ascii="Times New Roman" w:hAnsi="Times New Roman"/>
            <w:sz w:val="24"/>
            <w:szCs w:val="24"/>
          </w:rPr>
          <w:t>ĐIỀU 9</w:t>
        </w:r>
      </w:ins>
      <w:del w:id="187" w:author="Việt Nguyễn" w:date="2025-12-15T14:10:00Z" w16du:dateUtc="2025-12-15T07:10:00Z">
        <w:r w:rsidR="00D26A30" w:rsidRPr="00E51F32" w:rsidDel="00D73A3A">
          <w:rPr>
            <w:rFonts w:ascii="Times New Roman" w:hAnsi="Times New Roman"/>
            <w:sz w:val="24"/>
            <w:szCs w:val="24"/>
          </w:rPr>
          <w:delText>ĐIỀU 9</w:delText>
        </w:r>
      </w:del>
      <w:r w:rsidR="000663D1" w:rsidRPr="00E51F32">
        <w:rPr>
          <w:rFonts w:ascii="Times New Roman" w:hAnsi="Times New Roman"/>
          <w:sz w:val="24"/>
          <w:szCs w:val="24"/>
        </w:rPr>
        <w:fldChar w:fldCharType="end"/>
      </w:r>
      <w:r w:rsidR="000663D1" w:rsidRPr="00E51F32">
        <w:rPr>
          <w:rFonts w:ascii="Times New Roman" w:hAnsi="Times New Roman"/>
          <w:sz w:val="24"/>
          <w:szCs w:val="24"/>
        </w:rPr>
        <w:t xml:space="preserve"> </w:t>
      </w:r>
      <w:proofErr w:type="spellStart"/>
      <w:r w:rsidR="000663D1" w:rsidRPr="00E51F32">
        <w:rPr>
          <w:rFonts w:ascii="Times New Roman" w:hAnsi="Times New Roman"/>
          <w:sz w:val="24"/>
          <w:szCs w:val="24"/>
        </w:rPr>
        <w:t>hoặc</w:t>
      </w:r>
      <w:proofErr w:type="spellEnd"/>
      <w:r w:rsidR="000663D1" w:rsidRPr="00E51F32">
        <w:rPr>
          <w:rFonts w:ascii="Times New Roman" w:hAnsi="Times New Roman"/>
          <w:sz w:val="24"/>
          <w:szCs w:val="24"/>
        </w:rPr>
        <w:t xml:space="preserve"> </w:t>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_Ref36478954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ins w:id="188" w:author="Việt Nguyễn" w:date="2025-12-15T14:10:00Z" w16du:dateUtc="2025-12-15T07:10:00Z">
        <w:r w:rsidR="00D73A3A">
          <w:rPr>
            <w:rFonts w:ascii="Times New Roman" w:hAnsi="Times New Roman"/>
            <w:sz w:val="24"/>
            <w:szCs w:val="24"/>
          </w:rPr>
          <w:t>ĐIỀU 10</w:t>
        </w:r>
      </w:ins>
      <w:del w:id="189" w:author="Việt Nguyễn" w:date="2025-12-15T14:10:00Z" w16du:dateUtc="2025-12-15T07:10:00Z">
        <w:r w:rsidR="00D26A30" w:rsidRPr="00E51F32" w:rsidDel="00D73A3A">
          <w:rPr>
            <w:rFonts w:ascii="Times New Roman" w:hAnsi="Times New Roman"/>
            <w:sz w:val="24"/>
            <w:szCs w:val="24"/>
          </w:rPr>
          <w:delText>ĐIỀU 10</w:delText>
        </w:r>
      </w:del>
      <w:r w:rsidR="000663D1" w:rsidRPr="00E51F32">
        <w:rPr>
          <w:rFonts w:ascii="Times New Roman" w:hAnsi="Times New Roman"/>
          <w:sz w:val="24"/>
          <w:szCs w:val="24"/>
        </w:rPr>
        <w:fldChar w:fldCharType="end"/>
      </w:r>
      <w:r w:rsidR="000663D1"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điều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khoản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w:t>
      </w:r>
      <w:bookmarkEnd w:id="185"/>
      <w:r w:rsidRPr="00E51F32">
        <w:rPr>
          <w:rFonts w:ascii="Times New Roman" w:hAnsi="Times New Roman"/>
          <w:sz w:val="24"/>
          <w:szCs w:val="24"/>
        </w:rPr>
        <w:t xml:space="preserve"> </w:t>
      </w:r>
    </w:p>
    <w:p w14:paraId="53BAEB76" w14:textId="17FE8607" w:rsidR="00904944" w:rsidRPr="00E51F32" w:rsidRDefault="00904944" w:rsidP="00DA541C">
      <w:pPr>
        <w:pStyle w:val="oancuaDanhsach"/>
        <w:keepNext/>
        <w:widowControl w:val="0"/>
        <w:tabs>
          <w:tab w:val="left" w:pos="1134"/>
        </w:tabs>
        <w:spacing w:after="0" w:line="240" w:lineRule="auto"/>
        <w:ind w:left="1134"/>
        <w:contextualSpacing w:val="0"/>
        <w:jc w:val="both"/>
        <w:rPr>
          <w:rFonts w:ascii="Times New Roman" w:hAnsi="Times New Roman"/>
          <w:sz w:val="24"/>
          <w:szCs w:val="24"/>
        </w:rPr>
      </w:pPr>
      <w:r w:rsidRPr="00E51F32">
        <w:rPr>
          <w:rFonts w:ascii="Times New Roman" w:hAnsi="Times New Roman"/>
          <w:i/>
          <w:iCs/>
          <w:sz w:val="24"/>
          <w:szCs w:val="24"/>
        </w:rPr>
        <w:t xml:space="preserve">The Contract is terminated pursuant to </w:t>
      </w:r>
      <w:r w:rsidR="000663D1" w:rsidRPr="00E51F32">
        <w:rPr>
          <w:rFonts w:ascii="Times New Roman" w:hAnsi="Times New Roman"/>
          <w:i/>
          <w:iCs/>
          <w:sz w:val="24"/>
          <w:szCs w:val="24"/>
        </w:rPr>
        <w:fldChar w:fldCharType="begin"/>
      </w:r>
      <w:r w:rsidR="000663D1" w:rsidRPr="00E51F32">
        <w:rPr>
          <w:rFonts w:ascii="Times New Roman" w:hAnsi="Times New Roman"/>
          <w:i/>
          <w:iCs/>
          <w:sz w:val="24"/>
          <w:szCs w:val="24"/>
        </w:rPr>
        <w:instrText xml:space="preserve"> REF _Ref36478970 \r \h </w:instrText>
      </w:r>
      <w:r w:rsidR="00214CD3" w:rsidRPr="00E51F32">
        <w:rPr>
          <w:rFonts w:ascii="Times New Roman" w:hAnsi="Times New Roman"/>
          <w:i/>
          <w:iCs/>
          <w:sz w:val="24"/>
          <w:szCs w:val="24"/>
        </w:rPr>
        <w:instrText xml:space="preserve"> \* MERGEFORMAT </w:instrText>
      </w:r>
      <w:r w:rsidR="000663D1" w:rsidRPr="00E51F32">
        <w:rPr>
          <w:rFonts w:ascii="Times New Roman" w:hAnsi="Times New Roman"/>
          <w:i/>
          <w:iCs/>
          <w:sz w:val="24"/>
          <w:szCs w:val="24"/>
        </w:rPr>
      </w:r>
      <w:r w:rsidR="000663D1" w:rsidRPr="00E51F32">
        <w:rPr>
          <w:rFonts w:ascii="Times New Roman" w:hAnsi="Times New Roman"/>
          <w:i/>
          <w:iCs/>
          <w:sz w:val="24"/>
          <w:szCs w:val="24"/>
        </w:rPr>
        <w:fldChar w:fldCharType="separate"/>
      </w:r>
      <w:r w:rsidR="00D73A3A">
        <w:rPr>
          <w:rFonts w:ascii="Times New Roman" w:hAnsi="Times New Roman"/>
          <w:i/>
          <w:iCs/>
          <w:sz w:val="24"/>
          <w:szCs w:val="24"/>
        </w:rPr>
        <w:t>ARTICLE 9</w:t>
      </w:r>
      <w:r w:rsidR="000663D1" w:rsidRPr="00E51F32">
        <w:rPr>
          <w:rFonts w:ascii="Times New Roman" w:hAnsi="Times New Roman"/>
          <w:i/>
          <w:iCs/>
          <w:sz w:val="24"/>
          <w:szCs w:val="24"/>
        </w:rPr>
        <w:fldChar w:fldCharType="end"/>
      </w:r>
      <w:r w:rsidR="000663D1" w:rsidRPr="00E51F32">
        <w:rPr>
          <w:rFonts w:ascii="Times New Roman" w:hAnsi="Times New Roman"/>
          <w:i/>
          <w:iCs/>
          <w:sz w:val="24"/>
          <w:szCs w:val="24"/>
        </w:rPr>
        <w:t xml:space="preserve"> or </w:t>
      </w:r>
      <w:r w:rsidR="000663D1" w:rsidRPr="00E51F32">
        <w:rPr>
          <w:rFonts w:ascii="Times New Roman" w:hAnsi="Times New Roman"/>
          <w:i/>
          <w:iCs/>
          <w:sz w:val="24"/>
          <w:szCs w:val="24"/>
        </w:rPr>
        <w:fldChar w:fldCharType="begin"/>
      </w:r>
      <w:r w:rsidR="000663D1" w:rsidRPr="00E51F32">
        <w:rPr>
          <w:rFonts w:ascii="Times New Roman" w:hAnsi="Times New Roman"/>
          <w:i/>
          <w:iCs/>
          <w:sz w:val="24"/>
          <w:szCs w:val="24"/>
        </w:rPr>
        <w:instrText xml:space="preserve"> REF _Ref36478974 \r \h </w:instrText>
      </w:r>
      <w:r w:rsidR="00214CD3" w:rsidRPr="00E51F32">
        <w:rPr>
          <w:rFonts w:ascii="Times New Roman" w:hAnsi="Times New Roman"/>
          <w:i/>
          <w:iCs/>
          <w:sz w:val="24"/>
          <w:szCs w:val="24"/>
        </w:rPr>
        <w:instrText xml:space="preserve"> \* MERGEFORMAT </w:instrText>
      </w:r>
      <w:r w:rsidR="000663D1" w:rsidRPr="00E51F32">
        <w:rPr>
          <w:rFonts w:ascii="Times New Roman" w:hAnsi="Times New Roman"/>
          <w:i/>
          <w:iCs/>
          <w:sz w:val="24"/>
          <w:szCs w:val="24"/>
        </w:rPr>
      </w:r>
      <w:r w:rsidR="000663D1" w:rsidRPr="00E51F32">
        <w:rPr>
          <w:rFonts w:ascii="Times New Roman" w:hAnsi="Times New Roman"/>
          <w:i/>
          <w:iCs/>
          <w:sz w:val="24"/>
          <w:szCs w:val="24"/>
        </w:rPr>
        <w:fldChar w:fldCharType="separate"/>
      </w:r>
      <w:r w:rsidR="00D73A3A">
        <w:rPr>
          <w:rFonts w:ascii="Times New Roman" w:hAnsi="Times New Roman"/>
          <w:i/>
          <w:iCs/>
          <w:sz w:val="24"/>
          <w:szCs w:val="24"/>
        </w:rPr>
        <w:t>ARTICLE 10</w:t>
      </w:r>
      <w:r w:rsidR="000663D1" w:rsidRPr="00E51F32">
        <w:rPr>
          <w:rFonts w:ascii="Times New Roman" w:hAnsi="Times New Roman"/>
          <w:i/>
          <w:iCs/>
          <w:sz w:val="24"/>
          <w:szCs w:val="24"/>
        </w:rPr>
        <w:fldChar w:fldCharType="end"/>
      </w:r>
      <w:r w:rsidR="000663D1" w:rsidRPr="00E51F32">
        <w:rPr>
          <w:rFonts w:ascii="Times New Roman" w:hAnsi="Times New Roman"/>
          <w:i/>
          <w:iCs/>
          <w:sz w:val="24"/>
          <w:szCs w:val="24"/>
        </w:rPr>
        <w:t xml:space="preserve"> or </w:t>
      </w:r>
      <w:r w:rsidRPr="00E51F32">
        <w:rPr>
          <w:rFonts w:ascii="Times New Roman" w:hAnsi="Times New Roman"/>
          <w:i/>
          <w:iCs/>
          <w:sz w:val="24"/>
          <w:szCs w:val="24"/>
        </w:rPr>
        <w:t xml:space="preserve">other clauses hereof (if any). </w:t>
      </w:r>
    </w:p>
    <w:p w14:paraId="44E7E5FC" w14:textId="77777777" w:rsidR="00904944" w:rsidRPr="00E51F32" w:rsidRDefault="00904944" w:rsidP="00DA541C">
      <w:pPr>
        <w:pStyle w:val="oancuaDanhsach"/>
        <w:keepNext/>
        <w:widowControl w:val="0"/>
        <w:tabs>
          <w:tab w:val="left" w:pos="1134"/>
        </w:tabs>
        <w:spacing w:after="0" w:line="240" w:lineRule="auto"/>
        <w:ind w:left="1134"/>
        <w:contextualSpacing w:val="0"/>
        <w:jc w:val="both"/>
        <w:rPr>
          <w:rFonts w:ascii="Times New Roman" w:hAnsi="Times New Roman"/>
          <w:sz w:val="24"/>
          <w:szCs w:val="24"/>
        </w:rPr>
      </w:pPr>
    </w:p>
    <w:p w14:paraId="57FA4E59" w14:textId="2D01AB8C" w:rsidR="00026363" w:rsidRPr="00E51F32" w:rsidRDefault="00245396" w:rsidP="00021305">
      <w:pPr>
        <w:pStyle w:val="oancuaDanhsach"/>
        <w:keepNext/>
        <w:widowControl w:val="0"/>
        <w:numPr>
          <w:ilvl w:val="0"/>
          <w:numId w:val="9"/>
        </w:numPr>
        <w:tabs>
          <w:tab w:val="left" w:pos="1134"/>
        </w:tabs>
        <w:spacing w:after="0" w:line="240" w:lineRule="auto"/>
        <w:ind w:left="1134" w:hanging="567"/>
        <w:contextualSpacing w:val="0"/>
        <w:jc w:val="both"/>
        <w:rPr>
          <w:rFonts w:ascii="Times New Roman" w:hAnsi="Times New Roman"/>
          <w:sz w:val="24"/>
          <w:szCs w:val="24"/>
          <w:u w:val="single"/>
        </w:rPr>
      </w:pPr>
      <w:bookmarkStart w:id="190" w:name="_Ref36479041"/>
      <w:bookmarkStart w:id="191" w:name="_Hlk167800468"/>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00904944" w:rsidRPr="00E51F32">
        <w:rPr>
          <w:rFonts w:ascii="Times New Roman" w:hAnsi="Times New Roman"/>
          <w:sz w:val="24"/>
          <w:szCs w:val="24"/>
        </w:rPr>
        <w:t>đơn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phương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chấm</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dứt</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Hợp</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Đồng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vì</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lý</w:t>
      </w:r>
      <w:proofErr w:type="spellEnd"/>
      <w:r w:rsidR="00904944" w:rsidRPr="00E51F32">
        <w:rPr>
          <w:rFonts w:ascii="Times New Roman" w:hAnsi="Times New Roman"/>
          <w:sz w:val="24"/>
          <w:szCs w:val="24"/>
        </w:rPr>
        <w:t xml:space="preserve"> do </w:t>
      </w:r>
      <w:proofErr w:type="spellStart"/>
      <w:r w:rsidR="00904944" w:rsidRPr="00E51F32">
        <w:rPr>
          <w:rFonts w:ascii="Times New Roman" w:hAnsi="Times New Roman"/>
          <w:sz w:val="24"/>
          <w:szCs w:val="24"/>
        </w:rPr>
        <w:t>nội</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bộ</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của</w:t>
      </w:r>
      <w:proofErr w:type="spellEnd"/>
      <w:r w:rsidR="00904944"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w:t>
      </w:r>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bằng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cách</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lastRenderedPageBreak/>
        <w:t>thông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báo</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bằng</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văn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bản</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cho</w:t>
      </w:r>
      <w:proofErr w:type="spellEnd"/>
      <w:r w:rsidR="00904944" w:rsidRPr="00E51F32">
        <w:rPr>
          <w:rFonts w:ascii="Times New Roman" w:hAnsi="Times New Roman"/>
          <w:sz w:val="24"/>
          <w:szCs w:val="24"/>
        </w:rPr>
        <w:t xml:space="preserve"> </w:t>
      </w:r>
      <w:proofErr w:type="spellStart"/>
      <w:r w:rsidR="00242CCB" w:rsidRPr="00E51F32">
        <w:rPr>
          <w:rFonts w:ascii="Times New Roman" w:hAnsi="Times New Roman"/>
          <w:sz w:val="24"/>
          <w:szCs w:val="24"/>
        </w:rPr>
        <w:t>Nhà</w:t>
      </w:r>
      <w:proofErr w:type="spellEnd"/>
      <w:r w:rsidR="00242CCB" w:rsidRPr="00E51F32">
        <w:rPr>
          <w:rFonts w:ascii="Times New Roman" w:hAnsi="Times New Roman"/>
          <w:sz w:val="24"/>
          <w:szCs w:val="24"/>
        </w:rPr>
        <w:t xml:space="preserve"> Cung </w:t>
      </w:r>
      <w:proofErr w:type="spellStart"/>
      <w:r w:rsidR="00242CCB" w:rsidRPr="00E51F32">
        <w:rPr>
          <w:rFonts w:ascii="Times New Roman" w:hAnsi="Times New Roman"/>
          <w:sz w:val="24"/>
          <w:szCs w:val="24"/>
        </w:rPr>
        <w:t>Cấp</w:t>
      </w:r>
      <w:proofErr w:type="spellEnd"/>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trước</w:t>
      </w:r>
      <w:proofErr w:type="spellEnd"/>
      <w:r w:rsidR="00904944" w:rsidRPr="00E51F32">
        <w:rPr>
          <w:rFonts w:ascii="Times New Roman" w:hAnsi="Times New Roman"/>
          <w:sz w:val="24"/>
          <w:szCs w:val="24"/>
        </w:rPr>
        <w:t xml:space="preserve"> </w:t>
      </w:r>
      <w:proofErr w:type="spellStart"/>
      <w:r w:rsidR="00D2615C" w:rsidRPr="00E51F32">
        <w:rPr>
          <w:rFonts w:ascii="Times New Roman" w:hAnsi="Times New Roman"/>
          <w:sz w:val="24"/>
          <w:szCs w:val="24"/>
        </w:rPr>
        <w:t>ít</w:t>
      </w:r>
      <w:proofErr w:type="spellEnd"/>
      <w:r w:rsidR="00D2615C" w:rsidRPr="00E51F32">
        <w:rPr>
          <w:rFonts w:ascii="Times New Roman" w:hAnsi="Times New Roman"/>
          <w:sz w:val="24"/>
          <w:szCs w:val="24"/>
        </w:rPr>
        <w:t xml:space="preserve"> </w:t>
      </w:r>
      <w:proofErr w:type="spellStart"/>
      <w:r w:rsidR="00D2615C" w:rsidRPr="00E51F32">
        <w:rPr>
          <w:rFonts w:ascii="Times New Roman" w:hAnsi="Times New Roman"/>
          <w:sz w:val="24"/>
          <w:szCs w:val="24"/>
        </w:rPr>
        <w:t>nhất</w:t>
      </w:r>
      <w:proofErr w:type="spellEnd"/>
      <w:r w:rsidR="00D2615C" w:rsidRPr="00E51F32">
        <w:rPr>
          <w:rFonts w:ascii="Times New Roman" w:hAnsi="Times New Roman"/>
          <w:sz w:val="24"/>
          <w:szCs w:val="24"/>
        </w:rPr>
        <w:t xml:space="preserve"> </w:t>
      </w:r>
      <w:proofErr w:type="spellStart"/>
      <w:r w:rsidR="00FD10D2" w:rsidRPr="00E51F32">
        <w:rPr>
          <w:rFonts w:ascii="Times New Roman" w:hAnsi="Times New Roman"/>
          <w:sz w:val="24"/>
          <w:szCs w:val="24"/>
        </w:rPr>
        <w:t>ba</w:t>
      </w:r>
      <w:proofErr w:type="spellEnd"/>
      <w:r w:rsidR="00FD10D2" w:rsidRPr="00E51F32">
        <w:rPr>
          <w:rFonts w:ascii="Times New Roman" w:hAnsi="Times New Roman"/>
          <w:sz w:val="24"/>
          <w:szCs w:val="24"/>
        </w:rPr>
        <w:t xml:space="preserve"> </w:t>
      </w:r>
      <w:proofErr w:type="spellStart"/>
      <w:r w:rsidR="00FD10D2" w:rsidRPr="00E51F32">
        <w:rPr>
          <w:rFonts w:ascii="Times New Roman" w:hAnsi="Times New Roman"/>
          <w:sz w:val="24"/>
          <w:szCs w:val="24"/>
        </w:rPr>
        <w:t>mươi</w:t>
      </w:r>
      <w:proofErr w:type="spellEnd"/>
      <w:r w:rsidR="00904944" w:rsidRPr="00E51F32">
        <w:rPr>
          <w:rFonts w:ascii="Times New Roman" w:hAnsi="Times New Roman"/>
          <w:sz w:val="24"/>
          <w:szCs w:val="24"/>
        </w:rPr>
        <w:t xml:space="preserve"> (</w:t>
      </w:r>
      <w:r w:rsidR="00FD10D2" w:rsidRPr="00E51F32">
        <w:rPr>
          <w:rFonts w:ascii="Times New Roman" w:hAnsi="Times New Roman"/>
          <w:sz w:val="24"/>
          <w:szCs w:val="24"/>
        </w:rPr>
        <w:t>30</w:t>
      </w:r>
      <w:r w:rsidR="00904944" w:rsidRPr="00E51F32">
        <w:rPr>
          <w:rFonts w:ascii="Times New Roman" w:hAnsi="Times New Roman"/>
          <w:sz w:val="24"/>
          <w:szCs w:val="24"/>
        </w:rPr>
        <w:t xml:space="preserve">) </w:t>
      </w:r>
      <w:proofErr w:type="spellStart"/>
      <w:r w:rsidR="00904944" w:rsidRPr="00E51F32">
        <w:rPr>
          <w:rFonts w:ascii="Times New Roman" w:hAnsi="Times New Roman"/>
          <w:sz w:val="24"/>
          <w:szCs w:val="24"/>
        </w:rPr>
        <w:t>ngày</w:t>
      </w:r>
      <w:commentRangeStart w:id="192"/>
      <w:commentRangeStart w:id="193"/>
      <w:proofErr w:type="spellEnd"/>
      <w:del w:id="194" w:author="Do Minh Tam" w:date="2025-12-10T16:05:00Z" w16du:dateUtc="2025-12-10T09:05:00Z">
        <w:r w:rsidR="00026363" w:rsidRPr="00E51F32" w:rsidDel="00AF10DB">
          <w:rPr>
            <w:rFonts w:ascii="Times New Roman" w:hAnsi="Times New Roman"/>
            <w:sz w:val="24"/>
            <w:szCs w:val="24"/>
          </w:rPr>
          <w:delText>. Trong tr</w:delText>
        </w:r>
        <w:r w:rsidR="00026363" w:rsidRPr="00E51F32" w:rsidDel="00AF10DB">
          <w:rPr>
            <w:rFonts w:ascii="Times New Roman" w:hAnsi="Times New Roman" w:hint="cs"/>
            <w:sz w:val="24"/>
            <w:szCs w:val="24"/>
          </w:rPr>
          <w:delText>ư</w:delText>
        </w:r>
        <w:r w:rsidR="00026363" w:rsidRPr="00E51F32" w:rsidDel="00AF10DB">
          <w:rPr>
            <w:rFonts w:ascii="Times New Roman" w:hAnsi="Times New Roman"/>
            <w:sz w:val="24"/>
            <w:szCs w:val="24"/>
          </w:rPr>
          <w:delText>ờng hợp này, Bên Mua có trách nhiệm thanh toán cho Nhà Cung Cấp toàn bộ giá trị hàng hóa đã đ</w:delText>
        </w:r>
        <w:r w:rsidR="00026363" w:rsidRPr="00E51F32" w:rsidDel="00AF10DB">
          <w:rPr>
            <w:rFonts w:ascii="Times New Roman" w:hAnsi="Times New Roman" w:hint="cs"/>
            <w:sz w:val="24"/>
            <w:szCs w:val="24"/>
          </w:rPr>
          <w:delText>ư</w:delText>
        </w:r>
        <w:r w:rsidR="00026363" w:rsidRPr="00E51F32" w:rsidDel="00AF10DB">
          <w:rPr>
            <w:rFonts w:ascii="Times New Roman" w:hAnsi="Times New Roman"/>
            <w:sz w:val="24"/>
            <w:szCs w:val="24"/>
          </w:rPr>
          <w:delText>ợc cung cấp</w:delText>
        </w:r>
        <w:r w:rsidR="008914B7" w:rsidRPr="00E51F32" w:rsidDel="00AF10DB">
          <w:rPr>
            <w:rFonts w:ascii="Times New Roman" w:hAnsi="Times New Roman"/>
            <w:sz w:val="24"/>
            <w:szCs w:val="24"/>
          </w:rPr>
          <w:delText xml:space="preserve"> và</w:delText>
        </w:r>
        <w:r w:rsidR="008065E3" w:rsidRPr="00E51F32" w:rsidDel="00AF10DB">
          <w:rPr>
            <w:rFonts w:ascii="Times New Roman" w:hAnsi="Times New Roman"/>
            <w:sz w:val="24"/>
            <w:szCs w:val="24"/>
          </w:rPr>
          <w:delText xml:space="preserve"> với điều kiện Hàng Hóa</w:delText>
        </w:r>
        <w:r w:rsidR="008914B7" w:rsidRPr="00E51F32" w:rsidDel="00AF10DB">
          <w:rPr>
            <w:rFonts w:ascii="Times New Roman" w:hAnsi="Times New Roman"/>
            <w:sz w:val="24"/>
            <w:szCs w:val="24"/>
          </w:rPr>
          <w:delText xml:space="preserve"> </w:delText>
        </w:r>
        <w:r w:rsidR="008065E3" w:rsidRPr="00E51F32" w:rsidDel="00AF10DB">
          <w:rPr>
            <w:rFonts w:ascii="Times New Roman" w:hAnsi="Times New Roman"/>
            <w:sz w:val="24"/>
            <w:szCs w:val="24"/>
          </w:rPr>
          <w:delText xml:space="preserve">đã </w:delText>
        </w:r>
        <w:r w:rsidR="008914B7" w:rsidRPr="00E51F32" w:rsidDel="00AF10DB">
          <w:rPr>
            <w:rFonts w:ascii="Times New Roman" w:hAnsi="Times New Roman"/>
            <w:sz w:val="24"/>
            <w:szCs w:val="24"/>
          </w:rPr>
          <w:delText xml:space="preserve">được Bên Mua nhận đầy đủ </w:delText>
        </w:r>
        <w:r w:rsidR="008065E3" w:rsidRPr="00E51F32" w:rsidDel="00AF10DB">
          <w:rPr>
            <w:rFonts w:ascii="Times New Roman" w:hAnsi="Times New Roman"/>
            <w:sz w:val="24"/>
            <w:szCs w:val="24"/>
          </w:rPr>
          <w:delText xml:space="preserve">trong điều kiện </w:delText>
        </w:r>
        <w:r w:rsidR="008914B7" w:rsidRPr="00E51F32" w:rsidDel="00AF10DB">
          <w:rPr>
            <w:rFonts w:ascii="Times New Roman" w:hAnsi="Times New Roman"/>
            <w:sz w:val="24"/>
            <w:szCs w:val="24"/>
          </w:rPr>
          <w:delText>đạt chất lượng</w:delText>
        </w:r>
        <w:r w:rsidR="008065E3" w:rsidRPr="00E51F32" w:rsidDel="00AF10DB">
          <w:rPr>
            <w:rFonts w:ascii="Times New Roman" w:hAnsi="Times New Roman"/>
            <w:sz w:val="24"/>
            <w:szCs w:val="24"/>
          </w:rPr>
          <w:delText xml:space="preserve"> theo quy định tại Hợp Đồng</w:delText>
        </w:r>
      </w:del>
      <w:ins w:id="195" w:author="Do Minh Tam" w:date="2025-12-10T16:05:00Z" w16du:dateUtc="2025-12-10T09:05:00Z">
        <w:r w:rsidR="00AF10DB" w:rsidRPr="00E51F32">
          <w:rPr>
            <w:rFonts w:ascii="Times New Roman" w:hAnsi="Times New Roman"/>
            <w:sz w:val="24"/>
            <w:szCs w:val="24"/>
          </w:rPr>
          <w:t>.</w:t>
        </w:r>
      </w:ins>
      <w:del w:id="196" w:author="Do Minh Tam" w:date="2025-12-10T16:05:00Z" w16du:dateUtc="2025-12-10T09:05:00Z">
        <w:r w:rsidR="00026363" w:rsidRPr="00E51F32" w:rsidDel="00AF10DB">
          <w:rPr>
            <w:rFonts w:ascii="Times New Roman" w:hAnsi="Times New Roman"/>
            <w:sz w:val="24"/>
            <w:szCs w:val="24"/>
          </w:rPr>
          <w:delText>,</w:delText>
        </w:r>
      </w:del>
      <w:r w:rsidR="00026363" w:rsidRPr="00E51F32">
        <w:rPr>
          <w:rFonts w:ascii="Times New Roman" w:hAnsi="Times New Roman"/>
          <w:sz w:val="24"/>
          <w:szCs w:val="24"/>
        </w:rPr>
        <w:t xml:space="preserve"> </w:t>
      </w:r>
      <w:bookmarkEnd w:id="190"/>
      <w:commentRangeEnd w:id="192"/>
      <w:r w:rsidR="00AF10DB" w:rsidRPr="00E51F32">
        <w:rPr>
          <w:rStyle w:val="ThamchiuChuthich"/>
          <w:rFonts w:ascii="Times New Roman" w:hAnsi="Times New Roman"/>
          <w:sz w:val="24"/>
          <w:szCs w:val="24"/>
          <w:u w:val="single"/>
        </w:rPr>
        <w:commentReference w:id="192"/>
      </w:r>
      <w:commentRangeEnd w:id="193"/>
      <w:r w:rsidR="00511D00" w:rsidRPr="00E51F32">
        <w:rPr>
          <w:rStyle w:val="ThamchiuChuthich"/>
          <w:rFonts w:ascii="VNI-Times" w:eastAsia="Yu Mincho" w:hAnsi="VNI-Times"/>
        </w:rPr>
        <w:commentReference w:id="193"/>
      </w:r>
    </w:p>
    <w:p w14:paraId="26B19781" w14:textId="12049209" w:rsidR="00904944" w:rsidRPr="00E51F32" w:rsidRDefault="00FA65F5" w:rsidP="00021305">
      <w:pPr>
        <w:pStyle w:val="oancuaDanhsach"/>
        <w:keepNext/>
        <w:widowControl w:val="0"/>
        <w:ind w:left="1134"/>
        <w:jc w:val="both"/>
        <w:rPr>
          <w:rFonts w:ascii="Times New Roman" w:hAnsi="Times New Roman"/>
          <w:i/>
          <w:spacing w:val="-3"/>
        </w:rPr>
      </w:pPr>
      <w:r w:rsidRPr="00E51F32">
        <w:rPr>
          <w:rFonts w:ascii="Times New Roman" w:hAnsi="Times New Roman"/>
          <w:i/>
          <w:spacing w:val="-3"/>
        </w:rPr>
        <w:t>T</w:t>
      </w:r>
      <w:r w:rsidR="00F3747A" w:rsidRPr="00E51F32">
        <w:rPr>
          <w:rFonts w:ascii="Times New Roman" w:hAnsi="Times New Roman"/>
          <w:i/>
          <w:spacing w:val="-3"/>
        </w:rPr>
        <w:t>he Purchaser</w:t>
      </w:r>
      <w:r w:rsidR="00904944" w:rsidRPr="00E51F32">
        <w:rPr>
          <w:rFonts w:ascii="Times New Roman" w:hAnsi="Times New Roman"/>
          <w:i/>
          <w:spacing w:val="-3"/>
        </w:rPr>
        <w:t xml:space="preserve"> unilaterally terminates the Contract due to its internal reason by giving </w:t>
      </w:r>
      <w:r w:rsidR="00986912" w:rsidRPr="00E51F32">
        <w:rPr>
          <w:rFonts w:ascii="Times New Roman" w:hAnsi="Times New Roman"/>
          <w:i/>
          <w:spacing w:val="-3"/>
        </w:rPr>
        <w:t>a written notice to the Supplier at leas</w:t>
      </w:r>
      <w:r w:rsidR="003077E1" w:rsidRPr="00E51F32">
        <w:rPr>
          <w:rFonts w:ascii="Times New Roman" w:hAnsi="Times New Roman"/>
          <w:i/>
          <w:spacing w:val="-3"/>
        </w:rPr>
        <w:t>t</w:t>
      </w:r>
      <w:r w:rsidR="00986912" w:rsidRPr="00E51F32">
        <w:rPr>
          <w:rFonts w:ascii="Times New Roman" w:hAnsi="Times New Roman"/>
          <w:i/>
          <w:spacing w:val="-3"/>
        </w:rPr>
        <w:t xml:space="preserve"> </w:t>
      </w:r>
      <w:r w:rsidR="00FD10D2" w:rsidRPr="00E51F32">
        <w:rPr>
          <w:rFonts w:ascii="Times New Roman" w:hAnsi="Times New Roman"/>
          <w:i/>
          <w:spacing w:val="-3"/>
        </w:rPr>
        <w:t>thirty (30</w:t>
      </w:r>
      <w:r w:rsidR="00986912" w:rsidRPr="00E51F32">
        <w:rPr>
          <w:rFonts w:ascii="Times New Roman" w:hAnsi="Times New Roman"/>
          <w:i/>
          <w:spacing w:val="-3"/>
        </w:rPr>
        <w:t>) days in advance</w:t>
      </w:r>
      <w:del w:id="197" w:author="Do Minh Tam" w:date="2025-12-10T16:05:00Z" w16du:dateUtc="2025-12-10T09:05:00Z">
        <w:r w:rsidR="00986912" w:rsidRPr="00E51F32" w:rsidDel="00AF10DB">
          <w:rPr>
            <w:rFonts w:ascii="Times New Roman" w:hAnsi="Times New Roman"/>
            <w:i/>
            <w:spacing w:val="-3"/>
          </w:rPr>
          <w:delText xml:space="preserve">. </w:delText>
        </w:r>
        <w:r w:rsidR="00026363" w:rsidRPr="00E51F32" w:rsidDel="00AF10DB">
          <w:rPr>
            <w:rFonts w:ascii="Times New Roman" w:hAnsi="Times New Roman"/>
            <w:i/>
            <w:spacing w:val="-3"/>
          </w:rPr>
          <w:delText>In such case, the Purchaser shall be responsible for paying the Supplier for all goods/services already delivered</w:delText>
        </w:r>
        <w:r w:rsidR="008065E3" w:rsidRPr="00E51F32" w:rsidDel="00AF10DB">
          <w:rPr>
            <w:rFonts w:ascii="Times New Roman" w:hAnsi="Times New Roman"/>
            <w:i/>
            <w:spacing w:val="-3"/>
          </w:rPr>
          <w:delText xml:space="preserve"> and provided that the Goods have been received by the Buyer in full and in the condition of meeting quality as stipulated in the Contract</w:delText>
        </w:r>
      </w:del>
      <w:r w:rsidR="008065E3" w:rsidRPr="00E51F32">
        <w:rPr>
          <w:rFonts w:ascii="Times New Roman" w:hAnsi="Times New Roman"/>
          <w:i/>
          <w:spacing w:val="-3"/>
        </w:rPr>
        <w:t>.</w:t>
      </w:r>
      <w:r w:rsidR="008914B7" w:rsidRPr="00E51F32">
        <w:rPr>
          <w:rFonts w:ascii="Times New Roman" w:hAnsi="Times New Roman"/>
          <w:i/>
          <w:spacing w:val="-3"/>
        </w:rPr>
        <w:t xml:space="preserve"> </w:t>
      </w:r>
      <w:r w:rsidR="00026363" w:rsidRPr="00E51F32">
        <w:rPr>
          <w:rFonts w:ascii="Times New Roman" w:hAnsi="Times New Roman"/>
          <w:i/>
          <w:spacing w:val="-3"/>
        </w:rPr>
        <w:t xml:space="preserve"> </w:t>
      </w:r>
    </w:p>
    <w:p w14:paraId="060DF57A" w14:textId="77777777" w:rsidR="00904944" w:rsidRPr="00E51F32" w:rsidRDefault="00904944" w:rsidP="00DA541C">
      <w:pPr>
        <w:pStyle w:val="u2"/>
        <w:widowControl w:val="0"/>
        <w:rPr>
          <w:rFonts w:ascii="Times New Roman" w:hAnsi="Times New Roman"/>
          <w:i/>
          <w:spacing w:val="-3"/>
        </w:rPr>
      </w:pPr>
    </w:p>
    <w:p w14:paraId="7991C4A5" w14:textId="335CB083" w:rsidR="00442C23" w:rsidRPr="00E51F32" w:rsidRDefault="00442C23" w:rsidP="00442C23">
      <w:pPr>
        <w:pStyle w:val="oancuaDanhsach"/>
        <w:keepNext/>
        <w:widowControl w:val="0"/>
        <w:numPr>
          <w:ilvl w:val="0"/>
          <w:numId w:val="9"/>
        </w:numPr>
        <w:tabs>
          <w:tab w:val="left" w:pos="1134"/>
        </w:tabs>
        <w:spacing w:after="0" w:line="240" w:lineRule="auto"/>
        <w:ind w:left="1134" w:hanging="567"/>
        <w:contextualSpacing w:val="0"/>
        <w:jc w:val="both"/>
        <w:rPr>
          <w:rFonts w:ascii="Times New Roman" w:hAnsi="Times New Roman"/>
          <w:sz w:val="24"/>
          <w:szCs w:val="24"/>
        </w:rPr>
      </w:pP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quyền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đơn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phương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007557CE" w:rsidRPr="00E51F32">
        <w:rPr>
          <w:rFonts w:ascii="Times New Roman" w:hAnsi="Times New Roman"/>
          <w:sz w:val="24"/>
          <w:szCs w:val="24"/>
        </w:rPr>
        <w:t>bằng</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một</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thông</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báo</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có</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hiệu</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lực</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ngay</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lập</w:t>
      </w:r>
      <w:proofErr w:type="spellEnd"/>
      <w:r w:rsidR="007557CE" w:rsidRPr="00E51F32">
        <w:rPr>
          <w:rFonts w:ascii="Times New Roman" w:hAnsi="Times New Roman"/>
          <w:sz w:val="24"/>
          <w:szCs w:val="24"/>
        </w:rPr>
        <w:t xml:space="preserve"> </w:t>
      </w:r>
      <w:proofErr w:type="spellStart"/>
      <w:r w:rsidR="007557CE" w:rsidRPr="00E51F32">
        <w:rPr>
          <w:rFonts w:ascii="Times New Roman" w:hAnsi="Times New Roman"/>
          <w:sz w:val="24"/>
          <w:szCs w:val="24"/>
        </w:rPr>
        <w:t>tức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trong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trường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Nhà</w:t>
      </w:r>
      <w:proofErr w:type="spellEnd"/>
      <w:r w:rsidRPr="00E51F32">
        <w:rPr>
          <w:rFonts w:ascii="Times New Roman" w:hAnsi="Times New Roman"/>
          <w:sz w:val="24"/>
          <w:szCs w:val="24"/>
        </w:rPr>
        <w:t xml:space="preserve"> Cung </w:t>
      </w:r>
      <w:proofErr w:type="spellStart"/>
      <w:r w:rsidRPr="00E51F32">
        <w:rPr>
          <w:rFonts w:ascii="Times New Roman" w:hAnsi="Times New Roman"/>
          <w:sz w:val="24"/>
          <w:szCs w:val="24"/>
        </w:rPr>
        <w:t>Cấp</w:t>
      </w:r>
      <w:proofErr w:type="spellEnd"/>
      <w:r w:rsidRPr="00E51F32">
        <w:rPr>
          <w:rFonts w:ascii="Times New Roman" w:hAnsi="Times New Roman"/>
          <w:sz w:val="24"/>
          <w:szCs w:val="24"/>
        </w:rPr>
        <w:t xml:space="preserve"> vi </w:t>
      </w:r>
      <w:proofErr w:type="spellStart"/>
      <w:r w:rsidRPr="00E51F32">
        <w:rPr>
          <w:rFonts w:ascii="Times New Roman" w:hAnsi="Times New Roman"/>
          <w:sz w:val="24"/>
          <w:szCs w:val="24"/>
        </w:rPr>
        <w:t>phạm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khắc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phục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trong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vòng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mười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lăm</w:t>
      </w:r>
      <w:proofErr w:type="spellEnd"/>
      <w:r w:rsidRPr="00E51F32">
        <w:rPr>
          <w:rFonts w:ascii="Times New Roman" w:hAnsi="Times New Roman"/>
          <w:sz w:val="24"/>
          <w:szCs w:val="24"/>
        </w:rPr>
        <w:t xml:space="preserve"> (15) </w:t>
      </w:r>
      <w:proofErr w:type="spellStart"/>
      <w:r w:rsidRPr="00E51F32">
        <w:rPr>
          <w:rFonts w:ascii="Times New Roman" w:hAnsi="Times New Roman"/>
          <w:sz w:val="24"/>
          <w:szCs w:val="24"/>
        </w:rPr>
        <w:t>ngày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từ</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nhận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được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báo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bằng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văn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Mua. </w:t>
      </w:r>
    </w:p>
    <w:p w14:paraId="60E7755E" w14:textId="399131D5" w:rsidR="00904944" w:rsidRPr="00E51F32" w:rsidRDefault="00442C23" w:rsidP="00442C23">
      <w:pPr>
        <w:keepNext/>
        <w:widowControl w:val="0"/>
        <w:ind w:left="1134"/>
        <w:jc w:val="both"/>
        <w:rPr>
          <w:rFonts w:ascii="Times New Roman" w:hAnsi="Times New Roman"/>
          <w:i/>
          <w:spacing w:val="-3"/>
        </w:rPr>
      </w:pPr>
      <w:r w:rsidRPr="00E51F32">
        <w:rPr>
          <w:rFonts w:ascii="Times New Roman" w:hAnsi="Times New Roman"/>
          <w:i/>
          <w:iCs/>
        </w:rPr>
        <w:t xml:space="preserve">The Purchaser is entitled to unilaterally terminate the Contract </w:t>
      </w:r>
      <w:r w:rsidR="007557CE" w:rsidRPr="00E51F32">
        <w:rPr>
          <w:rFonts w:ascii="Times New Roman" w:hAnsi="Times New Roman"/>
          <w:i/>
          <w:iCs/>
        </w:rPr>
        <w:t xml:space="preserve">by a notice with immediate effect </w:t>
      </w:r>
      <w:r w:rsidRPr="00E51F32">
        <w:rPr>
          <w:rFonts w:ascii="Times New Roman" w:hAnsi="Times New Roman"/>
          <w:i/>
          <w:iCs/>
        </w:rPr>
        <w:t>where a breach made by the Supplier is incapable of being remedied or is not remedied within fifteen (15) days from the receipt of the Purchaser’s written notification</w:t>
      </w:r>
      <w:r w:rsidR="003077E1" w:rsidRPr="00E51F32">
        <w:rPr>
          <w:rFonts w:ascii="Times New Roman" w:hAnsi="Times New Roman"/>
          <w:i/>
          <w:spacing w:val="-3"/>
        </w:rPr>
        <w:t>.</w:t>
      </w:r>
    </w:p>
    <w:p w14:paraId="35AD372D" w14:textId="77777777" w:rsidR="003077E1" w:rsidRPr="00E51F32" w:rsidRDefault="003077E1" w:rsidP="00DA541C">
      <w:pPr>
        <w:keepNext/>
        <w:widowControl w:val="0"/>
        <w:ind w:left="1134"/>
        <w:jc w:val="both"/>
        <w:rPr>
          <w:rFonts w:ascii="Times New Roman" w:hAnsi="Times New Roman"/>
          <w:lang w:val="nl-NL"/>
        </w:rPr>
      </w:pPr>
    </w:p>
    <w:p w14:paraId="2A8E8106" w14:textId="77777777" w:rsidR="00904944" w:rsidRPr="00E51F32" w:rsidRDefault="00904944" w:rsidP="00864BEE">
      <w:pPr>
        <w:pStyle w:val="oancuaDanhsach"/>
        <w:keepNext/>
        <w:widowControl w:val="0"/>
        <w:numPr>
          <w:ilvl w:val="0"/>
          <w:numId w:val="9"/>
        </w:numPr>
        <w:tabs>
          <w:tab w:val="left" w:pos="1134"/>
        </w:tabs>
        <w:spacing w:after="0" w:line="240" w:lineRule="auto"/>
        <w:ind w:left="1134" w:hanging="567"/>
        <w:contextualSpacing w:val="0"/>
        <w:jc w:val="both"/>
        <w:rPr>
          <w:rFonts w:ascii="Times New Roman" w:hAnsi="Times New Roman"/>
          <w:sz w:val="24"/>
          <w:szCs w:val="24"/>
          <w:lang w:val="nl-NL"/>
        </w:rPr>
      </w:pPr>
      <w:bookmarkStart w:id="198" w:name="_Ref36479049"/>
      <w:r w:rsidRPr="00E51F32">
        <w:rPr>
          <w:rFonts w:ascii="Times New Roman" w:hAnsi="Times New Roman"/>
          <w:sz w:val="24"/>
          <w:szCs w:val="24"/>
          <w:lang w:val="nl-NL"/>
        </w:rPr>
        <w:t>Một Bên bị tuyên bố phá sản hoặc bị giải thể. Khi đó, quyền và nghĩa vụ của Các Bên được xử lý theo quy định của pháp luật liên quan.</w:t>
      </w:r>
      <w:bookmarkEnd w:id="198"/>
    </w:p>
    <w:p w14:paraId="37F88FE8" w14:textId="77777777" w:rsidR="00904944" w:rsidRPr="00E51F32" w:rsidRDefault="00904944" w:rsidP="00DA541C">
      <w:pPr>
        <w:pStyle w:val="oancuaDanhsach"/>
        <w:keepNext/>
        <w:widowControl w:val="0"/>
        <w:spacing w:after="0" w:line="240" w:lineRule="auto"/>
        <w:ind w:left="1134"/>
        <w:jc w:val="both"/>
        <w:rPr>
          <w:rFonts w:ascii="Times New Roman" w:hAnsi="Times New Roman"/>
          <w:i/>
          <w:sz w:val="24"/>
          <w:szCs w:val="24"/>
          <w:lang w:val="nl-NL"/>
        </w:rPr>
      </w:pPr>
      <w:r w:rsidRPr="00E51F32">
        <w:rPr>
          <w:rFonts w:ascii="Times New Roman" w:hAnsi="Times New Roman"/>
          <w:i/>
          <w:sz w:val="24"/>
          <w:szCs w:val="24"/>
          <w:lang w:val="nl-NL"/>
        </w:rPr>
        <w:t>Either Party is declared bankrupt or disolved. In such case, rights and obligations of the Parties will be settled in compliance with the relevant laws.</w:t>
      </w:r>
    </w:p>
    <w:bookmarkEnd w:id="191"/>
    <w:p w14:paraId="55B5911F" w14:textId="77777777" w:rsidR="00904944" w:rsidRPr="00E51F32" w:rsidRDefault="00904944" w:rsidP="00DA541C">
      <w:pPr>
        <w:pStyle w:val="oancuaDanhsach"/>
        <w:keepNext/>
        <w:widowControl w:val="0"/>
        <w:spacing w:after="0" w:line="240" w:lineRule="auto"/>
        <w:jc w:val="both"/>
        <w:rPr>
          <w:rFonts w:ascii="Times New Roman" w:hAnsi="Times New Roman"/>
          <w:sz w:val="24"/>
          <w:szCs w:val="24"/>
          <w:lang w:val="nl-NL"/>
        </w:rPr>
      </w:pPr>
    </w:p>
    <w:p w14:paraId="6F62F756" w14:textId="7C7C666C" w:rsidR="00E906F1" w:rsidRPr="00E51F32" w:rsidRDefault="00E906F1" w:rsidP="00864BEE">
      <w:pPr>
        <w:pStyle w:val="oancuaDanhsach"/>
        <w:keepNext/>
        <w:widowControl w:val="0"/>
        <w:numPr>
          <w:ilvl w:val="1"/>
          <w:numId w:val="27"/>
        </w:numPr>
        <w:tabs>
          <w:tab w:val="left" w:pos="567"/>
        </w:tabs>
        <w:spacing w:after="0" w:line="240" w:lineRule="auto"/>
        <w:ind w:left="567" w:hanging="567"/>
        <w:jc w:val="both"/>
        <w:rPr>
          <w:rFonts w:ascii="Times New Roman" w:hAnsi="Times New Roman"/>
          <w:sz w:val="24"/>
          <w:szCs w:val="24"/>
          <w:lang w:val="nl-NL"/>
        </w:rPr>
      </w:pPr>
      <w:r w:rsidRPr="00E51F32">
        <w:rPr>
          <w:rFonts w:ascii="Times New Roman" w:hAnsi="Times New Roman"/>
          <w:sz w:val="24"/>
          <w:szCs w:val="24"/>
          <w:lang w:val="nl-NL"/>
        </w:rPr>
        <w:t>Hậu quả của việc chấm dứt Hợp Đồng</w:t>
      </w:r>
    </w:p>
    <w:p w14:paraId="4B723B57" w14:textId="75E50546" w:rsidR="00E906F1" w:rsidRPr="00E51F32" w:rsidRDefault="00E906F1" w:rsidP="00DA541C">
      <w:pPr>
        <w:pStyle w:val="oancuaDanhsach"/>
        <w:keepNext/>
        <w:widowControl w:val="0"/>
        <w:tabs>
          <w:tab w:val="left" w:pos="567"/>
        </w:tabs>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t>Consequences of the termination of the Contract</w:t>
      </w:r>
    </w:p>
    <w:p w14:paraId="6E083A06" w14:textId="4CA6F216" w:rsidR="00E906F1" w:rsidRPr="00E51F32" w:rsidRDefault="00E906F1" w:rsidP="00DA541C">
      <w:pPr>
        <w:pStyle w:val="oancuaDanhsach"/>
        <w:keepNext/>
        <w:widowControl w:val="0"/>
        <w:tabs>
          <w:tab w:val="left" w:pos="567"/>
        </w:tabs>
        <w:spacing w:after="0" w:line="240" w:lineRule="auto"/>
        <w:ind w:left="567"/>
        <w:jc w:val="both"/>
        <w:rPr>
          <w:rFonts w:ascii="Times New Roman" w:hAnsi="Times New Roman"/>
          <w:sz w:val="24"/>
          <w:szCs w:val="24"/>
        </w:rPr>
      </w:pPr>
    </w:p>
    <w:p w14:paraId="3BA22436" w14:textId="027E440B" w:rsidR="00E906F1" w:rsidRPr="00E51F32" w:rsidRDefault="00EB3DA8" w:rsidP="00864BEE">
      <w:pPr>
        <w:pStyle w:val="oancuaDanhsach"/>
        <w:keepNext/>
        <w:widowControl w:val="0"/>
        <w:numPr>
          <w:ilvl w:val="0"/>
          <w:numId w:val="10"/>
        </w:numPr>
        <w:tabs>
          <w:tab w:val="left" w:pos="567"/>
          <w:tab w:val="left" w:pos="1134"/>
        </w:tabs>
        <w:spacing w:after="0" w:line="240" w:lineRule="auto"/>
        <w:ind w:left="1134" w:hanging="567"/>
        <w:jc w:val="both"/>
        <w:rPr>
          <w:rFonts w:ascii="Times New Roman" w:hAnsi="Times New Roman"/>
          <w:sz w:val="24"/>
          <w:szCs w:val="24"/>
        </w:rPr>
      </w:pPr>
      <w:proofErr w:type="spellStart"/>
      <w:r w:rsidRPr="00E51F32">
        <w:rPr>
          <w:rFonts w:ascii="Times New Roman" w:hAnsi="Times New Roman"/>
          <w:sz w:val="24"/>
          <w:szCs w:val="24"/>
        </w:rPr>
        <w:t>Nếu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r w:rsidR="000663D1" w:rsidRPr="00E51F32">
        <w:rPr>
          <w:rFonts w:ascii="Times New Roman" w:hAnsi="Times New Roman"/>
          <w:sz w:val="24"/>
          <w:szCs w:val="24"/>
        </w:rPr>
        <w:t>ĐIỀU</w:t>
      </w:r>
      <w:r w:rsidRPr="00E51F32">
        <w:rPr>
          <w:rFonts w:ascii="Times New Roman" w:hAnsi="Times New Roman"/>
          <w:sz w:val="24"/>
          <w:szCs w:val="24"/>
        </w:rPr>
        <w:t xml:space="preserve"> </w:t>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_Ref36479032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11.2</w:t>
      </w:r>
      <w:r w:rsidR="000663D1" w:rsidRPr="00E51F32">
        <w:rPr>
          <w:rFonts w:ascii="Times New Roman" w:hAnsi="Times New Roman"/>
          <w:sz w:val="24"/>
          <w:szCs w:val="24"/>
        </w:rPr>
        <w:fldChar w:fldCharType="end"/>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_Ref36479035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(a)</w:t>
      </w:r>
      <w:r w:rsidR="000663D1" w:rsidRPr="00E51F32">
        <w:rPr>
          <w:rFonts w:ascii="Times New Roman" w:hAnsi="Times New Roman"/>
          <w:sz w:val="24"/>
          <w:szCs w:val="24"/>
        </w:rPr>
        <w:fldChar w:fldCharType="end"/>
      </w:r>
      <w:r w:rsidRPr="00E51F32">
        <w:rPr>
          <w:rFonts w:ascii="Times New Roman" w:hAnsi="Times New Roman"/>
          <w:sz w:val="24"/>
          <w:szCs w:val="24"/>
        </w:rPr>
        <w:t xml:space="preserve">, </w:t>
      </w:r>
      <w:proofErr w:type="spellStart"/>
      <w:r w:rsidRPr="00E51F32">
        <w:rPr>
          <w:rFonts w:ascii="Times New Roman" w:hAnsi="Times New Roman"/>
          <w:sz w:val="24"/>
          <w:szCs w:val="24"/>
        </w:rPr>
        <w:t>quyền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nghĩa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vụ</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Các </w:t>
      </w:r>
      <w:proofErr w:type="spellStart"/>
      <w:r w:rsidRPr="00E51F32">
        <w:rPr>
          <w:rFonts w:ascii="Times New Roman" w:hAnsi="Times New Roman"/>
          <w:sz w:val="24"/>
          <w:szCs w:val="24"/>
        </w:rPr>
        <w:t>Bên</w:t>
      </w:r>
      <w:proofErr w:type="spellEnd"/>
      <w:r w:rsidR="00D53F74" w:rsidRPr="00E51F32">
        <w:rPr>
          <w:rFonts w:ascii="Times New Roman" w:hAnsi="Times New Roman"/>
          <w:sz w:val="24"/>
          <w:szCs w:val="24"/>
        </w:rPr>
        <w:t xml:space="preserve"> </w:t>
      </w:r>
      <w:proofErr w:type="spellStart"/>
      <w:r w:rsidR="00D53F74" w:rsidRPr="00E51F32">
        <w:rPr>
          <w:rFonts w:ascii="Times New Roman" w:hAnsi="Times New Roman"/>
          <w:sz w:val="24"/>
          <w:szCs w:val="24"/>
        </w:rPr>
        <w:t>sẽ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00D53F74" w:rsidRPr="00E51F32">
        <w:rPr>
          <w:rFonts w:ascii="Times New Roman" w:hAnsi="Times New Roman"/>
          <w:sz w:val="24"/>
          <w:szCs w:val="24"/>
        </w:rPr>
        <w:t>.</w:t>
      </w:r>
    </w:p>
    <w:p w14:paraId="0B689245" w14:textId="0586AA45" w:rsidR="00D53F74" w:rsidRPr="00E51F32"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i/>
          <w:iCs/>
          <w:sz w:val="24"/>
          <w:szCs w:val="24"/>
        </w:rPr>
      </w:pPr>
      <w:r w:rsidRPr="00E51F32">
        <w:rPr>
          <w:rFonts w:ascii="Times New Roman" w:hAnsi="Times New Roman"/>
          <w:i/>
          <w:iCs/>
          <w:sz w:val="24"/>
          <w:szCs w:val="24"/>
        </w:rPr>
        <w:t xml:space="preserve">If the Contract is terminated pursuant to </w:t>
      </w:r>
      <w:r w:rsidR="000663D1" w:rsidRPr="00E51F32">
        <w:rPr>
          <w:rFonts w:ascii="Times New Roman" w:hAnsi="Times New Roman"/>
          <w:i/>
          <w:iCs/>
          <w:sz w:val="24"/>
          <w:szCs w:val="24"/>
        </w:rPr>
        <w:t>ARTICLE</w:t>
      </w:r>
      <w:r w:rsidRPr="00E51F32">
        <w:rPr>
          <w:rFonts w:ascii="Times New Roman" w:hAnsi="Times New Roman"/>
          <w:i/>
          <w:iCs/>
          <w:sz w:val="24"/>
          <w:szCs w:val="24"/>
        </w:rPr>
        <w:t xml:space="preserve"> </w:t>
      </w:r>
      <w:r w:rsidR="000663D1" w:rsidRPr="00E51F32">
        <w:rPr>
          <w:rFonts w:ascii="Times New Roman" w:hAnsi="Times New Roman"/>
          <w:i/>
          <w:iCs/>
          <w:sz w:val="24"/>
          <w:szCs w:val="24"/>
        </w:rPr>
        <w:fldChar w:fldCharType="begin"/>
      </w:r>
      <w:r w:rsidR="000663D1" w:rsidRPr="00E51F32">
        <w:rPr>
          <w:rFonts w:ascii="Times New Roman" w:hAnsi="Times New Roman"/>
          <w:i/>
          <w:iCs/>
          <w:sz w:val="24"/>
          <w:szCs w:val="24"/>
        </w:rPr>
        <w:instrText xml:space="preserve"> REF _Ref36479032 \r \h  \* MERGEFORMAT </w:instrText>
      </w:r>
      <w:r w:rsidR="000663D1" w:rsidRPr="00E51F32">
        <w:rPr>
          <w:rFonts w:ascii="Times New Roman" w:hAnsi="Times New Roman"/>
          <w:i/>
          <w:iCs/>
          <w:sz w:val="24"/>
          <w:szCs w:val="24"/>
        </w:rPr>
      </w:r>
      <w:r w:rsidR="000663D1" w:rsidRPr="00E51F32">
        <w:rPr>
          <w:rFonts w:ascii="Times New Roman" w:hAnsi="Times New Roman"/>
          <w:i/>
          <w:iCs/>
          <w:sz w:val="24"/>
          <w:szCs w:val="24"/>
        </w:rPr>
        <w:fldChar w:fldCharType="separate"/>
      </w:r>
      <w:r w:rsidR="00D73A3A">
        <w:rPr>
          <w:rFonts w:ascii="Times New Roman" w:hAnsi="Times New Roman"/>
          <w:i/>
          <w:iCs/>
          <w:sz w:val="24"/>
          <w:szCs w:val="24"/>
        </w:rPr>
        <w:t>11.2</w:t>
      </w:r>
      <w:r w:rsidR="000663D1" w:rsidRPr="00E51F32">
        <w:rPr>
          <w:rFonts w:ascii="Times New Roman" w:hAnsi="Times New Roman"/>
          <w:i/>
          <w:iCs/>
          <w:sz w:val="24"/>
          <w:szCs w:val="24"/>
        </w:rPr>
        <w:fldChar w:fldCharType="end"/>
      </w:r>
      <w:r w:rsidR="000663D1" w:rsidRPr="00E51F32">
        <w:rPr>
          <w:rFonts w:ascii="Times New Roman" w:hAnsi="Times New Roman"/>
          <w:i/>
          <w:iCs/>
          <w:sz w:val="24"/>
          <w:szCs w:val="24"/>
        </w:rPr>
        <w:fldChar w:fldCharType="begin"/>
      </w:r>
      <w:r w:rsidR="000663D1" w:rsidRPr="00E51F32">
        <w:rPr>
          <w:rFonts w:ascii="Times New Roman" w:hAnsi="Times New Roman"/>
          <w:i/>
          <w:iCs/>
          <w:sz w:val="24"/>
          <w:szCs w:val="24"/>
        </w:rPr>
        <w:instrText xml:space="preserve"> REF _Ref36479035 \r \h  \* MERGEFORMAT </w:instrText>
      </w:r>
      <w:r w:rsidR="000663D1" w:rsidRPr="00E51F32">
        <w:rPr>
          <w:rFonts w:ascii="Times New Roman" w:hAnsi="Times New Roman"/>
          <w:i/>
          <w:iCs/>
          <w:sz w:val="24"/>
          <w:szCs w:val="24"/>
        </w:rPr>
      </w:r>
      <w:r w:rsidR="000663D1" w:rsidRPr="00E51F32">
        <w:rPr>
          <w:rFonts w:ascii="Times New Roman" w:hAnsi="Times New Roman"/>
          <w:i/>
          <w:iCs/>
          <w:sz w:val="24"/>
          <w:szCs w:val="24"/>
        </w:rPr>
        <w:fldChar w:fldCharType="separate"/>
      </w:r>
      <w:r w:rsidR="00D73A3A">
        <w:rPr>
          <w:rFonts w:ascii="Times New Roman" w:hAnsi="Times New Roman"/>
          <w:i/>
          <w:iCs/>
          <w:sz w:val="24"/>
          <w:szCs w:val="24"/>
        </w:rPr>
        <w:t>(a)</w:t>
      </w:r>
      <w:r w:rsidR="000663D1" w:rsidRPr="00E51F32">
        <w:rPr>
          <w:rFonts w:ascii="Times New Roman" w:hAnsi="Times New Roman"/>
          <w:i/>
          <w:iCs/>
          <w:sz w:val="24"/>
          <w:szCs w:val="24"/>
        </w:rPr>
        <w:fldChar w:fldCharType="end"/>
      </w:r>
      <w:r w:rsidRPr="00E51F32">
        <w:rPr>
          <w:rFonts w:ascii="Times New Roman" w:hAnsi="Times New Roman"/>
          <w:i/>
          <w:iCs/>
          <w:sz w:val="24"/>
          <w:szCs w:val="24"/>
        </w:rPr>
        <w:t>, the rights and obligations of the Parties shall be in accordance with the Contract.</w:t>
      </w:r>
    </w:p>
    <w:p w14:paraId="23C03A77" w14:textId="77777777" w:rsidR="00D53F74" w:rsidRPr="00E51F32"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i/>
          <w:iCs/>
          <w:sz w:val="24"/>
          <w:szCs w:val="24"/>
        </w:rPr>
      </w:pPr>
    </w:p>
    <w:p w14:paraId="5B40A50A" w14:textId="60BDCFE6" w:rsidR="00D53F74" w:rsidRPr="00E51F32" w:rsidRDefault="00D53F74" w:rsidP="00864BEE">
      <w:pPr>
        <w:pStyle w:val="oancuaDanhsach"/>
        <w:keepNext/>
        <w:widowControl w:val="0"/>
        <w:numPr>
          <w:ilvl w:val="0"/>
          <w:numId w:val="10"/>
        </w:numPr>
        <w:tabs>
          <w:tab w:val="left" w:pos="567"/>
          <w:tab w:val="left" w:pos="1134"/>
        </w:tabs>
        <w:spacing w:after="0" w:line="240" w:lineRule="auto"/>
        <w:ind w:left="1134" w:hanging="567"/>
        <w:jc w:val="both"/>
        <w:rPr>
          <w:rFonts w:ascii="Times New Roman" w:hAnsi="Times New Roman"/>
          <w:sz w:val="24"/>
          <w:szCs w:val="24"/>
        </w:rPr>
      </w:pPr>
      <w:proofErr w:type="spellStart"/>
      <w:r w:rsidRPr="00E51F32">
        <w:rPr>
          <w:rFonts w:ascii="Times New Roman" w:hAnsi="Times New Roman"/>
          <w:sz w:val="24"/>
          <w:szCs w:val="24"/>
        </w:rPr>
        <w:t>Nếu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r w:rsidR="000663D1" w:rsidRPr="00E51F32">
        <w:rPr>
          <w:rFonts w:ascii="Times New Roman" w:hAnsi="Times New Roman"/>
          <w:sz w:val="24"/>
          <w:szCs w:val="24"/>
        </w:rPr>
        <w:t xml:space="preserve">ĐIỀU </w:t>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_Ref36479032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11.2</w:t>
      </w:r>
      <w:r w:rsidR="000663D1" w:rsidRPr="00E51F32">
        <w:rPr>
          <w:rFonts w:ascii="Times New Roman" w:hAnsi="Times New Roman"/>
          <w:sz w:val="24"/>
          <w:szCs w:val="24"/>
        </w:rPr>
        <w:fldChar w:fldCharType="end"/>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_Ref36479037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(b)</w:t>
      </w:r>
      <w:r w:rsidR="000663D1" w:rsidRPr="00E51F32">
        <w:rPr>
          <w:rFonts w:ascii="Times New Roman" w:hAnsi="Times New Roman"/>
          <w:sz w:val="24"/>
          <w:szCs w:val="24"/>
        </w:rPr>
        <w:fldChar w:fldCharType="end"/>
      </w:r>
      <w:r w:rsidRPr="00E51F32">
        <w:rPr>
          <w:rFonts w:ascii="Times New Roman" w:hAnsi="Times New Roman"/>
          <w:sz w:val="24"/>
          <w:szCs w:val="24"/>
        </w:rPr>
        <w:t xml:space="preserve">, </w:t>
      </w:r>
      <w:proofErr w:type="spellStart"/>
      <w:r w:rsidRPr="00E51F32">
        <w:rPr>
          <w:rFonts w:ascii="Times New Roman" w:hAnsi="Times New Roman"/>
          <w:sz w:val="24"/>
          <w:szCs w:val="24"/>
        </w:rPr>
        <w:t>quyền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nghĩa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vụ</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sẽ</w:t>
      </w:r>
      <w:proofErr w:type="spellEnd"/>
      <w:r w:rsidRPr="00E51F32">
        <w:rPr>
          <w:rFonts w:ascii="Times New Roman" w:hAnsi="Times New Roman"/>
          <w:sz w:val="24"/>
          <w:szCs w:val="24"/>
        </w:rPr>
        <w:t xml:space="preserve"> do Các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thỏa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thuận</w:t>
      </w:r>
      <w:proofErr w:type="spellEnd"/>
      <w:r w:rsidRPr="00E51F32">
        <w:rPr>
          <w:rFonts w:ascii="Times New Roman" w:hAnsi="Times New Roman"/>
          <w:sz w:val="24"/>
          <w:szCs w:val="24"/>
        </w:rPr>
        <w:t>.</w:t>
      </w:r>
    </w:p>
    <w:p w14:paraId="29A0EF88" w14:textId="13222B9A" w:rsidR="00D53F74" w:rsidRPr="00E51F32"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i/>
          <w:spacing w:val="-3"/>
          <w:sz w:val="24"/>
          <w:szCs w:val="24"/>
        </w:rPr>
      </w:pPr>
      <w:r w:rsidRPr="00E51F32">
        <w:rPr>
          <w:rFonts w:ascii="Times New Roman" w:hAnsi="Times New Roman"/>
          <w:i/>
          <w:spacing w:val="-3"/>
          <w:sz w:val="24"/>
          <w:szCs w:val="24"/>
        </w:rPr>
        <w:t xml:space="preserve">If the Contract is terminated pursuant to </w:t>
      </w:r>
      <w:r w:rsidR="000663D1" w:rsidRPr="00E51F32">
        <w:rPr>
          <w:rFonts w:ascii="Times New Roman" w:hAnsi="Times New Roman"/>
          <w:i/>
          <w:spacing w:val="-3"/>
          <w:sz w:val="24"/>
          <w:szCs w:val="24"/>
        </w:rPr>
        <w:t>ARTICLE</w:t>
      </w:r>
      <w:r w:rsidRPr="00E51F32">
        <w:rPr>
          <w:rFonts w:ascii="Times New Roman" w:hAnsi="Times New Roman"/>
          <w:i/>
          <w:spacing w:val="-3"/>
          <w:sz w:val="24"/>
          <w:szCs w:val="24"/>
        </w:rPr>
        <w:t xml:space="preserve"> </w:t>
      </w:r>
      <w:r w:rsidR="000663D1" w:rsidRPr="00E51F32">
        <w:rPr>
          <w:rFonts w:ascii="Times New Roman" w:hAnsi="Times New Roman"/>
          <w:i/>
          <w:iCs/>
          <w:sz w:val="24"/>
          <w:szCs w:val="24"/>
        </w:rPr>
        <w:fldChar w:fldCharType="begin"/>
      </w:r>
      <w:r w:rsidR="000663D1" w:rsidRPr="00E51F32">
        <w:rPr>
          <w:rFonts w:ascii="Times New Roman" w:hAnsi="Times New Roman"/>
          <w:i/>
          <w:iCs/>
          <w:sz w:val="24"/>
          <w:szCs w:val="24"/>
        </w:rPr>
        <w:instrText xml:space="preserve"> REF _Ref36479032 \r \h  \* MERGEFORMAT </w:instrText>
      </w:r>
      <w:r w:rsidR="000663D1" w:rsidRPr="00E51F32">
        <w:rPr>
          <w:rFonts w:ascii="Times New Roman" w:hAnsi="Times New Roman"/>
          <w:i/>
          <w:iCs/>
          <w:sz w:val="24"/>
          <w:szCs w:val="24"/>
        </w:rPr>
      </w:r>
      <w:r w:rsidR="000663D1" w:rsidRPr="00E51F32">
        <w:rPr>
          <w:rFonts w:ascii="Times New Roman" w:hAnsi="Times New Roman"/>
          <w:i/>
          <w:iCs/>
          <w:sz w:val="24"/>
          <w:szCs w:val="24"/>
        </w:rPr>
        <w:fldChar w:fldCharType="separate"/>
      </w:r>
      <w:r w:rsidR="00D73A3A">
        <w:rPr>
          <w:rFonts w:ascii="Times New Roman" w:hAnsi="Times New Roman"/>
          <w:i/>
          <w:iCs/>
          <w:sz w:val="24"/>
          <w:szCs w:val="24"/>
        </w:rPr>
        <w:t>11.2</w:t>
      </w:r>
      <w:r w:rsidR="000663D1" w:rsidRPr="00E51F32">
        <w:rPr>
          <w:rFonts w:ascii="Times New Roman" w:hAnsi="Times New Roman"/>
          <w:i/>
          <w:iCs/>
          <w:sz w:val="24"/>
          <w:szCs w:val="24"/>
        </w:rPr>
        <w:fldChar w:fldCharType="end"/>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_Ref36479037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(b)</w:t>
      </w:r>
      <w:r w:rsidR="000663D1" w:rsidRPr="00E51F32">
        <w:rPr>
          <w:rFonts w:ascii="Times New Roman" w:hAnsi="Times New Roman"/>
          <w:sz w:val="24"/>
          <w:szCs w:val="24"/>
        </w:rPr>
        <w:fldChar w:fldCharType="end"/>
      </w:r>
      <w:r w:rsidRPr="00E51F32">
        <w:rPr>
          <w:rFonts w:ascii="Times New Roman" w:hAnsi="Times New Roman"/>
          <w:i/>
          <w:spacing w:val="-3"/>
          <w:sz w:val="24"/>
          <w:szCs w:val="24"/>
        </w:rPr>
        <w:t>, the rights and obligations shall be agreed by the Parties.</w:t>
      </w:r>
      <w:r w:rsidR="000663D1" w:rsidRPr="00E51F32">
        <w:rPr>
          <w:rFonts w:ascii="Times New Roman" w:hAnsi="Times New Roman"/>
          <w:i/>
          <w:spacing w:val="-3"/>
          <w:sz w:val="24"/>
          <w:szCs w:val="24"/>
        </w:rPr>
        <w:t xml:space="preserve"> </w:t>
      </w:r>
    </w:p>
    <w:p w14:paraId="41D5930C" w14:textId="5D5F7861" w:rsidR="00D53F74" w:rsidRPr="00E51F32"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b/>
          <w:bCs/>
          <w:sz w:val="24"/>
          <w:szCs w:val="24"/>
        </w:rPr>
      </w:pPr>
    </w:p>
    <w:p w14:paraId="58DA5915" w14:textId="74C1DE6D" w:rsidR="00D53F74" w:rsidRPr="00E51F32" w:rsidRDefault="00D53F74" w:rsidP="00864BEE">
      <w:pPr>
        <w:pStyle w:val="oancuaDanhsach"/>
        <w:keepNext/>
        <w:widowControl w:val="0"/>
        <w:numPr>
          <w:ilvl w:val="0"/>
          <w:numId w:val="10"/>
        </w:numPr>
        <w:tabs>
          <w:tab w:val="left" w:pos="567"/>
          <w:tab w:val="left" w:pos="1134"/>
        </w:tabs>
        <w:spacing w:after="0" w:line="240" w:lineRule="auto"/>
        <w:ind w:left="1134" w:hanging="567"/>
        <w:jc w:val="both"/>
        <w:rPr>
          <w:rFonts w:ascii="Times New Roman" w:hAnsi="Times New Roman"/>
          <w:sz w:val="24"/>
          <w:szCs w:val="24"/>
        </w:rPr>
      </w:pPr>
      <w:proofErr w:type="spellStart"/>
      <w:r w:rsidRPr="00E51F32">
        <w:rPr>
          <w:rFonts w:ascii="Times New Roman" w:hAnsi="Times New Roman"/>
          <w:sz w:val="24"/>
          <w:szCs w:val="24"/>
        </w:rPr>
        <w:t>Nếu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r w:rsidR="000663D1" w:rsidRPr="00E51F32">
        <w:rPr>
          <w:rFonts w:ascii="Times New Roman" w:hAnsi="Times New Roman"/>
          <w:sz w:val="24"/>
          <w:szCs w:val="24"/>
        </w:rPr>
        <w:t>ĐIỀU</w:t>
      </w:r>
      <w:r w:rsidRPr="00E51F32">
        <w:rPr>
          <w:rFonts w:ascii="Times New Roman" w:hAnsi="Times New Roman"/>
          <w:sz w:val="24"/>
          <w:szCs w:val="24"/>
        </w:rPr>
        <w:t xml:space="preserve"> </w:t>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_Ref36479032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11.2</w:t>
      </w:r>
      <w:r w:rsidR="000663D1" w:rsidRPr="00E51F32">
        <w:rPr>
          <w:rFonts w:ascii="Times New Roman" w:hAnsi="Times New Roman"/>
          <w:sz w:val="24"/>
          <w:szCs w:val="24"/>
        </w:rPr>
        <w:fldChar w:fldCharType="end"/>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_Ref36479039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(c)</w:t>
      </w:r>
      <w:r w:rsidR="000663D1" w:rsidRPr="00E51F32">
        <w:rPr>
          <w:rFonts w:ascii="Times New Roman" w:hAnsi="Times New Roman"/>
          <w:sz w:val="24"/>
          <w:szCs w:val="24"/>
        </w:rPr>
        <w:fldChar w:fldCharType="end"/>
      </w:r>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và</w:t>
      </w:r>
      <w:proofErr w:type="spellEnd"/>
      <w:r w:rsidR="0094568E" w:rsidRPr="00E51F32">
        <w:rPr>
          <w:rFonts w:ascii="Times New Roman" w:hAnsi="Times New Roman"/>
          <w:sz w:val="24"/>
          <w:szCs w:val="24"/>
        </w:rPr>
        <w:t xml:space="preserve"> </w:t>
      </w:r>
      <w:r w:rsidR="000663D1" w:rsidRPr="00E51F32">
        <w:rPr>
          <w:rFonts w:ascii="Times New Roman" w:hAnsi="Times New Roman"/>
          <w:sz w:val="24"/>
          <w:szCs w:val="24"/>
        </w:rPr>
        <w:t>ĐIỀU</w:t>
      </w:r>
      <w:r w:rsidR="0094568E" w:rsidRPr="00E51F32">
        <w:rPr>
          <w:rFonts w:ascii="Times New Roman" w:hAnsi="Times New Roman"/>
          <w:sz w:val="24"/>
          <w:szCs w:val="24"/>
        </w:rPr>
        <w:t xml:space="preserve"> </w:t>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_Ref36479032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11.2</w:t>
      </w:r>
      <w:r w:rsidR="000663D1" w:rsidRPr="00E51F32">
        <w:rPr>
          <w:rFonts w:ascii="Times New Roman" w:hAnsi="Times New Roman"/>
          <w:sz w:val="24"/>
          <w:szCs w:val="24"/>
        </w:rPr>
        <w:fldChar w:fldCharType="end"/>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_Ref36479049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(f)</w:t>
      </w:r>
      <w:r w:rsidR="000663D1" w:rsidRPr="00E51F32">
        <w:rPr>
          <w:rFonts w:ascii="Times New Roman" w:hAnsi="Times New Roman"/>
          <w:sz w:val="24"/>
          <w:szCs w:val="24"/>
        </w:rPr>
        <w:fldChar w:fldCharType="end"/>
      </w:r>
      <w:r w:rsidRPr="00E51F32">
        <w:rPr>
          <w:rFonts w:ascii="Times New Roman" w:hAnsi="Times New Roman"/>
          <w:sz w:val="24"/>
          <w:szCs w:val="24"/>
        </w:rPr>
        <w:t xml:space="preserve">, </w:t>
      </w:r>
      <w:proofErr w:type="spellStart"/>
      <w:r w:rsidRPr="00E51F32">
        <w:rPr>
          <w:rFonts w:ascii="Times New Roman" w:hAnsi="Times New Roman"/>
          <w:sz w:val="24"/>
          <w:szCs w:val="24"/>
        </w:rPr>
        <w:t>quyền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nghĩa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vụ</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định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luật</w:t>
      </w:r>
      <w:proofErr w:type="spellEnd"/>
      <w:r w:rsidRPr="00E51F32">
        <w:rPr>
          <w:rFonts w:ascii="Times New Roman" w:hAnsi="Times New Roman"/>
          <w:sz w:val="24"/>
          <w:szCs w:val="24"/>
        </w:rPr>
        <w:t>.</w:t>
      </w:r>
    </w:p>
    <w:p w14:paraId="4B985FC8" w14:textId="006F2239" w:rsidR="00D53F74" w:rsidRPr="00E51F32"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i/>
          <w:spacing w:val="-3"/>
          <w:sz w:val="24"/>
          <w:szCs w:val="24"/>
        </w:rPr>
      </w:pPr>
      <w:r w:rsidRPr="00E51F32">
        <w:rPr>
          <w:rFonts w:ascii="Times New Roman" w:hAnsi="Times New Roman"/>
          <w:i/>
          <w:spacing w:val="-3"/>
          <w:sz w:val="24"/>
          <w:szCs w:val="24"/>
        </w:rPr>
        <w:t xml:space="preserve">If the Contract is terminated pursuant to </w:t>
      </w:r>
      <w:r w:rsidR="000663D1" w:rsidRPr="00E51F32">
        <w:rPr>
          <w:rFonts w:ascii="Times New Roman" w:hAnsi="Times New Roman"/>
          <w:i/>
          <w:spacing w:val="-3"/>
          <w:sz w:val="24"/>
          <w:szCs w:val="24"/>
        </w:rPr>
        <w:t>ARTICLE</w:t>
      </w:r>
      <w:r w:rsidRPr="00E51F32">
        <w:rPr>
          <w:rFonts w:ascii="Times New Roman" w:hAnsi="Times New Roman"/>
          <w:i/>
          <w:spacing w:val="-3"/>
          <w:sz w:val="24"/>
          <w:szCs w:val="24"/>
        </w:rPr>
        <w:t xml:space="preserve"> </w:t>
      </w:r>
      <w:r w:rsidR="000663D1" w:rsidRPr="00E51F32">
        <w:rPr>
          <w:rFonts w:ascii="Times New Roman" w:hAnsi="Times New Roman"/>
          <w:i/>
          <w:iCs/>
          <w:sz w:val="24"/>
          <w:szCs w:val="24"/>
        </w:rPr>
        <w:fldChar w:fldCharType="begin"/>
      </w:r>
      <w:r w:rsidR="000663D1" w:rsidRPr="00E51F32">
        <w:rPr>
          <w:rFonts w:ascii="Times New Roman" w:hAnsi="Times New Roman"/>
          <w:i/>
          <w:iCs/>
          <w:sz w:val="24"/>
          <w:szCs w:val="24"/>
        </w:rPr>
        <w:instrText xml:space="preserve"> REF _Ref36479032 \r \h  \* MERGEFORMAT </w:instrText>
      </w:r>
      <w:r w:rsidR="000663D1" w:rsidRPr="00E51F32">
        <w:rPr>
          <w:rFonts w:ascii="Times New Roman" w:hAnsi="Times New Roman"/>
          <w:i/>
          <w:iCs/>
          <w:sz w:val="24"/>
          <w:szCs w:val="24"/>
        </w:rPr>
      </w:r>
      <w:r w:rsidR="000663D1" w:rsidRPr="00E51F32">
        <w:rPr>
          <w:rFonts w:ascii="Times New Roman" w:hAnsi="Times New Roman"/>
          <w:i/>
          <w:iCs/>
          <w:sz w:val="24"/>
          <w:szCs w:val="24"/>
        </w:rPr>
        <w:fldChar w:fldCharType="separate"/>
      </w:r>
      <w:r w:rsidR="00D73A3A">
        <w:rPr>
          <w:rFonts w:ascii="Times New Roman" w:hAnsi="Times New Roman"/>
          <w:i/>
          <w:iCs/>
          <w:sz w:val="24"/>
          <w:szCs w:val="24"/>
        </w:rPr>
        <w:t>11.2</w:t>
      </w:r>
      <w:r w:rsidR="000663D1" w:rsidRPr="00E51F32">
        <w:rPr>
          <w:rFonts w:ascii="Times New Roman" w:hAnsi="Times New Roman"/>
          <w:i/>
          <w:iCs/>
          <w:sz w:val="24"/>
          <w:szCs w:val="24"/>
        </w:rPr>
        <w:fldChar w:fldCharType="end"/>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_Ref36479039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(c)</w:t>
      </w:r>
      <w:r w:rsidR="000663D1" w:rsidRPr="00E51F32">
        <w:rPr>
          <w:rFonts w:ascii="Times New Roman" w:hAnsi="Times New Roman"/>
          <w:sz w:val="24"/>
          <w:szCs w:val="24"/>
        </w:rPr>
        <w:fldChar w:fldCharType="end"/>
      </w:r>
      <w:r w:rsidR="000663D1" w:rsidRPr="00E51F32">
        <w:rPr>
          <w:rFonts w:ascii="Times New Roman" w:hAnsi="Times New Roman"/>
          <w:sz w:val="24"/>
          <w:szCs w:val="24"/>
        </w:rPr>
        <w:t xml:space="preserve"> </w:t>
      </w:r>
      <w:r w:rsidR="0094568E" w:rsidRPr="00E51F32">
        <w:rPr>
          <w:rFonts w:ascii="Times New Roman" w:hAnsi="Times New Roman"/>
          <w:i/>
          <w:spacing w:val="-3"/>
          <w:sz w:val="24"/>
          <w:szCs w:val="24"/>
        </w:rPr>
        <w:t xml:space="preserve">and </w:t>
      </w:r>
      <w:r w:rsidR="000663D1" w:rsidRPr="00E51F32">
        <w:rPr>
          <w:rFonts w:ascii="Times New Roman" w:hAnsi="Times New Roman"/>
          <w:i/>
          <w:spacing w:val="-3"/>
          <w:sz w:val="24"/>
          <w:szCs w:val="24"/>
        </w:rPr>
        <w:t>ARTICLE</w:t>
      </w:r>
      <w:r w:rsidR="0094568E" w:rsidRPr="00E51F32">
        <w:rPr>
          <w:rFonts w:ascii="Times New Roman" w:hAnsi="Times New Roman"/>
          <w:i/>
          <w:spacing w:val="-3"/>
          <w:sz w:val="24"/>
          <w:szCs w:val="24"/>
        </w:rPr>
        <w:t xml:space="preserve"> </w:t>
      </w:r>
      <w:r w:rsidR="000663D1" w:rsidRPr="00E51F32">
        <w:rPr>
          <w:rFonts w:ascii="Times New Roman" w:hAnsi="Times New Roman"/>
          <w:i/>
          <w:iCs/>
          <w:sz w:val="24"/>
          <w:szCs w:val="24"/>
        </w:rPr>
        <w:fldChar w:fldCharType="begin"/>
      </w:r>
      <w:r w:rsidR="000663D1" w:rsidRPr="00E51F32">
        <w:rPr>
          <w:rFonts w:ascii="Times New Roman" w:hAnsi="Times New Roman"/>
          <w:i/>
          <w:iCs/>
          <w:sz w:val="24"/>
          <w:szCs w:val="24"/>
        </w:rPr>
        <w:instrText xml:space="preserve"> REF _Ref36479032 \r \h  \* MERGEFORMAT </w:instrText>
      </w:r>
      <w:r w:rsidR="000663D1" w:rsidRPr="00E51F32">
        <w:rPr>
          <w:rFonts w:ascii="Times New Roman" w:hAnsi="Times New Roman"/>
          <w:i/>
          <w:iCs/>
          <w:sz w:val="24"/>
          <w:szCs w:val="24"/>
        </w:rPr>
      </w:r>
      <w:r w:rsidR="000663D1" w:rsidRPr="00E51F32">
        <w:rPr>
          <w:rFonts w:ascii="Times New Roman" w:hAnsi="Times New Roman"/>
          <w:i/>
          <w:iCs/>
          <w:sz w:val="24"/>
          <w:szCs w:val="24"/>
        </w:rPr>
        <w:fldChar w:fldCharType="separate"/>
      </w:r>
      <w:r w:rsidR="00D73A3A">
        <w:rPr>
          <w:rFonts w:ascii="Times New Roman" w:hAnsi="Times New Roman"/>
          <w:i/>
          <w:iCs/>
          <w:sz w:val="24"/>
          <w:szCs w:val="24"/>
        </w:rPr>
        <w:t>11.2</w:t>
      </w:r>
      <w:r w:rsidR="000663D1" w:rsidRPr="00E51F32">
        <w:rPr>
          <w:rFonts w:ascii="Times New Roman" w:hAnsi="Times New Roman"/>
          <w:i/>
          <w:iCs/>
          <w:sz w:val="24"/>
          <w:szCs w:val="24"/>
        </w:rPr>
        <w:fldChar w:fldCharType="end"/>
      </w:r>
      <w:r w:rsidR="000663D1" w:rsidRPr="00E51F32">
        <w:rPr>
          <w:rFonts w:ascii="Times New Roman" w:hAnsi="Times New Roman"/>
          <w:i/>
          <w:iCs/>
          <w:sz w:val="24"/>
          <w:szCs w:val="24"/>
        </w:rPr>
        <w:fldChar w:fldCharType="begin"/>
      </w:r>
      <w:r w:rsidR="000663D1" w:rsidRPr="00E51F32">
        <w:rPr>
          <w:rFonts w:ascii="Times New Roman" w:hAnsi="Times New Roman"/>
          <w:i/>
          <w:iCs/>
          <w:sz w:val="24"/>
          <w:szCs w:val="24"/>
        </w:rPr>
        <w:instrText xml:space="preserve"> REF _Ref36479049 \r \h  \* MERGEFORMAT </w:instrText>
      </w:r>
      <w:r w:rsidR="000663D1" w:rsidRPr="00E51F32">
        <w:rPr>
          <w:rFonts w:ascii="Times New Roman" w:hAnsi="Times New Roman"/>
          <w:i/>
          <w:iCs/>
          <w:sz w:val="24"/>
          <w:szCs w:val="24"/>
        </w:rPr>
      </w:r>
      <w:r w:rsidR="000663D1" w:rsidRPr="00E51F32">
        <w:rPr>
          <w:rFonts w:ascii="Times New Roman" w:hAnsi="Times New Roman"/>
          <w:i/>
          <w:iCs/>
          <w:sz w:val="24"/>
          <w:szCs w:val="24"/>
        </w:rPr>
        <w:fldChar w:fldCharType="separate"/>
      </w:r>
      <w:r w:rsidR="00D73A3A">
        <w:rPr>
          <w:rFonts w:ascii="Times New Roman" w:hAnsi="Times New Roman"/>
          <w:i/>
          <w:iCs/>
          <w:sz w:val="24"/>
          <w:szCs w:val="24"/>
        </w:rPr>
        <w:t>(f)</w:t>
      </w:r>
      <w:r w:rsidR="000663D1" w:rsidRPr="00E51F32">
        <w:rPr>
          <w:rFonts w:ascii="Times New Roman" w:hAnsi="Times New Roman"/>
          <w:i/>
          <w:iCs/>
          <w:sz w:val="24"/>
          <w:szCs w:val="24"/>
        </w:rPr>
        <w:fldChar w:fldCharType="end"/>
      </w:r>
      <w:r w:rsidRPr="00E51F32">
        <w:rPr>
          <w:rFonts w:ascii="Times New Roman" w:hAnsi="Times New Roman"/>
          <w:i/>
          <w:spacing w:val="-3"/>
          <w:sz w:val="24"/>
          <w:szCs w:val="24"/>
        </w:rPr>
        <w:t xml:space="preserve">, the rights and obligations shall be in accordance with the prevailing laws. </w:t>
      </w:r>
      <w:r w:rsidR="000663D1" w:rsidRPr="00E51F32">
        <w:rPr>
          <w:rFonts w:ascii="Times New Roman" w:hAnsi="Times New Roman"/>
          <w:i/>
          <w:spacing w:val="-3"/>
          <w:sz w:val="24"/>
          <w:szCs w:val="24"/>
        </w:rPr>
        <w:t xml:space="preserve"> </w:t>
      </w:r>
    </w:p>
    <w:p w14:paraId="3299FF0D" w14:textId="0FCCAB37" w:rsidR="00D53F74" w:rsidRPr="00E51F32"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b/>
          <w:bCs/>
          <w:sz w:val="24"/>
          <w:szCs w:val="24"/>
        </w:rPr>
      </w:pPr>
    </w:p>
    <w:p w14:paraId="2756C8D0" w14:textId="4D721298" w:rsidR="00D53F74" w:rsidRPr="00E51F32" w:rsidRDefault="00D53F74" w:rsidP="00864BEE">
      <w:pPr>
        <w:pStyle w:val="oancuaDanhsach"/>
        <w:keepNext/>
        <w:widowControl w:val="0"/>
        <w:numPr>
          <w:ilvl w:val="0"/>
          <w:numId w:val="10"/>
        </w:numPr>
        <w:tabs>
          <w:tab w:val="left" w:pos="567"/>
          <w:tab w:val="left" w:pos="1134"/>
        </w:tabs>
        <w:spacing w:after="0" w:line="240" w:lineRule="auto"/>
        <w:ind w:left="1134" w:hanging="567"/>
        <w:jc w:val="both"/>
        <w:rPr>
          <w:rFonts w:ascii="Times New Roman" w:hAnsi="Times New Roman"/>
          <w:sz w:val="24"/>
          <w:szCs w:val="24"/>
        </w:rPr>
      </w:pPr>
      <w:proofErr w:type="spellStart"/>
      <w:r w:rsidRPr="00E51F32">
        <w:rPr>
          <w:rFonts w:ascii="Times New Roman" w:hAnsi="Times New Roman"/>
          <w:sz w:val="24"/>
          <w:szCs w:val="24"/>
        </w:rPr>
        <w:t>Nếu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r w:rsidR="009F6F51" w:rsidRPr="00E51F32">
        <w:rPr>
          <w:rFonts w:ascii="Times New Roman" w:hAnsi="Times New Roman"/>
          <w:sz w:val="24"/>
          <w:szCs w:val="24"/>
        </w:rPr>
        <w:t xml:space="preserve">ĐIỀU </w:t>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_Ref36479032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11.2</w:t>
      </w:r>
      <w:r w:rsidR="000663D1" w:rsidRPr="00E51F32">
        <w:rPr>
          <w:rFonts w:ascii="Times New Roman" w:hAnsi="Times New Roman"/>
          <w:sz w:val="24"/>
          <w:szCs w:val="24"/>
        </w:rPr>
        <w:fldChar w:fldCharType="end"/>
      </w:r>
      <w:r w:rsidR="000663D1" w:rsidRPr="00E51F32">
        <w:rPr>
          <w:rFonts w:ascii="Times New Roman" w:hAnsi="Times New Roman"/>
          <w:sz w:val="24"/>
          <w:szCs w:val="24"/>
        </w:rPr>
        <w:fldChar w:fldCharType="begin"/>
      </w:r>
      <w:r w:rsidR="000663D1" w:rsidRPr="00E51F32">
        <w:rPr>
          <w:rFonts w:ascii="Times New Roman" w:hAnsi="Times New Roman"/>
          <w:sz w:val="24"/>
          <w:szCs w:val="24"/>
        </w:rPr>
        <w:instrText xml:space="preserve"> REF _Ref36479041 \r \h </w:instrText>
      </w:r>
      <w:r w:rsidR="00214CD3" w:rsidRPr="00E51F32">
        <w:rPr>
          <w:rFonts w:ascii="Times New Roman" w:hAnsi="Times New Roman"/>
          <w:sz w:val="24"/>
          <w:szCs w:val="24"/>
        </w:rPr>
        <w:instrText xml:space="preserve"> \* MERGEFORMAT </w:instrText>
      </w:r>
      <w:r w:rsidR="000663D1" w:rsidRPr="00E51F32">
        <w:rPr>
          <w:rFonts w:ascii="Times New Roman" w:hAnsi="Times New Roman"/>
          <w:sz w:val="24"/>
          <w:szCs w:val="24"/>
        </w:rPr>
      </w:r>
      <w:r w:rsidR="000663D1" w:rsidRPr="00E51F32">
        <w:rPr>
          <w:rFonts w:ascii="Times New Roman" w:hAnsi="Times New Roman"/>
          <w:sz w:val="24"/>
          <w:szCs w:val="24"/>
        </w:rPr>
        <w:fldChar w:fldCharType="separate"/>
      </w:r>
      <w:r w:rsidR="00D73A3A">
        <w:rPr>
          <w:rFonts w:ascii="Times New Roman" w:hAnsi="Times New Roman"/>
          <w:sz w:val="24"/>
          <w:szCs w:val="24"/>
        </w:rPr>
        <w:t>(d)</w:t>
      </w:r>
      <w:r w:rsidR="000663D1" w:rsidRPr="00E51F32">
        <w:rPr>
          <w:rFonts w:ascii="Times New Roman" w:hAnsi="Times New Roman"/>
          <w:sz w:val="24"/>
          <w:szCs w:val="24"/>
        </w:rPr>
        <w:fldChar w:fldCharType="end"/>
      </w:r>
      <w:r w:rsidRPr="00E51F32">
        <w:rPr>
          <w:rFonts w:ascii="Times New Roman" w:hAnsi="Times New Roman"/>
          <w:sz w:val="24"/>
          <w:szCs w:val="24"/>
        </w:rPr>
        <w:t xml:space="preserve">, </w:t>
      </w:r>
      <w:proofErr w:type="spellStart"/>
      <w:r w:rsidR="0094568E" w:rsidRPr="00E51F32">
        <w:rPr>
          <w:rFonts w:ascii="Times New Roman" w:hAnsi="Times New Roman"/>
          <w:sz w:val="24"/>
          <w:szCs w:val="24"/>
        </w:rPr>
        <w:t>Bên</w:t>
      </w:r>
      <w:proofErr w:type="spellEnd"/>
      <w:r w:rsidR="0094568E" w:rsidRPr="00E51F32">
        <w:rPr>
          <w:rFonts w:ascii="Times New Roman" w:hAnsi="Times New Roman"/>
          <w:sz w:val="24"/>
          <w:szCs w:val="24"/>
        </w:rPr>
        <w:t xml:space="preserve"> Mua </w:t>
      </w:r>
      <w:proofErr w:type="spellStart"/>
      <w:r w:rsidR="0094568E" w:rsidRPr="00E51F32">
        <w:rPr>
          <w:rFonts w:ascii="Times New Roman" w:hAnsi="Times New Roman"/>
          <w:sz w:val="24"/>
          <w:szCs w:val="24"/>
        </w:rPr>
        <w:t>đồng</w:t>
      </w:r>
      <w:proofErr w:type="spellEnd"/>
      <w:r w:rsidR="0094568E" w:rsidRPr="00E51F32">
        <w:rPr>
          <w:rFonts w:ascii="Times New Roman" w:hAnsi="Times New Roman"/>
          <w:sz w:val="24"/>
          <w:szCs w:val="24"/>
        </w:rPr>
        <w:t xml:space="preserve"> ý </w:t>
      </w:r>
      <w:proofErr w:type="spellStart"/>
      <w:r w:rsidR="0094568E" w:rsidRPr="00E51F32">
        <w:rPr>
          <w:rFonts w:ascii="Times New Roman" w:hAnsi="Times New Roman"/>
          <w:sz w:val="24"/>
          <w:szCs w:val="24"/>
        </w:rPr>
        <w:t>thanh</w:t>
      </w:r>
      <w:proofErr w:type="spellEnd"/>
      <w:r w:rsidR="0094568E" w:rsidRPr="00E51F32">
        <w:rPr>
          <w:rFonts w:ascii="Times New Roman" w:hAnsi="Times New Roman"/>
          <w:sz w:val="24"/>
          <w:szCs w:val="24"/>
        </w:rPr>
        <w:t xml:space="preserve"> toán </w:t>
      </w:r>
      <w:proofErr w:type="spellStart"/>
      <w:r w:rsidR="0094568E" w:rsidRPr="00E51F32">
        <w:rPr>
          <w:rFonts w:ascii="Times New Roman" w:hAnsi="Times New Roman"/>
          <w:sz w:val="24"/>
          <w:szCs w:val="24"/>
        </w:rPr>
        <w:t>cho</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Nhà</w:t>
      </w:r>
      <w:proofErr w:type="spellEnd"/>
      <w:r w:rsidR="0094568E" w:rsidRPr="00E51F32">
        <w:rPr>
          <w:rFonts w:ascii="Times New Roman" w:hAnsi="Times New Roman"/>
          <w:sz w:val="24"/>
          <w:szCs w:val="24"/>
        </w:rPr>
        <w:t xml:space="preserve"> Cung </w:t>
      </w:r>
      <w:proofErr w:type="spellStart"/>
      <w:r w:rsidR="0094568E" w:rsidRPr="00E51F32">
        <w:rPr>
          <w:rFonts w:ascii="Times New Roman" w:hAnsi="Times New Roman"/>
          <w:sz w:val="24"/>
          <w:szCs w:val="24"/>
        </w:rPr>
        <w:t>Cấp</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tương</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ứng</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với</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các</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công</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việc</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mà</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Nhà</w:t>
      </w:r>
      <w:proofErr w:type="spellEnd"/>
      <w:r w:rsidR="0094568E" w:rsidRPr="00E51F32">
        <w:rPr>
          <w:rFonts w:ascii="Times New Roman" w:hAnsi="Times New Roman"/>
          <w:sz w:val="24"/>
          <w:szCs w:val="24"/>
        </w:rPr>
        <w:t xml:space="preserve"> Cung </w:t>
      </w:r>
      <w:proofErr w:type="spellStart"/>
      <w:r w:rsidR="0094568E" w:rsidRPr="00E51F32">
        <w:rPr>
          <w:rFonts w:ascii="Times New Roman" w:hAnsi="Times New Roman"/>
          <w:sz w:val="24"/>
          <w:szCs w:val="24"/>
        </w:rPr>
        <w:t>Cấp</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đã</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thực</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hiện</w:t>
      </w:r>
      <w:proofErr w:type="spellEnd"/>
      <w:r w:rsidR="00BD1615" w:rsidRPr="00E51F32">
        <w:rPr>
          <w:rFonts w:ascii="Times New Roman" w:hAnsi="Times New Roman"/>
          <w:sz w:val="24"/>
          <w:szCs w:val="24"/>
        </w:rPr>
        <w:t xml:space="preserve"> </w:t>
      </w:r>
      <w:proofErr w:type="spellStart"/>
      <w:r w:rsidR="0094568E" w:rsidRPr="00E51F32">
        <w:rPr>
          <w:rFonts w:ascii="Times New Roman" w:hAnsi="Times New Roman"/>
          <w:sz w:val="24"/>
          <w:szCs w:val="24"/>
        </w:rPr>
        <w:t>theo</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Hợp</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Đồng</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này</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cho</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đến</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thời</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điểm</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Hợp</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Đồng</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chấm</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rPr>
        <w:t>dứt</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lang w:eastAsia="x-none"/>
        </w:rPr>
        <w:t>sau</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khi</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cấn</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trừ</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với</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các</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nghĩa</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vụ</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thanh</w:t>
      </w:r>
      <w:proofErr w:type="spellEnd"/>
      <w:r w:rsidR="0094568E" w:rsidRPr="00E51F32">
        <w:rPr>
          <w:rFonts w:ascii="Times New Roman" w:hAnsi="Times New Roman"/>
          <w:sz w:val="24"/>
          <w:szCs w:val="24"/>
          <w:lang w:eastAsia="x-none"/>
        </w:rPr>
        <w:t xml:space="preserve"> toán </w:t>
      </w:r>
      <w:proofErr w:type="spellStart"/>
      <w:r w:rsidR="0094568E" w:rsidRPr="00E51F32">
        <w:rPr>
          <w:rFonts w:ascii="Times New Roman" w:hAnsi="Times New Roman"/>
          <w:sz w:val="24"/>
          <w:szCs w:val="24"/>
          <w:lang w:eastAsia="x-none"/>
        </w:rPr>
        <w:t>của</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rPr>
        <w:t>Nhà</w:t>
      </w:r>
      <w:proofErr w:type="spellEnd"/>
      <w:r w:rsidR="0094568E" w:rsidRPr="00E51F32">
        <w:rPr>
          <w:rFonts w:ascii="Times New Roman" w:hAnsi="Times New Roman"/>
          <w:sz w:val="24"/>
          <w:szCs w:val="24"/>
        </w:rPr>
        <w:t xml:space="preserve"> Cung </w:t>
      </w:r>
      <w:proofErr w:type="spellStart"/>
      <w:r w:rsidR="0094568E" w:rsidRPr="00E51F32">
        <w:rPr>
          <w:rFonts w:ascii="Times New Roman" w:hAnsi="Times New Roman"/>
          <w:sz w:val="24"/>
          <w:szCs w:val="24"/>
        </w:rPr>
        <w:t>Cấp</w:t>
      </w:r>
      <w:proofErr w:type="spellEnd"/>
      <w:r w:rsidR="0094568E" w:rsidRPr="00E51F32">
        <w:rPr>
          <w:rFonts w:ascii="Times New Roman" w:hAnsi="Times New Roman"/>
          <w:sz w:val="24"/>
          <w:szCs w:val="24"/>
        </w:rPr>
        <w:t xml:space="preserve"> </w:t>
      </w:r>
      <w:proofErr w:type="spellStart"/>
      <w:r w:rsidR="0094568E" w:rsidRPr="00E51F32">
        <w:rPr>
          <w:rFonts w:ascii="Times New Roman" w:hAnsi="Times New Roman"/>
          <w:sz w:val="24"/>
          <w:szCs w:val="24"/>
          <w:lang w:eastAsia="x-none"/>
        </w:rPr>
        <w:t>theo</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Hợp</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Đồng</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này</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nếu</w:t>
      </w:r>
      <w:proofErr w:type="spellEnd"/>
      <w:r w:rsidR="0094568E" w:rsidRPr="00E51F32">
        <w:rPr>
          <w:rFonts w:ascii="Times New Roman" w:hAnsi="Times New Roman"/>
          <w:sz w:val="24"/>
          <w:szCs w:val="24"/>
          <w:lang w:eastAsia="x-none"/>
        </w:rPr>
        <w:t xml:space="preserve"> </w:t>
      </w:r>
      <w:proofErr w:type="spellStart"/>
      <w:r w:rsidR="0094568E" w:rsidRPr="00E51F32">
        <w:rPr>
          <w:rFonts w:ascii="Times New Roman" w:hAnsi="Times New Roman"/>
          <w:sz w:val="24"/>
          <w:szCs w:val="24"/>
          <w:lang w:eastAsia="x-none"/>
        </w:rPr>
        <w:t>có</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và</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bồi</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hoàn</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các</w:t>
      </w:r>
      <w:proofErr w:type="spellEnd"/>
      <w:r w:rsidR="00A263F2" w:rsidRPr="00E51F32">
        <w:rPr>
          <w:rFonts w:ascii="Times New Roman" w:hAnsi="Times New Roman"/>
          <w:sz w:val="24"/>
          <w:szCs w:val="24"/>
          <w:lang w:eastAsia="x-none"/>
        </w:rPr>
        <w:t xml:space="preserve"> chi </w:t>
      </w:r>
      <w:proofErr w:type="spellStart"/>
      <w:r w:rsidR="00A263F2" w:rsidRPr="00E51F32">
        <w:rPr>
          <w:rFonts w:ascii="Times New Roman" w:hAnsi="Times New Roman"/>
          <w:sz w:val="24"/>
          <w:szCs w:val="24"/>
          <w:lang w:eastAsia="x-none"/>
        </w:rPr>
        <w:t>phí</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hợp</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lý</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chứng</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minh</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được</w:t>
      </w:r>
      <w:proofErr w:type="spellEnd"/>
      <w:r w:rsidR="008065E3" w:rsidRPr="00E51F32">
        <w:rPr>
          <w:rFonts w:ascii="Times New Roman" w:hAnsi="Times New Roman"/>
          <w:sz w:val="24"/>
          <w:szCs w:val="24"/>
          <w:lang w:eastAsia="x-none"/>
        </w:rPr>
        <w:t xml:space="preserve"> </w:t>
      </w:r>
      <w:proofErr w:type="spellStart"/>
      <w:r w:rsidR="008065E3" w:rsidRPr="00E51F32">
        <w:rPr>
          <w:rFonts w:ascii="Times New Roman" w:hAnsi="Times New Roman"/>
          <w:sz w:val="24"/>
          <w:szCs w:val="24"/>
          <w:lang w:eastAsia="x-none"/>
        </w:rPr>
        <w:t>theo</w:t>
      </w:r>
      <w:proofErr w:type="spellEnd"/>
      <w:r w:rsidR="008065E3" w:rsidRPr="00E51F32">
        <w:rPr>
          <w:rFonts w:ascii="Times New Roman" w:hAnsi="Times New Roman"/>
          <w:sz w:val="24"/>
          <w:szCs w:val="24"/>
          <w:lang w:eastAsia="x-none"/>
        </w:rPr>
        <w:t xml:space="preserve"> </w:t>
      </w:r>
      <w:proofErr w:type="spellStart"/>
      <w:r w:rsidR="008065E3" w:rsidRPr="00E51F32">
        <w:rPr>
          <w:rFonts w:ascii="Times New Roman" w:hAnsi="Times New Roman"/>
          <w:sz w:val="24"/>
          <w:szCs w:val="24"/>
          <w:lang w:eastAsia="x-none"/>
        </w:rPr>
        <w:t>hóa</w:t>
      </w:r>
      <w:proofErr w:type="spellEnd"/>
      <w:r w:rsidR="008065E3" w:rsidRPr="00E51F32">
        <w:rPr>
          <w:rFonts w:ascii="Times New Roman" w:hAnsi="Times New Roman"/>
          <w:sz w:val="24"/>
          <w:szCs w:val="24"/>
          <w:lang w:eastAsia="x-none"/>
        </w:rPr>
        <w:t xml:space="preserve"> </w:t>
      </w:r>
      <w:proofErr w:type="spellStart"/>
      <w:r w:rsidR="008065E3" w:rsidRPr="00E51F32">
        <w:rPr>
          <w:rFonts w:ascii="Times New Roman" w:hAnsi="Times New Roman"/>
          <w:sz w:val="24"/>
          <w:szCs w:val="24"/>
          <w:lang w:eastAsia="x-none"/>
        </w:rPr>
        <w:t>đơn</w:t>
      </w:r>
      <w:proofErr w:type="spellEnd"/>
      <w:r w:rsidR="008065E3" w:rsidRPr="00E51F32">
        <w:rPr>
          <w:rFonts w:ascii="Times New Roman" w:hAnsi="Times New Roman"/>
          <w:sz w:val="24"/>
          <w:szCs w:val="24"/>
          <w:lang w:eastAsia="x-none"/>
        </w:rPr>
        <w:t xml:space="preserve">, </w:t>
      </w:r>
      <w:proofErr w:type="spellStart"/>
      <w:r w:rsidR="008065E3" w:rsidRPr="00E51F32">
        <w:rPr>
          <w:rFonts w:ascii="Times New Roman" w:hAnsi="Times New Roman"/>
          <w:sz w:val="24"/>
          <w:szCs w:val="24"/>
          <w:lang w:eastAsia="x-none"/>
        </w:rPr>
        <w:t>chứng</w:t>
      </w:r>
      <w:proofErr w:type="spellEnd"/>
      <w:r w:rsidR="008065E3" w:rsidRPr="00E51F32">
        <w:rPr>
          <w:rFonts w:ascii="Times New Roman" w:hAnsi="Times New Roman"/>
          <w:sz w:val="24"/>
          <w:szCs w:val="24"/>
          <w:lang w:eastAsia="x-none"/>
        </w:rPr>
        <w:t xml:space="preserve"> </w:t>
      </w:r>
      <w:proofErr w:type="spellStart"/>
      <w:r w:rsidR="008065E3" w:rsidRPr="00E51F32">
        <w:rPr>
          <w:rFonts w:ascii="Times New Roman" w:hAnsi="Times New Roman"/>
          <w:sz w:val="24"/>
          <w:szCs w:val="24"/>
          <w:lang w:eastAsia="x-none"/>
        </w:rPr>
        <w:t>từ</w:t>
      </w:r>
      <w:proofErr w:type="spellEnd"/>
      <w:r w:rsidR="008065E3" w:rsidRPr="00E51F32">
        <w:rPr>
          <w:rFonts w:ascii="Times New Roman" w:hAnsi="Times New Roman"/>
          <w:sz w:val="24"/>
          <w:szCs w:val="24"/>
          <w:lang w:eastAsia="x-none"/>
        </w:rPr>
        <w:t xml:space="preserve"> </w:t>
      </w:r>
      <w:proofErr w:type="spellStart"/>
      <w:r w:rsidR="008065E3" w:rsidRPr="00E51F32">
        <w:rPr>
          <w:rFonts w:ascii="Times New Roman" w:hAnsi="Times New Roman"/>
          <w:sz w:val="24"/>
          <w:szCs w:val="24"/>
          <w:lang w:eastAsia="x-none"/>
        </w:rPr>
        <w:t>hợp</w:t>
      </w:r>
      <w:proofErr w:type="spellEnd"/>
      <w:r w:rsidR="008065E3" w:rsidRPr="00E51F32">
        <w:rPr>
          <w:rFonts w:ascii="Times New Roman" w:hAnsi="Times New Roman"/>
          <w:sz w:val="24"/>
          <w:szCs w:val="24"/>
          <w:lang w:eastAsia="x-none"/>
        </w:rPr>
        <w:t xml:space="preserve"> </w:t>
      </w:r>
      <w:proofErr w:type="spellStart"/>
      <w:r w:rsidR="008065E3" w:rsidRPr="00E51F32">
        <w:rPr>
          <w:rFonts w:ascii="Times New Roman" w:hAnsi="Times New Roman"/>
          <w:sz w:val="24"/>
          <w:szCs w:val="24"/>
          <w:lang w:eastAsia="x-none"/>
        </w:rPr>
        <w:t>lệ</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mà</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Nhà</w:t>
      </w:r>
      <w:proofErr w:type="spellEnd"/>
      <w:r w:rsidR="00A263F2" w:rsidRPr="00E51F32">
        <w:rPr>
          <w:rFonts w:ascii="Times New Roman" w:hAnsi="Times New Roman"/>
          <w:sz w:val="24"/>
          <w:szCs w:val="24"/>
          <w:lang w:eastAsia="x-none"/>
        </w:rPr>
        <w:t xml:space="preserve"> Cung </w:t>
      </w:r>
      <w:proofErr w:type="spellStart"/>
      <w:r w:rsidR="00A263F2" w:rsidRPr="00E51F32">
        <w:rPr>
          <w:rFonts w:ascii="Times New Roman" w:hAnsi="Times New Roman"/>
          <w:sz w:val="24"/>
          <w:szCs w:val="24"/>
          <w:lang w:eastAsia="x-none"/>
        </w:rPr>
        <w:t>Cấp</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đã</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phát</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sinh</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để</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thực</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hiện</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Hợp</w:t>
      </w:r>
      <w:proofErr w:type="spellEnd"/>
      <w:r w:rsidR="00A263F2" w:rsidRPr="00E51F32">
        <w:rPr>
          <w:rFonts w:ascii="Times New Roman" w:hAnsi="Times New Roman"/>
          <w:sz w:val="24"/>
          <w:szCs w:val="24"/>
          <w:lang w:eastAsia="x-none"/>
        </w:rPr>
        <w:t xml:space="preserve"> </w:t>
      </w:r>
      <w:proofErr w:type="spellStart"/>
      <w:r w:rsidR="00A263F2" w:rsidRPr="00E51F32">
        <w:rPr>
          <w:rFonts w:ascii="Times New Roman" w:hAnsi="Times New Roman"/>
          <w:sz w:val="24"/>
          <w:szCs w:val="24"/>
          <w:lang w:eastAsia="x-none"/>
        </w:rPr>
        <w:t>Đồng</w:t>
      </w:r>
      <w:proofErr w:type="spellEnd"/>
      <w:r w:rsidR="00A263F2" w:rsidRPr="00E51F32">
        <w:rPr>
          <w:rFonts w:ascii="Times New Roman" w:hAnsi="Times New Roman"/>
          <w:sz w:val="24"/>
          <w:szCs w:val="24"/>
          <w:lang w:eastAsia="x-none"/>
        </w:rPr>
        <w:t>.</w:t>
      </w:r>
    </w:p>
    <w:p w14:paraId="39D123CA" w14:textId="1E506CE3" w:rsidR="00D53F74" w:rsidRPr="00E51F32"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i/>
          <w:spacing w:val="-3"/>
          <w:sz w:val="24"/>
          <w:szCs w:val="24"/>
        </w:rPr>
      </w:pPr>
      <w:r w:rsidRPr="00E51F32">
        <w:rPr>
          <w:rFonts w:ascii="Times New Roman" w:hAnsi="Times New Roman"/>
          <w:i/>
          <w:spacing w:val="-3"/>
          <w:sz w:val="24"/>
          <w:szCs w:val="24"/>
        </w:rPr>
        <w:t xml:space="preserve">If the Contract is terminated pursuant to </w:t>
      </w:r>
      <w:r w:rsidR="000663D1" w:rsidRPr="00E51F32">
        <w:rPr>
          <w:rFonts w:ascii="Times New Roman" w:hAnsi="Times New Roman"/>
          <w:i/>
          <w:spacing w:val="-3"/>
          <w:sz w:val="24"/>
          <w:szCs w:val="24"/>
        </w:rPr>
        <w:t>ARTICLE</w:t>
      </w:r>
      <w:r w:rsidR="000663D1" w:rsidRPr="00E51F32">
        <w:rPr>
          <w:rFonts w:ascii="Times New Roman" w:hAnsi="Times New Roman"/>
          <w:i/>
          <w:sz w:val="24"/>
          <w:szCs w:val="24"/>
        </w:rPr>
        <w:t xml:space="preserve"> </w:t>
      </w:r>
      <w:r w:rsidR="000663D1" w:rsidRPr="00E51F32">
        <w:rPr>
          <w:rFonts w:ascii="Times New Roman" w:hAnsi="Times New Roman"/>
          <w:i/>
          <w:sz w:val="24"/>
          <w:szCs w:val="24"/>
        </w:rPr>
        <w:fldChar w:fldCharType="begin"/>
      </w:r>
      <w:r w:rsidR="000663D1" w:rsidRPr="00E51F32">
        <w:rPr>
          <w:rFonts w:ascii="Times New Roman" w:hAnsi="Times New Roman"/>
          <w:i/>
          <w:sz w:val="24"/>
          <w:szCs w:val="24"/>
        </w:rPr>
        <w:instrText xml:space="preserve"> REF _Ref36479032 \r \h  \* MERGEFORMAT </w:instrText>
      </w:r>
      <w:r w:rsidR="000663D1" w:rsidRPr="00E51F32">
        <w:rPr>
          <w:rFonts w:ascii="Times New Roman" w:hAnsi="Times New Roman"/>
          <w:i/>
          <w:sz w:val="24"/>
          <w:szCs w:val="24"/>
        </w:rPr>
      </w:r>
      <w:r w:rsidR="000663D1" w:rsidRPr="00E51F32">
        <w:rPr>
          <w:rFonts w:ascii="Times New Roman" w:hAnsi="Times New Roman"/>
          <w:i/>
          <w:sz w:val="24"/>
          <w:szCs w:val="24"/>
        </w:rPr>
        <w:fldChar w:fldCharType="separate"/>
      </w:r>
      <w:r w:rsidR="00D73A3A">
        <w:rPr>
          <w:rFonts w:ascii="Times New Roman" w:hAnsi="Times New Roman"/>
          <w:i/>
          <w:sz w:val="24"/>
          <w:szCs w:val="24"/>
        </w:rPr>
        <w:t>11.2</w:t>
      </w:r>
      <w:r w:rsidR="000663D1" w:rsidRPr="00E51F32">
        <w:rPr>
          <w:rFonts w:ascii="Times New Roman" w:hAnsi="Times New Roman"/>
          <w:i/>
          <w:sz w:val="24"/>
          <w:szCs w:val="24"/>
        </w:rPr>
        <w:fldChar w:fldCharType="end"/>
      </w:r>
      <w:r w:rsidR="000663D1" w:rsidRPr="00E51F32">
        <w:rPr>
          <w:rFonts w:ascii="Times New Roman" w:hAnsi="Times New Roman"/>
          <w:i/>
          <w:sz w:val="24"/>
          <w:szCs w:val="24"/>
        </w:rPr>
        <w:fldChar w:fldCharType="begin"/>
      </w:r>
      <w:r w:rsidR="000663D1" w:rsidRPr="00E51F32">
        <w:rPr>
          <w:rFonts w:ascii="Times New Roman" w:hAnsi="Times New Roman"/>
          <w:i/>
          <w:sz w:val="24"/>
          <w:szCs w:val="24"/>
        </w:rPr>
        <w:instrText xml:space="preserve"> REF _Ref36479041 \r \h  \* MERGEFORMAT </w:instrText>
      </w:r>
      <w:r w:rsidR="000663D1" w:rsidRPr="00E51F32">
        <w:rPr>
          <w:rFonts w:ascii="Times New Roman" w:hAnsi="Times New Roman"/>
          <w:i/>
          <w:sz w:val="24"/>
          <w:szCs w:val="24"/>
        </w:rPr>
      </w:r>
      <w:r w:rsidR="000663D1" w:rsidRPr="00E51F32">
        <w:rPr>
          <w:rFonts w:ascii="Times New Roman" w:hAnsi="Times New Roman"/>
          <w:i/>
          <w:sz w:val="24"/>
          <w:szCs w:val="24"/>
        </w:rPr>
        <w:fldChar w:fldCharType="separate"/>
      </w:r>
      <w:r w:rsidR="00D73A3A">
        <w:rPr>
          <w:rFonts w:ascii="Times New Roman" w:hAnsi="Times New Roman"/>
          <w:i/>
          <w:sz w:val="24"/>
          <w:szCs w:val="24"/>
        </w:rPr>
        <w:t>(d)</w:t>
      </w:r>
      <w:r w:rsidR="000663D1" w:rsidRPr="00E51F32">
        <w:rPr>
          <w:rFonts w:ascii="Times New Roman" w:hAnsi="Times New Roman"/>
          <w:i/>
          <w:sz w:val="24"/>
          <w:szCs w:val="24"/>
        </w:rPr>
        <w:fldChar w:fldCharType="end"/>
      </w:r>
      <w:r w:rsidRPr="00E51F32">
        <w:rPr>
          <w:rFonts w:ascii="Times New Roman" w:hAnsi="Times New Roman"/>
          <w:i/>
          <w:spacing w:val="-3"/>
          <w:sz w:val="24"/>
          <w:szCs w:val="24"/>
        </w:rPr>
        <w:t xml:space="preserve">, </w:t>
      </w:r>
      <w:r w:rsidR="0094568E" w:rsidRPr="00E51F32">
        <w:rPr>
          <w:rFonts w:ascii="Times New Roman" w:hAnsi="Times New Roman"/>
          <w:i/>
          <w:spacing w:val="-3"/>
          <w:sz w:val="24"/>
          <w:szCs w:val="24"/>
        </w:rPr>
        <w:t>the Purchaser agrees to pay for the workload the Supplier has done for the Contract until the termination of this Contract after setting off with the amounts payable by the Supplier under this Contract, if any</w:t>
      </w:r>
      <w:r w:rsidR="00A52521" w:rsidRPr="00E51F32">
        <w:rPr>
          <w:rFonts w:ascii="Times New Roman" w:hAnsi="Times New Roman"/>
          <w:i/>
          <w:spacing w:val="-3"/>
          <w:sz w:val="24"/>
          <w:szCs w:val="24"/>
        </w:rPr>
        <w:t>.</w:t>
      </w:r>
      <w:r w:rsidR="00A263F2" w:rsidRPr="00E51F32">
        <w:rPr>
          <w:rFonts w:ascii="Times New Roman" w:hAnsi="Times New Roman"/>
          <w:i/>
          <w:spacing w:val="-3"/>
          <w:sz w:val="24"/>
          <w:szCs w:val="24"/>
        </w:rPr>
        <w:t xml:space="preserve"> And reimburse the Supplier for the reasonable and evidenced costs incurred in performing the Contract</w:t>
      </w:r>
      <w:r w:rsidR="008065E3" w:rsidRPr="00E51F32">
        <w:rPr>
          <w:rFonts w:ascii="Times New Roman" w:hAnsi="Times New Roman"/>
          <w:i/>
          <w:spacing w:val="-3"/>
          <w:sz w:val="24"/>
          <w:szCs w:val="24"/>
        </w:rPr>
        <w:t xml:space="preserve"> under the valid legal documents, invoice</w:t>
      </w:r>
      <w:r w:rsidR="00A263F2" w:rsidRPr="00E51F32">
        <w:rPr>
          <w:rFonts w:ascii="Times New Roman" w:hAnsi="Times New Roman"/>
          <w:i/>
          <w:spacing w:val="-3"/>
          <w:sz w:val="24"/>
          <w:szCs w:val="24"/>
        </w:rPr>
        <w:t>.</w:t>
      </w:r>
    </w:p>
    <w:p w14:paraId="5BE78848" w14:textId="77777777" w:rsidR="00A52521" w:rsidRPr="00E51F32" w:rsidRDefault="00A52521" w:rsidP="00DA541C">
      <w:pPr>
        <w:pStyle w:val="oancuaDanhsach"/>
        <w:keepNext/>
        <w:widowControl w:val="0"/>
        <w:tabs>
          <w:tab w:val="left" w:pos="567"/>
          <w:tab w:val="left" w:pos="1134"/>
        </w:tabs>
        <w:spacing w:after="0" w:line="240" w:lineRule="auto"/>
        <w:ind w:left="1134"/>
        <w:jc w:val="both"/>
        <w:rPr>
          <w:rFonts w:ascii="Times New Roman" w:hAnsi="Times New Roman"/>
          <w:i/>
          <w:spacing w:val="-3"/>
          <w:sz w:val="24"/>
          <w:szCs w:val="24"/>
        </w:rPr>
      </w:pPr>
    </w:p>
    <w:p w14:paraId="74B9B1E3" w14:textId="710549FA" w:rsidR="0094568E" w:rsidRPr="00E51F32" w:rsidRDefault="0094568E" w:rsidP="00864BEE">
      <w:pPr>
        <w:pStyle w:val="oancuaDanhsach"/>
        <w:keepNext/>
        <w:widowControl w:val="0"/>
        <w:numPr>
          <w:ilvl w:val="0"/>
          <w:numId w:val="10"/>
        </w:numPr>
        <w:tabs>
          <w:tab w:val="left" w:pos="567"/>
          <w:tab w:val="left" w:pos="1134"/>
        </w:tabs>
        <w:spacing w:after="0" w:line="240" w:lineRule="auto"/>
        <w:ind w:left="1134" w:hanging="567"/>
        <w:jc w:val="both"/>
        <w:rPr>
          <w:rFonts w:ascii="Times New Roman" w:hAnsi="Times New Roman"/>
          <w:sz w:val="24"/>
          <w:szCs w:val="24"/>
        </w:rPr>
      </w:pPr>
      <w:proofErr w:type="spellStart"/>
      <w:r w:rsidRPr="00E51F32">
        <w:rPr>
          <w:rFonts w:ascii="Times New Roman" w:hAnsi="Times New Roman"/>
          <w:sz w:val="24"/>
          <w:szCs w:val="24"/>
        </w:rPr>
        <w:t>Nếu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r w:rsidR="00580C71" w:rsidRPr="00E51F32">
        <w:rPr>
          <w:rFonts w:ascii="Times New Roman" w:hAnsi="Times New Roman"/>
          <w:sz w:val="24"/>
          <w:szCs w:val="24"/>
        </w:rPr>
        <w:t xml:space="preserve">ĐIỀU 11.2(e), </w:t>
      </w:r>
      <w:commentRangeStart w:id="199"/>
      <w:proofErr w:type="spellStart"/>
      <w:r w:rsidR="00580C71" w:rsidRPr="00E51F32">
        <w:rPr>
          <w:rFonts w:ascii="Times New Roman" w:hAnsi="Times New Roman"/>
          <w:sz w:val="24"/>
          <w:szCs w:val="24"/>
        </w:rPr>
        <w:t>Nhà</w:t>
      </w:r>
      <w:commentRangeEnd w:id="199"/>
      <w:proofErr w:type="spellEnd"/>
      <w:r w:rsidR="00DA64AC" w:rsidRPr="00E51F32">
        <w:rPr>
          <w:rStyle w:val="ThamchiuChuthich"/>
          <w:rFonts w:ascii="Times New Roman" w:hAnsi="Times New Roman"/>
          <w:sz w:val="24"/>
          <w:szCs w:val="24"/>
        </w:rPr>
        <w:commentReference w:id="199"/>
      </w:r>
      <w:r w:rsidR="00580C71" w:rsidRPr="00E51F32">
        <w:rPr>
          <w:rFonts w:ascii="Times New Roman" w:hAnsi="Times New Roman"/>
          <w:sz w:val="24"/>
          <w:szCs w:val="24"/>
        </w:rPr>
        <w:t xml:space="preserve"> </w:t>
      </w:r>
      <w:r w:rsidR="003077E1" w:rsidRPr="00E51F32">
        <w:rPr>
          <w:rFonts w:ascii="Times New Roman" w:hAnsi="Times New Roman"/>
          <w:sz w:val="24"/>
          <w:szCs w:val="24"/>
        </w:rPr>
        <w:t xml:space="preserve">Cung </w:t>
      </w:r>
      <w:proofErr w:type="spellStart"/>
      <w:r w:rsidR="003077E1" w:rsidRPr="00E51F32">
        <w:rPr>
          <w:rFonts w:ascii="Times New Roman" w:hAnsi="Times New Roman"/>
          <w:sz w:val="24"/>
          <w:szCs w:val="24"/>
        </w:rPr>
        <w:t>Cấp</w:t>
      </w:r>
      <w:proofErr w:type="spellEnd"/>
      <w:r w:rsidR="00DA4EFD" w:rsidRPr="00E51F32">
        <w:rPr>
          <w:rFonts w:ascii="Times New Roman" w:hAnsi="Times New Roman"/>
          <w:sz w:val="24"/>
          <w:szCs w:val="24"/>
        </w:rPr>
        <w:t xml:space="preserve"> </w:t>
      </w:r>
      <w:proofErr w:type="spellStart"/>
      <w:r w:rsidR="00DA4EFD" w:rsidRPr="00E51F32">
        <w:rPr>
          <w:rFonts w:ascii="Times New Roman" w:hAnsi="Times New Roman"/>
          <w:sz w:val="24"/>
          <w:szCs w:val="24"/>
        </w:rPr>
        <w:t>sẽ</w:t>
      </w:r>
      <w:proofErr w:type="spellEnd"/>
      <w:r w:rsidR="00DA4EFD" w:rsidRPr="00E51F32">
        <w:rPr>
          <w:rFonts w:ascii="Times New Roman" w:hAnsi="Times New Roman"/>
          <w:sz w:val="24"/>
          <w:szCs w:val="24"/>
        </w:rPr>
        <w:t xml:space="preserve"> </w:t>
      </w:r>
      <w:proofErr w:type="spellStart"/>
      <w:r w:rsidR="0095622F" w:rsidRPr="00E51F32">
        <w:rPr>
          <w:rFonts w:ascii="Times New Roman" w:hAnsi="Times New Roman"/>
          <w:sz w:val="24"/>
          <w:szCs w:val="24"/>
        </w:rPr>
        <w:t>chịu</w:t>
      </w:r>
      <w:proofErr w:type="spellEnd"/>
      <w:r w:rsidR="0095622F" w:rsidRPr="00E51F32">
        <w:rPr>
          <w:rFonts w:ascii="Times New Roman" w:hAnsi="Times New Roman"/>
          <w:sz w:val="24"/>
          <w:szCs w:val="24"/>
        </w:rPr>
        <w:t xml:space="preserve"> </w:t>
      </w:r>
      <w:proofErr w:type="spellStart"/>
      <w:r w:rsidR="0095622F" w:rsidRPr="00E51F32">
        <w:rPr>
          <w:rFonts w:ascii="Times New Roman" w:hAnsi="Times New Roman"/>
          <w:sz w:val="24"/>
          <w:szCs w:val="24"/>
        </w:rPr>
        <w:t>trách</w:t>
      </w:r>
      <w:proofErr w:type="spellEnd"/>
      <w:r w:rsidR="0095622F" w:rsidRPr="00E51F32">
        <w:rPr>
          <w:rFonts w:ascii="Times New Roman" w:hAnsi="Times New Roman"/>
          <w:sz w:val="24"/>
          <w:szCs w:val="24"/>
        </w:rPr>
        <w:t xml:space="preserve"> </w:t>
      </w:r>
      <w:proofErr w:type="spellStart"/>
      <w:r w:rsidR="0095622F" w:rsidRPr="00E51F32">
        <w:rPr>
          <w:rFonts w:ascii="Times New Roman" w:hAnsi="Times New Roman"/>
          <w:sz w:val="24"/>
          <w:szCs w:val="24"/>
        </w:rPr>
        <w:t>nhiệm</w:t>
      </w:r>
      <w:proofErr w:type="spellEnd"/>
      <w:r w:rsidR="0095622F" w:rsidRPr="00E51F32">
        <w:rPr>
          <w:rFonts w:ascii="Times New Roman" w:hAnsi="Times New Roman"/>
          <w:sz w:val="24"/>
          <w:szCs w:val="24"/>
        </w:rPr>
        <w:t xml:space="preserve"> </w:t>
      </w:r>
      <w:proofErr w:type="spellStart"/>
      <w:r w:rsidR="0095622F" w:rsidRPr="00E51F32">
        <w:rPr>
          <w:rFonts w:ascii="Times New Roman" w:hAnsi="Times New Roman"/>
          <w:sz w:val="24"/>
          <w:szCs w:val="24"/>
        </w:rPr>
        <w:t>đối</w:t>
      </w:r>
      <w:proofErr w:type="spellEnd"/>
      <w:r w:rsidR="0095622F" w:rsidRPr="00E51F32">
        <w:rPr>
          <w:rFonts w:ascii="Times New Roman" w:hAnsi="Times New Roman"/>
          <w:sz w:val="24"/>
          <w:szCs w:val="24"/>
        </w:rPr>
        <w:t xml:space="preserve"> </w:t>
      </w:r>
      <w:proofErr w:type="spellStart"/>
      <w:r w:rsidR="0095622F" w:rsidRPr="00E51F32">
        <w:rPr>
          <w:rFonts w:ascii="Times New Roman" w:hAnsi="Times New Roman"/>
          <w:sz w:val="24"/>
          <w:szCs w:val="24"/>
        </w:rPr>
        <w:t>với</w:t>
      </w:r>
      <w:proofErr w:type="spellEnd"/>
      <w:r w:rsidR="0095622F" w:rsidRPr="00E51F32">
        <w:rPr>
          <w:rFonts w:ascii="Times New Roman" w:hAnsi="Times New Roman"/>
          <w:sz w:val="24"/>
          <w:szCs w:val="24"/>
        </w:rPr>
        <w:t xml:space="preserve"> </w:t>
      </w:r>
      <w:proofErr w:type="spellStart"/>
      <w:r w:rsidR="00B4074B" w:rsidRPr="00E51F32">
        <w:rPr>
          <w:rFonts w:ascii="Times New Roman" w:hAnsi="Times New Roman"/>
          <w:sz w:val="24"/>
          <w:szCs w:val="24"/>
        </w:rPr>
        <w:t>hành</w:t>
      </w:r>
      <w:proofErr w:type="spellEnd"/>
      <w:r w:rsidR="00B4074B" w:rsidRPr="00E51F32">
        <w:rPr>
          <w:rFonts w:ascii="Times New Roman" w:hAnsi="Times New Roman"/>
          <w:sz w:val="24"/>
          <w:szCs w:val="24"/>
        </w:rPr>
        <w:t xml:space="preserve"> vi </w:t>
      </w:r>
      <w:proofErr w:type="spellStart"/>
      <w:r w:rsidR="00B4074B" w:rsidRPr="00E51F32">
        <w:rPr>
          <w:rFonts w:ascii="Times New Roman" w:hAnsi="Times New Roman"/>
          <w:sz w:val="24"/>
          <w:szCs w:val="24"/>
        </w:rPr>
        <w:t>vi</w:t>
      </w:r>
      <w:proofErr w:type="spellEnd"/>
      <w:r w:rsidR="00B4074B" w:rsidRPr="00E51F32">
        <w:rPr>
          <w:rFonts w:ascii="Times New Roman" w:hAnsi="Times New Roman"/>
          <w:sz w:val="24"/>
          <w:szCs w:val="24"/>
        </w:rPr>
        <w:t xml:space="preserve"> </w:t>
      </w:r>
      <w:proofErr w:type="spellStart"/>
      <w:r w:rsidR="00B4074B" w:rsidRPr="00E51F32">
        <w:rPr>
          <w:rFonts w:ascii="Times New Roman" w:hAnsi="Times New Roman"/>
          <w:sz w:val="24"/>
          <w:szCs w:val="24"/>
        </w:rPr>
        <w:t>phạm</w:t>
      </w:r>
      <w:proofErr w:type="spellEnd"/>
      <w:r w:rsidR="00B4074B" w:rsidRPr="00E51F32">
        <w:rPr>
          <w:rFonts w:ascii="Times New Roman" w:hAnsi="Times New Roman"/>
          <w:sz w:val="24"/>
          <w:szCs w:val="24"/>
        </w:rPr>
        <w:t xml:space="preserve"> </w:t>
      </w:r>
      <w:proofErr w:type="spellStart"/>
      <w:r w:rsidR="00B4074B" w:rsidRPr="00E51F32">
        <w:rPr>
          <w:rFonts w:ascii="Times New Roman" w:hAnsi="Times New Roman"/>
          <w:sz w:val="24"/>
          <w:szCs w:val="24"/>
        </w:rPr>
        <w:t>Hợp</w:t>
      </w:r>
      <w:proofErr w:type="spellEnd"/>
      <w:r w:rsidR="00B4074B" w:rsidRPr="00E51F32">
        <w:rPr>
          <w:rFonts w:ascii="Times New Roman" w:hAnsi="Times New Roman"/>
          <w:sz w:val="24"/>
          <w:szCs w:val="24"/>
        </w:rPr>
        <w:t xml:space="preserve"> </w:t>
      </w:r>
      <w:proofErr w:type="spellStart"/>
      <w:r w:rsidR="00B4074B" w:rsidRPr="00E51F32">
        <w:rPr>
          <w:rFonts w:ascii="Times New Roman" w:hAnsi="Times New Roman"/>
          <w:sz w:val="24"/>
          <w:szCs w:val="24"/>
        </w:rPr>
        <w:t>Đồng</w:t>
      </w:r>
      <w:proofErr w:type="spellEnd"/>
      <w:r w:rsidR="0095622F" w:rsidRPr="00E51F32">
        <w:rPr>
          <w:rFonts w:ascii="Times New Roman" w:hAnsi="Times New Roman"/>
          <w:sz w:val="24"/>
          <w:szCs w:val="24"/>
        </w:rPr>
        <w:t xml:space="preserve"> </w:t>
      </w:r>
      <w:proofErr w:type="spellStart"/>
      <w:r w:rsidR="0095622F" w:rsidRPr="00E51F32">
        <w:rPr>
          <w:rFonts w:ascii="Times New Roman" w:hAnsi="Times New Roman"/>
          <w:sz w:val="24"/>
          <w:szCs w:val="24"/>
        </w:rPr>
        <w:t>theo</w:t>
      </w:r>
      <w:proofErr w:type="spellEnd"/>
      <w:r w:rsidR="0095622F" w:rsidRPr="00E51F32">
        <w:rPr>
          <w:rFonts w:ascii="Times New Roman" w:hAnsi="Times New Roman"/>
          <w:sz w:val="24"/>
          <w:szCs w:val="24"/>
        </w:rPr>
        <w:t xml:space="preserve"> </w:t>
      </w:r>
      <w:proofErr w:type="spellStart"/>
      <w:r w:rsidR="0095622F" w:rsidRPr="00E51F32">
        <w:rPr>
          <w:rFonts w:ascii="Times New Roman" w:hAnsi="Times New Roman"/>
          <w:sz w:val="24"/>
          <w:szCs w:val="24"/>
        </w:rPr>
        <w:t>Hợp</w:t>
      </w:r>
      <w:proofErr w:type="spellEnd"/>
      <w:r w:rsidR="0095622F" w:rsidRPr="00E51F32">
        <w:rPr>
          <w:rFonts w:ascii="Times New Roman" w:hAnsi="Times New Roman"/>
          <w:sz w:val="24"/>
          <w:szCs w:val="24"/>
        </w:rPr>
        <w:t xml:space="preserve"> </w:t>
      </w:r>
      <w:proofErr w:type="spellStart"/>
      <w:r w:rsidR="0095622F" w:rsidRPr="00E51F32">
        <w:rPr>
          <w:rFonts w:ascii="Times New Roman" w:hAnsi="Times New Roman"/>
          <w:sz w:val="24"/>
          <w:szCs w:val="24"/>
        </w:rPr>
        <w:t>Đồng</w:t>
      </w:r>
      <w:proofErr w:type="spellEnd"/>
      <w:r w:rsidR="0095622F" w:rsidRPr="00E51F32">
        <w:rPr>
          <w:rFonts w:ascii="Times New Roman" w:hAnsi="Times New Roman"/>
          <w:sz w:val="24"/>
          <w:szCs w:val="24"/>
        </w:rPr>
        <w:t xml:space="preserve"> </w:t>
      </w:r>
      <w:proofErr w:type="spellStart"/>
      <w:r w:rsidR="0095622F" w:rsidRPr="00E51F32">
        <w:rPr>
          <w:rFonts w:ascii="Times New Roman" w:hAnsi="Times New Roman"/>
          <w:sz w:val="24"/>
          <w:szCs w:val="24"/>
        </w:rPr>
        <w:t>này</w:t>
      </w:r>
      <w:proofErr w:type="spellEnd"/>
      <w:r w:rsidR="00B4074B" w:rsidRPr="00E51F32">
        <w:rPr>
          <w:rFonts w:ascii="Times New Roman" w:hAnsi="Times New Roman"/>
          <w:sz w:val="24"/>
          <w:szCs w:val="24"/>
        </w:rPr>
        <w:t xml:space="preserve">. </w:t>
      </w:r>
      <w:ins w:id="200" w:author="Do Minh Tam" w:date="2025-12-10T15:04:00Z" w16du:dateUtc="2025-12-10T08:04:00Z">
        <w:r w:rsidR="00DA64AC" w:rsidRPr="00E51F32">
          <w:rPr>
            <w:rFonts w:ascii="Times New Roman" w:hAnsi="Times New Roman"/>
            <w:sz w:val="24"/>
            <w:szCs w:val="24"/>
          </w:rPr>
          <w:t xml:space="preserve">Trong </w:t>
        </w:r>
        <w:proofErr w:type="spellStart"/>
        <w:r w:rsidR="00DA64AC" w:rsidRPr="00E51F32">
          <w:rPr>
            <w:rFonts w:ascii="Times New Roman" w:hAnsi="Times New Roman"/>
            <w:sz w:val="24"/>
            <w:szCs w:val="24"/>
          </w:rPr>
          <w:t>tr</w:t>
        </w:r>
        <w:r w:rsidR="00DA64AC" w:rsidRPr="00E51F32">
          <w:rPr>
            <w:rFonts w:ascii="Times New Roman" w:hAnsi="Times New Roman" w:hint="cs"/>
            <w:sz w:val="24"/>
            <w:szCs w:val="24"/>
          </w:rPr>
          <w:t>ư</w:t>
        </w:r>
        <w:r w:rsidR="00DA64AC" w:rsidRPr="00E51F32">
          <w:rPr>
            <w:rFonts w:ascii="Times New Roman" w:hAnsi="Times New Roman"/>
            <w:sz w:val="24"/>
            <w:szCs w:val="24"/>
          </w:rPr>
          <w:t>ờng</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hợp</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này</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Nhà</w:t>
        </w:r>
        <w:proofErr w:type="spellEnd"/>
        <w:r w:rsidR="00DA64AC" w:rsidRPr="00E51F32">
          <w:rPr>
            <w:rFonts w:ascii="Times New Roman" w:hAnsi="Times New Roman"/>
            <w:sz w:val="24"/>
            <w:szCs w:val="24"/>
          </w:rPr>
          <w:t xml:space="preserve"> Cung </w:t>
        </w:r>
        <w:proofErr w:type="spellStart"/>
        <w:r w:rsidR="00DA64AC" w:rsidRPr="00E51F32">
          <w:rPr>
            <w:rFonts w:ascii="Times New Roman" w:hAnsi="Times New Roman"/>
            <w:sz w:val="24"/>
            <w:szCs w:val="24"/>
          </w:rPr>
          <w:t>Cấp</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chịu</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phạt</w:t>
        </w:r>
        <w:proofErr w:type="spellEnd"/>
        <w:r w:rsidR="00DA64AC" w:rsidRPr="00E51F32">
          <w:rPr>
            <w:rFonts w:ascii="Times New Roman" w:hAnsi="Times New Roman"/>
            <w:sz w:val="24"/>
            <w:szCs w:val="24"/>
          </w:rPr>
          <w:t xml:space="preserve"> 8% </w:t>
        </w:r>
        <w:proofErr w:type="spellStart"/>
        <w:r w:rsidR="00DA64AC" w:rsidRPr="00E51F32">
          <w:rPr>
            <w:rFonts w:ascii="Times New Roman" w:hAnsi="Times New Roman"/>
            <w:sz w:val="24"/>
            <w:szCs w:val="24"/>
          </w:rPr>
          <w:t>giá</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trị</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Hợp</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đồng</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bị</w:t>
        </w:r>
        <w:proofErr w:type="spellEnd"/>
        <w:r w:rsidR="00DA64AC" w:rsidRPr="00E51F32">
          <w:rPr>
            <w:rFonts w:ascii="Times New Roman" w:hAnsi="Times New Roman"/>
            <w:sz w:val="24"/>
            <w:szCs w:val="24"/>
          </w:rPr>
          <w:t xml:space="preserve"> vi </w:t>
        </w:r>
        <w:proofErr w:type="spellStart"/>
        <w:r w:rsidR="00DA64AC" w:rsidRPr="00E51F32">
          <w:rPr>
            <w:rFonts w:ascii="Times New Roman" w:hAnsi="Times New Roman"/>
            <w:sz w:val="24"/>
            <w:szCs w:val="24"/>
          </w:rPr>
          <w:t>phạm</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bồi</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th</w:t>
        </w:r>
        <w:r w:rsidR="00DA64AC" w:rsidRPr="00E51F32">
          <w:rPr>
            <w:rFonts w:ascii="Times New Roman" w:hAnsi="Times New Roman" w:hint="cs"/>
            <w:sz w:val="24"/>
            <w:szCs w:val="24"/>
          </w:rPr>
          <w:t>ư</w:t>
        </w:r>
        <w:r w:rsidR="00DA64AC" w:rsidRPr="00E51F32">
          <w:rPr>
            <w:rFonts w:ascii="Times New Roman" w:hAnsi="Times New Roman"/>
            <w:sz w:val="24"/>
            <w:szCs w:val="24"/>
          </w:rPr>
          <w:t>ờng</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thiệt</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hại</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phát</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sinh</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trên</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thực</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tế</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và</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hoàn</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trả</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lại</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cho</w:t>
        </w:r>
        <w:proofErr w:type="spellEnd"/>
        <w:r w:rsidR="00DA64AC" w:rsidRPr="00E51F32">
          <w:rPr>
            <w:rFonts w:ascii="Times New Roman" w:hAnsi="Times New Roman"/>
            <w:sz w:val="24"/>
            <w:szCs w:val="24"/>
          </w:rPr>
          <w:t xml:space="preserve"> </w:t>
        </w:r>
      </w:ins>
      <w:proofErr w:type="spellStart"/>
      <w:ins w:id="201" w:author="Do Minh Tam" w:date="2025-12-10T15:06:00Z" w16du:dateUtc="2025-12-10T08:06:00Z">
        <w:r w:rsidR="00DA64AC" w:rsidRPr="00E51F32">
          <w:rPr>
            <w:rFonts w:ascii="Times New Roman" w:hAnsi="Times New Roman"/>
            <w:sz w:val="24"/>
            <w:szCs w:val="24"/>
          </w:rPr>
          <w:t>Bên</w:t>
        </w:r>
        <w:proofErr w:type="spellEnd"/>
        <w:r w:rsidR="00DA64AC" w:rsidRPr="00E51F32">
          <w:rPr>
            <w:rFonts w:ascii="Times New Roman" w:hAnsi="Times New Roman"/>
            <w:sz w:val="24"/>
            <w:szCs w:val="24"/>
          </w:rPr>
          <w:t xml:space="preserve"> Mua</w:t>
        </w:r>
      </w:ins>
      <w:ins w:id="202" w:author="Do Minh Tam" w:date="2025-12-10T15:04:00Z" w16du:dateUtc="2025-12-10T08:04:00Z">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số</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tiền</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Nhà</w:t>
        </w:r>
        <w:proofErr w:type="spellEnd"/>
        <w:r w:rsidR="00DA64AC" w:rsidRPr="00E51F32">
          <w:rPr>
            <w:rFonts w:ascii="Times New Roman" w:hAnsi="Times New Roman"/>
            <w:sz w:val="24"/>
            <w:szCs w:val="24"/>
          </w:rPr>
          <w:t xml:space="preserve"> Cung </w:t>
        </w:r>
        <w:proofErr w:type="spellStart"/>
        <w:r w:rsidR="00DA64AC" w:rsidRPr="00E51F32">
          <w:rPr>
            <w:rFonts w:ascii="Times New Roman" w:hAnsi="Times New Roman"/>
            <w:sz w:val="24"/>
            <w:szCs w:val="24"/>
          </w:rPr>
          <w:t>Cấp</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đã</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nhận</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w:t>
        </w:r>
        <w:r w:rsidR="00DA64AC" w:rsidRPr="00E51F32">
          <w:rPr>
            <w:rFonts w:ascii="Times New Roman" w:hAnsi="Times New Roman" w:hint="cs"/>
            <w:sz w:val="24"/>
            <w:szCs w:val="24"/>
          </w:rPr>
          <w:t>ươ</w:t>
        </w:r>
        <w:r w:rsidR="00DA64AC" w:rsidRPr="00E51F32">
          <w:rPr>
            <w:rFonts w:ascii="Times New Roman" w:hAnsi="Times New Roman"/>
            <w:sz w:val="24"/>
            <w:szCs w:val="24"/>
          </w:rPr>
          <w:t>ng</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ứng</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với</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phần</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công</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việc</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ch</w:t>
        </w:r>
        <w:r w:rsidR="00DA64AC" w:rsidRPr="00E51F32">
          <w:rPr>
            <w:rFonts w:ascii="Times New Roman" w:hAnsi="Times New Roman" w:hint="cs"/>
            <w:sz w:val="24"/>
            <w:szCs w:val="24"/>
          </w:rPr>
          <w:t>ư</w:t>
        </w:r>
        <w:r w:rsidR="00DA64AC" w:rsidRPr="00E51F32">
          <w:rPr>
            <w:rFonts w:ascii="Times New Roman" w:hAnsi="Times New Roman"/>
            <w:sz w:val="24"/>
            <w:szCs w:val="24"/>
          </w:rPr>
          <w:t>a</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thực</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hiện</w:t>
        </w:r>
      </w:ins>
      <w:proofErr w:type="spellEnd"/>
      <w:ins w:id="203" w:author="Do Minh Tam" w:date="2025-12-10T16:09:00Z" w16du:dateUtc="2025-12-10T09:09:00Z">
        <w:r w:rsidR="00543BF7" w:rsidRPr="00E51F32">
          <w:rPr>
            <w:rFonts w:ascii="Times New Roman" w:hAnsi="Times New Roman"/>
            <w:sz w:val="24"/>
            <w:szCs w:val="24"/>
          </w:rPr>
          <w:t xml:space="preserve"> (</w:t>
        </w:r>
        <w:proofErr w:type="spellStart"/>
        <w:r w:rsidR="00543BF7" w:rsidRPr="00E51F32">
          <w:rPr>
            <w:rFonts w:ascii="Times New Roman" w:hAnsi="Times New Roman"/>
            <w:sz w:val="24"/>
            <w:szCs w:val="24"/>
          </w:rPr>
          <w:t>nếu</w:t>
        </w:r>
        <w:proofErr w:type="spellEnd"/>
        <w:r w:rsidR="00543BF7" w:rsidRPr="00E51F32">
          <w:rPr>
            <w:rFonts w:ascii="Times New Roman" w:hAnsi="Times New Roman"/>
            <w:sz w:val="24"/>
            <w:szCs w:val="24"/>
          </w:rPr>
          <w:t xml:space="preserve"> </w:t>
        </w:r>
        <w:proofErr w:type="spellStart"/>
        <w:r w:rsidR="00543BF7" w:rsidRPr="00E51F32">
          <w:rPr>
            <w:rFonts w:ascii="Times New Roman" w:hAnsi="Times New Roman"/>
            <w:sz w:val="24"/>
            <w:szCs w:val="24"/>
          </w:rPr>
          <w:t>có</w:t>
        </w:r>
        <w:proofErr w:type="spellEnd"/>
        <w:r w:rsidR="00543BF7" w:rsidRPr="00E51F32">
          <w:rPr>
            <w:rFonts w:ascii="Times New Roman" w:hAnsi="Times New Roman"/>
            <w:sz w:val="24"/>
            <w:szCs w:val="24"/>
          </w:rPr>
          <w:t>)</w:t>
        </w:r>
      </w:ins>
      <w:ins w:id="204" w:author="Do Minh Tam" w:date="2025-12-10T15:04:00Z" w16du:dateUtc="2025-12-10T08:04:00Z">
        <w:r w:rsidR="00DA64AC" w:rsidRPr="00E51F32">
          <w:rPr>
            <w:rFonts w:ascii="Times New Roman" w:hAnsi="Times New Roman"/>
            <w:sz w:val="24"/>
            <w:szCs w:val="24"/>
          </w:rPr>
          <w:t xml:space="preserve">. </w:t>
        </w:r>
      </w:ins>
      <w:proofErr w:type="spellStart"/>
      <w:ins w:id="205" w:author="Do Minh Tam" w:date="2025-12-10T15:06:00Z" w16du:dateUtc="2025-12-10T08:06:00Z">
        <w:r w:rsidR="00DA64AC" w:rsidRPr="00E51F32">
          <w:rPr>
            <w:rFonts w:ascii="Times New Roman" w:hAnsi="Times New Roman"/>
            <w:sz w:val="24"/>
            <w:szCs w:val="24"/>
          </w:rPr>
          <w:t>Bên</w:t>
        </w:r>
        <w:proofErr w:type="spellEnd"/>
        <w:r w:rsidR="00DA64AC" w:rsidRPr="00E51F32">
          <w:rPr>
            <w:rFonts w:ascii="Times New Roman" w:hAnsi="Times New Roman"/>
            <w:sz w:val="24"/>
            <w:szCs w:val="24"/>
          </w:rPr>
          <w:t xml:space="preserve"> Mua </w:t>
        </w:r>
      </w:ins>
      <w:proofErr w:type="spellStart"/>
      <w:ins w:id="206" w:author="Do Minh Tam" w:date="2025-12-10T15:04:00Z" w16du:dateUtc="2025-12-10T08:04:00Z">
        <w:r w:rsidR="00DA64AC" w:rsidRPr="00E51F32">
          <w:rPr>
            <w:rFonts w:ascii="Times New Roman" w:hAnsi="Times New Roman"/>
            <w:sz w:val="24"/>
            <w:szCs w:val="24"/>
          </w:rPr>
          <w:t>có</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quyền</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cấn</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trừ</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các</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khoản</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lastRenderedPageBreak/>
          <w:t>trên</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vào</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những</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khoản</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mà</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Khách</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Hàng</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phải</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thanh</w:t>
        </w:r>
        <w:proofErr w:type="spellEnd"/>
        <w:r w:rsidR="00DA64AC" w:rsidRPr="00E51F32">
          <w:rPr>
            <w:rFonts w:ascii="Times New Roman" w:hAnsi="Times New Roman"/>
            <w:sz w:val="24"/>
            <w:szCs w:val="24"/>
          </w:rPr>
          <w:t xml:space="preserve"> toán </w:t>
        </w:r>
        <w:proofErr w:type="spellStart"/>
        <w:r w:rsidR="00DA64AC" w:rsidRPr="00E51F32">
          <w:rPr>
            <w:rFonts w:ascii="Times New Roman" w:hAnsi="Times New Roman"/>
            <w:sz w:val="24"/>
            <w:szCs w:val="24"/>
          </w:rPr>
          <w:t>cho</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Nhà</w:t>
        </w:r>
        <w:proofErr w:type="spellEnd"/>
        <w:r w:rsidR="00DA64AC" w:rsidRPr="00E51F32">
          <w:rPr>
            <w:rFonts w:ascii="Times New Roman" w:hAnsi="Times New Roman"/>
            <w:sz w:val="24"/>
            <w:szCs w:val="24"/>
          </w:rPr>
          <w:t xml:space="preserve"> Cung </w:t>
        </w:r>
        <w:proofErr w:type="spellStart"/>
        <w:r w:rsidR="00DA64AC" w:rsidRPr="00E51F32">
          <w:rPr>
            <w:rFonts w:ascii="Times New Roman" w:hAnsi="Times New Roman"/>
            <w:sz w:val="24"/>
            <w:szCs w:val="24"/>
          </w:rPr>
          <w:t>Cấp</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theo</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Hợp</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đồng</w:t>
        </w:r>
        <w:proofErr w:type="spellEnd"/>
        <w:r w:rsidR="00DA64AC" w:rsidRPr="00E51F32">
          <w:rPr>
            <w:rFonts w:ascii="Times New Roman" w:hAnsi="Times New Roman"/>
            <w:sz w:val="24"/>
            <w:szCs w:val="24"/>
          </w:rPr>
          <w:t xml:space="preserve"> </w:t>
        </w:r>
        <w:proofErr w:type="spellStart"/>
        <w:r w:rsidR="00DA64AC" w:rsidRPr="00E51F32">
          <w:rPr>
            <w:rFonts w:ascii="Times New Roman" w:hAnsi="Times New Roman"/>
            <w:sz w:val="24"/>
            <w:szCs w:val="24"/>
          </w:rPr>
          <w:t>này</w:t>
        </w:r>
        <w:proofErr w:type="spellEnd"/>
        <w:r w:rsidR="00DA64AC" w:rsidRPr="00E51F32">
          <w:rPr>
            <w:rFonts w:ascii="Times New Roman" w:hAnsi="Times New Roman"/>
            <w:sz w:val="24"/>
            <w:szCs w:val="24"/>
          </w:rPr>
          <w:t>.</w:t>
        </w:r>
      </w:ins>
    </w:p>
    <w:p w14:paraId="12EA3A38" w14:textId="015A6C02" w:rsidR="0094568E" w:rsidRPr="00E51F32" w:rsidRDefault="0094568E" w:rsidP="00DA541C">
      <w:pPr>
        <w:pStyle w:val="oancuaDanhsach"/>
        <w:keepNext/>
        <w:widowControl w:val="0"/>
        <w:tabs>
          <w:tab w:val="left" w:pos="567"/>
          <w:tab w:val="left" w:pos="1134"/>
        </w:tabs>
        <w:spacing w:after="0" w:line="240" w:lineRule="auto"/>
        <w:ind w:left="1134"/>
        <w:jc w:val="both"/>
        <w:rPr>
          <w:rFonts w:ascii="Times New Roman" w:hAnsi="Times New Roman"/>
          <w:i/>
          <w:spacing w:val="-3"/>
          <w:sz w:val="24"/>
          <w:szCs w:val="24"/>
        </w:rPr>
      </w:pPr>
      <w:r w:rsidRPr="00E51F32">
        <w:rPr>
          <w:rFonts w:ascii="Times New Roman" w:hAnsi="Times New Roman"/>
          <w:i/>
          <w:spacing w:val="-3"/>
          <w:sz w:val="24"/>
          <w:szCs w:val="24"/>
        </w:rPr>
        <w:t xml:space="preserve">If the Contract is terminated pursuant to </w:t>
      </w:r>
      <w:r w:rsidR="00580C71" w:rsidRPr="00E51F32">
        <w:rPr>
          <w:rFonts w:ascii="Times New Roman" w:hAnsi="Times New Roman"/>
          <w:i/>
          <w:spacing w:val="-3"/>
          <w:sz w:val="24"/>
          <w:szCs w:val="24"/>
        </w:rPr>
        <w:t xml:space="preserve">ARTICLE 11.2(e), the </w:t>
      </w:r>
      <w:r w:rsidR="003077E1" w:rsidRPr="00E51F32">
        <w:rPr>
          <w:rFonts w:ascii="Times New Roman" w:hAnsi="Times New Roman"/>
          <w:i/>
          <w:spacing w:val="-3"/>
          <w:sz w:val="24"/>
          <w:szCs w:val="24"/>
        </w:rPr>
        <w:t>Supplier</w:t>
      </w:r>
      <w:r w:rsidR="00B4074B" w:rsidRPr="00E51F32">
        <w:rPr>
          <w:rFonts w:ascii="Times New Roman" w:hAnsi="Times New Roman"/>
          <w:i/>
          <w:spacing w:val="-3"/>
          <w:sz w:val="24"/>
          <w:szCs w:val="24"/>
        </w:rPr>
        <w:t xml:space="preserve"> </w:t>
      </w:r>
      <w:r w:rsidR="000663D1" w:rsidRPr="00E51F32">
        <w:rPr>
          <w:rFonts w:ascii="Times New Roman" w:hAnsi="Times New Roman"/>
          <w:i/>
          <w:spacing w:val="-3"/>
          <w:sz w:val="24"/>
          <w:szCs w:val="24"/>
        </w:rPr>
        <w:t>s</w:t>
      </w:r>
      <w:r w:rsidR="00B4074B" w:rsidRPr="00E51F32">
        <w:rPr>
          <w:rFonts w:ascii="Times New Roman" w:hAnsi="Times New Roman"/>
          <w:i/>
          <w:spacing w:val="-3"/>
          <w:sz w:val="24"/>
          <w:szCs w:val="24"/>
        </w:rPr>
        <w:t>hall</w:t>
      </w:r>
      <w:r w:rsidR="0095622F" w:rsidRPr="00E51F32">
        <w:rPr>
          <w:rFonts w:ascii="Times New Roman" w:hAnsi="Times New Roman"/>
          <w:i/>
          <w:spacing w:val="-3"/>
          <w:sz w:val="24"/>
          <w:szCs w:val="24"/>
        </w:rPr>
        <w:t xml:space="preserve"> be responsible for its contractual violation under this Contract. </w:t>
      </w:r>
      <w:r w:rsidR="00B4074B" w:rsidRPr="00E51F32">
        <w:rPr>
          <w:rFonts w:ascii="Times New Roman" w:hAnsi="Times New Roman"/>
          <w:i/>
          <w:spacing w:val="-3"/>
          <w:sz w:val="24"/>
          <w:szCs w:val="24"/>
        </w:rPr>
        <w:t xml:space="preserve"> </w:t>
      </w:r>
      <w:ins w:id="207" w:author="Do Minh Tam" w:date="2025-12-10T15:05:00Z" w16du:dateUtc="2025-12-10T08:05:00Z">
        <w:r w:rsidR="00DA64AC" w:rsidRPr="00E51F32">
          <w:rPr>
            <w:rFonts w:ascii="Times New Roman" w:hAnsi="Times New Roman"/>
            <w:i/>
            <w:spacing w:val="-3"/>
            <w:sz w:val="24"/>
            <w:szCs w:val="24"/>
          </w:rPr>
          <w:t xml:space="preserve">In this case, the Supplier shall impose a fine of 8% of the value of the breached Contract, compensate for the actual damage incurred and refund to the </w:t>
        </w:r>
      </w:ins>
      <w:ins w:id="208" w:author="Do Minh Tam" w:date="2025-12-10T15:06:00Z" w16du:dateUtc="2025-12-10T08:06:00Z">
        <w:r w:rsidR="00DA64AC" w:rsidRPr="00E51F32">
          <w:rPr>
            <w:rFonts w:ascii="Times New Roman" w:hAnsi="Times New Roman"/>
            <w:i/>
            <w:spacing w:val="-3"/>
            <w:sz w:val="24"/>
            <w:szCs w:val="24"/>
          </w:rPr>
          <w:t>Purchaser</w:t>
        </w:r>
      </w:ins>
      <w:ins w:id="209" w:author="Do Minh Tam" w:date="2025-12-10T15:05:00Z" w16du:dateUtc="2025-12-10T08:05:00Z">
        <w:r w:rsidR="00DA64AC" w:rsidRPr="00E51F32">
          <w:rPr>
            <w:rFonts w:ascii="Times New Roman" w:hAnsi="Times New Roman"/>
            <w:i/>
            <w:spacing w:val="-3"/>
            <w:sz w:val="24"/>
            <w:szCs w:val="24"/>
          </w:rPr>
          <w:t xml:space="preserve"> the amount received by the Supplier corresponding to the unperformed work</w:t>
        </w:r>
      </w:ins>
      <w:ins w:id="210" w:author="Do Minh Tam" w:date="2025-12-10T16:10:00Z" w16du:dateUtc="2025-12-10T09:10:00Z">
        <w:r w:rsidR="00543BF7" w:rsidRPr="00E51F32">
          <w:rPr>
            <w:rFonts w:ascii="Times New Roman" w:hAnsi="Times New Roman"/>
            <w:i/>
            <w:spacing w:val="-3"/>
            <w:sz w:val="24"/>
            <w:szCs w:val="24"/>
          </w:rPr>
          <w:t xml:space="preserve"> (if any)</w:t>
        </w:r>
      </w:ins>
      <w:ins w:id="211" w:author="Do Minh Tam" w:date="2025-12-10T15:05:00Z" w16du:dateUtc="2025-12-10T08:05:00Z">
        <w:r w:rsidR="00DA64AC" w:rsidRPr="00E51F32">
          <w:rPr>
            <w:rFonts w:ascii="Times New Roman" w:hAnsi="Times New Roman"/>
            <w:i/>
            <w:spacing w:val="-3"/>
            <w:sz w:val="24"/>
            <w:szCs w:val="24"/>
          </w:rPr>
          <w:t>. The</w:t>
        </w:r>
      </w:ins>
      <w:ins w:id="212" w:author="Do Minh Tam" w:date="2025-12-10T15:06:00Z" w16du:dateUtc="2025-12-10T08:06:00Z">
        <w:r w:rsidR="00DA64AC" w:rsidRPr="00E51F32">
          <w:rPr>
            <w:rFonts w:ascii="Times New Roman" w:hAnsi="Times New Roman"/>
            <w:i/>
            <w:spacing w:val="-3"/>
            <w:sz w:val="24"/>
            <w:szCs w:val="24"/>
          </w:rPr>
          <w:t xml:space="preserve"> </w:t>
        </w:r>
        <w:proofErr w:type="spellStart"/>
        <w:r w:rsidR="00DA64AC" w:rsidRPr="00E51F32">
          <w:rPr>
            <w:rFonts w:ascii="Times New Roman" w:hAnsi="Times New Roman"/>
            <w:i/>
            <w:spacing w:val="-3"/>
            <w:sz w:val="24"/>
            <w:szCs w:val="24"/>
          </w:rPr>
          <w:t>Puchaser</w:t>
        </w:r>
      </w:ins>
      <w:proofErr w:type="spellEnd"/>
      <w:ins w:id="213" w:author="Do Minh Tam" w:date="2025-12-10T15:05:00Z" w16du:dateUtc="2025-12-10T08:05:00Z">
        <w:r w:rsidR="00DA64AC" w:rsidRPr="00E51F32">
          <w:rPr>
            <w:rFonts w:ascii="Times New Roman" w:hAnsi="Times New Roman"/>
            <w:i/>
            <w:spacing w:val="-3"/>
            <w:sz w:val="24"/>
            <w:szCs w:val="24"/>
          </w:rPr>
          <w:t xml:space="preserve"> has the right to deduct the above amounts from the amounts payable by the Customer to the Supplier under this Agreement</w:t>
        </w:r>
      </w:ins>
    </w:p>
    <w:p w14:paraId="41BB15D4" w14:textId="77777777" w:rsidR="0095622F" w:rsidRPr="00E51F32" w:rsidRDefault="0095622F" w:rsidP="00DA541C">
      <w:pPr>
        <w:pStyle w:val="oancuaDanhsach"/>
        <w:keepNext/>
        <w:widowControl w:val="0"/>
        <w:tabs>
          <w:tab w:val="left" w:pos="567"/>
        </w:tabs>
        <w:spacing w:after="0" w:line="240" w:lineRule="auto"/>
        <w:ind w:left="567"/>
        <w:jc w:val="both"/>
        <w:rPr>
          <w:rFonts w:ascii="Times New Roman" w:hAnsi="Times New Roman"/>
          <w:i/>
          <w:iCs/>
          <w:sz w:val="24"/>
          <w:szCs w:val="24"/>
        </w:rPr>
      </w:pPr>
    </w:p>
    <w:p w14:paraId="26584CB0" w14:textId="1AE41AA0" w:rsidR="00904944" w:rsidRPr="00E51F32" w:rsidRDefault="00904944" w:rsidP="00864BEE">
      <w:pPr>
        <w:pStyle w:val="oancuaDanhsach"/>
        <w:keepNext/>
        <w:widowControl w:val="0"/>
        <w:numPr>
          <w:ilvl w:val="1"/>
          <w:numId w:val="27"/>
        </w:numPr>
        <w:tabs>
          <w:tab w:val="left" w:pos="567"/>
        </w:tabs>
        <w:spacing w:after="0" w:line="240" w:lineRule="auto"/>
        <w:ind w:left="567" w:hanging="567"/>
        <w:jc w:val="both"/>
        <w:rPr>
          <w:rFonts w:ascii="Times New Roman" w:hAnsi="Times New Roman"/>
          <w:sz w:val="24"/>
          <w:szCs w:val="24"/>
        </w:rPr>
      </w:pPr>
      <w:bookmarkStart w:id="214" w:name="_Hlk167800559"/>
      <w:proofErr w:type="spellStart"/>
      <w:r w:rsidRPr="00E51F32">
        <w:rPr>
          <w:rFonts w:ascii="Times New Roman" w:hAnsi="Times New Roman"/>
          <w:sz w:val="24"/>
          <w:szCs w:val="24"/>
        </w:rPr>
        <w:t>Việc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dứt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làm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quyền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khiếu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nại</w:t>
      </w:r>
      <w:proofErr w:type="spellEnd"/>
      <w:r w:rsidRPr="00E51F32">
        <w:rPr>
          <w:rFonts w:ascii="Times New Roman" w:hAnsi="Times New Roman"/>
          <w:sz w:val="24"/>
          <w:szCs w:val="24"/>
        </w:rPr>
        <w:t xml:space="preserve"> hay </w:t>
      </w:r>
      <w:proofErr w:type="spellStart"/>
      <w:r w:rsidRPr="00E51F32">
        <w:rPr>
          <w:rFonts w:ascii="Times New Roman" w:hAnsi="Times New Roman"/>
          <w:sz w:val="24"/>
          <w:szCs w:val="24"/>
        </w:rPr>
        <w:t>yêu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cầu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00516049" w:rsidRPr="00E51F32">
        <w:rPr>
          <w:rFonts w:ascii="Times New Roman" w:hAnsi="Times New Roman"/>
          <w:sz w:val="24"/>
          <w:szCs w:val="24"/>
        </w:rPr>
        <w:t>Bên</w:t>
      </w:r>
      <w:proofErr w:type="spellEnd"/>
      <w:r w:rsidR="00516049" w:rsidRPr="00E51F32">
        <w:rPr>
          <w:rFonts w:ascii="Times New Roman" w:hAnsi="Times New Roman"/>
          <w:sz w:val="24"/>
          <w:szCs w:val="24"/>
        </w:rPr>
        <w:t xml:space="preserve"> Mua </w:t>
      </w:r>
      <w:proofErr w:type="spellStart"/>
      <w:r w:rsidRPr="00E51F32">
        <w:rPr>
          <w:rFonts w:ascii="Times New Roman" w:hAnsi="Times New Roman"/>
          <w:sz w:val="24"/>
          <w:szCs w:val="24"/>
        </w:rPr>
        <w:t>đối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với</w:t>
      </w:r>
      <w:proofErr w:type="spellEnd"/>
      <w:r w:rsidRPr="00E51F32">
        <w:rPr>
          <w:rFonts w:ascii="Times New Roman" w:hAnsi="Times New Roman"/>
          <w:sz w:val="24"/>
          <w:szCs w:val="24"/>
        </w:rPr>
        <w:t xml:space="preserve"> </w:t>
      </w:r>
      <w:proofErr w:type="spellStart"/>
      <w:r w:rsidR="00516049" w:rsidRPr="00E51F32">
        <w:rPr>
          <w:rFonts w:ascii="Times New Roman" w:hAnsi="Times New Roman"/>
          <w:sz w:val="24"/>
          <w:szCs w:val="24"/>
        </w:rPr>
        <w:t>Nhà</w:t>
      </w:r>
      <w:proofErr w:type="spellEnd"/>
      <w:r w:rsidR="00516049" w:rsidRPr="00E51F32">
        <w:rPr>
          <w:rFonts w:ascii="Times New Roman" w:hAnsi="Times New Roman"/>
          <w:sz w:val="24"/>
          <w:szCs w:val="24"/>
        </w:rPr>
        <w:t xml:space="preserve"> Cung </w:t>
      </w:r>
      <w:proofErr w:type="spellStart"/>
      <w:r w:rsidR="00516049" w:rsidRPr="00E51F32">
        <w:rPr>
          <w:rFonts w:ascii="Times New Roman" w:hAnsi="Times New Roman"/>
          <w:sz w:val="24"/>
          <w:szCs w:val="24"/>
        </w:rPr>
        <w:t>Cấp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liên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quan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đến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quyền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trách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nhiệm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sinh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từ</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liên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quan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đến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cũng</w:t>
      </w:r>
      <w:proofErr w:type="spellEnd"/>
      <w:r w:rsidRPr="00E51F32">
        <w:rPr>
          <w:rFonts w:ascii="Times New Roman" w:hAnsi="Times New Roman"/>
          <w:sz w:val="24"/>
          <w:szCs w:val="24"/>
        </w:rPr>
        <w:t xml:space="preserve"> </w:t>
      </w:r>
      <w:r w:rsidRPr="00E51F32">
        <w:rPr>
          <w:rFonts w:ascii="Times New Roman" w:hAnsi="Times New Roman"/>
          <w:sz w:val="24"/>
          <w:szCs w:val="24"/>
          <w:lang w:val="nl-NL"/>
        </w:rPr>
        <w:t>như</w:t>
      </w:r>
      <w:r w:rsidRPr="00E51F32">
        <w:rPr>
          <w:rFonts w:ascii="Times New Roman" w:hAnsi="Times New Roman"/>
          <w:sz w:val="24"/>
          <w:szCs w:val="24"/>
        </w:rPr>
        <w:t xml:space="preserve"> </w:t>
      </w:r>
      <w:proofErr w:type="spellStart"/>
      <w:r w:rsidRPr="00E51F32">
        <w:rPr>
          <w:rFonts w:ascii="Times New Roman" w:hAnsi="Times New Roman"/>
          <w:sz w:val="24"/>
          <w:szCs w:val="24"/>
        </w:rPr>
        <w:t>bất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nghĩa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vụ</w:t>
      </w:r>
      <w:proofErr w:type="spellEnd"/>
      <w:r w:rsidRPr="00E51F32">
        <w:rPr>
          <w:rFonts w:ascii="Times New Roman" w:hAnsi="Times New Roman"/>
          <w:sz w:val="24"/>
          <w:szCs w:val="24"/>
        </w:rPr>
        <w:t xml:space="preserve"> hay </w:t>
      </w:r>
      <w:proofErr w:type="spellStart"/>
      <w:r w:rsidRPr="00E51F32">
        <w:rPr>
          <w:rFonts w:ascii="Times New Roman" w:hAnsi="Times New Roman"/>
          <w:sz w:val="24"/>
          <w:szCs w:val="24"/>
        </w:rPr>
        <w:t>trách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nhiệm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sinh</w:t>
      </w:r>
      <w:proofErr w:type="spellEnd"/>
      <w:r w:rsidRPr="00E51F32">
        <w:rPr>
          <w:rFonts w:ascii="Times New Roman" w:hAnsi="Times New Roman"/>
          <w:sz w:val="24"/>
          <w:szCs w:val="24"/>
        </w:rPr>
        <w:t xml:space="preserve"> do </w:t>
      </w:r>
      <w:proofErr w:type="spellStart"/>
      <w:r w:rsidRPr="00E51F32">
        <w:rPr>
          <w:rFonts w:ascii="Times New Roman" w:hAnsi="Times New Roman"/>
          <w:sz w:val="24"/>
          <w:szCs w:val="24"/>
        </w:rPr>
        <w:t>hành</w:t>
      </w:r>
      <w:proofErr w:type="spellEnd"/>
      <w:r w:rsidRPr="00E51F32">
        <w:rPr>
          <w:rFonts w:ascii="Times New Roman" w:hAnsi="Times New Roman"/>
          <w:sz w:val="24"/>
          <w:szCs w:val="24"/>
        </w:rPr>
        <w:t xml:space="preserve"> vi </w:t>
      </w:r>
      <w:proofErr w:type="spellStart"/>
      <w:r w:rsidRPr="00E51F32">
        <w:rPr>
          <w:rFonts w:ascii="Times New Roman" w:hAnsi="Times New Roman"/>
          <w:sz w:val="24"/>
          <w:szCs w:val="24"/>
        </w:rPr>
        <w:t>vi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phạm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00516049" w:rsidRPr="00E51F32">
        <w:rPr>
          <w:rFonts w:ascii="Times New Roman" w:hAnsi="Times New Roman"/>
          <w:sz w:val="24"/>
          <w:szCs w:val="24"/>
        </w:rPr>
        <w:t>Nhà</w:t>
      </w:r>
      <w:proofErr w:type="spellEnd"/>
      <w:r w:rsidR="00516049" w:rsidRPr="00E51F32">
        <w:rPr>
          <w:rFonts w:ascii="Times New Roman" w:hAnsi="Times New Roman"/>
          <w:sz w:val="24"/>
          <w:szCs w:val="24"/>
        </w:rPr>
        <w:t xml:space="preserve"> Cung Cấp</w:t>
      </w:r>
      <w:r w:rsidRPr="00E51F32">
        <w:rPr>
          <w:rFonts w:ascii="Times New Roman" w:hAnsi="Times New Roman"/>
          <w:sz w:val="24"/>
          <w:szCs w:val="24"/>
        </w:rPr>
        <w:t xml:space="preserve">. </w:t>
      </w:r>
    </w:p>
    <w:p w14:paraId="2482C5E5" w14:textId="46D80BA5" w:rsidR="00904944" w:rsidRPr="00E51F32" w:rsidRDefault="00904944" w:rsidP="00DA541C">
      <w:pPr>
        <w:keepNext/>
        <w:widowControl w:val="0"/>
        <w:ind w:left="567"/>
        <w:jc w:val="both"/>
        <w:rPr>
          <w:rFonts w:ascii="Times New Roman" w:hAnsi="Times New Roman"/>
          <w:i/>
          <w:lang w:val="nl-NL"/>
        </w:rPr>
      </w:pPr>
      <w:r w:rsidRPr="00E51F32">
        <w:rPr>
          <w:rFonts w:ascii="Times New Roman" w:hAnsi="Times New Roman"/>
          <w:i/>
          <w:lang w:val="nl-NL"/>
        </w:rPr>
        <w:t xml:space="preserve">The termination of this Contract shall not eliminate any right to complain or request by </w:t>
      </w:r>
      <w:r w:rsidR="00F3747A" w:rsidRPr="00E51F32">
        <w:rPr>
          <w:rFonts w:ascii="Times New Roman" w:hAnsi="Times New Roman"/>
          <w:i/>
          <w:lang w:val="nl-NL"/>
        </w:rPr>
        <w:t>the Purchaser</w:t>
      </w:r>
      <w:r w:rsidRPr="00E51F32">
        <w:rPr>
          <w:rFonts w:ascii="Times New Roman" w:hAnsi="Times New Roman"/>
          <w:i/>
          <w:lang w:val="nl-NL"/>
        </w:rPr>
        <w:t xml:space="preserve"> to </w:t>
      </w:r>
      <w:r w:rsidR="00F3747A" w:rsidRPr="00E51F32">
        <w:rPr>
          <w:rFonts w:ascii="Times New Roman" w:hAnsi="Times New Roman"/>
          <w:i/>
          <w:iCs/>
        </w:rPr>
        <w:t>the Supplier</w:t>
      </w:r>
      <w:r w:rsidRPr="00E51F32">
        <w:rPr>
          <w:rFonts w:ascii="Times New Roman" w:hAnsi="Times New Roman"/>
        </w:rPr>
        <w:t xml:space="preserve"> </w:t>
      </w:r>
      <w:r w:rsidRPr="00E51F32">
        <w:rPr>
          <w:rFonts w:ascii="Times New Roman" w:hAnsi="Times New Roman"/>
          <w:i/>
          <w:lang w:val="nl-NL"/>
        </w:rPr>
        <w:t xml:space="preserve">concerning any obligation or liability arising from or relating to this Contract and any other obligations or additional liability arising from acts of breach by </w:t>
      </w:r>
      <w:r w:rsidR="00F3747A" w:rsidRPr="00E51F32">
        <w:rPr>
          <w:rFonts w:ascii="Times New Roman" w:hAnsi="Times New Roman"/>
          <w:i/>
          <w:iCs/>
        </w:rPr>
        <w:t>the Supplier</w:t>
      </w:r>
      <w:r w:rsidRPr="00E51F32">
        <w:rPr>
          <w:rFonts w:ascii="Times New Roman" w:hAnsi="Times New Roman"/>
          <w:i/>
          <w:lang w:val="nl-NL"/>
        </w:rPr>
        <w:t>.</w:t>
      </w:r>
    </w:p>
    <w:bookmarkEnd w:id="214"/>
    <w:p w14:paraId="47EEA062" w14:textId="77777777" w:rsidR="00904944" w:rsidRPr="00E51F32" w:rsidRDefault="00904944" w:rsidP="00DA541C">
      <w:pPr>
        <w:keepNext/>
        <w:widowControl w:val="0"/>
        <w:ind w:left="720"/>
        <w:jc w:val="both"/>
        <w:rPr>
          <w:rFonts w:ascii="Times New Roman" w:hAnsi="Times New Roman"/>
          <w:i/>
          <w:lang w:val="nl-NL"/>
        </w:rPr>
      </w:pPr>
    </w:p>
    <w:p w14:paraId="288BA04D" w14:textId="77777777" w:rsidR="00904944" w:rsidRPr="00E51F32" w:rsidRDefault="00904944" w:rsidP="00864BEE">
      <w:pPr>
        <w:pStyle w:val="oancuaDanhsach"/>
        <w:keepNext/>
        <w:widowControl w:val="0"/>
        <w:numPr>
          <w:ilvl w:val="1"/>
          <w:numId w:val="27"/>
        </w:numPr>
        <w:tabs>
          <w:tab w:val="left" w:pos="567"/>
        </w:tabs>
        <w:spacing w:after="0" w:line="240" w:lineRule="auto"/>
        <w:ind w:left="567" w:hanging="567"/>
        <w:jc w:val="both"/>
        <w:rPr>
          <w:rFonts w:ascii="Times New Roman" w:hAnsi="Times New Roman"/>
          <w:i/>
          <w:sz w:val="24"/>
          <w:szCs w:val="24"/>
          <w:lang w:val="nl-NL"/>
        </w:rPr>
      </w:pPr>
      <w:r w:rsidRPr="00E51F32">
        <w:rPr>
          <w:rFonts w:ascii="Times New Roman" w:hAnsi="Times New Roman"/>
          <w:sz w:val="24"/>
          <w:szCs w:val="24"/>
          <w:lang w:val="nl-NL"/>
        </w:rPr>
        <w:t xml:space="preserve">Hợp Đồng sẽ tự động thanh lý vào thời điểm chấm dứt Hợp Đồng hoặc sau khi Các Bên hoàn tất các nghĩa vụ tồn đọng của mình phát sinh trước thời điểm chấm dứt Hợp Đồng, tùy thời điểm nào đến sau. </w:t>
      </w:r>
    </w:p>
    <w:p w14:paraId="0F917581" w14:textId="77777777" w:rsidR="00904944" w:rsidRPr="00E51F32" w:rsidRDefault="00904944" w:rsidP="00DA541C">
      <w:pPr>
        <w:keepNext/>
        <w:widowControl w:val="0"/>
        <w:ind w:left="567"/>
        <w:jc w:val="both"/>
        <w:rPr>
          <w:rFonts w:ascii="Times New Roman" w:hAnsi="Times New Roman"/>
          <w:i/>
          <w:lang w:val="nl-NL"/>
        </w:rPr>
      </w:pPr>
      <w:r w:rsidRPr="00E51F32">
        <w:rPr>
          <w:rFonts w:ascii="Times New Roman" w:hAnsi="Times New Roman"/>
          <w:i/>
          <w:lang w:val="nl-NL"/>
        </w:rPr>
        <w:t xml:space="preserve">The Contract shall be automatically liquidated upon the termination of the Contract or after the Parties’ outstanding obligations arisen prior to the termination of the Contract are discharged, whichever comes later. </w:t>
      </w:r>
    </w:p>
    <w:bookmarkEnd w:id="176"/>
    <w:p w14:paraId="5A558CEF" w14:textId="1FECBAF5" w:rsidR="00904944" w:rsidRPr="00E51F32" w:rsidRDefault="00904944" w:rsidP="00DA541C">
      <w:pPr>
        <w:keepNext/>
        <w:widowControl w:val="0"/>
        <w:jc w:val="both"/>
        <w:rPr>
          <w:rFonts w:ascii="Times New Roman" w:hAnsi="Times New Roman"/>
          <w:b/>
          <w:i/>
        </w:rPr>
      </w:pPr>
    </w:p>
    <w:p w14:paraId="380440B8" w14:textId="57CD0FCF" w:rsidR="002708C2" w:rsidRPr="00E51F32" w:rsidRDefault="002708C2" w:rsidP="00864BEE">
      <w:pPr>
        <w:keepNext/>
        <w:widowControl w:val="0"/>
        <w:numPr>
          <w:ilvl w:val="0"/>
          <w:numId w:val="7"/>
        </w:numPr>
        <w:tabs>
          <w:tab w:val="left" w:pos="1440"/>
        </w:tabs>
        <w:ind w:left="1418" w:hanging="1418"/>
        <w:jc w:val="both"/>
        <w:rPr>
          <w:rFonts w:ascii="Times New Roman" w:hAnsi="Times New Roman"/>
          <w:bCs/>
        </w:rPr>
      </w:pPr>
      <w:r w:rsidRPr="00E51F32">
        <w:rPr>
          <w:rFonts w:ascii="Times New Roman" w:hAnsi="Times New Roman"/>
          <w:b/>
        </w:rPr>
        <w:t>BẰNG</w:t>
      </w:r>
      <w:r w:rsidRPr="00E51F32">
        <w:rPr>
          <w:rFonts w:ascii="Times New Roman" w:hAnsi="Times New Roman"/>
          <w:b/>
          <w:bCs/>
        </w:rPr>
        <w:t xml:space="preserve"> SÁNG CHẾ VÀ QUYỀN SỞ HỮU CÔNG NGHIỆP</w:t>
      </w:r>
    </w:p>
    <w:p w14:paraId="1D1B3F2F" w14:textId="6A01BBE2" w:rsidR="006C1EB4" w:rsidRPr="00E51F32" w:rsidRDefault="006C1EB4" w:rsidP="00864BEE">
      <w:pPr>
        <w:keepNext/>
        <w:widowControl w:val="0"/>
        <w:numPr>
          <w:ilvl w:val="0"/>
          <w:numId w:val="8"/>
        </w:numPr>
        <w:tabs>
          <w:tab w:val="left" w:pos="1440"/>
        </w:tabs>
        <w:ind w:left="1418" w:hanging="1418"/>
        <w:jc w:val="both"/>
        <w:rPr>
          <w:rFonts w:ascii="Times New Roman" w:hAnsi="Times New Roman"/>
          <w:bCs/>
          <w:i/>
          <w:iCs/>
        </w:rPr>
      </w:pPr>
      <w:r w:rsidRPr="00E51F32">
        <w:rPr>
          <w:rFonts w:ascii="Times New Roman" w:hAnsi="Times New Roman"/>
          <w:b/>
          <w:i/>
          <w:iCs/>
        </w:rPr>
        <w:t>PATENTS AND PROPRIETARY RIGHTS</w:t>
      </w:r>
    </w:p>
    <w:p w14:paraId="75A88507" w14:textId="77777777" w:rsidR="00E42BE1" w:rsidRPr="00E51F32" w:rsidRDefault="00E42BE1" w:rsidP="00DA541C">
      <w:pPr>
        <w:keepNext/>
        <w:widowControl w:val="0"/>
        <w:tabs>
          <w:tab w:val="left" w:pos="1440"/>
        </w:tabs>
        <w:ind w:left="1418"/>
        <w:jc w:val="both"/>
        <w:rPr>
          <w:rFonts w:ascii="Times New Roman" w:hAnsi="Times New Roman"/>
          <w:bCs/>
        </w:rPr>
      </w:pPr>
    </w:p>
    <w:p w14:paraId="163392E9" w14:textId="307E58D1" w:rsidR="002708C2" w:rsidRPr="00E51F32" w:rsidRDefault="002708C2" w:rsidP="00864BEE">
      <w:pPr>
        <w:keepNext/>
        <w:widowControl w:val="0"/>
        <w:numPr>
          <w:ilvl w:val="1"/>
          <w:numId w:val="28"/>
        </w:numPr>
        <w:tabs>
          <w:tab w:val="left" w:pos="567"/>
        </w:tabs>
        <w:ind w:left="567" w:hanging="567"/>
        <w:jc w:val="both"/>
        <w:rPr>
          <w:rFonts w:ascii="Times New Roman" w:hAnsi="Times New Roman"/>
          <w:bCs/>
        </w:rPr>
      </w:pPr>
      <w:bookmarkStart w:id="215" w:name="_Hlk167803758"/>
      <w:r w:rsidRPr="00E51F32">
        <w:rPr>
          <w:rFonts w:ascii="Times New Roman" w:hAnsi="Times New Roman"/>
          <w:bCs/>
        </w:rPr>
        <w:t xml:space="preserve">Trong </w:t>
      </w:r>
      <w:proofErr w:type="spellStart"/>
      <w:r w:rsidRPr="00E51F32">
        <w:rPr>
          <w:rFonts w:ascii="Times New Roman" w:hAnsi="Times New Roman"/>
          <w:bCs/>
        </w:rPr>
        <w:t>suốt</w:t>
      </w:r>
      <w:proofErr w:type="spellEnd"/>
      <w:r w:rsidRPr="00E51F32">
        <w:rPr>
          <w:rFonts w:ascii="Times New Roman" w:hAnsi="Times New Roman"/>
          <w:bCs/>
        </w:rPr>
        <w:t xml:space="preserve"> </w:t>
      </w:r>
      <w:proofErr w:type="spellStart"/>
      <w:r w:rsidRPr="00E51F32">
        <w:rPr>
          <w:rFonts w:ascii="Times New Roman" w:hAnsi="Times New Roman"/>
          <w:bCs/>
        </w:rPr>
        <w:t>thời</w:t>
      </w:r>
      <w:proofErr w:type="spellEnd"/>
      <w:r w:rsidRPr="00E51F32">
        <w:rPr>
          <w:rFonts w:ascii="Times New Roman" w:hAnsi="Times New Roman"/>
          <w:bCs/>
        </w:rPr>
        <w:t xml:space="preserve"> </w:t>
      </w:r>
      <w:proofErr w:type="spellStart"/>
      <w:r w:rsidRPr="00E51F32">
        <w:rPr>
          <w:rFonts w:ascii="Times New Roman" w:hAnsi="Times New Roman"/>
          <w:bCs/>
        </w:rPr>
        <w:t>gian</w:t>
      </w:r>
      <w:proofErr w:type="spellEnd"/>
      <w:r w:rsidRPr="00E51F32">
        <w:rPr>
          <w:rFonts w:ascii="Times New Roman" w:hAnsi="Times New Roman"/>
          <w:bCs/>
        </w:rPr>
        <w:t xml:space="preserve"> </w:t>
      </w:r>
      <w:proofErr w:type="spellStart"/>
      <w:r w:rsidRPr="00E51F32">
        <w:rPr>
          <w:rFonts w:ascii="Times New Roman" w:hAnsi="Times New Roman"/>
          <w:bCs/>
        </w:rPr>
        <w:t>và</w:t>
      </w:r>
      <w:proofErr w:type="spellEnd"/>
      <w:r w:rsidRPr="00E51F32">
        <w:rPr>
          <w:rFonts w:ascii="Times New Roman" w:hAnsi="Times New Roman"/>
          <w:bCs/>
        </w:rPr>
        <w:t xml:space="preserve"> </w:t>
      </w:r>
      <w:proofErr w:type="spellStart"/>
      <w:r w:rsidRPr="00E51F32">
        <w:rPr>
          <w:rFonts w:ascii="Times New Roman" w:hAnsi="Times New Roman"/>
          <w:bCs/>
        </w:rPr>
        <w:t>sau</w:t>
      </w:r>
      <w:proofErr w:type="spellEnd"/>
      <w:r w:rsidRPr="00E51F32">
        <w:rPr>
          <w:rFonts w:ascii="Times New Roman" w:hAnsi="Times New Roman"/>
          <w:bCs/>
        </w:rPr>
        <w:t xml:space="preserve"> </w:t>
      </w:r>
      <w:proofErr w:type="spellStart"/>
      <w:r w:rsidRPr="00E51F32">
        <w:rPr>
          <w:rFonts w:ascii="Times New Roman" w:hAnsi="Times New Roman"/>
          <w:bCs/>
        </w:rPr>
        <w:t>khi</w:t>
      </w:r>
      <w:proofErr w:type="spellEnd"/>
      <w:r w:rsidRPr="00E51F32">
        <w:rPr>
          <w:rFonts w:ascii="Times New Roman" w:hAnsi="Times New Roman"/>
          <w:bCs/>
        </w:rPr>
        <w:t xml:space="preserve"> </w:t>
      </w:r>
      <w:proofErr w:type="spellStart"/>
      <w:r w:rsidRPr="00E51F32">
        <w:rPr>
          <w:rFonts w:ascii="Times New Roman" w:hAnsi="Times New Roman"/>
          <w:bCs/>
        </w:rPr>
        <w:t>chấm</w:t>
      </w:r>
      <w:proofErr w:type="spellEnd"/>
      <w:r w:rsidRPr="00E51F32">
        <w:rPr>
          <w:rFonts w:ascii="Times New Roman" w:hAnsi="Times New Roman"/>
          <w:bCs/>
        </w:rPr>
        <w:t xml:space="preserve"> </w:t>
      </w:r>
      <w:proofErr w:type="spellStart"/>
      <w:r w:rsidRPr="00E51F32">
        <w:rPr>
          <w:rFonts w:ascii="Times New Roman" w:hAnsi="Times New Roman"/>
          <w:bCs/>
        </w:rPr>
        <w:t>dứt</w:t>
      </w:r>
      <w:proofErr w:type="spellEnd"/>
      <w:r w:rsidRPr="00E51F32">
        <w:rPr>
          <w:rFonts w:ascii="Times New Roman" w:hAnsi="Times New Roman"/>
          <w:bCs/>
        </w:rPr>
        <w:t xml:space="preserve"> </w:t>
      </w:r>
      <w:proofErr w:type="spellStart"/>
      <w:r w:rsidRPr="00E51F32">
        <w:rPr>
          <w:rFonts w:ascii="Times New Roman" w:hAnsi="Times New Roman"/>
          <w:bCs/>
        </w:rPr>
        <w:t>Hợp</w:t>
      </w:r>
      <w:proofErr w:type="spellEnd"/>
      <w:r w:rsidRPr="00E51F32">
        <w:rPr>
          <w:rFonts w:ascii="Times New Roman" w:hAnsi="Times New Roman"/>
          <w:bCs/>
        </w:rPr>
        <w:t xml:space="preserve"> </w:t>
      </w:r>
      <w:proofErr w:type="spellStart"/>
      <w:r w:rsidRPr="00E51F32">
        <w:rPr>
          <w:rFonts w:ascii="Times New Roman" w:hAnsi="Times New Roman"/>
          <w:bCs/>
        </w:rPr>
        <w:t>Đồng</w:t>
      </w:r>
      <w:proofErr w:type="spellEnd"/>
      <w:r w:rsidRPr="00E51F32">
        <w:rPr>
          <w:rFonts w:ascii="Times New Roman" w:hAnsi="Times New Roman"/>
          <w:bCs/>
        </w:rPr>
        <w:t xml:space="preserve"> </w:t>
      </w:r>
      <w:proofErr w:type="spellStart"/>
      <w:r w:rsidRPr="00E51F32">
        <w:rPr>
          <w:rFonts w:ascii="Times New Roman" w:hAnsi="Times New Roman"/>
          <w:bCs/>
        </w:rPr>
        <w:t>này</w:t>
      </w:r>
      <w:proofErr w:type="spellEnd"/>
      <w:r w:rsidRPr="00E51F32">
        <w:rPr>
          <w:rFonts w:ascii="Times New Roman" w:hAnsi="Times New Roman"/>
          <w:bCs/>
        </w:rPr>
        <w:t xml:space="preserve">, </w:t>
      </w:r>
      <w:proofErr w:type="spellStart"/>
      <w:r w:rsidRPr="00E51F32">
        <w:rPr>
          <w:rFonts w:ascii="Times New Roman" w:hAnsi="Times New Roman"/>
          <w:bCs/>
        </w:rPr>
        <w:t>Nhà</w:t>
      </w:r>
      <w:proofErr w:type="spellEnd"/>
      <w:r w:rsidRPr="00E51F32">
        <w:rPr>
          <w:rFonts w:ascii="Times New Roman" w:hAnsi="Times New Roman"/>
          <w:bCs/>
        </w:rPr>
        <w:t xml:space="preserve"> Cung </w:t>
      </w:r>
      <w:proofErr w:type="spellStart"/>
      <w:r w:rsidRPr="00E51F32">
        <w:rPr>
          <w:rFonts w:ascii="Times New Roman" w:hAnsi="Times New Roman"/>
          <w:bCs/>
        </w:rPr>
        <w:t>Cấp</w:t>
      </w:r>
      <w:proofErr w:type="spellEnd"/>
      <w:r w:rsidRPr="00E51F32">
        <w:rPr>
          <w:rFonts w:ascii="Times New Roman" w:hAnsi="Times New Roman"/>
          <w:bCs/>
        </w:rPr>
        <w:t xml:space="preserve"> </w:t>
      </w:r>
      <w:proofErr w:type="spellStart"/>
      <w:r w:rsidRPr="00E51F32">
        <w:rPr>
          <w:rFonts w:ascii="Times New Roman" w:hAnsi="Times New Roman"/>
          <w:bCs/>
        </w:rPr>
        <w:t>phải</w:t>
      </w:r>
      <w:proofErr w:type="spellEnd"/>
      <w:r w:rsidRPr="00E51F32">
        <w:rPr>
          <w:rFonts w:ascii="Times New Roman" w:hAnsi="Times New Roman"/>
          <w:bCs/>
        </w:rPr>
        <w:t xml:space="preserve"> </w:t>
      </w:r>
      <w:proofErr w:type="spellStart"/>
      <w:r w:rsidRPr="00E51F32">
        <w:rPr>
          <w:rFonts w:ascii="Times New Roman" w:hAnsi="Times New Roman"/>
          <w:bCs/>
        </w:rPr>
        <w:t>bồi</w:t>
      </w:r>
      <w:proofErr w:type="spellEnd"/>
      <w:r w:rsidRPr="00E51F32">
        <w:rPr>
          <w:rFonts w:ascii="Times New Roman" w:hAnsi="Times New Roman"/>
          <w:bCs/>
        </w:rPr>
        <w:t xml:space="preserve"> </w:t>
      </w:r>
      <w:proofErr w:type="spellStart"/>
      <w:r w:rsidRPr="00E51F32">
        <w:rPr>
          <w:rFonts w:ascii="Times New Roman" w:hAnsi="Times New Roman"/>
          <w:bCs/>
        </w:rPr>
        <w:t>thường</w:t>
      </w:r>
      <w:proofErr w:type="spellEnd"/>
      <w:r w:rsidRPr="00E51F32">
        <w:rPr>
          <w:rFonts w:ascii="Times New Roman" w:hAnsi="Times New Roman"/>
          <w:bCs/>
        </w:rPr>
        <w:t xml:space="preserve"> </w:t>
      </w:r>
      <w:proofErr w:type="spellStart"/>
      <w:r w:rsidRPr="00E51F32">
        <w:rPr>
          <w:rFonts w:ascii="Times New Roman" w:hAnsi="Times New Roman"/>
          <w:bCs/>
        </w:rPr>
        <w:t>và</w:t>
      </w:r>
      <w:proofErr w:type="spellEnd"/>
      <w:r w:rsidRPr="00E51F32">
        <w:rPr>
          <w:rFonts w:ascii="Times New Roman" w:hAnsi="Times New Roman"/>
          <w:bCs/>
        </w:rPr>
        <w:t xml:space="preserve"> </w:t>
      </w:r>
      <w:proofErr w:type="spellStart"/>
      <w:r w:rsidRPr="00E51F32">
        <w:rPr>
          <w:rFonts w:ascii="Times New Roman" w:hAnsi="Times New Roman"/>
          <w:bCs/>
        </w:rPr>
        <w:t>sẽ</w:t>
      </w:r>
      <w:proofErr w:type="spellEnd"/>
      <w:r w:rsidRPr="00E51F32">
        <w:rPr>
          <w:rFonts w:ascii="Times New Roman" w:hAnsi="Times New Roman"/>
          <w:bCs/>
        </w:rPr>
        <w:t xml:space="preserve"> </w:t>
      </w:r>
      <w:proofErr w:type="spellStart"/>
      <w:r w:rsidRPr="00E51F32">
        <w:rPr>
          <w:rFonts w:ascii="Times New Roman" w:hAnsi="Times New Roman"/>
          <w:bCs/>
        </w:rPr>
        <w:t>giữ</w:t>
      </w:r>
      <w:proofErr w:type="spellEnd"/>
      <w:r w:rsidRPr="00E51F32">
        <w:rPr>
          <w:rFonts w:ascii="Times New Roman" w:hAnsi="Times New Roman"/>
          <w:bCs/>
        </w:rPr>
        <w:t xml:space="preserve"> </w:t>
      </w:r>
      <w:proofErr w:type="spellStart"/>
      <w:r w:rsidRPr="00E51F32">
        <w:rPr>
          <w:rFonts w:ascii="Times New Roman" w:hAnsi="Times New Roman"/>
          <w:bCs/>
        </w:rPr>
        <w:t>cho</w:t>
      </w:r>
      <w:proofErr w:type="spellEnd"/>
      <w:r w:rsidRPr="00E51F32">
        <w:rPr>
          <w:rFonts w:ascii="Times New Roman" w:hAnsi="Times New Roman"/>
          <w:bCs/>
        </w:rPr>
        <w:t xml:space="preserve"> </w:t>
      </w:r>
      <w:proofErr w:type="spellStart"/>
      <w:r w:rsidRPr="00E51F32">
        <w:rPr>
          <w:rFonts w:ascii="Times New Roman" w:hAnsi="Times New Roman"/>
          <w:bCs/>
        </w:rPr>
        <w:t>Bên</w:t>
      </w:r>
      <w:proofErr w:type="spellEnd"/>
      <w:r w:rsidRPr="00E51F32">
        <w:rPr>
          <w:rFonts w:ascii="Times New Roman" w:hAnsi="Times New Roman"/>
          <w:bCs/>
        </w:rPr>
        <w:t xml:space="preserve"> Mua </w:t>
      </w:r>
      <w:proofErr w:type="spellStart"/>
      <w:r w:rsidRPr="00E51F32">
        <w:rPr>
          <w:rFonts w:ascii="Times New Roman" w:hAnsi="Times New Roman"/>
          <w:bCs/>
        </w:rPr>
        <w:t>không</w:t>
      </w:r>
      <w:proofErr w:type="spellEnd"/>
      <w:r w:rsidRPr="00E51F32">
        <w:rPr>
          <w:rFonts w:ascii="Times New Roman" w:hAnsi="Times New Roman"/>
          <w:bCs/>
        </w:rPr>
        <w:t xml:space="preserve"> </w:t>
      </w:r>
      <w:proofErr w:type="spellStart"/>
      <w:r w:rsidRPr="00E51F32">
        <w:rPr>
          <w:rFonts w:ascii="Times New Roman" w:hAnsi="Times New Roman"/>
          <w:bCs/>
        </w:rPr>
        <w:t>bị</w:t>
      </w:r>
      <w:proofErr w:type="spellEnd"/>
      <w:r w:rsidRPr="00E51F32">
        <w:rPr>
          <w:rFonts w:ascii="Times New Roman" w:hAnsi="Times New Roman"/>
          <w:bCs/>
        </w:rPr>
        <w:t xml:space="preserve"> </w:t>
      </w:r>
      <w:proofErr w:type="spellStart"/>
      <w:r w:rsidRPr="00E51F32">
        <w:rPr>
          <w:rFonts w:ascii="Times New Roman" w:hAnsi="Times New Roman"/>
          <w:bCs/>
        </w:rPr>
        <w:t>thiệt</w:t>
      </w:r>
      <w:proofErr w:type="spellEnd"/>
      <w:r w:rsidRPr="00E51F32">
        <w:rPr>
          <w:rFonts w:ascii="Times New Roman" w:hAnsi="Times New Roman"/>
          <w:bCs/>
        </w:rPr>
        <w:t xml:space="preserve"> </w:t>
      </w:r>
      <w:proofErr w:type="spellStart"/>
      <w:r w:rsidRPr="00E51F32">
        <w:rPr>
          <w:rFonts w:ascii="Times New Roman" w:hAnsi="Times New Roman"/>
          <w:bCs/>
        </w:rPr>
        <w:t>hại</w:t>
      </w:r>
      <w:proofErr w:type="spellEnd"/>
      <w:r w:rsidRPr="00E51F32">
        <w:rPr>
          <w:rFonts w:ascii="Times New Roman" w:hAnsi="Times New Roman"/>
          <w:bCs/>
        </w:rPr>
        <w:t xml:space="preserve">, </w:t>
      </w:r>
      <w:proofErr w:type="spellStart"/>
      <w:r w:rsidRPr="00E51F32">
        <w:rPr>
          <w:rFonts w:ascii="Times New Roman" w:hAnsi="Times New Roman"/>
          <w:bCs/>
        </w:rPr>
        <w:t>tổn</w:t>
      </w:r>
      <w:proofErr w:type="spellEnd"/>
      <w:r w:rsidRPr="00E51F32">
        <w:rPr>
          <w:rFonts w:ascii="Times New Roman" w:hAnsi="Times New Roman"/>
          <w:bCs/>
        </w:rPr>
        <w:t xml:space="preserve"> </w:t>
      </w:r>
      <w:proofErr w:type="spellStart"/>
      <w:r w:rsidRPr="00E51F32">
        <w:rPr>
          <w:rFonts w:ascii="Times New Roman" w:hAnsi="Times New Roman"/>
          <w:bCs/>
        </w:rPr>
        <w:t>thất</w:t>
      </w:r>
      <w:proofErr w:type="spellEnd"/>
      <w:r w:rsidRPr="00E51F32">
        <w:rPr>
          <w:rFonts w:ascii="Times New Roman" w:hAnsi="Times New Roman"/>
          <w:bCs/>
        </w:rPr>
        <w:t xml:space="preserve">, </w:t>
      </w:r>
      <w:proofErr w:type="spellStart"/>
      <w:r w:rsidRPr="00E51F32">
        <w:rPr>
          <w:rFonts w:ascii="Times New Roman" w:hAnsi="Times New Roman"/>
          <w:bCs/>
        </w:rPr>
        <w:t>tiêu</w:t>
      </w:r>
      <w:proofErr w:type="spellEnd"/>
      <w:r w:rsidRPr="00E51F32">
        <w:rPr>
          <w:rFonts w:ascii="Times New Roman" w:hAnsi="Times New Roman"/>
          <w:bCs/>
        </w:rPr>
        <w:t xml:space="preserve"> </w:t>
      </w:r>
      <w:proofErr w:type="spellStart"/>
      <w:r w:rsidRPr="00E51F32">
        <w:rPr>
          <w:rFonts w:ascii="Times New Roman" w:hAnsi="Times New Roman"/>
          <w:bCs/>
        </w:rPr>
        <w:t>tốn</w:t>
      </w:r>
      <w:proofErr w:type="spellEnd"/>
      <w:r w:rsidRPr="00E51F32">
        <w:rPr>
          <w:rFonts w:ascii="Times New Roman" w:hAnsi="Times New Roman"/>
          <w:bCs/>
        </w:rPr>
        <w:t xml:space="preserve"> </w:t>
      </w:r>
      <w:proofErr w:type="spellStart"/>
      <w:r w:rsidRPr="00E51F32">
        <w:rPr>
          <w:rFonts w:ascii="Times New Roman" w:hAnsi="Times New Roman"/>
          <w:bCs/>
        </w:rPr>
        <w:t>hoặc</w:t>
      </w:r>
      <w:proofErr w:type="spellEnd"/>
      <w:r w:rsidRPr="00E51F32">
        <w:rPr>
          <w:rFonts w:ascii="Times New Roman" w:hAnsi="Times New Roman"/>
          <w:bCs/>
        </w:rPr>
        <w:t xml:space="preserve"> </w:t>
      </w:r>
      <w:proofErr w:type="spellStart"/>
      <w:r w:rsidRPr="00E51F32">
        <w:rPr>
          <w:rFonts w:ascii="Times New Roman" w:hAnsi="Times New Roman"/>
          <w:bCs/>
        </w:rPr>
        <w:t>yêu</w:t>
      </w:r>
      <w:proofErr w:type="spellEnd"/>
      <w:r w:rsidRPr="00E51F32">
        <w:rPr>
          <w:rFonts w:ascii="Times New Roman" w:hAnsi="Times New Roman"/>
          <w:bCs/>
        </w:rPr>
        <w:t xml:space="preserve"> </w:t>
      </w:r>
      <w:proofErr w:type="spellStart"/>
      <w:r w:rsidRPr="00E51F32">
        <w:rPr>
          <w:rFonts w:ascii="Times New Roman" w:hAnsi="Times New Roman"/>
          <w:bCs/>
        </w:rPr>
        <w:t>cầu</w:t>
      </w:r>
      <w:proofErr w:type="spellEnd"/>
      <w:r w:rsidRPr="00E51F32">
        <w:rPr>
          <w:rFonts w:ascii="Times New Roman" w:hAnsi="Times New Roman"/>
          <w:bCs/>
        </w:rPr>
        <w:t xml:space="preserve"> </w:t>
      </w:r>
      <w:proofErr w:type="spellStart"/>
      <w:r w:rsidRPr="00E51F32">
        <w:rPr>
          <w:rFonts w:ascii="Times New Roman" w:hAnsi="Times New Roman"/>
          <w:bCs/>
        </w:rPr>
        <w:t>phát</w:t>
      </w:r>
      <w:proofErr w:type="spellEnd"/>
      <w:r w:rsidRPr="00E51F32">
        <w:rPr>
          <w:rFonts w:ascii="Times New Roman" w:hAnsi="Times New Roman"/>
          <w:bCs/>
        </w:rPr>
        <w:t xml:space="preserve"> </w:t>
      </w:r>
      <w:proofErr w:type="spellStart"/>
      <w:r w:rsidRPr="00E51F32">
        <w:rPr>
          <w:rFonts w:ascii="Times New Roman" w:hAnsi="Times New Roman"/>
          <w:bCs/>
        </w:rPr>
        <w:t>sinh</w:t>
      </w:r>
      <w:proofErr w:type="spellEnd"/>
      <w:r w:rsidRPr="00E51F32">
        <w:rPr>
          <w:rFonts w:ascii="Times New Roman" w:hAnsi="Times New Roman"/>
          <w:bCs/>
        </w:rPr>
        <w:t xml:space="preserve"> </w:t>
      </w:r>
      <w:proofErr w:type="spellStart"/>
      <w:r w:rsidRPr="00E51F32">
        <w:rPr>
          <w:rFonts w:ascii="Times New Roman" w:hAnsi="Times New Roman"/>
          <w:bCs/>
        </w:rPr>
        <w:t>từ</w:t>
      </w:r>
      <w:proofErr w:type="spellEnd"/>
      <w:r w:rsidRPr="00E51F32">
        <w:rPr>
          <w:rFonts w:ascii="Times New Roman" w:hAnsi="Times New Roman"/>
          <w:bCs/>
        </w:rPr>
        <w:t xml:space="preserve"> </w:t>
      </w:r>
      <w:proofErr w:type="spellStart"/>
      <w:r w:rsidRPr="00E51F32">
        <w:rPr>
          <w:rFonts w:ascii="Times New Roman" w:hAnsi="Times New Roman"/>
          <w:bCs/>
        </w:rPr>
        <w:t>bất</w:t>
      </w:r>
      <w:proofErr w:type="spellEnd"/>
      <w:r w:rsidRPr="00E51F32">
        <w:rPr>
          <w:rFonts w:ascii="Times New Roman" w:hAnsi="Times New Roman"/>
          <w:bCs/>
        </w:rPr>
        <w:t xml:space="preserve"> </w:t>
      </w:r>
      <w:proofErr w:type="spellStart"/>
      <w:r w:rsidRPr="00E51F32">
        <w:rPr>
          <w:rFonts w:ascii="Times New Roman" w:hAnsi="Times New Roman"/>
          <w:bCs/>
        </w:rPr>
        <w:t>kỳ</w:t>
      </w:r>
      <w:proofErr w:type="spellEnd"/>
      <w:r w:rsidRPr="00E51F32">
        <w:rPr>
          <w:rFonts w:ascii="Times New Roman" w:hAnsi="Times New Roman"/>
          <w:bCs/>
        </w:rPr>
        <w:t xml:space="preserve"> </w:t>
      </w:r>
      <w:proofErr w:type="spellStart"/>
      <w:r w:rsidRPr="00E51F32">
        <w:rPr>
          <w:rFonts w:ascii="Times New Roman" w:hAnsi="Times New Roman"/>
          <w:bCs/>
        </w:rPr>
        <w:t>sự</w:t>
      </w:r>
      <w:proofErr w:type="spellEnd"/>
      <w:r w:rsidRPr="00E51F32">
        <w:rPr>
          <w:rFonts w:ascii="Times New Roman" w:hAnsi="Times New Roman"/>
          <w:bCs/>
        </w:rPr>
        <w:t xml:space="preserve"> vi </w:t>
      </w:r>
      <w:proofErr w:type="spellStart"/>
      <w:r w:rsidRPr="00E51F32">
        <w:rPr>
          <w:rFonts w:ascii="Times New Roman" w:hAnsi="Times New Roman"/>
          <w:bCs/>
        </w:rPr>
        <w:t>phạm</w:t>
      </w:r>
      <w:proofErr w:type="spellEnd"/>
      <w:r w:rsidRPr="00E51F32">
        <w:rPr>
          <w:rFonts w:ascii="Times New Roman" w:hAnsi="Times New Roman"/>
          <w:bCs/>
        </w:rPr>
        <w:t xml:space="preserve"> </w:t>
      </w:r>
      <w:proofErr w:type="spellStart"/>
      <w:r w:rsidRPr="00E51F32">
        <w:rPr>
          <w:rFonts w:ascii="Times New Roman" w:hAnsi="Times New Roman"/>
          <w:bCs/>
        </w:rPr>
        <w:t>bằng</w:t>
      </w:r>
      <w:proofErr w:type="spellEnd"/>
      <w:r w:rsidRPr="00E51F32">
        <w:rPr>
          <w:rFonts w:ascii="Times New Roman" w:hAnsi="Times New Roman"/>
          <w:bCs/>
        </w:rPr>
        <w:t xml:space="preserve"> </w:t>
      </w:r>
      <w:proofErr w:type="spellStart"/>
      <w:r w:rsidRPr="00E51F32">
        <w:rPr>
          <w:rFonts w:ascii="Times New Roman" w:hAnsi="Times New Roman"/>
          <w:bCs/>
        </w:rPr>
        <w:t>sáng</w:t>
      </w:r>
      <w:proofErr w:type="spellEnd"/>
      <w:r w:rsidRPr="00E51F32">
        <w:rPr>
          <w:rFonts w:ascii="Times New Roman" w:hAnsi="Times New Roman"/>
          <w:bCs/>
        </w:rPr>
        <w:t xml:space="preserve"> </w:t>
      </w:r>
      <w:proofErr w:type="spellStart"/>
      <w:r w:rsidRPr="00E51F32">
        <w:rPr>
          <w:rFonts w:ascii="Times New Roman" w:hAnsi="Times New Roman"/>
          <w:bCs/>
        </w:rPr>
        <w:t>chế</w:t>
      </w:r>
      <w:proofErr w:type="spellEnd"/>
      <w:r w:rsidRPr="00E51F32">
        <w:rPr>
          <w:rFonts w:ascii="Times New Roman" w:hAnsi="Times New Roman"/>
          <w:bCs/>
        </w:rPr>
        <w:t xml:space="preserve"> </w:t>
      </w:r>
      <w:proofErr w:type="spellStart"/>
      <w:r w:rsidRPr="00E51F32">
        <w:rPr>
          <w:rFonts w:ascii="Times New Roman" w:hAnsi="Times New Roman"/>
          <w:bCs/>
        </w:rPr>
        <w:t>hoặc</w:t>
      </w:r>
      <w:proofErr w:type="spellEnd"/>
      <w:r w:rsidRPr="00E51F32">
        <w:rPr>
          <w:rFonts w:ascii="Times New Roman" w:hAnsi="Times New Roman"/>
          <w:bCs/>
        </w:rPr>
        <w:t xml:space="preserve"> </w:t>
      </w:r>
      <w:proofErr w:type="spellStart"/>
      <w:r w:rsidRPr="00E51F32">
        <w:rPr>
          <w:rFonts w:ascii="Times New Roman" w:hAnsi="Times New Roman"/>
          <w:bCs/>
        </w:rPr>
        <w:t>sự</w:t>
      </w:r>
      <w:proofErr w:type="spellEnd"/>
      <w:r w:rsidRPr="00E51F32">
        <w:rPr>
          <w:rFonts w:ascii="Times New Roman" w:hAnsi="Times New Roman"/>
          <w:bCs/>
        </w:rPr>
        <w:t xml:space="preserve"> vi </w:t>
      </w:r>
      <w:proofErr w:type="spellStart"/>
      <w:r w:rsidRPr="00E51F32">
        <w:rPr>
          <w:rFonts w:ascii="Times New Roman" w:hAnsi="Times New Roman"/>
          <w:bCs/>
        </w:rPr>
        <w:t>phạm</w:t>
      </w:r>
      <w:proofErr w:type="spellEnd"/>
      <w:r w:rsidRPr="00E51F32">
        <w:rPr>
          <w:rFonts w:ascii="Times New Roman" w:hAnsi="Times New Roman"/>
          <w:bCs/>
        </w:rPr>
        <w:t xml:space="preserve"> </w:t>
      </w:r>
      <w:proofErr w:type="spellStart"/>
      <w:r w:rsidRPr="00E51F32">
        <w:rPr>
          <w:rFonts w:ascii="Times New Roman" w:hAnsi="Times New Roman"/>
          <w:bCs/>
        </w:rPr>
        <w:t>quyền</w:t>
      </w:r>
      <w:proofErr w:type="spellEnd"/>
      <w:r w:rsidRPr="00E51F32">
        <w:rPr>
          <w:rFonts w:ascii="Times New Roman" w:hAnsi="Times New Roman"/>
          <w:bCs/>
        </w:rPr>
        <w:t xml:space="preserve"> </w:t>
      </w:r>
      <w:proofErr w:type="spellStart"/>
      <w:r w:rsidRPr="00E51F32">
        <w:rPr>
          <w:rFonts w:ascii="Times New Roman" w:hAnsi="Times New Roman"/>
          <w:bCs/>
        </w:rPr>
        <w:t>sở</w:t>
      </w:r>
      <w:proofErr w:type="spellEnd"/>
      <w:r w:rsidRPr="00E51F32">
        <w:rPr>
          <w:rFonts w:ascii="Times New Roman" w:hAnsi="Times New Roman"/>
          <w:bCs/>
        </w:rPr>
        <w:t xml:space="preserve"> </w:t>
      </w:r>
      <w:proofErr w:type="spellStart"/>
      <w:r w:rsidRPr="00E51F32">
        <w:rPr>
          <w:rFonts w:ascii="Times New Roman" w:hAnsi="Times New Roman"/>
          <w:bCs/>
        </w:rPr>
        <w:t>hữu</w:t>
      </w:r>
      <w:proofErr w:type="spellEnd"/>
      <w:r w:rsidRPr="00E51F32">
        <w:rPr>
          <w:rFonts w:ascii="Times New Roman" w:hAnsi="Times New Roman"/>
          <w:bCs/>
        </w:rPr>
        <w:t xml:space="preserve"> </w:t>
      </w:r>
      <w:proofErr w:type="spellStart"/>
      <w:r w:rsidRPr="00E51F32">
        <w:rPr>
          <w:rFonts w:ascii="Times New Roman" w:hAnsi="Times New Roman"/>
          <w:bCs/>
        </w:rPr>
        <w:t>công</w:t>
      </w:r>
      <w:proofErr w:type="spellEnd"/>
      <w:r w:rsidRPr="00E51F32">
        <w:rPr>
          <w:rFonts w:ascii="Times New Roman" w:hAnsi="Times New Roman"/>
          <w:bCs/>
        </w:rPr>
        <w:t xml:space="preserve"> </w:t>
      </w:r>
      <w:proofErr w:type="spellStart"/>
      <w:r w:rsidRPr="00E51F32">
        <w:rPr>
          <w:rFonts w:ascii="Times New Roman" w:hAnsi="Times New Roman"/>
          <w:bCs/>
        </w:rPr>
        <w:t>nghiệp</w:t>
      </w:r>
      <w:proofErr w:type="spellEnd"/>
      <w:r w:rsidRPr="00E51F32">
        <w:rPr>
          <w:rFonts w:ascii="Times New Roman" w:hAnsi="Times New Roman"/>
          <w:bCs/>
        </w:rPr>
        <w:t xml:space="preserve"> </w:t>
      </w:r>
      <w:proofErr w:type="spellStart"/>
      <w:r w:rsidRPr="00E51F32">
        <w:rPr>
          <w:rFonts w:ascii="Times New Roman" w:hAnsi="Times New Roman"/>
          <w:bCs/>
        </w:rPr>
        <w:t>nào</w:t>
      </w:r>
      <w:proofErr w:type="spellEnd"/>
      <w:r w:rsidRPr="00E51F32">
        <w:rPr>
          <w:rFonts w:ascii="Times New Roman" w:hAnsi="Times New Roman"/>
          <w:bCs/>
        </w:rPr>
        <w:t xml:space="preserve"> </w:t>
      </w:r>
      <w:proofErr w:type="spellStart"/>
      <w:r w:rsidRPr="00E51F32">
        <w:rPr>
          <w:rFonts w:ascii="Times New Roman" w:hAnsi="Times New Roman"/>
          <w:bCs/>
        </w:rPr>
        <w:t>phát</w:t>
      </w:r>
      <w:proofErr w:type="spellEnd"/>
      <w:r w:rsidRPr="00E51F32">
        <w:rPr>
          <w:rFonts w:ascii="Times New Roman" w:hAnsi="Times New Roman"/>
          <w:bCs/>
        </w:rPr>
        <w:t xml:space="preserve"> </w:t>
      </w:r>
      <w:proofErr w:type="spellStart"/>
      <w:r w:rsidRPr="00E51F32">
        <w:rPr>
          <w:rFonts w:ascii="Times New Roman" w:hAnsi="Times New Roman"/>
          <w:bCs/>
        </w:rPr>
        <w:t>sinh</w:t>
      </w:r>
      <w:proofErr w:type="spellEnd"/>
      <w:r w:rsidRPr="00E51F32">
        <w:rPr>
          <w:rFonts w:ascii="Times New Roman" w:hAnsi="Times New Roman"/>
          <w:bCs/>
        </w:rPr>
        <w:t xml:space="preserve"> </w:t>
      </w:r>
      <w:proofErr w:type="spellStart"/>
      <w:r w:rsidRPr="00E51F32">
        <w:rPr>
          <w:rFonts w:ascii="Times New Roman" w:hAnsi="Times New Roman"/>
          <w:bCs/>
        </w:rPr>
        <w:t>từ</w:t>
      </w:r>
      <w:proofErr w:type="spellEnd"/>
      <w:r w:rsidRPr="00E51F32">
        <w:rPr>
          <w:rFonts w:ascii="Times New Roman" w:hAnsi="Times New Roman"/>
          <w:bCs/>
        </w:rPr>
        <w:t xml:space="preserve"> </w:t>
      </w:r>
      <w:proofErr w:type="spellStart"/>
      <w:r w:rsidRPr="00E51F32">
        <w:rPr>
          <w:rFonts w:ascii="Times New Roman" w:hAnsi="Times New Roman"/>
          <w:bCs/>
        </w:rPr>
        <w:t>việc</w:t>
      </w:r>
      <w:proofErr w:type="spellEnd"/>
      <w:r w:rsidRPr="00E51F32">
        <w:rPr>
          <w:rFonts w:ascii="Times New Roman" w:hAnsi="Times New Roman"/>
          <w:bCs/>
        </w:rPr>
        <w:t xml:space="preserve"> </w:t>
      </w:r>
      <w:proofErr w:type="spellStart"/>
      <w:r w:rsidRPr="00E51F32">
        <w:rPr>
          <w:rFonts w:ascii="Times New Roman" w:hAnsi="Times New Roman"/>
          <w:bCs/>
        </w:rPr>
        <w:t>cung</w:t>
      </w:r>
      <w:proofErr w:type="spellEnd"/>
      <w:r w:rsidRPr="00E51F32">
        <w:rPr>
          <w:rFonts w:ascii="Times New Roman" w:hAnsi="Times New Roman"/>
          <w:bCs/>
        </w:rPr>
        <w:t xml:space="preserve"> </w:t>
      </w:r>
      <w:proofErr w:type="spellStart"/>
      <w:r w:rsidRPr="00E51F32">
        <w:rPr>
          <w:rFonts w:ascii="Times New Roman" w:hAnsi="Times New Roman"/>
          <w:bCs/>
        </w:rPr>
        <w:t>cấp</w:t>
      </w:r>
      <w:proofErr w:type="spellEnd"/>
      <w:r w:rsidRPr="00E51F32">
        <w:rPr>
          <w:rFonts w:ascii="Times New Roman" w:hAnsi="Times New Roman"/>
          <w:bCs/>
        </w:rPr>
        <w:t xml:space="preserve"> </w:t>
      </w:r>
      <w:proofErr w:type="spellStart"/>
      <w:r w:rsidR="00CD1628" w:rsidRPr="00E51F32">
        <w:rPr>
          <w:rFonts w:ascii="Times New Roman" w:hAnsi="Times New Roman"/>
          <w:bCs/>
        </w:rPr>
        <w:t>Hàng</w:t>
      </w:r>
      <w:proofErr w:type="spellEnd"/>
      <w:r w:rsidR="00CD1628" w:rsidRPr="00E51F32">
        <w:rPr>
          <w:rFonts w:ascii="Times New Roman" w:hAnsi="Times New Roman"/>
          <w:bCs/>
        </w:rPr>
        <w:t xml:space="preserve"> </w:t>
      </w:r>
      <w:proofErr w:type="spellStart"/>
      <w:r w:rsidR="00CD1628" w:rsidRPr="00E51F32">
        <w:rPr>
          <w:rFonts w:ascii="Times New Roman" w:hAnsi="Times New Roman"/>
          <w:bCs/>
        </w:rPr>
        <w:t>Hóa</w:t>
      </w:r>
      <w:proofErr w:type="spellEnd"/>
      <w:r w:rsidRPr="00E51F32">
        <w:rPr>
          <w:rFonts w:ascii="Times New Roman" w:hAnsi="Times New Roman"/>
          <w:bCs/>
        </w:rPr>
        <w:t xml:space="preserve"> </w:t>
      </w:r>
      <w:proofErr w:type="spellStart"/>
      <w:r w:rsidRPr="00E51F32">
        <w:rPr>
          <w:rFonts w:ascii="Times New Roman" w:hAnsi="Times New Roman"/>
          <w:bCs/>
        </w:rPr>
        <w:t>theo</w:t>
      </w:r>
      <w:proofErr w:type="spellEnd"/>
      <w:r w:rsidRPr="00E51F32">
        <w:rPr>
          <w:rFonts w:ascii="Times New Roman" w:hAnsi="Times New Roman"/>
          <w:bCs/>
        </w:rPr>
        <w:t xml:space="preserve"> </w:t>
      </w:r>
      <w:proofErr w:type="spellStart"/>
      <w:r w:rsidRPr="00E51F32">
        <w:rPr>
          <w:rFonts w:ascii="Times New Roman" w:hAnsi="Times New Roman"/>
          <w:bCs/>
        </w:rPr>
        <w:t>Hợp</w:t>
      </w:r>
      <w:proofErr w:type="spellEnd"/>
      <w:r w:rsidRPr="00E51F32">
        <w:rPr>
          <w:rFonts w:ascii="Times New Roman" w:hAnsi="Times New Roman"/>
          <w:bCs/>
        </w:rPr>
        <w:t xml:space="preserve"> </w:t>
      </w:r>
      <w:proofErr w:type="spellStart"/>
      <w:r w:rsidRPr="00E51F32">
        <w:rPr>
          <w:rFonts w:ascii="Times New Roman" w:hAnsi="Times New Roman"/>
          <w:bCs/>
        </w:rPr>
        <w:t>Đồng</w:t>
      </w:r>
      <w:proofErr w:type="spellEnd"/>
      <w:r w:rsidRPr="00E51F32">
        <w:rPr>
          <w:rFonts w:ascii="Times New Roman" w:hAnsi="Times New Roman"/>
          <w:bCs/>
        </w:rPr>
        <w:t xml:space="preserve"> </w:t>
      </w:r>
      <w:proofErr w:type="spellStart"/>
      <w:r w:rsidRPr="00E51F32">
        <w:rPr>
          <w:rFonts w:ascii="Times New Roman" w:hAnsi="Times New Roman"/>
          <w:bCs/>
        </w:rPr>
        <w:t>này</w:t>
      </w:r>
      <w:proofErr w:type="spellEnd"/>
      <w:r w:rsidRPr="00E51F32">
        <w:rPr>
          <w:rFonts w:ascii="Times New Roman" w:hAnsi="Times New Roman"/>
          <w:bCs/>
        </w:rPr>
        <w:t xml:space="preserve">. </w:t>
      </w:r>
      <w:proofErr w:type="spellStart"/>
      <w:r w:rsidRPr="00E51F32">
        <w:rPr>
          <w:rFonts w:ascii="Times New Roman" w:hAnsi="Times New Roman"/>
          <w:bCs/>
        </w:rPr>
        <w:t>Điều</w:t>
      </w:r>
      <w:proofErr w:type="spellEnd"/>
      <w:r w:rsidRPr="00E51F32">
        <w:rPr>
          <w:rFonts w:ascii="Times New Roman" w:hAnsi="Times New Roman"/>
          <w:bCs/>
        </w:rPr>
        <w:t xml:space="preserve"> </w:t>
      </w:r>
      <w:proofErr w:type="spellStart"/>
      <w:r w:rsidRPr="00E51F32">
        <w:rPr>
          <w:rFonts w:ascii="Times New Roman" w:hAnsi="Times New Roman"/>
          <w:bCs/>
        </w:rPr>
        <w:t>khoản</w:t>
      </w:r>
      <w:proofErr w:type="spellEnd"/>
      <w:r w:rsidRPr="00E51F32">
        <w:rPr>
          <w:rFonts w:ascii="Times New Roman" w:hAnsi="Times New Roman"/>
          <w:bCs/>
        </w:rPr>
        <w:t xml:space="preserve"> </w:t>
      </w:r>
      <w:proofErr w:type="spellStart"/>
      <w:r w:rsidRPr="00E51F32">
        <w:rPr>
          <w:rFonts w:ascii="Times New Roman" w:hAnsi="Times New Roman"/>
          <w:bCs/>
        </w:rPr>
        <w:t>bồi</w:t>
      </w:r>
      <w:proofErr w:type="spellEnd"/>
      <w:r w:rsidRPr="00E51F32">
        <w:rPr>
          <w:rFonts w:ascii="Times New Roman" w:hAnsi="Times New Roman"/>
          <w:bCs/>
        </w:rPr>
        <w:t xml:space="preserve"> </w:t>
      </w:r>
      <w:proofErr w:type="spellStart"/>
      <w:r w:rsidRPr="00E51F32">
        <w:rPr>
          <w:rFonts w:ascii="Times New Roman" w:hAnsi="Times New Roman"/>
          <w:bCs/>
        </w:rPr>
        <w:t>thường</w:t>
      </w:r>
      <w:proofErr w:type="spellEnd"/>
      <w:r w:rsidRPr="00E51F32">
        <w:rPr>
          <w:rFonts w:ascii="Times New Roman" w:hAnsi="Times New Roman"/>
          <w:bCs/>
        </w:rPr>
        <w:t xml:space="preserve"> </w:t>
      </w:r>
      <w:proofErr w:type="spellStart"/>
      <w:r w:rsidRPr="00E51F32">
        <w:rPr>
          <w:rFonts w:ascii="Times New Roman" w:hAnsi="Times New Roman"/>
          <w:bCs/>
        </w:rPr>
        <w:t>này</w:t>
      </w:r>
      <w:proofErr w:type="spellEnd"/>
      <w:r w:rsidRPr="00E51F32">
        <w:rPr>
          <w:rFonts w:ascii="Times New Roman" w:hAnsi="Times New Roman"/>
          <w:bCs/>
        </w:rPr>
        <w:t xml:space="preserve"> </w:t>
      </w:r>
      <w:proofErr w:type="spellStart"/>
      <w:r w:rsidRPr="00E51F32">
        <w:rPr>
          <w:rFonts w:ascii="Times New Roman" w:hAnsi="Times New Roman"/>
          <w:bCs/>
        </w:rPr>
        <w:t>sẽ</w:t>
      </w:r>
      <w:proofErr w:type="spellEnd"/>
      <w:r w:rsidRPr="00E51F32">
        <w:rPr>
          <w:rFonts w:ascii="Times New Roman" w:hAnsi="Times New Roman"/>
          <w:bCs/>
        </w:rPr>
        <w:t xml:space="preserve"> </w:t>
      </w:r>
      <w:proofErr w:type="spellStart"/>
      <w:r w:rsidRPr="00E51F32">
        <w:rPr>
          <w:rFonts w:ascii="Times New Roman" w:hAnsi="Times New Roman"/>
          <w:bCs/>
        </w:rPr>
        <w:t>có</w:t>
      </w:r>
      <w:proofErr w:type="spellEnd"/>
      <w:r w:rsidRPr="00E51F32">
        <w:rPr>
          <w:rFonts w:ascii="Times New Roman" w:hAnsi="Times New Roman"/>
          <w:bCs/>
        </w:rPr>
        <w:t xml:space="preserve"> </w:t>
      </w:r>
      <w:proofErr w:type="spellStart"/>
      <w:r w:rsidRPr="00E51F32">
        <w:rPr>
          <w:rFonts w:ascii="Times New Roman" w:hAnsi="Times New Roman"/>
          <w:bCs/>
        </w:rPr>
        <w:t>hiệu</w:t>
      </w:r>
      <w:proofErr w:type="spellEnd"/>
      <w:r w:rsidRPr="00E51F32">
        <w:rPr>
          <w:rFonts w:ascii="Times New Roman" w:hAnsi="Times New Roman"/>
          <w:bCs/>
        </w:rPr>
        <w:t xml:space="preserve"> </w:t>
      </w:r>
      <w:proofErr w:type="spellStart"/>
      <w:r w:rsidRPr="00E51F32">
        <w:rPr>
          <w:rFonts w:ascii="Times New Roman" w:hAnsi="Times New Roman"/>
          <w:bCs/>
        </w:rPr>
        <w:t>lực</w:t>
      </w:r>
      <w:proofErr w:type="spellEnd"/>
      <w:r w:rsidRPr="00E51F32">
        <w:rPr>
          <w:rFonts w:ascii="Times New Roman" w:hAnsi="Times New Roman"/>
          <w:bCs/>
        </w:rPr>
        <w:t xml:space="preserve"> </w:t>
      </w:r>
      <w:proofErr w:type="spellStart"/>
      <w:r w:rsidRPr="00E51F32">
        <w:rPr>
          <w:rFonts w:ascii="Times New Roman" w:hAnsi="Times New Roman"/>
          <w:bCs/>
        </w:rPr>
        <w:t>ngay</w:t>
      </w:r>
      <w:proofErr w:type="spellEnd"/>
      <w:r w:rsidRPr="00E51F32">
        <w:rPr>
          <w:rFonts w:ascii="Times New Roman" w:hAnsi="Times New Roman"/>
          <w:bCs/>
        </w:rPr>
        <w:t xml:space="preserve"> </w:t>
      </w:r>
      <w:proofErr w:type="spellStart"/>
      <w:r w:rsidRPr="00E51F32">
        <w:rPr>
          <w:rFonts w:ascii="Times New Roman" w:hAnsi="Times New Roman"/>
          <w:bCs/>
        </w:rPr>
        <w:t>cả</w:t>
      </w:r>
      <w:proofErr w:type="spellEnd"/>
      <w:r w:rsidRPr="00E51F32">
        <w:rPr>
          <w:rFonts w:ascii="Times New Roman" w:hAnsi="Times New Roman"/>
          <w:bCs/>
        </w:rPr>
        <w:t xml:space="preserve"> </w:t>
      </w:r>
      <w:proofErr w:type="spellStart"/>
      <w:r w:rsidRPr="00E51F32">
        <w:rPr>
          <w:rFonts w:ascii="Times New Roman" w:hAnsi="Times New Roman"/>
          <w:bCs/>
        </w:rPr>
        <w:t>sau</w:t>
      </w:r>
      <w:proofErr w:type="spellEnd"/>
      <w:r w:rsidRPr="00E51F32">
        <w:rPr>
          <w:rFonts w:ascii="Times New Roman" w:hAnsi="Times New Roman"/>
          <w:bCs/>
        </w:rPr>
        <w:t xml:space="preserve"> </w:t>
      </w:r>
      <w:proofErr w:type="spellStart"/>
      <w:r w:rsidRPr="00E51F32">
        <w:rPr>
          <w:rFonts w:ascii="Times New Roman" w:hAnsi="Times New Roman"/>
          <w:bCs/>
        </w:rPr>
        <w:t>khi</w:t>
      </w:r>
      <w:proofErr w:type="spellEnd"/>
      <w:r w:rsidRPr="00E51F32">
        <w:rPr>
          <w:rFonts w:ascii="Times New Roman" w:hAnsi="Times New Roman"/>
          <w:bCs/>
        </w:rPr>
        <w:t xml:space="preserve"> </w:t>
      </w:r>
      <w:proofErr w:type="spellStart"/>
      <w:r w:rsidR="00CD1628" w:rsidRPr="00E51F32">
        <w:rPr>
          <w:rFonts w:ascii="Times New Roman" w:hAnsi="Times New Roman"/>
          <w:bCs/>
        </w:rPr>
        <w:t>Hàng</w:t>
      </w:r>
      <w:proofErr w:type="spellEnd"/>
      <w:r w:rsidR="00CD1628" w:rsidRPr="00E51F32">
        <w:rPr>
          <w:rFonts w:ascii="Times New Roman" w:hAnsi="Times New Roman"/>
          <w:bCs/>
        </w:rPr>
        <w:t xml:space="preserve"> </w:t>
      </w:r>
      <w:proofErr w:type="spellStart"/>
      <w:r w:rsidR="00CD1628" w:rsidRPr="00E51F32">
        <w:rPr>
          <w:rFonts w:ascii="Times New Roman" w:hAnsi="Times New Roman"/>
          <w:bCs/>
        </w:rPr>
        <w:t>Hóa</w:t>
      </w:r>
      <w:proofErr w:type="spellEnd"/>
      <w:r w:rsidRPr="00E51F32">
        <w:rPr>
          <w:rFonts w:ascii="Times New Roman" w:hAnsi="Times New Roman"/>
          <w:bCs/>
        </w:rPr>
        <w:t xml:space="preserve"> </w:t>
      </w:r>
      <w:proofErr w:type="spellStart"/>
      <w:r w:rsidRPr="00E51F32">
        <w:rPr>
          <w:rFonts w:ascii="Times New Roman" w:hAnsi="Times New Roman"/>
          <w:bCs/>
        </w:rPr>
        <w:t>đã</w:t>
      </w:r>
      <w:proofErr w:type="spellEnd"/>
      <w:r w:rsidRPr="00E51F32">
        <w:rPr>
          <w:rFonts w:ascii="Times New Roman" w:hAnsi="Times New Roman"/>
          <w:bCs/>
        </w:rPr>
        <w:t xml:space="preserve"> </w:t>
      </w:r>
      <w:proofErr w:type="spellStart"/>
      <w:r w:rsidRPr="00E51F32">
        <w:rPr>
          <w:rFonts w:ascii="Times New Roman" w:hAnsi="Times New Roman"/>
          <w:bCs/>
        </w:rPr>
        <w:t>được</w:t>
      </w:r>
      <w:proofErr w:type="spellEnd"/>
      <w:r w:rsidRPr="00E51F32">
        <w:rPr>
          <w:rFonts w:ascii="Times New Roman" w:hAnsi="Times New Roman"/>
          <w:bCs/>
        </w:rPr>
        <w:t xml:space="preserve"> </w:t>
      </w:r>
      <w:proofErr w:type="spellStart"/>
      <w:r w:rsidRPr="00E51F32">
        <w:rPr>
          <w:rFonts w:ascii="Times New Roman" w:hAnsi="Times New Roman"/>
          <w:bCs/>
        </w:rPr>
        <w:t>đưa</w:t>
      </w:r>
      <w:proofErr w:type="spellEnd"/>
      <w:r w:rsidRPr="00E51F32">
        <w:rPr>
          <w:rFonts w:ascii="Times New Roman" w:hAnsi="Times New Roman"/>
          <w:bCs/>
        </w:rPr>
        <w:t xml:space="preserve"> </w:t>
      </w:r>
      <w:proofErr w:type="spellStart"/>
      <w:r w:rsidRPr="00E51F32">
        <w:rPr>
          <w:rFonts w:ascii="Times New Roman" w:hAnsi="Times New Roman"/>
          <w:bCs/>
        </w:rPr>
        <w:t>vào</w:t>
      </w:r>
      <w:proofErr w:type="spellEnd"/>
      <w:r w:rsidRPr="00E51F32">
        <w:rPr>
          <w:rFonts w:ascii="Times New Roman" w:hAnsi="Times New Roman"/>
          <w:bCs/>
        </w:rPr>
        <w:t xml:space="preserve"> </w:t>
      </w:r>
      <w:proofErr w:type="spellStart"/>
      <w:r w:rsidRPr="00E51F32">
        <w:rPr>
          <w:rFonts w:ascii="Times New Roman" w:hAnsi="Times New Roman"/>
          <w:bCs/>
        </w:rPr>
        <w:t>sản</w:t>
      </w:r>
      <w:proofErr w:type="spellEnd"/>
      <w:r w:rsidRPr="00E51F32">
        <w:rPr>
          <w:rFonts w:ascii="Times New Roman" w:hAnsi="Times New Roman"/>
          <w:bCs/>
        </w:rPr>
        <w:t xml:space="preserve"> </w:t>
      </w:r>
      <w:proofErr w:type="spellStart"/>
      <w:r w:rsidRPr="00E51F32">
        <w:rPr>
          <w:rFonts w:ascii="Times New Roman" w:hAnsi="Times New Roman"/>
          <w:bCs/>
        </w:rPr>
        <w:t>xuất</w:t>
      </w:r>
      <w:proofErr w:type="spellEnd"/>
      <w:r w:rsidRPr="00E51F32">
        <w:rPr>
          <w:rFonts w:ascii="Times New Roman" w:hAnsi="Times New Roman"/>
          <w:bCs/>
        </w:rPr>
        <w:t xml:space="preserve"> </w:t>
      </w:r>
      <w:proofErr w:type="spellStart"/>
      <w:r w:rsidRPr="00E51F32">
        <w:rPr>
          <w:rFonts w:ascii="Times New Roman" w:hAnsi="Times New Roman"/>
          <w:bCs/>
        </w:rPr>
        <w:t>hoặc</w:t>
      </w:r>
      <w:proofErr w:type="spellEnd"/>
      <w:r w:rsidRPr="00E51F32">
        <w:rPr>
          <w:rFonts w:ascii="Times New Roman" w:hAnsi="Times New Roman"/>
          <w:bCs/>
        </w:rPr>
        <w:t xml:space="preserve"> </w:t>
      </w:r>
      <w:proofErr w:type="spellStart"/>
      <w:r w:rsidRPr="00E51F32">
        <w:rPr>
          <w:rFonts w:ascii="Times New Roman" w:hAnsi="Times New Roman"/>
          <w:bCs/>
        </w:rPr>
        <w:t>đang</w:t>
      </w:r>
      <w:proofErr w:type="spellEnd"/>
      <w:r w:rsidRPr="00E51F32">
        <w:rPr>
          <w:rFonts w:ascii="Times New Roman" w:hAnsi="Times New Roman"/>
          <w:bCs/>
        </w:rPr>
        <w:t xml:space="preserve"> </w:t>
      </w:r>
      <w:proofErr w:type="spellStart"/>
      <w:r w:rsidRPr="00E51F32">
        <w:rPr>
          <w:rFonts w:ascii="Times New Roman" w:hAnsi="Times New Roman"/>
          <w:bCs/>
        </w:rPr>
        <w:t>trong</w:t>
      </w:r>
      <w:proofErr w:type="spellEnd"/>
      <w:r w:rsidRPr="00E51F32">
        <w:rPr>
          <w:rFonts w:ascii="Times New Roman" w:hAnsi="Times New Roman"/>
          <w:bCs/>
        </w:rPr>
        <w:t xml:space="preserve"> </w:t>
      </w:r>
      <w:proofErr w:type="spellStart"/>
      <w:r w:rsidRPr="00E51F32">
        <w:rPr>
          <w:rFonts w:ascii="Times New Roman" w:hAnsi="Times New Roman"/>
          <w:bCs/>
        </w:rPr>
        <w:t>quá</w:t>
      </w:r>
      <w:proofErr w:type="spellEnd"/>
      <w:r w:rsidRPr="00E51F32">
        <w:rPr>
          <w:rFonts w:ascii="Times New Roman" w:hAnsi="Times New Roman"/>
          <w:bCs/>
        </w:rPr>
        <w:t xml:space="preserve"> </w:t>
      </w:r>
      <w:proofErr w:type="spellStart"/>
      <w:r w:rsidRPr="00E51F32">
        <w:rPr>
          <w:rFonts w:ascii="Times New Roman" w:hAnsi="Times New Roman"/>
          <w:bCs/>
        </w:rPr>
        <w:t>trình</w:t>
      </w:r>
      <w:proofErr w:type="spellEnd"/>
      <w:r w:rsidRPr="00E51F32">
        <w:rPr>
          <w:rFonts w:ascii="Times New Roman" w:hAnsi="Times New Roman"/>
          <w:bCs/>
        </w:rPr>
        <w:t xml:space="preserve"> </w:t>
      </w:r>
      <w:proofErr w:type="spellStart"/>
      <w:r w:rsidRPr="00E51F32">
        <w:rPr>
          <w:rFonts w:ascii="Times New Roman" w:hAnsi="Times New Roman"/>
          <w:bCs/>
        </w:rPr>
        <w:t>sản</w:t>
      </w:r>
      <w:proofErr w:type="spellEnd"/>
      <w:r w:rsidRPr="00E51F32">
        <w:rPr>
          <w:rFonts w:ascii="Times New Roman" w:hAnsi="Times New Roman"/>
          <w:bCs/>
        </w:rPr>
        <w:t xml:space="preserve"> </w:t>
      </w:r>
      <w:proofErr w:type="spellStart"/>
      <w:r w:rsidRPr="00E51F32">
        <w:rPr>
          <w:rFonts w:ascii="Times New Roman" w:hAnsi="Times New Roman"/>
          <w:bCs/>
        </w:rPr>
        <w:t>xuất</w:t>
      </w:r>
      <w:proofErr w:type="spellEnd"/>
      <w:r w:rsidRPr="00E51F32">
        <w:rPr>
          <w:rFonts w:ascii="Times New Roman" w:hAnsi="Times New Roman"/>
          <w:bCs/>
        </w:rPr>
        <w:t xml:space="preserve"> </w:t>
      </w:r>
      <w:proofErr w:type="spellStart"/>
      <w:r w:rsidRPr="00E51F32">
        <w:rPr>
          <w:rFonts w:ascii="Times New Roman" w:hAnsi="Times New Roman"/>
          <w:bCs/>
        </w:rPr>
        <w:t>của</w:t>
      </w:r>
      <w:proofErr w:type="spellEnd"/>
      <w:r w:rsidRPr="00E51F32">
        <w:rPr>
          <w:rFonts w:ascii="Times New Roman" w:hAnsi="Times New Roman"/>
          <w:bCs/>
        </w:rPr>
        <w:t xml:space="preserve"> </w:t>
      </w:r>
      <w:proofErr w:type="spellStart"/>
      <w:r w:rsidRPr="00E51F32">
        <w:rPr>
          <w:rFonts w:ascii="Times New Roman" w:hAnsi="Times New Roman"/>
          <w:bCs/>
        </w:rPr>
        <w:t>Bên</w:t>
      </w:r>
      <w:proofErr w:type="spellEnd"/>
      <w:r w:rsidRPr="00E51F32">
        <w:rPr>
          <w:rFonts w:ascii="Times New Roman" w:hAnsi="Times New Roman"/>
          <w:bCs/>
        </w:rPr>
        <w:t xml:space="preserve"> Mua.</w:t>
      </w:r>
    </w:p>
    <w:p w14:paraId="46519609" w14:textId="46041074" w:rsidR="00353390" w:rsidRPr="00E51F32" w:rsidRDefault="00353390" w:rsidP="00DA541C">
      <w:pPr>
        <w:keepNext/>
        <w:widowControl w:val="0"/>
        <w:tabs>
          <w:tab w:val="left" w:pos="567"/>
        </w:tabs>
        <w:ind w:left="567"/>
        <w:jc w:val="both"/>
        <w:rPr>
          <w:rFonts w:ascii="Times New Roman" w:hAnsi="Times New Roman"/>
          <w:bCs/>
          <w:i/>
          <w:iCs/>
        </w:rPr>
      </w:pPr>
      <w:r w:rsidRPr="00E51F32">
        <w:rPr>
          <w:rFonts w:ascii="Times New Roman" w:hAnsi="Times New Roman"/>
          <w:i/>
          <w:iCs/>
        </w:rPr>
        <w:t>The Supplier shall during the duration and after the termination of this Contract, indemnify and save harmless the Purchaser</w:t>
      </w:r>
      <w:r w:rsidRPr="00E51F32" w:rsidDel="009A49CC">
        <w:rPr>
          <w:rFonts w:ascii="Times New Roman" w:hAnsi="Times New Roman"/>
          <w:i/>
          <w:iCs/>
        </w:rPr>
        <w:t xml:space="preserve"> </w:t>
      </w:r>
      <w:r w:rsidRPr="00E51F32">
        <w:rPr>
          <w:rFonts w:ascii="Times New Roman" w:hAnsi="Times New Roman"/>
          <w:i/>
          <w:iCs/>
        </w:rPr>
        <w:t xml:space="preserve">against any loss, damage, expense or claim arising from any patent infringement or breach of any proprietary rights arising from supply the </w:t>
      </w:r>
      <w:r w:rsidR="000F54DC" w:rsidRPr="00E51F32">
        <w:rPr>
          <w:rFonts w:ascii="Times New Roman" w:hAnsi="Times New Roman"/>
          <w:i/>
          <w:iCs/>
        </w:rPr>
        <w:t>Products</w:t>
      </w:r>
      <w:r w:rsidRPr="00E51F32">
        <w:rPr>
          <w:rFonts w:ascii="Times New Roman" w:hAnsi="Times New Roman"/>
          <w:i/>
          <w:iCs/>
        </w:rPr>
        <w:t xml:space="preserve"> under this Contract. The indemnity provision stipulated in this Article shall be enforceable even after the </w:t>
      </w:r>
      <w:r w:rsidR="000F54DC" w:rsidRPr="00E51F32">
        <w:rPr>
          <w:rFonts w:ascii="Times New Roman" w:hAnsi="Times New Roman"/>
          <w:i/>
          <w:iCs/>
        </w:rPr>
        <w:t>Products</w:t>
      </w:r>
      <w:r w:rsidRPr="00E51F32">
        <w:rPr>
          <w:rFonts w:ascii="Times New Roman" w:hAnsi="Times New Roman"/>
          <w:i/>
          <w:iCs/>
        </w:rPr>
        <w:t xml:space="preserve"> have been incorporated in the production or manufacturing processes of the Purchaser.</w:t>
      </w:r>
    </w:p>
    <w:p w14:paraId="4D7616B2" w14:textId="77777777" w:rsidR="00353390" w:rsidRPr="00E51F32" w:rsidRDefault="00353390" w:rsidP="00DA541C">
      <w:pPr>
        <w:keepNext/>
        <w:widowControl w:val="0"/>
        <w:tabs>
          <w:tab w:val="left" w:pos="567"/>
        </w:tabs>
        <w:jc w:val="both"/>
        <w:rPr>
          <w:rFonts w:ascii="Times New Roman" w:hAnsi="Times New Roman"/>
          <w:bCs/>
        </w:rPr>
      </w:pPr>
    </w:p>
    <w:p w14:paraId="585C610D" w14:textId="09C66C5B" w:rsidR="00E028B2" w:rsidRPr="00E51F32" w:rsidRDefault="002708C2" w:rsidP="00864BEE">
      <w:pPr>
        <w:keepNext/>
        <w:widowControl w:val="0"/>
        <w:numPr>
          <w:ilvl w:val="1"/>
          <w:numId w:val="28"/>
        </w:numPr>
        <w:tabs>
          <w:tab w:val="left" w:pos="567"/>
        </w:tabs>
        <w:ind w:left="567" w:hanging="567"/>
        <w:jc w:val="both"/>
        <w:rPr>
          <w:rFonts w:ascii="Times New Roman" w:hAnsi="Times New Roman"/>
          <w:bCs/>
        </w:rPr>
      </w:pPr>
      <w:proofErr w:type="spellStart"/>
      <w:r w:rsidRPr="00E51F32">
        <w:rPr>
          <w:rFonts w:ascii="Times New Roman" w:hAnsi="Times New Roman"/>
          <w:bCs/>
        </w:rPr>
        <w:t>Nếu</w:t>
      </w:r>
      <w:proofErr w:type="spellEnd"/>
      <w:r w:rsidRPr="00E51F32">
        <w:rPr>
          <w:rFonts w:ascii="Times New Roman" w:hAnsi="Times New Roman"/>
          <w:bCs/>
        </w:rPr>
        <w:t xml:space="preserve"> </w:t>
      </w:r>
      <w:proofErr w:type="spellStart"/>
      <w:r w:rsidRPr="00E51F32">
        <w:rPr>
          <w:rFonts w:ascii="Times New Roman" w:hAnsi="Times New Roman"/>
          <w:bCs/>
        </w:rPr>
        <w:t>không</w:t>
      </w:r>
      <w:proofErr w:type="spellEnd"/>
      <w:r w:rsidRPr="00E51F32">
        <w:rPr>
          <w:rFonts w:ascii="Times New Roman" w:hAnsi="Times New Roman"/>
          <w:bCs/>
        </w:rPr>
        <w:t xml:space="preserve"> </w:t>
      </w:r>
      <w:proofErr w:type="spellStart"/>
      <w:r w:rsidRPr="00E51F32">
        <w:rPr>
          <w:rFonts w:ascii="Times New Roman" w:hAnsi="Times New Roman"/>
          <w:bCs/>
        </w:rPr>
        <w:t>có</w:t>
      </w:r>
      <w:proofErr w:type="spellEnd"/>
      <w:r w:rsidRPr="00E51F32">
        <w:rPr>
          <w:rFonts w:ascii="Times New Roman" w:hAnsi="Times New Roman"/>
          <w:bCs/>
        </w:rPr>
        <w:t xml:space="preserve"> </w:t>
      </w:r>
      <w:proofErr w:type="spellStart"/>
      <w:r w:rsidRPr="00E51F32">
        <w:rPr>
          <w:rFonts w:ascii="Times New Roman" w:hAnsi="Times New Roman"/>
          <w:bCs/>
        </w:rPr>
        <w:t>sự</w:t>
      </w:r>
      <w:proofErr w:type="spellEnd"/>
      <w:r w:rsidRPr="00E51F32">
        <w:rPr>
          <w:rFonts w:ascii="Times New Roman" w:hAnsi="Times New Roman"/>
          <w:bCs/>
        </w:rPr>
        <w:t xml:space="preserve"> </w:t>
      </w:r>
      <w:proofErr w:type="spellStart"/>
      <w:r w:rsidRPr="00E51F32">
        <w:rPr>
          <w:rFonts w:ascii="Times New Roman" w:hAnsi="Times New Roman"/>
          <w:bCs/>
        </w:rPr>
        <w:t>chấp</w:t>
      </w:r>
      <w:proofErr w:type="spellEnd"/>
      <w:r w:rsidRPr="00E51F32">
        <w:rPr>
          <w:rFonts w:ascii="Times New Roman" w:hAnsi="Times New Roman"/>
          <w:bCs/>
        </w:rPr>
        <w:t xml:space="preserve"> </w:t>
      </w:r>
      <w:proofErr w:type="spellStart"/>
      <w:r w:rsidRPr="00E51F32">
        <w:rPr>
          <w:rFonts w:ascii="Times New Roman" w:hAnsi="Times New Roman"/>
          <w:bCs/>
        </w:rPr>
        <w:t>thuận</w:t>
      </w:r>
      <w:proofErr w:type="spellEnd"/>
      <w:r w:rsidRPr="00E51F32">
        <w:rPr>
          <w:rFonts w:ascii="Times New Roman" w:hAnsi="Times New Roman"/>
          <w:bCs/>
        </w:rPr>
        <w:t xml:space="preserve"> </w:t>
      </w:r>
      <w:proofErr w:type="spellStart"/>
      <w:r w:rsidRPr="00E51F32">
        <w:rPr>
          <w:rFonts w:ascii="Times New Roman" w:hAnsi="Times New Roman"/>
          <w:bCs/>
        </w:rPr>
        <w:t>bằng</w:t>
      </w:r>
      <w:proofErr w:type="spellEnd"/>
      <w:r w:rsidRPr="00E51F32">
        <w:rPr>
          <w:rFonts w:ascii="Times New Roman" w:hAnsi="Times New Roman"/>
          <w:bCs/>
        </w:rPr>
        <w:t xml:space="preserve"> </w:t>
      </w:r>
      <w:proofErr w:type="spellStart"/>
      <w:r w:rsidRPr="00E51F32">
        <w:rPr>
          <w:rFonts w:ascii="Times New Roman" w:hAnsi="Times New Roman"/>
          <w:bCs/>
        </w:rPr>
        <w:t>văn</w:t>
      </w:r>
      <w:proofErr w:type="spellEnd"/>
      <w:r w:rsidRPr="00E51F32">
        <w:rPr>
          <w:rFonts w:ascii="Times New Roman" w:hAnsi="Times New Roman"/>
          <w:bCs/>
        </w:rPr>
        <w:t xml:space="preserve"> </w:t>
      </w:r>
      <w:proofErr w:type="spellStart"/>
      <w:r w:rsidRPr="00E51F32">
        <w:rPr>
          <w:rFonts w:ascii="Times New Roman" w:hAnsi="Times New Roman"/>
          <w:bCs/>
        </w:rPr>
        <w:t>bản</w:t>
      </w:r>
      <w:proofErr w:type="spellEnd"/>
      <w:r w:rsidRPr="00E51F32">
        <w:rPr>
          <w:rFonts w:ascii="Times New Roman" w:hAnsi="Times New Roman"/>
          <w:bCs/>
        </w:rPr>
        <w:t xml:space="preserve"> </w:t>
      </w:r>
      <w:proofErr w:type="spellStart"/>
      <w:r w:rsidRPr="00E51F32">
        <w:rPr>
          <w:rFonts w:ascii="Times New Roman" w:hAnsi="Times New Roman"/>
          <w:bCs/>
        </w:rPr>
        <w:t>của</w:t>
      </w:r>
      <w:proofErr w:type="spellEnd"/>
      <w:r w:rsidRPr="00E51F32">
        <w:rPr>
          <w:rFonts w:ascii="Times New Roman" w:hAnsi="Times New Roman"/>
          <w:bCs/>
        </w:rPr>
        <w:t xml:space="preserve"> </w:t>
      </w:r>
      <w:proofErr w:type="spellStart"/>
      <w:r w:rsidRPr="00E51F32">
        <w:rPr>
          <w:rFonts w:ascii="Times New Roman" w:hAnsi="Times New Roman"/>
          <w:bCs/>
        </w:rPr>
        <w:t>Bên</w:t>
      </w:r>
      <w:proofErr w:type="spellEnd"/>
      <w:r w:rsidRPr="00E51F32">
        <w:rPr>
          <w:rFonts w:ascii="Times New Roman" w:hAnsi="Times New Roman"/>
          <w:bCs/>
        </w:rPr>
        <w:t xml:space="preserve"> Mua, </w:t>
      </w:r>
      <w:proofErr w:type="spellStart"/>
      <w:r w:rsidRPr="00E51F32">
        <w:rPr>
          <w:rFonts w:ascii="Times New Roman" w:hAnsi="Times New Roman"/>
          <w:bCs/>
        </w:rPr>
        <w:t>Nhà</w:t>
      </w:r>
      <w:proofErr w:type="spellEnd"/>
      <w:r w:rsidRPr="00E51F32">
        <w:rPr>
          <w:rFonts w:ascii="Times New Roman" w:hAnsi="Times New Roman"/>
          <w:bCs/>
        </w:rPr>
        <w:t xml:space="preserve"> Cung </w:t>
      </w:r>
      <w:proofErr w:type="spellStart"/>
      <w:r w:rsidRPr="00E51F32">
        <w:rPr>
          <w:rFonts w:ascii="Times New Roman" w:hAnsi="Times New Roman"/>
          <w:bCs/>
        </w:rPr>
        <w:t>Cấp</w:t>
      </w:r>
      <w:proofErr w:type="spellEnd"/>
      <w:r w:rsidRPr="00E51F32">
        <w:rPr>
          <w:rFonts w:ascii="Times New Roman" w:hAnsi="Times New Roman"/>
          <w:bCs/>
        </w:rPr>
        <w:t xml:space="preserve"> </w:t>
      </w:r>
      <w:proofErr w:type="spellStart"/>
      <w:r w:rsidRPr="00E51F32">
        <w:rPr>
          <w:rFonts w:ascii="Times New Roman" w:hAnsi="Times New Roman"/>
          <w:bCs/>
        </w:rPr>
        <w:t>sẽ</w:t>
      </w:r>
      <w:proofErr w:type="spellEnd"/>
      <w:r w:rsidRPr="00E51F32">
        <w:rPr>
          <w:rFonts w:ascii="Times New Roman" w:hAnsi="Times New Roman"/>
          <w:bCs/>
        </w:rPr>
        <w:t xml:space="preserve"> </w:t>
      </w:r>
      <w:proofErr w:type="spellStart"/>
      <w:r w:rsidRPr="00E51F32">
        <w:rPr>
          <w:rFonts w:ascii="Times New Roman" w:hAnsi="Times New Roman"/>
          <w:bCs/>
        </w:rPr>
        <w:t>không</w:t>
      </w:r>
      <w:proofErr w:type="spellEnd"/>
      <w:r w:rsidRPr="00E51F32">
        <w:rPr>
          <w:rFonts w:ascii="Times New Roman" w:hAnsi="Times New Roman"/>
          <w:bCs/>
        </w:rPr>
        <w:t xml:space="preserve"> </w:t>
      </w:r>
      <w:proofErr w:type="spellStart"/>
      <w:r w:rsidRPr="00E51F32">
        <w:rPr>
          <w:rFonts w:ascii="Times New Roman" w:hAnsi="Times New Roman"/>
          <w:bCs/>
        </w:rPr>
        <w:t>được</w:t>
      </w:r>
      <w:proofErr w:type="spellEnd"/>
      <w:r w:rsidRPr="00E51F32">
        <w:rPr>
          <w:rFonts w:ascii="Times New Roman" w:hAnsi="Times New Roman"/>
          <w:bCs/>
        </w:rPr>
        <w:t xml:space="preserve"> </w:t>
      </w:r>
      <w:proofErr w:type="spellStart"/>
      <w:r w:rsidRPr="00E51F32">
        <w:rPr>
          <w:rFonts w:ascii="Times New Roman" w:hAnsi="Times New Roman"/>
          <w:bCs/>
        </w:rPr>
        <w:t>đăng</w:t>
      </w:r>
      <w:proofErr w:type="spellEnd"/>
      <w:r w:rsidRPr="00E51F32">
        <w:rPr>
          <w:rFonts w:ascii="Times New Roman" w:hAnsi="Times New Roman"/>
          <w:bCs/>
        </w:rPr>
        <w:t xml:space="preserve"> </w:t>
      </w:r>
      <w:proofErr w:type="spellStart"/>
      <w:r w:rsidRPr="00E51F32">
        <w:rPr>
          <w:rFonts w:ascii="Times New Roman" w:hAnsi="Times New Roman"/>
          <w:bCs/>
        </w:rPr>
        <w:t>ký</w:t>
      </w:r>
      <w:proofErr w:type="spellEnd"/>
      <w:r w:rsidRPr="00E51F32">
        <w:rPr>
          <w:rFonts w:ascii="Times New Roman" w:hAnsi="Times New Roman"/>
          <w:bCs/>
        </w:rPr>
        <w:t xml:space="preserve"> </w:t>
      </w:r>
      <w:proofErr w:type="spellStart"/>
      <w:r w:rsidRPr="00E51F32">
        <w:rPr>
          <w:rFonts w:ascii="Times New Roman" w:hAnsi="Times New Roman"/>
          <w:bCs/>
        </w:rPr>
        <w:t>hoặc</w:t>
      </w:r>
      <w:proofErr w:type="spellEnd"/>
      <w:r w:rsidRPr="00E51F32">
        <w:rPr>
          <w:rFonts w:ascii="Times New Roman" w:hAnsi="Times New Roman"/>
          <w:bCs/>
        </w:rPr>
        <w:t xml:space="preserve"> </w:t>
      </w:r>
      <w:proofErr w:type="spellStart"/>
      <w:r w:rsidRPr="00E51F32">
        <w:rPr>
          <w:rFonts w:ascii="Times New Roman" w:hAnsi="Times New Roman"/>
          <w:bCs/>
        </w:rPr>
        <w:t>nhận</w:t>
      </w:r>
      <w:proofErr w:type="spellEnd"/>
      <w:r w:rsidRPr="00E51F32">
        <w:rPr>
          <w:rFonts w:ascii="Times New Roman" w:hAnsi="Times New Roman"/>
          <w:bCs/>
        </w:rPr>
        <w:t xml:space="preserve"> </w:t>
      </w:r>
      <w:proofErr w:type="spellStart"/>
      <w:r w:rsidRPr="00E51F32">
        <w:rPr>
          <w:rFonts w:ascii="Times New Roman" w:hAnsi="Times New Roman"/>
          <w:bCs/>
        </w:rPr>
        <w:t>quyền</w:t>
      </w:r>
      <w:proofErr w:type="spellEnd"/>
      <w:r w:rsidRPr="00E51F32">
        <w:rPr>
          <w:rFonts w:ascii="Times New Roman" w:hAnsi="Times New Roman"/>
          <w:bCs/>
        </w:rPr>
        <w:t xml:space="preserve"> </w:t>
      </w:r>
      <w:proofErr w:type="spellStart"/>
      <w:r w:rsidRPr="00E51F32">
        <w:rPr>
          <w:rFonts w:ascii="Times New Roman" w:hAnsi="Times New Roman"/>
          <w:bCs/>
        </w:rPr>
        <w:t>sở</w:t>
      </w:r>
      <w:proofErr w:type="spellEnd"/>
      <w:r w:rsidRPr="00E51F32">
        <w:rPr>
          <w:rFonts w:ascii="Times New Roman" w:hAnsi="Times New Roman"/>
          <w:bCs/>
        </w:rPr>
        <w:t xml:space="preserve"> </w:t>
      </w:r>
      <w:proofErr w:type="spellStart"/>
      <w:r w:rsidRPr="00E51F32">
        <w:rPr>
          <w:rFonts w:ascii="Times New Roman" w:hAnsi="Times New Roman"/>
          <w:bCs/>
        </w:rPr>
        <w:t>hữu</w:t>
      </w:r>
      <w:proofErr w:type="spellEnd"/>
      <w:r w:rsidRPr="00E51F32">
        <w:rPr>
          <w:rFonts w:ascii="Times New Roman" w:hAnsi="Times New Roman"/>
          <w:bCs/>
        </w:rPr>
        <w:t xml:space="preserve"> </w:t>
      </w:r>
      <w:proofErr w:type="spellStart"/>
      <w:r w:rsidRPr="00E51F32">
        <w:rPr>
          <w:rFonts w:ascii="Times New Roman" w:hAnsi="Times New Roman"/>
          <w:bCs/>
        </w:rPr>
        <w:t>hoặc</w:t>
      </w:r>
      <w:proofErr w:type="spellEnd"/>
      <w:r w:rsidRPr="00E51F32">
        <w:rPr>
          <w:rFonts w:ascii="Times New Roman" w:hAnsi="Times New Roman"/>
          <w:bCs/>
        </w:rPr>
        <w:t xml:space="preserve"> </w:t>
      </w:r>
      <w:proofErr w:type="spellStart"/>
      <w:r w:rsidRPr="00E51F32">
        <w:rPr>
          <w:rFonts w:ascii="Times New Roman" w:hAnsi="Times New Roman"/>
          <w:bCs/>
        </w:rPr>
        <w:t>quyền</w:t>
      </w:r>
      <w:proofErr w:type="spellEnd"/>
      <w:r w:rsidRPr="00E51F32">
        <w:rPr>
          <w:rFonts w:ascii="Times New Roman" w:hAnsi="Times New Roman"/>
          <w:bCs/>
        </w:rPr>
        <w:t xml:space="preserve"> </w:t>
      </w:r>
      <w:proofErr w:type="spellStart"/>
      <w:r w:rsidRPr="00E51F32">
        <w:rPr>
          <w:rFonts w:ascii="Times New Roman" w:hAnsi="Times New Roman"/>
          <w:bCs/>
        </w:rPr>
        <w:t>đối</w:t>
      </w:r>
      <w:proofErr w:type="spellEnd"/>
      <w:r w:rsidRPr="00E51F32">
        <w:rPr>
          <w:rFonts w:ascii="Times New Roman" w:hAnsi="Times New Roman"/>
          <w:bCs/>
        </w:rPr>
        <w:t xml:space="preserve"> </w:t>
      </w:r>
      <w:proofErr w:type="spellStart"/>
      <w:r w:rsidRPr="00E51F32">
        <w:rPr>
          <w:rFonts w:ascii="Times New Roman" w:hAnsi="Times New Roman"/>
          <w:bCs/>
        </w:rPr>
        <w:t>với</w:t>
      </w:r>
      <w:proofErr w:type="spellEnd"/>
      <w:r w:rsidRPr="00E51F32">
        <w:rPr>
          <w:rFonts w:ascii="Times New Roman" w:hAnsi="Times New Roman"/>
          <w:bCs/>
        </w:rPr>
        <w:t xml:space="preserve"> </w:t>
      </w:r>
      <w:proofErr w:type="spellStart"/>
      <w:r w:rsidRPr="00E51F32">
        <w:rPr>
          <w:rFonts w:ascii="Times New Roman" w:hAnsi="Times New Roman"/>
          <w:bCs/>
        </w:rPr>
        <w:t>bất</w:t>
      </w:r>
      <w:proofErr w:type="spellEnd"/>
      <w:r w:rsidRPr="00E51F32">
        <w:rPr>
          <w:rFonts w:ascii="Times New Roman" w:hAnsi="Times New Roman"/>
          <w:bCs/>
        </w:rPr>
        <w:t xml:space="preserve"> </w:t>
      </w:r>
      <w:proofErr w:type="spellStart"/>
      <w:r w:rsidRPr="00E51F32">
        <w:rPr>
          <w:rFonts w:ascii="Times New Roman" w:hAnsi="Times New Roman"/>
          <w:bCs/>
        </w:rPr>
        <w:t>kỳ</w:t>
      </w:r>
      <w:proofErr w:type="spellEnd"/>
      <w:r w:rsidRPr="00E51F32">
        <w:rPr>
          <w:rFonts w:ascii="Times New Roman" w:hAnsi="Times New Roman"/>
          <w:bCs/>
        </w:rPr>
        <w:t xml:space="preserve"> </w:t>
      </w:r>
      <w:proofErr w:type="spellStart"/>
      <w:r w:rsidRPr="00E51F32">
        <w:rPr>
          <w:rFonts w:ascii="Times New Roman" w:hAnsi="Times New Roman"/>
          <w:bCs/>
        </w:rPr>
        <w:t>hàng</w:t>
      </w:r>
      <w:proofErr w:type="spellEnd"/>
      <w:r w:rsidRPr="00E51F32">
        <w:rPr>
          <w:rFonts w:ascii="Times New Roman" w:hAnsi="Times New Roman"/>
          <w:bCs/>
        </w:rPr>
        <w:t xml:space="preserve"> </w:t>
      </w:r>
      <w:proofErr w:type="spellStart"/>
      <w:r w:rsidRPr="00E51F32">
        <w:rPr>
          <w:rFonts w:ascii="Times New Roman" w:hAnsi="Times New Roman"/>
          <w:bCs/>
        </w:rPr>
        <w:t>hóa</w:t>
      </w:r>
      <w:proofErr w:type="spellEnd"/>
      <w:r w:rsidRPr="00E51F32">
        <w:rPr>
          <w:rFonts w:ascii="Times New Roman" w:hAnsi="Times New Roman"/>
          <w:bCs/>
        </w:rPr>
        <w:t xml:space="preserve"> </w:t>
      </w:r>
      <w:proofErr w:type="spellStart"/>
      <w:r w:rsidRPr="00E51F32">
        <w:rPr>
          <w:rFonts w:ascii="Times New Roman" w:hAnsi="Times New Roman"/>
          <w:bCs/>
        </w:rPr>
        <w:t>nào</w:t>
      </w:r>
      <w:proofErr w:type="spellEnd"/>
      <w:r w:rsidRPr="00E51F32">
        <w:rPr>
          <w:rFonts w:ascii="Times New Roman" w:hAnsi="Times New Roman"/>
          <w:bCs/>
        </w:rPr>
        <w:t xml:space="preserve"> </w:t>
      </w:r>
      <w:proofErr w:type="spellStart"/>
      <w:r w:rsidRPr="00E51F32">
        <w:rPr>
          <w:rFonts w:ascii="Times New Roman" w:hAnsi="Times New Roman"/>
          <w:bCs/>
        </w:rPr>
        <w:t>mà</w:t>
      </w:r>
      <w:proofErr w:type="spellEnd"/>
      <w:r w:rsidRPr="00E51F32">
        <w:rPr>
          <w:rFonts w:ascii="Times New Roman" w:hAnsi="Times New Roman"/>
          <w:bCs/>
        </w:rPr>
        <w:t xml:space="preserve"> </w:t>
      </w:r>
      <w:proofErr w:type="spellStart"/>
      <w:r w:rsidRPr="00E51F32">
        <w:rPr>
          <w:rFonts w:ascii="Times New Roman" w:hAnsi="Times New Roman"/>
          <w:bCs/>
        </w:rPr>
        <w:t>thiết</w:t>
      </w:r>
      <w:proofErr w:type="spellEnd"/>
      <w:r w:rsidRPr="00E51F32">
        <w:rPr>
          <w:rFonts w:ascii="Times New Roman" w:hAnsi="Times New Roman"/>
          <w:bCs/>
        </w:rPr>
        <w:t xml:space="preserve"> </w:t>
      </w:r>
      <w:proofErr w:type="spellStart"/>
      <w:r w:rsidRPr="00E51F32">
        <w:rPr>
          <w:rFonts w:ascii="Times New Roman" w:hAnsi="Times New Roman"/>
          <w:bCs/>
        </w:rPr>
        <w:t>kế</w:t>
      </w:r>
      <w:proofErr w:type="spellEnd"/>
      <w:r w:rsidRPr="00E51F32">
        <w:rPr>
          <w:rFonts w:ascii="Times New Roman" w:hAnsi="Times New Roman"/>
          <w:bCs/>
        </w:rPr>
        <w:t xml:space="preserve"> </w:t>
      </w:r>
      <w:proofErr w:type="spellStart"/>
      <w:r w:rsidRPr="00E51F32">
        <w:rPr>
          <w:rFonts w:ascii="Times New Roman" w:hAnsi="Times New Roman"/>
          <w:bCs/>
        </w:rPr>
        <w:t>và</w:t>
      </w:r>
      <w:proofErr w:type="spellEnd"/>
      <w:r w:rsidRPr="00E51F32">
        <w:rPr>
          <w:rFonts w:ascii="Times New Roman" w:hAnsi="Times New Roman"/>
          <w:bCs/>
        </w:rPr>
        <w:t xml:space="preserve"> </w:t>
      </w:r>
      <w:proofErr w:type="spellStart"/>
      <w:r w:rsidRPr="00E51F32">
        <w:rPr>
          <w:rFonts w:ascii="Times New Roman" w:hAnsi="Times New Roman"/>
          <w:bCs/>
        </w:rPr>
        <w:t>quy</w:t>
      </w:r>
      <w:proofErr w:type="spellEnd"/>
      <w:r w:rsidRPr="00E51F32">
        <w:rPr>
          <w:rFonts w:ascii="Times New Roman" w:hAnsi="Times New Roman"/>
          <w:bCs/>
        </w:rPr>
        <w:t xml:space="preserve"> </w:t>
      </w:r>
      <w:proofErr w:type="spellStart"/>
      <w:r w:rsidRPr="00E51F32">
        <w:rPr>
          <w:rFonts w:ascii="Times New Roman" w:hAnsi="Times New Roman"/>
          <w:bCs/>
        </w:rPr>
        <w:t>cách</w:t>
      </w:r>
      <w:proofErr w:type="spellEnd"/>
      <w:r w:rsidRPr="00E51F32">
        <w:rPr>
          <w:rFonts w:ascii="Times New Roman" w:hAnsi="Times New Roman"/>
          <w:bCs/>
        </w:rPr>
        <w:t xml:space="preserve"> </w:t>
      </w:r>
      <w:proofErr w:type="spellStart"/>
      <w:r w:rsidRPr="00E51F32">
        <w:rPr>
          <w:rFonts w:ascii="Times New Roman" w:hAnsi="Times New Roman"/>
          <w:bCs/>
        </w:rPr>
        <w:t>đã</w:t>
      </w:r>
      <w:proofErr w:type="spellEnd"/>
      <w:r w:rsidRPr="00E51F32">
        <w:rPr>
          <w:rFonts w:ascii="Times New Roman" w:hAnsi="Times New Roman"/>
          <w:bCs/>
        </w:rPr>
        <w:t xml:space="preserve"> </w:t>
      </w:r>
      <w:proofErr w:type="spellStart"/>
      <w:r w:rsidRPr="00E51F32">
        <w:rPr>
          <w:rFonts w:ascii="Times New Roman" w:hAnsi="Times New Roman"/>
          <w:bCs/>
        </w:rPr>
        <w:t>được</w:t>
      </w:r>
      <w:proofErr w:type="spellEnd"/>
      <w:r w:rsidRPr="00E51F32">
        <w:rPr>
          <w:rFonts w:ascii="Times New Roman" w:hAnsi="Times New Roman"/>
          <w:bCs/>
        </w:rPr>
        <w:t xml:space="preserve"> </w:t>
      </w:r>
      <w:proofErr w:type="spellStart"/>
      <w:r w:rsidRPr="00E51F32">
        <w:rPr>
          <w:rFonts w:ascii="Times New Roman" w:hAnsi="Times New Roman"/>
          <w:bCs/>
        </w:rPr>
        <w:t>Bên</w:t>
      </w:r>
      <w:proofErr w:type="spellEnd"/>
      <w:r w:rsidRPr="00E51F32">
        <w:rPr>
          <w:rFonts w:ascii="Times New Roman" w:hAnsi="Times New Roman"/>
          <w:bCs/>
        </w:rPr>
        <w:t xml:space="preserve"> Mua </w:t>
      </w:r>
      <w:proofErr w:type="spellStart"/>
      <w:r w:rsidRPr="00E51F32">
        <w:rPr>
          <w:rFonts w:ascii="Times New Roman" w:hAnsi="Times New Roman"/>
          <w:bCs/>
        </w:rPr>
        <w:t>đưa</w:t>
      </w:r>
      <w:proofErr w:type="spellEnd"/>
      <w:r w:rsidRPr="00E51F32">
        <w:rPr>
          <w:rFonts w:ascii="Times New Roman" w:hAnsi="Times New Roman"/>
          <w:bCs/>
        </w:rPr>
        <w:t xml:space="preserve"> </w:t>
      </w:r>
      <w:proofErr w:type="spellStart"/>
      <w:r w:rsidRPr="00E51F32">
        <w:rPr>
          <w:rFonts w:ascii="Times New Roman" w:hAnsi="Times New Roman"/>
          <w:bCs/>
        </w:rPr>
        <w:t>ra</w:t>
      </w:r>
      <w:proofErr w:type="spellEnd"/>
      <w:r w:rsidRPr="00E51F32">
        <w:rPr>
          <w:rFonts w:ascii="Times New Roman" w:hAnsi="Times New Roman"/>
          <w:bCs/>
        </w:rPr>
        <w:t xml:space="preserve"> ý </w:t>
      </w:r>
      <w:proofErr w:type="spellStart"/>
      <w:r w:rsidRPr="00E51F32">
        <w:rPr>
          <w:rFonts w:ascii="Times New Roman" w:hAnsi="Times New Roman"/>
          <w:bCs/>
        </w:rPr>
        <w:t>tưởng</w:t>
      </w:r>
      <w:proofErr w:type="spellEnd"/>
      <w:r w:rsidRPr="00E51F32">
        <w:rPr>
          <w:rFonts w:ascii="Times New Roman" w:hAnsi="Times New Roman"/>
          <w:bCs/>
        </w:rPr>
        <w:t xml:space="preserve"> </w:t>
      </w:r>
      <w:proofErr w:type="spellStart"/>
      <w:r w:rsidRPr="00E51F32">
        <w:rPr>
          <w:rFonts w:ascii="Times New Roman" w:hAnsi="Times New Roman"/>
          <w:bCs/>
        </w:rPr>
        <w:t>hoặc</w:t>
      </w:r>
      <w:proofErr w:type="spellEnd"/>
      <w:r w:rsidRPr="00E51F32">
        <w:rPr>
          <w:rFonts w:ascii="Times New Roman" w:hAnsi="Times New Roman"/>
          <w:bCs/>
        </w:rPr>
        <w:t xml:space="preserve"> </w:t>
      </w:r>
      <w:proofErr w:type="spellStart"/>
      <w:r w:rsidRPr="00E51F32">
        <w:rPr>
          <w:rFonts w:ascii="Times New Roman" w:hAnsi="Times New Roman"/>
          <w:bCs/>
        </w:rPr>
        <w:t>đề</w:t>
      </w:r>
      <w:proofErr w:type="spellEnd"/>
      <w:r w:rsidRPr="00E51F32">
        <w:rPr>
          <w:rFonts w:ascii="Times New Roman" w:hAnsi="Times New Roman"/>
          <w:bCs/>
        </w:rPr>
        <w:t xml:space="preserve"> </w:t>
      </w:r>
      <w:proofErr w:type="spellStart"/>
      <w:r w:rsidRPr="00E51F32">
        <w:rPr>
          <w:rFonts w:ascii="Times New Roman" w:hAnsi="Times New Roman"/>
          <w:bCs/>
        </w:rPr>
        <w:t>xướng</w:t>
      </w:r>
      <w:proofErr w:type="spellEnd"/>
      <w:r w:rsidRPr="00E51F32">
        <w:rPr>
          <w:rFonts w:ascii="Times New Roman" w:hAnsi="Times New Roman"/>
          <w:bCs/>
        </w:rPr>
        <w:t xml:space="preserve"> </w:t>
      </w:r>
      <w:proofErr w:type="spellStart"/>
      <w:r w:rsidRPr="00E51F32">
        <w:rPr>
          <w:rFonts w:ascii="Times New Roman" w:hAnsi="Times New Roman"/>
          <w:bCs/>
        </w:rPr>
        <w:t>ra</w:t>
      </w:r>
      <w:proofErr w:type="spellEnd"/>
      <w:r w:rsidRPr="00E51F32">
        <w:rPr>
          <w:rFonts w:ascii="Times New Roman" w:hAnsi="Times New Roman"/>
          <w:bCs/>
        </w:rPr>
        <w:t xml:space="preserve"> </w:t>
      </w:r>
      <w:proofErr w:type="spellStart"/>
      <w:r w:rsidRPr="00E51F32">
        <w:rPr>
          <w:rFonts w:ascii="Times New Roman" w:hAnsi="Times New Roman"/>
          <w:bCs/>
        </w:rPr>
        <w:t>hoặc</w:t>
      </w:r>
      <w:proofErr w:type="spellEnd"/>
      <w:r w:rsidRPr="00E51F32">
        <w:rPr>
          <w:rFonts w:ascii="Times New Roman" w:hAnsi="Times New Roman"/>
          <w:bCs/>
        </w:rPr>
        <w:t xml:space="preserve"> </w:t>
      </w:r>
      <w:proofErr w:type="spellStart"/>
      <w:r w:rsidRPr="00E51F32">
        <w:rPr>
          <w:rFonts w:ascii="Times New Roman" w:hAnsi="Times New Roman"/>
          <w:bCs/>
        </w:rPr>
        <w:t>những</w:t>
      </w:r>
      <w:proofErr w:type="spellEnd"/>
      <w:r w:rsidRPr="00E51F32">
        <w:rPr>
          <w:rFonts w:ascii="Times New Roman" w:hAnsi="Times New Roman"/>
          <w:bCs/>
        </w:rPr>
        <w:t xml:space="preserve"> </w:t>
      </w:r>
      <w:proofErr w:type="spellStart"/>
      <w:r w:rsidR="00CD1628" w:rsidRPr="00E51F32">
        <w:rPr>
          <w:rFonts w:ascii="Times New Roman" w:hAnsi="Times New Roman"/>
          <w:bCs/>
        </w:rPr>
        <w:t>Hàng</w:t>
      </w:r>
      <w:proofErr w:type="spellEnd"/>
      <w:r w:rsidR="00CD1628" w:rsidRPr="00E51F32">
        <w:rPr>
          <w:rFonts w:ascii="Times New Roman" w:hAnsi="Times New Roman"/>
          <w:bCs/>
        </w:rPr>
        <w:t xml:space="preserve"> </w:t>
      </w:r>
      <w:proofErr w:type="spellStart"/>
      <w:r w:rsidR="00CD1628" w:rsidRPr="00E51F32">
        <w:rPr>
          <w:rFonts w:ascii="Times New Roman" w:hAnsi="Times New Roman"/>
          <w:bCs/>
        </w:rPr>
        <w:t>Hóa</w:t>
      </w:r>
      <w:proofErr w:type="spellEnd"/>
      <w:r w:rsidRPr="00E51F32">
        <w:rPr>
          <w:rFonts w:ascii="Times New Roman" w:hAnsi="Times New Roman"/>
          <w:bCs/>
        </w:rPr>
        <w:t xml:space="preserve"> </w:t>
      </w:r>
      <w:proofErr w:type="spellStart"/>
      <w:r w:rsidRPr="00E51F32">
        <w:rPr>
          <w:rFonts w:ascii="Times New Roman" w:hAnsi="Times New Roman"/>
          <w:bCs/>
        </w:rPr>
        <w:t>đã</w:t>
      </w:r>
      <w:proofErr w:type="spellEnd"/>
      <w:r w:rsidRPr="00E51F32">
        <w:rPr>
          <w:rFonts w:ascii="Times New Roman" w:hAnsi="Times New Roman"/>
          <w:bCs/>
        </w:rPr>
        <w:t xml:space="preserve"> </w:t>
      </w:r>
      <w:proofErr w:type="spellStart"/>
      <w:r w:rsidRPr="00E51F32">
        <w:rPr>
          <w:rFonts w:ascii="Times New Roman" w:hAnsi="Times New Roman"/>
          <w:bCs/>
        </w:rPr>
        <w:t>được</w:t>
      </w:r>
      <w:proofErr w:type="spellEnd"/>
      <w:r w:rsidRPr="00E51F32">
        <w:rPr>
          <w:rFonts w:ascii="Times New Roman" w:hAnsi="Times New Roman"/>
          <w:bCs/>
        </w:rPr>
        <w:t xml:space="preserve"> </w:t>
      </w:r>
      <w:proofErr w:type="spellStart"/>
      <w:r w:rsidRPr="00E51F32">
        <w:rPr>
          <w:rFonts w:ascii="Times New Roman" w:hAnsi="Times New Roman"/>
          <w:bCs/>
        </w:rPr>
        <w:t>sản</w:t>
      </w:r>
      <w:proofErr w:type="spellEnd"/>
      <w:r w:rsidRPr="00E51F32">
        <w:rPr>
          <w:rFonts w:ascii="Times New Roman" w:hAnsi="Times New Roman"/>
          <w:bCs/>
        </w:rPr>
        <w:t xml:space="preserve"> </w:t>
      </w:r>
      <w:proofErr w:type="spellStart"/>
      <w:r w:rsidRPr="00E51F32">
        <w:rPr>
          <w:rFonts w:ascii="Times New Roman" w:hAnsi="Times New Roman"/>
          <w:bCs/>
        </w:rPr>
        <w:t>xuất</w:t>
      </w:r>
      <w:proofErr w:type="spellEnd"/>
      <w:r w:rsidRPr="00E51F32">
        <w:rPr>
          <w:rFonts w:ascii="Times New Roman" w:hAnsi="Times New Roman"/>
          <w:bCs/>
        </w:rPr>
        <w:t xml:space="preserve"> </w:t>
      </w:r>
      <w:proofErr w:type="spellStart"/>
      <w:r w:rsidRPr="00E51F32">
        <w:rPr>
          <w:rFonts w:ascii="Times New Roman" w:hAnsi="Times New Roman"/>
          <w:bCs/>
        </w:rPr>
        <w:t>và</w:t>
      </w:r>
      <w:proofErr w:type="spellEnd"/>
      <w:r w:rsidRPr="00E51F32">
        <w:rPr>
          <w:rFonts w:ascii="Times New Roman" w:hAnsi="Times New Roman"/>
          <w:bCs/>
        </w:rPr>
        <w:t xml:space="preserve"> </w:t>
      </w:r>
      <w:proofErr w:type="spellStart"/>
      <w:r w:rsidRPr="00E51F32">
        <w:rPr>
          <w:rFonts w:ascii="Times New Roman" w:hAnsi="Times New Roman"/>
          <w:bCs/>
        </w:rPr>
        <w:t>cung</w:t>
      </w:r>
      <w:proofErr w:type="spellEnd"/>
      <w:r w:rsidRPr="00E51F32">
        <w:rPr>
          <w:rFonts w:ascii="Times New Roman" w:hAnsi="Times New Roman"/>
          <w:bCs/>
        </w:rPr>
        <w:t xml:space="preserve"> </w:t>
      </w:r>
      <w:proofErr w:type="spellStart"/>
      <w:r w:rsidRPr="00E51F32">
        <w:rPr>
          <w:rFonts w:ascii="Times New Roman" w:hAnsi="Times New Roman"/>
          <w:bCs/>
        </w:rPr>
        <w:t>cấp</w:t>
      </w:r>
      <w:proofErr w:type="spellEnd"/>
      <w:r w:rsidRPr="00E51F32">
        <w:rPr>
          <w:rFonts w:ascii="Times New Roman" w:hAnsi="Times New Roman"/>
          <w:bCs/>
        </w:rPr>
        <w:t xml:space="preserve"> </w:t>
      </w:r>
      <w:proofErr w:type="spellStart"/>
      <w:r w:rsidRPr="00E51F32">
        <w:rPr>
          <w:rFonts w:ascii="Times New Roman" w:hAnsi="Times New Roman"/>
          <w:bCs/>
        </w:rPr>
        <w:t>độc</w:t>
      </w:r>
      <w:proofErr w:type="spellEnd"/>
      <w:r w:rsidRPr="00E51F32">
        <w:rPr>
          <w:rFonts w:ascii="Times New Roman" w:hAnsi="Times New Roman"/>
          <w:bCs/>
        </w:rPr>
        <w:t xml:space="preserve"> </w:t>
      </w:r>
      <w:proofErr w:type="spellStart"/>
      <w:r w:rsidRPr="00E51F32">
        <w:rPr>
          <w:rFonts w:ascii="Times New Roman" w:hAnsi="Times New Roman"/>
          <w:bCs/>
        </w:rPr>
        <w:t>quyền</w:t>
      </w:r>
      <w:proofErr w:type="spellEnd"/>
      <w:r w:rsidRPr="00E51F32">
        <w:rPr>
          <w:rFonts w:ascii="Times New Roman" w:hAnsi="Times New Roman"/>
          <w:bCs/>
        </w:rPr>
        <w:t xml:space="preserve"> </w:t>
      </w:r>
      <w:proofErr w:type="spellStart"/>
      <w:r w:rsidRPr="00E51F32">
        <w:rPr>
          <w:rFonts w:ascii="Times New Roman" w:hAnsi="Times New Roman"/>
          <w:bCs/>
        </w:rPr>
        <w:t>cho</w:t>
      </w:r>
      <w:proofErr w:type="spellEnd"/>
      <w:r w:rsidRPr="00E51F32">
        <w:rPr>
          <w:rFonts w:ascii="Times New Roman" w:hAnsi="Times New Roman"/>
          <w:bCs/>
        </w:rPr>
        <w:t xml:space="preserve"> </w:t>
      </w:r>
      <w:proofErr w:type="spellStart"/>
      <w:r w:rsidRPr="00E51F32">
        <w:rPr>
          <w:rFonts w:ascii="Times New Roman" w:hAnsi="Times New Roman"/>
          <w:bCs/>
        </w:rPr>
        <w:t>Bên</w:t>
      </w:r>
      <w:proofErr w:type="spellEnd"/>
      <w:r w:rsidRPr="00E51F32">
        <w:rPr>
          <w:rFonts w:ascii="Times New Roman" w:hAnsi="Times New Roman"/>
          <w:bCs/>
        </w:rPr>
        <w:t xml:space="preserve"> Mua.</w:t>
      </w:r>
    </w:p>
    <w:p w14:paraId="368678CE" w14:textId="2516C1C1" w:rsidR="00E028B2" w:rsidRPr="00E51F32" w:rsidRDefault="00E028B2" w:rsidP="00DA541C">
      <w:pPr>
        <w:keepNext/>
        <w:widowControl w:val="0"/>
        <w:tabs>
          <w:tab w:val="left" w:pos="567"/>
        </w:tabs>
        <w:ind w:left="567"/>
        <w:jc w:val="both"/>
        <w:rPr>
          <w:rFonts w:ascii="Times New Roman" w:hAnsi="Times New Roman"/>
          <w:bCs/>
        </w:rPr>
      </w:pPr>
      <w:r w:rsidRPr="00E51F32">
        <w:rPr>
          <w:rFonts w:ascii="Times New Roman" w:hAnsi="Times New Roman"/>
          <w:i/>
          <w:iCs/>
        </w:rPr>
        <w:t xml:space="preserve">The Supplier shall not, without the written approval of the Purchaser, register or claim ownership or right to any </w:t>
      </w:r>
      <w:r w:rsidR="000F54DC" w:rsidRPr="00E51F32">
        <w:rPr>
          <w:rFonts w:ascii="Times New Roman" w:hAnsi="Times New Roman"/>
          <w:i/>
          <w:iCs/>
        </w:rPr>
        <w:t>Products</w:t>
      </w:r>
      <w:r w:rsidRPr="00E51F32">
        <w:rPr>
          <w:rFonts w:ascii="Times New Roman" w:hAnsi="Times New Roman"/>
          <w:i/>
          <w:iCs/>
        </w:rPr>
        <w:t xml:space="preserve"> where the design and specifications have been conceptualized or initiated by the Purchaser</w:t>
      </w:r>
      <w:r w:rsidRPr="00E51F32" w:rsidDel="009A49CC">
        <w:rPr>
          <w:rFonts w:ascii="Times New Roman" w:hAnsi="Times New Roman"/>
          <w:i/>
          <w:iCs/>
        </w:rPr>
        <w:t xml:space="preserve"> </w:t>
      </w:r>
      <w:r w:rsidRPr="00E51F32">
        <w:rPr>
          <w:rFonts w:ascii="Times New Roman" w:hAnsi="Times New Roman"/>
          <w:i/>
          <w:iCs/>
        </w:rPr>
        <w:t xml:space="preserve">or where the </w:t>
      </w:r>
      <w:r w:rsidR="000F54DC" w:rsidRPr="00E51F32">
        <w:rPr>
          <w:rFonts w:ascii="Times New Roman" w:hAnsi="Times New Roman"/>
          <w:i/>
          <w:iCs/>
        </w:rPr>
        <w:t>Products</w:t>
      </w:r>
      <w:r w:rsidRPr="00E51F32">
        <w:rPr>
          <w:rFonts w:ascii="Times New Roman" w:hAnsi="Times New Roman"/>
          <w:i/>
          <w:iCs/>
        </w:rPr>
        <w:t xml:space="preserve"> are manufactured and supplied exclusively to the Purchaser.</w:t>
      </w:r>
    </w:p>
    <w:p w14:paraId="690795B1" w14:textId="77777777" w:rsidR="00114B28" w:rsidRPr="00E51F32" w:rsidRDefault="00114B28" w:rsidP="00DA541C">
      <w:pPr>
        <w:keepNext/>
        <w:widowControl w:val="0"/>
        <w:tabs>
          <w:tab w:val="left" w:pos="567"/>
        </w:tabs>
        <w:jc w:val="both"/>
        <w:rPr>
          <w:rFonts w:ascii="Times New Roman" w:hAnsi="Times New Roman"/>
          <w:bCs/>
        </w:rPr>
      </w:pPr>
    </w:p>
    <w:p w14:paraId="6D266D10" w14:textId="07CEF058" w:rsidR="00721868" w:rsidRPr="00E51F32" w:rsidRDefault="002708C2" w:rsidP="00B7606F">
      <w:pPr>
        <w:keepNext/>
        <w:widowControl w:val="0"/>
        <w:numPr>
          <w:ilvl w:val="1"/>
          <w:numId w:val="28"/>
        </w:numPr>
        <w:tabs>
          <w:tab w:val="left" w:pos="567"/>
        </w:tabs>
        <w:ind w:left="567" w:hanging="567"/>
        <w:jc w:val="both"/>
        <w:rPr>
          <w:rFonts w:ascii="Times New Roman" w:hAnsi="Times New Roman"/>
          <w:bCs/>
        </w:rPr>
      </w:pPr>
      <w:r w:rsidRPr="00E51F32">
        <w:rPr>
          <w:rFonts w:ascii="Times New Roman" w:hAnsi="Times New Roman"/>
          <w:bCs/>
        </w:rPr>
        <w:t xml:space="preserve">Trong </w:t>
      </w:r>
      <w:proofErr w:type="spellStart"/>
      <w:r w:rsidRPr="00E51F32">
        <w:rPr>
          <w:rFonts w:ascii="Times New Roman" w:hAnsi="Times New Roman"/>
          <w:bCs/>
        </w:rPr>
        <w:t>trường</w:t>
      </w:r>
      <w:proofErr w:type="spellEnd"/>
      <w:r w:rsidRPr="00E51F32">
        <w:rPr>
          <w:rFonts w:ascii="Times New Roman" w:hAnsi="Times New Roman"/>
          <w:bCs/>
        </w:rPr>
        <w:t xml:space="preserve"> </w:t>
      </w:r>
      <w:proofErr w:type="spellStart"/>
      <w:r w:rsidRPr="00E51F32">
        <w:rPr>
          <w:rFonts w:ascii="Times New Roman" w:hAnsi="Times New Roman"/>
          <w:bCs/>
        </w:rPr>
        <w:t>hợp</w:t>
      </w:r>
      <w:proofErr w:type="spellEnd"/>
      <w:r w:rsidRPr="00E51F32">
        <w:rPr>
          <w:rFonts w:ascii="Times New Roman" w:hAnsi="Times New Roman"/>
          <w:bCs/>
        </w:rPr>
        <w:t xml:space="preserve"> </w:t>
      </w:r>
      <w:proofErr w:type="spellStart"/>
      <w:r w:rsidRPr="00E51F32">
        <w:rPr>
          <w:rFonts w:ascii="Times New Roman" w:hAnsi="Times New Roman"/>
          <w:bCs/>
        </w:rPr>
        <w:t>bất</w:t>
      </w:r>
      <w:proofErr w:type="spellEnd"/>
      <w:r w:rsidRPr="00E51F32">
        <w:rPr>
          <w:rFonts w:ascii="Times New Roman" w:hAnsi="Times New Roman"/>
          <w:bCs/>
        </w:rPr>
        <w:t xml:space="preserve"> </w:t>
      </w:r>
      <w:proofErr w:type="spellStart"/>
      <w:r w:rsidRPr="00E51F32">
        <w:rPr>
          <w:rFonts w:ascii="Times New Roman" w:hAnsi="Times New Roman"/>
          <w:bCs/>
        </w:rPr>
        <w:t>kỳ</w:t>
      </w:r>
      <w:proofErr w:type="spellEnd"/>
      <w:r w:rsidRPr="00E51F32">
        <w:rPr>
          <w:rFonts w:ascii="Times New Roman" w:hAnsi="Times New Roman"/>
          <w:bCs/>
        </w:rPr>
        <w:t xml:space="preserve"> </w:t>
      </w:r>
      <w:proofErr w:type="spellStart"/>
      <w:r w:rsidR="00CD1628" w:rsidRPr="00E51F32">
        <w:rPr>
          <w:rFonts w:ascii="Times New Roman" w:hAnsi="Times New Roman"/>
          <w:bCs/>
        </w:rPr>
        <w:t>Hàng</w:t>
      </w:r>
      <w:proofErr w:type="spellEnd"/>
      <w:r w:rsidR="00CD1628" w:rsidRPr="00E51F32">
        <w:rPr>
          <w:rFonts w:ascii="Times New Roman" w:hAnsi="Times New Roman"/>
          <w:bCs/>
        </w:rPr>
        <w:t xml:space="preserve"> </w:t>
      </w:r>
      <w:proofErr w:type="spellStart"/>
      <w:r w:rsidR="00CD1628" w:rsidRPr="00E51F32">
        <w:rPr>
          <w:rFonts w:ascii="Times New Roman" w:hAnsi="Times New Roman"/>
          <w:bCs/>
        </w:rPr>
        <w:t>Hóa</w:t>
      </w:r>
      <w:proofErr w:type="spellEnd"/>
      <w:r w:rsidRPr="00E51F32">
        <w:rPr>
          <w:rFonts w:ascii="Times New Roman" w:hAnsi="Times New Roman"/>
          <w:bCs/>
        </w:rPr>
        <w:t xml:space="preserve"> </w:t>
      </w:r>
      <w:proofErr w:type="spellStart"/>
      <w:r w:rsidRPr="00E51F32">
        <w:rPr>
          <w:rFonts w:ascii="Times New Roman" w:hAnsi="Times New Roman"/>
          <w:bCs/>
        </w:rPr>
        <w:t>nào</w:t>
      </w:r>
      <w:proofErr w:type="spellEnd"/>
      <w:r w:rsidRPr="00E51F32">
        <w:rPr>
          <w:rFonts w:ascii="Times New Roman" w:hAnsi="Times New Roman"/>
          <w:bCs/>
        </w:rPr>
        <w:t xml:space="preserve"> </w:t>
      </w:r>
      <w:proofErr w:type="spellStart"/>
      <w:r w:rsidRPr="00E51F32">
        <w:rPr>
          <w:rFonts w:ascii="Times New Roman" w:hAnsi="Times New Roman"/>
          <w:bCs/>
        </w:rPr>
        <w:t>đã</w:t>
      </w:r>
      <w:proofErr w:type="spellEnd"/>
      <w:r w:rsidRPr="00E51F32">
        <w:rPr>
          <w:rFonts w:ascii="Times New Roman" w:hAnsi="Times New Roman"/>
          <w:bCs/>
        </w:rPr>
        <w:t xml:space="preserve"> </w:t>
      </w:r>
      <w:proofErr w:type="spellStart"/>
      <w:r w:rsidRPr="00E51F32">
        <w:rPr>
          <w:rFonts w:ascii="Times New Roman" w:hAnsi="Times New Roman"/>
          <w:bCs/>
        </w:rPr>
        <w:t>được</w:t>
      </w:r>
      <w:proofErr w:type="spellEnd"/>
      <w:r w:rsidRPr="00E51F32">
        <w:rPr>
          <w:rFonts w:ascii="Times New Roman" w:hAnsi="Times New Roman"/>
          <w:bCs/>
        </w:rPr>
        <w:t xml:space="preserve"> </w:t>
      </w:r>
      <w:proofErr w:type="spellStart"/>
      <w:r w:rsidRPr="00E51F32">
        <w:rPr>
          <w:rFonts w:ascii="Times New Roman" w:hAnsi="Times New Roman"/>
          <w:bCs/>
        </w:rPr>
        <w:t>cấp</w:t>
      </w:r>
      <w:proofErr w:type="spellEnd"/>
      <w:r w:rsidRPr="00E51F32">
        <w:rPr>
          <w:rFonts w:ascii="Times New Roman" w:hAnsi="Times New Roman"/>
          <w:bCs/>
        </w:rPr>
        <w:t xml:space="preserve"> </w:t>
      </w:r>
      <w:proofErr w:type="spellStart"/>
      <w:r w:rsidRPr="00E51F32">
        <w:rPr>
          <w:rFonts w:ascii="Times New Roman" w:hAnsi="Times New Roman"/>
          <w:bCs/>
        </w:rPr>
        <w:t>bằng</w:t>
      </w:r>
      <w:proofErr w:type="spellEnd"/>
      <w:r w:rsidRPr="00E51F32">
        <w:rPr>
          <w:rFonts w:ascii="Times New Roman" w:hAnsi="Times New Roman"/>
          <w:bCs/>
        </w:rPr>
        <w:t xml:space="preserve"> </w:t>
      </w:r>
      <w:proofErr w:type="spellStart"/>
      <w:r w:rsidRPr="00E51F32">
        <w:rPr>
          <w:rFonts w:ascii="Times New Roman" w:hAnsi="Times New Roman"/>
          <w:bCs/>
        </w:rPr>
        <w:t>sáng</w:t>
      </w:r>
      <w:proofErr w:type="spellEnd"/>
      <w:r w:rsidRPr="00E51F32">
        <w:rPr>
          <w:rFonts w:ascii="Times New Roman" w:hAnsi="Times New Roman"/>
          <w:bCs/>
        </w:rPr>
        <w:t xml:space="preserve"> </w:t>
      </w:r>
      <w:proofErr w:type="spellStart"/>
      <w:r w:rsidRPr="00E51F32">
        <w:rPr>
          <w:rFonts w:ascii="Times New Roman" w:hAnsi="Times New Roman"/>
          <w:bCs/>
        </w:rPr>
        <w:t>chế</w:t>
      </w:r>
      <w:proofErr w:type="spellEnd"/>
      <w:r w:rsidRPr="00E51F32">
        <w:rPr>
          <w:rFonts w:ascii="Times New Roman" w:hAnsi="Times New Roman"/>
          <w:bCs/>
        </w:rPr>
        <w:t xml:space="preserve"> </w:t>
      </w:r>
      <w:proofErr w:type="spellStart"/>
      <w:r w:rsidRPr="00E51F32">
        <w:rPr>
          <w:rFonts w:ascii="Times New Roman" w:hAnsi="Times New Roman"/>
          <w:bCs/>
        </w:rPr>
        <w:t>hoặc</w:t>
      </w:r>
      <w:proofErr w:type="spellEnd"/>
      <w:r w:rsidRPr="00E51F32">
        <w:rPr>
          <w:rFonts w:ascii="Times New Roman" w:hAnsi="Times New Roman"/>
          <w:bCs/>
        </w:rPr>
        <w:t xml:space="preserve"> </w:t>
      </w:r>
      <w:proofErr w:type="spellStart"/>
      <w:r w:rsidRPr="00E51F32">
        <w:rPr>
          <w:rFonts w:ascii="Times New Roman" w:hAnsi="Times New Roman"/>
          <w:bCs/>
        </w:rPr>
        <w:t>trong</w:t>
      </w:r>
      <w:proofErr w:type="spellEnd"/>
      <w:r w:rsidRPr="00E51F32">
        <w:rPr>
          <w:rFonts w:ascii="Times New Roman" w:hAnsi="Times New Roman"/>
          <w:bCs/>
        </w:rPr>
        <w:t xml:space="preserve"> </w:t>
      </w:r>
      <w:proofErr w:type="spellStart"/>
      <w:r w:rsidRPr="00E51F32">
        <w:rPr>
          <w:rFonts w:ascii="Times New Roman" w:hAnsi="Times New Roman"/>
          <w:bCs/>
        </w:rPr>
        <w:t>trường</w:t>
      </w:r>
      <w:proofErr w:type="spellEnd"/>
      <w:r w:rsidRPr="00E51F32">
        <w:rPr>
          <w:rFonts w:ascii="Times New Roman" w:hAnsi="Times New Roman"/>
          <w:bCs/>
        </w:rPr>
        <w:t xml:space="preserve"> </w:t>
      </w:r>
      <w:proofErr w:type="spellStart"/>
      <w:r w:rsidRPr="00E51F32">
        <w:rPr>
          <w:rFonts w:ascii="Times New Roman" w:hAnsi="Times New Roman"/>
          <w:bCs/>
        </w:rPr>
        <w:t>hợp</w:t>
      </w:r>
      <w:proofErr w:type="spellEnd"/>
      <w:r w:rsidRPr="00E51F32">
        <w:rPr>
          <w:rFonts w:ascii="Times New Roman" w:hAnsi="Times New Roman"/>
          <w:bCs/>
        </w:rPr>
        <w:t xml:space="preserve"> </w:t>
      </w:r>
      <w:proofErr w:type="spellStart"/>
      <w:r w:rsidR="00721868" w:rsidRPr="00E51F32">
        <w:rPr>
          <w:rFonts w:ascii="Times New Roman" w:hAnsi="Times New Roman"/>
          <w:bCs/>
        </w:rPr>
        <w:t>quyền</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sở</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hữu</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thuộc</w:t>
      </w:r>
      <w:proofErr w:type="spellEnd"/>
      <w:r w:rsidR="00721868" w:rsidRPr="00E51F32">
        <w:rPr>
          <w:rFonts w:ascii="Times New Roman" w:hAnsi="Times New Roman"/>
          <w:bCs/>
        </w:rPr>
        <w:t xml:space="preserve"> </w:t>
      </w:r>
      <w:proofErr w:type="spellStart"/>
      <w:r w:rsidRPr="00E51F32">
        <w:rPr>
          <w:rFonts w:ascii="Times New Roman" w:hAnsi="Times New Roman"/>
          <w:bCs/>
        </w:rPr>
        <w:t>Nhà</w:t>
      </w:r>
      <w:proofErr w:type="spellEnd"/>
      <w:r w:rsidRPr="00E51F32">
        <w:rPr>
          <w:rFonts w:ascii="Times New Roman" w:hAnsi="Times New Roman"/>
          <w:bCs/>
        </w:rPr>
        <w:t xml:space="preserve"> Cung </w:t>
      </w:r>
      <w:proofErr w:type="spellStart"/>
      <w:r w:rsidRPr="00E51F32">
        <w:rPr>
          <w:rFonts w:ascii="Times New Roman" w:hAnsi="Times New Roman"/>
          <w:bCs/>
        </w:rPr>
        <w:t>Cấp</w:t>
      </w:r>
      <w:proofErr w:type="spellEnd"/>
      <w:r w:rsidRPr="00E51F32">
        <w:rPr>
          <w:rFonts w:ascii="Times New Roman" w:hAnsi="Times New Roman"/>
          <w:bCs/>
        </w:rPr>
        <w:t xml:space="preserve"> </w:t>
      </w:r>
      <w:proofErr w:type="spellStart"/>
      <w:r w:rsidRPr="00E51F32">
        <w:rPr>
          <w:rFonts w:ascii="Times New Roman" w:hAnsi="Times New Roman"/>
          <w:bCs/>
        </w:rPr>
        <w:t>đối</w:t>
      </w:r>
      <w:proofErr w:type="spellEnd"/>
      <w:r w:rsidRPr="00E51F32">
        <w:rPr>
          <w:rFonts w:ascii="Times New Roman" w:hAnsi="Times New Roman"/>
          <w:bCs/>
        </w:rPr>
        <w:t xml:space="preserve"> </w:t>
      </w:r>
      <w:proofErr w:type="spellStart"/>
      <w:r w:rsidRPr="00E51F32">
        <w:rPr>
          <w:rFonts w:ascii="Times New Roman" w:hAnsi="Times New Roman"/>
          <w:bCs/>
        </w:rPr>
        <w:t>với</w:t>
      </w:r>
      <w:proofErr w:type="spellEnd"/>
      <w:r w:rsidRPr="00E51F32">
        <w:rPr>
          <w:rFonts w:ascii="Times New Roman" w:hAnsi="Times New Roman"/>
          <w:bCs/>
        </w:rPr>
        <w:t xml:space="preserve"> </w:t>
      </w:r>
      <w:proofErr w:type="spellStart"/>
      <w:r w:rsidR="00CD1628" w:rsidRPr="00E51F32">
        <w:rPr>
          <w:rFonts w:ascii="Times New Roman" w:hAnsi="Times New Roman"/>
          <w:bCs/>
        </w:rPr>
        <w:t>Hàng</w:t>
      </w:r>
      <w:proofErr w:type="spellEnd"/>
      <w:r w:rsidR="00CD1628" w:rsidRPr="00E51F32">
        <w:rPr>
          <w:rFonts w:ascii="Times New Roman" w:hAnsi="Times New Roman"/>
          <w:bCs/>
        </w:rPr>
        <w:t xml:space="preserve"> Hóa</w:t>
      </w:r>
      <w:r w:rsidRPr="00E51F32">
        <w:rPr>
          <w:rFonts w:ascii="Times New Roman" w:hAnsi="Times New Roman"/>
          <w:bCs/>
        </w:rPr>
        <w:t xml:space="preserve">, </w:t>
      </w:r>
      <w:proofErr w:type="spellStart"/>
      <w:r w:rsidRPr="00E51F32">
        <w:rPr>
          <w:rFonts w:ascii="Times New Roman" w:hAnsi="Times New Roman"/>
          <w:bCs/>
        </w:rPr>
        <w:t>Nhà</w:t>
      </w:r>
      <w:proofErr w:type="spellEnd"/>
      <w:r w:rsidRPr="00E51F32">
        <w:rPr>
          <w:rFonts w:ascii="Times New Roman" w:hAnsi="Times New Roman"/>
          <w:bCs/>
        </w:rPr>
        <w:t xml:space="preserve"> Cung </w:t>
      </w:r>
      <w:proofErr w:type="spellStart"/>
      <w:r w:rsidRPr="00E51F32">
        <w:rPr>
          <w:rFonts w:ascii="Times New Roman" w:hAnsi="Times New Roman"/>
          <w:bCs/>
        </w:rPr>
        <w:t>Cấp</w:t>
      </w:r>
      <w:proofErr w:type="spellEnd"/>
      <w:r w:rsidRPr="00E51F32">
        <w:rPr>
          <w:rFonts w:ascii="Times New Roman" w:hAnsi="Times New Roman"/>
          <w:bCs/>
        </w:rPr>
        <w:t xml:space="preserve"> </w:t>
      </w:r>
      <w:proofErr w:type="spellStart"/>
      <w:r w:rsidRPr="00E51F32">
        <w:rPr>
          <w:rFonts w:ascii="Times New Roman" w:hAnsi="Times New Roman"/>
          <w:bCs/>
        </w:rPr>
        <w:t>sẽ</w:t>
      </w:r>
      <w:proofErr w:type="spellEnd"/>
      <w:r w:rsidRPr="00E51F32">
        <w:rPr>
          <w:rFonts w:ascii="Times New Roman" w:hAnsi="Times New Roman"/>
          <w:bCs/>
        </w:rPr>
        <w:t xml:space="preserve"> </w:t>
      </w:r>
      <w:proofErr w:type="spellStart"/>
      <w:r w:rsidRPr="00E51F32">
        <w:rPr>
          <w:rFonts w:ascii="Times New Roman" w:hAnsi="Times New Roman"/>
          <w:bCs/>
        </w:rPr>
        <w:t>cấp</w:t>
      </w:r>
      <w:proofErr w:type="spellEnd"/>
      <w:r w:rsidR="004A541E" w:rsidRPr="00E51F32">
        <w:rPr>
          <w:rFonts w:ascii="Times New Roman" w:hAnsi="Times New Roman"/>
          <w:bCs/>
        </w:rPr>
        <w:t xml:space="preserve"> </w:t>
      </w:r>
      <w:r w:rsidR="00721868" w:rsidRPr="00E51F32">
        <w:rPr>
          <w:rFonts w:ascii="Times New Roman" w:hAnsi="Times New Roman"/>
          <w:bCs/>
        </w:rPr>
        <w:t xml:space="preserve"> </w:t>
      </w:r>
      <w:proofErr w:type="spellStart"/>
      <w:r w:rsidR="00721868" w:rsidRPr="00E51F32">
        <w:rPr>
          <w:rFonts w:ascii="Times New Roman" w:hAnsi="Times New Roman"/>
          <w:bCs/>
        </w:rPr>
        <w:t>cho</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Bên</w:t>
      </w:r>
      <w:proofErr w:type="spellEnd"/>
      <w:r w:rsidR="00721868" w:rsidRPr="00E51F32">
        <w:rPr>
          <w:rFonts w:ascii="Times New Roman" w:hAnsi="Times New Roman"/>
          <w:bCs/>
        </w:rPr>
        <w:t xml:space="preserve"> Mua </w:t>
      </w:r>
      <w:proofErr w:type="spellStart"/>
      <w:r w:rsidR="00721868" w:rsidRPr="00E51F32">
        <w:rPr>
          <w:rFonts w:ascii="Times New Roman" w:hAnsi="Times New Roman"/>
          <w:bCs/>
        </w:rPr>
        <w:t>một</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giấy</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phép</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sử</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dụng</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không</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độc</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quyền</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miễn</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phí</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bản</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quyền</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trong</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phạm</w:t>
      </w:r>
      <w:proofErr w:type="spellEnd"/>
      <w:r w:rsidR="00721868" w:rsidRPr="00E51F32">
        <w:rPr>
          <w:rFonts w:ascii="Times New Roman" w:hAnsi="Times New Roman"/>
          <w:bCs/>
        </w:rPr>
        <w:t xml:space="preserve"> vi </w:t>
      </w:r>
      <w:proofErr w:type="spellStart"/>
      <w:r w:rsidR="00721868" w:rsidRPr="00E51F32">
        <w:rPr>
          <w:rFonts w:ascii="Times New Roman" w:hAnsi="Times New Roman"/>
          <w:bCs/>
        </w:rPr>
        <w:lastRenderedPageBreak/>
        <w:t>cần</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thiết</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để</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Bên</w:t>
      </w:r>
      <w:proofErr w:type="spellEnd"/>
      <w:r w:rsidR="00721868" w:rsidRPr="00E51F32">
        <w:rPr>
          <w:rFonts w:ascii="Times New Roman" w:hAnsi="Times New Roman"/>
          <w:bCs/>
        </w:rPr>
        <w:t xml:space="preserve"> Mua </w:t>
      </w:r>
      <w:proofErr w:type="spellStart"/>
      <w:r w:rsidR="00721868" w:rsidRPr="00E51F32">
        <w:rPr>
          <w:rFonts w:ascii="Times New Roman" w:hAnsi="Times New Roman"/>
          <w:bCs/>
        </w:rPr>
        <w:t>khai</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thác</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và</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sử</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dụng</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Hàng</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Hóa</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theo</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Hợp</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Đồng</w:t>
      </w:r>
      <w:proofErr w:type="spellEnd"/>
      <w:r w:rsidR="00721868" w:rsidRPr="00E51F32">
        <w:rPr>
          <w:rFonts w:ascii="Times New Roman" w:hAnsi="Times New Roman"/>
          <w:bCs/>
        </w:rPr>
        <w:t xml:space="preserve"> </w:t>
      </w:r>
      <w:proofErr w:type="spellStart"/>
      <w:r w:rsidR="00721868" w:rsidRPr="00E51F32">
        <w:rPr>
          <w:rFonts w:ascii="Times New Roman" w:hAnsi="Times New Roman"/>
          <w:bCs/>
        </w:rPr>
        <w:t>này</w:t>
      </w:r>
      <w:proofErr w:type="spellEnd"/>
      <w:r w:rsidR="00721868" w:rsidRPr="00E51F32">
        <w:rPr>
          <w:rFonts w:ascii="Times New Roman" w:hAnsi="Times New Roman"/>
          <w:bCs/>
        </w:rPr>
        <w:t>.</w:t>
      </w:r>
    </w:p>
    <w:p w14:paraId="0C3945C5" w14:textId="28E71FA9" w:rsidR="0059046E" w:rsidRPr="00E51F32" w:rsidRDefault="0059046E" w:rsidP="00B7606F">
      <w:pPr>
        <w:keepNext/>
        <w:widowControl w:val="0"/>
        <w:tabs>
          <w:tab w:val="left" w:pos="567"/>
        </w:tabs>
        <w:ind w:left="567"/>
        <w:jc w:val="both"/>
        <w:rPr>
          <w:rFonts w:ascii="Times New Roman" w:hAnsi="Times New Roman"/>
          <w:bCs/>
          <w:i/>
          <w:iCs/>
        </w:rPr>
      </w:pPr>
      <w:r w:rsidRPr="00E51F32">
        <w:rPr>
          <w:rFonts w:ascii="Times New Roman" w:hAnsi="Times New Roman"/>
          <w:i/>
          <w:iCs/>
        </w:rPr>
        <w:t xml:space="preserve">In the event any of the </w:t>
      </w:r>
      <w:r w:rsidR="000F54DC" w:rsidRPr="00E51F32">
        <w:rPr>
          <w:rFonts w:ascii="Times New Roman" w:hAnsi="Times New Roman"/>
          <w:i/>
          <w:iCs/>
        </w:rPr>
        <w:t>Products</w:t>
      </w:r>
      <w:r w:rsidRPr="00E51F32">
        <w:rPr>
          <w:rFonts w:ascii="Times New Roman" w:hAnsi="Times New Roman"/>
          <w:i/>
          <w:iCs/>
        </w:rPr>
        <w:t xml:space="preserve"> are patented or </w:t>
      </w:r>
      <w:r w:rsidR="00721868" w:rsidRPr="00E51F32">
        <w:rPr>
          <w:rFonts w:ascii="Times New Roman" w:hAnsi="Times New Roman"/>
          <w:i/>
          <w:iCs/>
        </w:rPr>
        <w:t>subject to intellectual property rights owned by the Supplier, the Supplier grants the Purchaser a non-exclusive, royalty-free license limited to the extent necessary for the Purchaser to use and operate the Products under this Contract</w:t>
      </w:r>
      <w:r w:rsidRPr="00E51F32">
        <w:rPr>
          <w:rFonts w:ascii="Times New Roman" w:hAnsi="Times New Roman"/>
          <w:i/>
          <w:iCs/>
        </w:rPr>
        <w:t xml:space="preserve">. </w:t>
      </w:r>
    </w:p>
    <w:bookmarkEnd w:id="215"/>
    <w:p w14:paraId="0E3EA58A" w14:textId="77777777" w:rsidR="00114B28" w:rsidRPr="00E51F32" w:rsidRDefault="00114B28" w:rsidP="00DA541C">
      <w:pPr>
        <w:keepNext/>
        <w:widowControl w:val="0"/>
        <w:jc w:val="both"/>
        <w:rPr>
          <w:rFonts w:ascii="Times New Roman" w:hAnsi="Times New Roman"/>
          <w:b/>
          <w:i/>
        </w:rPr>
      </w:pPr>
    </w:p>
    <w:p w14:paraId="1F0C9A12" w14:textId="77777777" w:rsidR="00904944" w:rsidRPr="00E51F32" w:rsidRDefault="00904944" w:rsidP="00864BEE">
      <w:pPr>
        <w:keepNext/>
        <w:widowControl w:val="0"/>
        <w:numPr>
          <w:ilvl w:val="0"/>
          <w:numId w:val="7"/>
        </w:numPr>
        <w:tabs>
          <w:tab w:val="left" w:pos="1440"/>
        </w:tabs>
        <w:ind w:left="1418" w:hanging="1418"/>
        <w:jc w:val="both"/>
        <w:rPr>
          <w:rFonts w:ascii="Times New Roman" w:hAnsi="Times New Roman"/>
          <w:b/>
        </w:rPr>
      </w:pPr>
      <w:r w:rsidRPr="00E51F32">
        <w:rPr>
          <w:rFonts w:ascii="Times New Roman" w:hAnsi="Times New Roman"/>
          <w:b/>
        </w:rPr>
        <w:t>LUẬT ÁP DỤNG VÀ GIẢI QUYẾT TRANH CHẤP</w:t>
      </w:r>
    </w:p>
    <w:p w14:paraId="417F77EF" w14:textId="77777777" w:rsidR="00904944" w:rsidRPr="00E51F32" w:rsidRDefault="00904944" w:rsidP="00864BEE">
      <w:pPr>
        <w:keepNext/>
        <w:widowControl w:val="0"/>
        <w:numPr>
          <w:ilvl w:val="0"/>
          <w:numId w:val="8"/>
        </w:numPr>
        <w:tabs>
          <w:tab w:val="left" w:pos="1440"/>
        </w:tabs>
        <w:ind w:left="1418" w:hanging="1418"/>
        <w:jc w:val="both"/>
        <w:rPr>
          <w:rFonts w:ascii="Times New Roman" w:hAnsi="Times New Roman"/>
          <w:b/>
          <w:i/>
        </w:rPr>
      </w:pPr>
      <w:r w:rsidRPr="00E51F32">
        <w:rPr>
          <w:rFonts w:ascii="Times New Roman" w:hAnsi="Times New Roman"/>
          <w:b/>
          <w:i/>
        </w:rPr>
        <w:t>GOVERNING LAWS AND DISPUTE RESOLUTION</w:t>
      </w:r>
    </w:p>
    <w:p w14:paraId="5228EC08" w14:textId="77777777" w:rsidR="00904944" w:rsidRPr="00E51F32" w:rsidRDefault="00904944" w:rsidP="00DA541C">
      <w:pPr>
        <w:keepNext/>
        <w:widowControl w:val="0"/>
        <w:jc w:val="both"/>
        <w:rPr>
          <w:rFonts w:ascii="Times New Roman" w:hAnsi="Times New Roman"/>
          <w:b/>
          <w:i/>
        </w:rPr>
      </w:pPr>
    </w:p>
    <w:p w14:paraId="5113FE59" w14:textId="24BF8FC8" w:rsidR="008C5B20" w:rsidRPr="00E51F32" w:rsidRDefault="008C5B20" w:rsidP="00864BEE">
      <w:pPr>
        <w:pStyle w:val="oancuaDanhsach"/>
        <w:keepNext/>
        <w:widowControl w:val="0"/>
        <w:numPr>
          <w:ilvl w:val="1"/>
          <w:numId w:val="29"/>
        </w:numPr>
        <w:tabs>
          <w:tab w:val="left" w:pos="567"/>
        </w:tabs>
        <w:spacing w:after="0" w:line="240" w:lineRule="auto"/>
        <w:ind w:left="567" w:hanging="567"/>
        <w:jc w:val="both"/>
        <w:rPr>
          <w:rFonts w:ascii="Times New Roman" w:hAnsi="Times New Roman"/>
          <w:sz w:val="24"/>
          <w:szCs w:val="24"/>
        </w:rPr>
      </w:pPr>
      <w:bookmarkStart w:id="216" w:name="_Hlk166140725"/>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được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giải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thích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điều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chỉnh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bởi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luật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nước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Cộng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hòa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xã</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hội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chủ</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nghĩa</w:t>
      </w:r>
      <w:proofErr w:type="spellEnd"/>
      <w:r w:rsidRPr="00E51F32">
        <w:rPr>
          <w:rFonts w:ascii="Times New Roman" w:hAnsi="Times New Roman"/>
          <w:sz w:val="24"/>
          <w:szCs w:val="24"/>
        </w:rPr>
        <w:t xml:space="preserve"> Việt Nam.</w:t>
      </w:r>
    </w:p>
    <w:p w14:paraId="257C277D" w14:textId="3151B8E3" w:rsidR="008C5B20" w:rsidRPr="00E51F32" w:rsidRDefault="008C5B20" w:rsidP="008C5B20">
      <w:pPr>
        <w:pStyle w:val="oancuaDanhsach"/>
        <w:keepNext/>
        <w:widowControl w:val="0"/>
        <w:tabs>
          <w:tab w:val="left" w:pos="567"/>
        </w:tabs>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t>This Contract is construed and governed by the laws of the Socialist Republic of Vietnam.</w:t>
      </w:r>
    </w:p>
    <w:bookmarkEnd w:id="216"/>
    <w:p w14:paraId="2704F4D9" w14:textId="77777777" w:rsidR="008C5B20" w:rsidRPr="00E51F32" w:rsidRDefault="008C5B20" w:rsidP="008C5B20">
      <w:pPr>
        <w:pStyle w:val="oancuaDanhsach"/>
        <w:keepNext/>
        <w:widowControl w:val="0"/>
        <w:tabs>
          <w:tab w:val="left" w:pos="567"/>
        </w:tabs>
        <w:spacing w:after="0" w:line="240" w:lineRule="auto"/>
        <w:ind w:left="567"/>
        <w:jc w:val="both"/>
        <w:rPr>
          <w:rFonts w:ascii="Times New Roman" w:hAnsi="Times New Roman"/>
          <w:sz w:val="24"/>
          <w:szCs w:val="24"/>
        </w:rPr>
      </w:pPr>
    </w:p>
    <w:p w14:paraId="64D284D4" w14:textId="77777777" w:rsidR="002E22F6" w:rsidRPr="00E51F32" w:rsidRDefault="002E22F6" w:rsidP="002E22F6">
      <w:pPr>
        <w:pStyle w:val="oancuaDanhsach"/>
        <w:keepNext/>
        <w:widowControl w:val="0"/>
        <w:numPr>
          <w:ilvl w:val="1"/>
          <w:numId w:val="29"/>
        </w:numPr>
        <w:tabs>
          <w:tab w:val="left" w:pos="567"/>
        </w:tabs>
        <w:spacing w:after="0" w:line="240" w:lineRule="auto"/>
        <w:ind w:left="567" w:hanging="567"/>
        <w:jc w:val="both"/>
        <w:rPr>
          <w:rFonts w:ascii="Times New Roman" w:hAnsi="Times New Roman"/>
          <w:sz w:val="24"/>
          <w:szCs w:val="24"/>
        </w:rPr>
      </w:pPr>
      <w:r w:rsidRPr="00E51F32">
        <w:rPr>
          <w:rFonts w:ascii="Times New Roman" w:hAnsi="Times New Roman"/>
          <w:sz w:val="24"/>
          <w:szCs w:val="24"/>
        </w:rPr>
        <w:t xml:space="preserve">Các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cần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chủ</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động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báo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nhau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biết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tiến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độ</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thực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hiện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vấn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đề</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lợi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gì</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sinh</w:t>
      </w:r>
      <w:proofErr w:type="spellEnd"/>
      <w:r w:rsidRPr="00E51F32">
        <w:rPr>
          <w:rFonts w:ascii="Times New Roman" w:hAnsi="Times New Roman"/>
          <w:sz w:val="24"/>
          <w:szCs w:val="24"/>
        </w:rPr>
        <w:t>.</w:t>
      </w:r>
    </w:p>
    <w:p w14:paraId="7B3EB89D" w14:textId="77777777" w:rsidR="002E22F6" w:rsidRPr="00E51F32" w:rsidRDefault="002E22F6" w:rsidP="002E22F6">
      <w:pPr>
        <w:pStyle w:val="ThnVnban"/>
        <w:keepNext/>
        <w:widowControl w:val="0"/>
        <w:ind w:left="567"/>
        <w:rPr>
          <w:rFonts w:ascii="Times New Roman" w:hAnsi="Times New Roman"/>
          <w:i/>
        </w:rPr>
      </w:pPr>
      <w:r w:rsidRPr="00E51F32">
        <w:rPr>
          <w:rFonts w:ascii="Times New Roman" w:hAnsi="Times New Roman"/>
          <w:i/>
        </w:rPr>
        <w:t>The Parties need to proactively notify each other of the progress of the Contract, if any problems arise.</w:t>
      </w:r>
    </w:p>
    <w:p w14:paraId="303D6C0D" w14:textId="77777777" w:rsidR="002E22F6" w:rsidRPr="00E51F32" w:rsidRDefault="002E22F6" w:rsidP="002E22F6">
      <w:pPr>
        <w:pStyle w:val="oancuaDanhsach"/>
        <w:keepNext/>
        <w:widowControl w:val="0"/>
        <w:tabs>
          <w:tab w:val="left" w:pos="567"/>
        </w:tabs>
        <w:spacing w:after="0" w:line="240" w:lineRule="auto"/>
        <w:ind w:left="567"/>
        <w:jc w:val="both"/>
        <w:rPr>
          <w:rFonts w:ascii="Times New Roman" w:hAnsi="Times New Roman"/>
          <w:sz w:val="24"/>
          <w:szCs w:val="24"/>
        </w:rPr>
      </w:pPr>
    </w:p>
    <w:p w14:paraId="3F6702DE" w14:textId="77777777" w:rsidR="002E22F6" w:rsidRPr="00E51F32" w:rsidRDefault="002E22F6" w:rsidP="002E22F6">
      <w:pPr>
        <w:pStyle w:val="oancuaDanhsach"/>
        <w:keepNext/>
        <w:widowControl w:val="0"/>
        <w:numPr>
          <w:ilvl w:val="1"/>
          <w:numId w:val="29"/>
        </w:numPr>
        <w:tabs>
          <w:tab w:val="left" w:pos="567"/>
        </w:tabs>
        <w:spacing w:after="0" w:line="240" w:lineRule="auto"/>
        <w:ind w:left="567" w:hanging="567"/>
        <w:jc w:val="both"/>
        <w:rPr>
          <w:rFonts w:ascii="Times New Roman" w:hAnsi="Times New Roman"/>
          <w:sz w:val="24"/>
          <w:szCs w:val="24"/>
        </w:rPr>
      </w:pPr>
      <w:proofErr w:type="spellStart"/>
      <w:r w:rsidRPr="00E51F32">
        <w:rPr>
          <w:rFonts w:ascii="Times New Roman" w:eastAsia="Arial Unicode MS" w:hAnsi="Times New Roman"/>
          <w:sz w:val="24"/>
          <w:szCs w:val="24"/>
          <w:lang w:val="en-ZW"/>
        </w:rPr>
        <w:t>Nếu</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sau</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ba</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mươi</w:t>
      </w:r>
      <w:proofErr w:type="spellEnd"/>
      <w:r w:rsidRPr="00E51F32">
        <w:rPr>
          <w:rFonts w:ascii="Times New Roman" w:eastAsia="Arial Unicode MS" w:hAnsi="Times New Roman"/>
          <w:sz w:val="24"/>
          <w:szCs w:val="24"/>
          <w:lang w:val="en-ZW"/>
        </w:rPr>
        <w:t xml:space="preserve"> (30) </w:t>
      </w:r>
      <w:proofErr w:type="spellStart"/>
      <w:r w:rsidRPr="00E51F32">
        <w:rPr>
          <w:rFonts w:ascii="Times New Roman" w:eastAsia="Arial Unicode MS" w:hAnsi="Times New Roman"/>
          <w:sz w:val="24"/>
          <w:szCs w:val="24"/>
          <w:lang w:val="en-ZW"/>
        </w:rPr>
        <w:t>ngày</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kể</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từ</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ngày</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phát</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sinh</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tranh</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chấp</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mà</w:t>
      </w:r>
      <w:proofErr w:type="spellEnd"/>
      <w:r w:rsidRPr="00E51F32">
        <w:rPr>
          <w:rFonts w:ascii="Times New Roman" w:eastAsia="Arial Unicode MS" w:hAnsi="Times New Roman"/>
          <w:sz w:val="24"/>
          <w:szCs w:val="24"/>
          <w:lang w:val="en-ZW"/>
        </w:rPr>
        <w:t xml:space="preserve"> Các </w:t>
      </w:r>
      <w:proofErr w:type="spellStart"/>
      <w:r w:rsidRPr="00E51F32">
        <w:rPr>
          <w:rFonts w:ascii="Times New Roman" w:eastAsia="Arial Unicode MS" w:hAnsi="Times New Roman"/>
          <w:sz w:val="24"/>
          <w:szCs w:val="24"/>
          <w:lang w:val="en-ZW"/>
        </w:rPr>
        <w:t>Bên</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không</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đạt</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được</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thỏa</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thuận</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giải</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hAnsi="Times New Roman"/>
          <w:sz w:val="24"/>
          <w:szCs w:val="24"/>
        </w:rPr>
        <w:t>quyết</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hAnsi="Times New Roman"/>
          <w:sz w:val="24"/>
          <w:szCs w:val="24"/>
        </w:rPr>
        <w:t>thì</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tranh</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chấp</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đó</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sẽ</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được</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giải</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quyết</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bởi</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Tòa</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án</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có</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thẩm</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quyền</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theo</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quy</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định</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pháp</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luật</w:t>
      </w:r>
      <w:proofErr w:type="spellEnd"/>
      <w:r w:rsidRPr="00E51F32">
        <w:rPr>
          <w:rFonts w:ascii="Times New Roman" w:eastAsia="Arial Unicode MS" w:hAnsi="Times New Roman"/>
          <w:sz w:val="24"/>
          <w:szCs w:val="24"/>
          <w:lang w:val="en-ZW"/>
        </w:rPr>
        <w:t xml:space="preserve"> Việt Nam</w:t>
      </w:r>
      <w:r w:rsidRPr="00E51F32">
        <w:rPr>
          <w:rFonts w:ascii="Times New Roman" w:hAnsi="Times New Roman"/>
          <w:sz w:val="24"/>
          <w:szCs w:val="24"/>
        </w:rPr>
        <w:t>.</w:t>
      </w:r>
      <w:r w:rsidRPr="00E51F32">
        <w:rPr>
          <w:rFonts w:ascii="Times New Roman" w:eastAsia="Arial Unicode MS" w:hAnsi="Times New Roman"/>
          <w:sz w:val="24"/>
          <w:szCs w:val="24"/>
          <w:lang w:val="en-ZW"/>
        </w:rPr>
        <w:t xml:space="preserve"> Các chi </w:t>
      </w:r>
      <w:proofErr w:type="spellStart"/>
      <w:r w:rsidRPr="00E51F32">
        <w:rPr>
          <w:rFonts w:ascii="Times New Roman" w:eastAsia="Arial Unicode MS" w:hAnsi="Times New Roman"/>
          <w:sz w:val="24"/>
          <w:szCs w:val="24"/>
          <w:lang w:val="en-ZW"/>
        </w:rPr>
        <w:t>phí</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về</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kiểm</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tra</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xác</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minh</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và</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lệ</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phí</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tòa</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án</w:t>
      </w:r>
      <w:proofErr w:type="spellEnd"/>
      <w:r w:rsidRPr="00E51F32">
        <w:rPr>
          <w:rFonts w:ascii="Times New Roman" w:eastAsia="Arial Unicode MS" w:hAnsi="Times New Roman"/>
          <w:sz w:val="24"/>
          <w:szCs w:val="24"/>
          <w:lang w:val="en-ZW"/>
        </w:rPr>
        <w:t xml:space="preserve"> do </w:t>
      </w:r>
      <w:proofErr w:type="spellStart"/>
      <w:r w:rsidRPr="00E51F32">
        <w:rPr>
          <w:rFonts w:ascii="Times New Roman" w:eastAsia="Arial Unicode MS" w:hAnsi="Times New Roman"/>
          <w:sz w:val="24"/>
          <w:szCs w:val="24"/>
          <w:lang w:val="en-ZW"/>
        </w:rPr>
        <w:t>Bên</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thua</w:t>
      </w:r>
      <w:proofErr w:type="spellEnd"/>
      <w:r w:rsidRPr="00E51F32">
        <w:rPr>
          <w:rFonts w:ascii="Times New Roman" w:eastAsia="Arial Unicode MS" w:hAnsi="Times New Roman"/>
          <w:sz w:val="24"/>
          <w:szCs w:val="24"/>
          <w:lang w:val="en-ZW"/>
        </w:rPr>
        <w:t xml:space="preserve"> </w:t>
      </w:r>
      <w:proofErr w:type="spellStart"/>
      <w:r w:rsidRPr="00E51F32">
        <w:rPr>
          <w:rFonts w:ascii="Times New Roman" w:eastAsia="Arial Unicode MS" w:hAnsi="Times New Roman"/>
          <w:sz w:val="24"/>
          <w:szCs w:val="24"/>
          <w:lang w:val="en-ZW"/>
        </w:rPr>
        <w:t>chịu</w:t>
      </w:r>
      <w:proofErr w:type="spellEnd"/>
      <w:r w:rsidRPr="00E51F32">
        <w:rPr>
          <w:rFonts w:ascii="Times New Roman" w:eastAsia="Arial Unicode MS" w:hAnsi="Times New Roman"/>
          <w:sz w:val="24"/>
          <w:szCs w:val="24"/>
          <w:lang w:val="en-ZW"/>
        </w:rPr>
        <w:t>.</w:t>
      </w:r>
    </w:p>
    <w:p w14:paraId="6DE5D7D0" w14:textId="77777777" w:rsidR="002E22F6" w:rsidRPr="00E51F32" w:rsidRDefault="002E22F6" w:rsidP="002E22F6">
      <w:pPr>
        <w:pStyle w:val="ThnVnban"/>
        <w:keepNext/>
        <w:widowControl w:val="0"/>
        <w:ind w:left="567"/>
        <w:rPr>
          <w:rFonts w:ascii="Times New Roman" w:hAnsi="Times New Roman"/>
          <w:i/>
        </w:rPr>
      </w:pPr>
      <w:r w:rsidRPr="00E51F32">
        <w:rPr>
          <w:rFonts w:ascii="Times New Roman" w:eastAsia="Arial Unicode MS" w:hAnsi="Times New Roman"/>
          <w:i/>
          <w:lang w:val="en-ZW"/>
        </w:rPr>
        <w:t xml:space="preserve">If the Parties fail to reach an agreement on settlement after thirty (30) days from the arising date of such dispute, such </w:t>
      </w:r>
      <w:r w:rsidRPr="00E51F32">
        <w:rPr>
          <w:rFonts w:ascii="Times New Roman" w:hAnsi="Times New Roman"/>
          <w:i/>
        </w:rPr>
        <w:t>dispute</w:t>
      </w:r>
      <w:r w:rsidRPr="00E51F32">
        <w:rPr>
          <w:rFonts w:ascii="Times New Roman" w:eastAsia="Arial Unicode MS" w:hAnsi="Times New Roman"/>
          <w:i/>
          <w:lang w:val="en-ZW"/>
        </w:rPr>
        <w:t xml:space="preserve"> shall be settled by the competent Court in accordance with Vietnamese laws. </w:t>
      </w:r>
      <w:r w:rsidRPr="00E51F32">
        <w:rPr>
          <w:rFonts w:ascii="Times New Roman" w:hAnsi="Times New Roman"/>
          <w:i/>
        </w:rPr>
        <w:t>The costs of inspection, verification and court fees shall be borne by the losing Party.</w:t>
      </w:r>
    </w:p>
    <w:p w14:paraId="214EC51A" w14:textId="77777777" w:rsidR="005E7550" w:rsidRPr="00E51F32" w:rsidRDefault="005E7550" w:rsidP="00DA541C">
      <w:pPr>
        <w:pStyle w:val="ThnVnban"/>
        <w:keepNext/>
        <w:widowControl w:val="0"/>
        <w:ind w:left="567"/>
        <w:rPr>
          <w:rFonts w:ascii="Times New Roman" w:hAnsi="Times New Roman"/>
          <w:i/>
        </w:rPr>
      </w:pPr>
    </w:p>
    <w:p w14:paraId="1993FC08" w14:textId="77777777" w:rsidR="005E7550" w:rsidRPr="00E51F32" w:rsidRDefault="005E7550" w:rsidP="00864BEE">
      <w:pPr>
        <w:keepNext/>
        <w:widowControl w:val="0"/>
        <w:numPr>
          <w:ilvl w:val="0"/>
          <w:numId w:val="7"/>
        </w:numPr>
        <w:tabs>
          <w:tab w:val="left" w:pos="1440"/>
        </w:tabs>
        <w:ind w:left="1418" w:hanging="1418"/>
        <w:jc w:val="both"/>
        <w:rPr>
          <w:rFonts w:ascii="Times New Roman" w:hAnsi="Times New Roman"/>
          <w:b/>
        </w:rPr>
      </w:pPr>
      <w:r w:rsidRPr="00E51F32">
        <w:rPr>
          <w:rFonts w:ascii="Times New Roman" w:hAnsi="Times New Roman"/>
          <w:b/>
        </w:rPr>
        <w:t>ĐIỀU KHOẢN CHUNG</w:t>
      </w:r>
    </w:p>
    <w:p w14:paraId="5D38838A" w14:textId="77777777" w:rsidR="005E7550" w:rsidRPr="00E51F32" w:rsidRDefault="005E7550" w:rsidP="00864BEE">
      <w:pPr>
        <w:keepNext/>
        <w:widowControl w:val="0"/>
        <w:numPr>
          <w:ilvl w:val="0"/>
          <w:numId w:val="8"/>
        </w:numPr>
        <w:tabs>
          <w:tab w:val="left" w:pos="1440"/>
        </w:tabs>
        <w:ind w:left="1418" w:hanging="1418"/>
        <w:jc w:val="both"/>
        <w:rPr>
          <w:rFonts w:ascii="Times New Roman" w:hAnsi="Times New Roman"/>
          <w:b/>
          <w:i/>
        </w:rPr>
      </w:pPr>
      <w:r w:rsidRPr="00E51F32">
        <w:rPr>
          <w:rFonts w:ascii="Times New Roman" w:hAnsi="Times New Roman"/>
          <w:b/>
          <w:i/>
        </w:rPr>
        <w:t>GENERAL PROVISIONS</w:t>
      </w:r>
    </w:p>
    <w:p w14:paraId="0C8FC636" w14:textId="77777777" w:rsidR="005E7550" w:rsidRPr="00E51F32" w:rsidRDefault="005E7550" w:rsidP="00DA541C">
      <w:pPr>
        <w:pStyle w:val="oancuaDanhsach"/>
        <w:tabs>
          <w:tab w:val="left" w:pos="567"/>
        </w:tabs>
        <w:spacing w:after="0" w:line="240" w:lineRule="auto"/>
        <w:ind w:left="567"/>
        <w:jc w:val="both"/>
        <w:rPr>
          <w:rFonts w:ascii="Times New Roman" w:hAnsi="Times New Roman"/>
          <w:iCs/>
          <w:sz w:val="24"/>
          <w:szCs w:val="24"/>
        </w:rPr>
      </w:pPr>
    </w:p>
    <w:p w14:paraId="02B3AB4F" w14:textId="1A7BEE85" w:rsidR="005E7550" w:rsidRPr="00E51F32" w:rsidRDefault="005E7550" w:rsidP="00864BEE">
      <w:pPr>
        <w:pStyle w:val="oancuaDanhsach"/>
        <w:numPr>
          <w:ilvl w:val="1"/>
          <w:numId w:val="30"/>
        </w:numPr>
        <w:tabs>
          <w:tab w:val="left" w:pos="567"/>
        </w:tabs>
        <w:spacing w:after="0" w:line="240" w:lineRule="auto"/>
        <w:ind w:left="567" w:hanging="567"/>
        <w:jc w:val="both"/>
        <w:rPr>
          <w:rFonts w:ascii="Times New Roman" w:hAnsi="Times New Roman"/>
          <w:iCs/>
          <w:sz w:val="24"/>
          <w:szCs w:val="24"/>
        </w:rPr>
      </w:pPr>
      <w:bookmarkStart w:id="217" w:name="_Hlk167800706"/>
      <w:proofErr w:type="spellStart"/>
      <w:r w:rsidRPr="00E51F32">
        <w:rPr>
          <w:rFonts w:ascii="Times New Roman" w:hAnsi="Times New Roman"/>
          <w:sz w:val="24"/>
          <w:szCs w:val="24"/>
        </w:rPr>
        <w:t>Mọi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sửa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đổi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bổ</w:t>
      </w:r>
      <w:proofErr w:type="spellEnd"/>
      <w:r w:rsidRPr="00E51F32">
        <w:rPr>
          <w:rFonts w:ascii="Times New Roman" w:hAnsi="Times New Roman"/>
          <w:sz w:val="24"/>
          <w:szCs w:val="24"/>
        </w:rPr>
        <w:t xml:space="preserve"> sung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 xml:space="preserve"> </w:t>
      </w:r>
      <w:proofErr w:type="spellStart"/>
      <w:r w:rsidRPr="00E51F32">
        <w:rPr>
          <w:rFonts w:ascii="Times New Roman" w:hAnsi="Times New Roman"/>
          <w:iCs/>
          <w:sz w:val="24"/>
          <w:szCs w:val="24"/>
        </w:rPr>
        <w:t>phải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được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đại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diện</w:t>
      </w:r>
      <w:proofErr w:type="spellEnd"/>
      <w:r w:rsidRPr="00E51F32">
        <w:rPr>
          <w:rFonts w:ascii="Times New Roman" w:hAnsi="Times New Roman"/>
          <w:iCs/>
          <w:sz w:val="24"/>
          <w:szCs w:val="24"/>
        </w:rPr>
        <w:t xml:space="preserve"> Các </w:t>
      </w:r>
      <w:proofErr w:type="spellStart"/>
      <w:r w:rsidRPr="00E51F32">
        <w:rPr>
          <w:rFonts w:ascii="Times New Roman" w:hAnsi="Times New Roman"/>
          <w:iCs/>
          <w:sz w:val="24"/>
          <w:szCs w:val="24"/>
        </w:rPr>
        <w:t>Bên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đồng</w:t>
      </w:r>
      <w:proofErr w:type="spellEnd"/>
      <w:r w:rsidRPr="00E51F32">
        <w:rPr>
          <w:rFonts w:ascii="Times New Roman" w:hAnsi="Times New Roman"/>
          <w:iCs/>
          <w:sz w:val="24"/>
          <w:szCs w:val="24"/>
        </w:rPr>
        <w:t xml:space="preserve"> ý </w:t>
      </w:r>
      <w:proofErr w:type="spellStart"/>
      <w:r w:rsidRPr="00E51F32">
        <w:rPr>
          <w:rFonts w:ascii="Times New Roman" w:hAnsi="Times New Roman"/>
          <w:iCs/>
          <w:sz w:val="24"/>
          <w:szCs w:val="24"/>
        </w:rPr>
        <w:t>bằng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văn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bản</w:t>
      </w:r>
      <w:proofErr w:type="spellEnd"/>
      <w:r w:rsidRPr="00E51F32">
        <w:rPr>
          <w:rFonts w:ascii="Times New Roman" w:hAnsi="Times New Roman"/>
          <w:iCs/>
          <w:sz w:val="24"/>
          <w:szCs w:val="24"/>
        </w:rPr>
        <w:t>.</w:t>
      </w:r>
    </w:p>
    <w:p w14:paraId="41BFB730" w14:textId="77777777" w:rsidR="005E7550" w:rsidRPr="00E51F32" w:rsidRDefault="005E7550" w:rsidP="00DA541C">
      <w:pPr>
        <w:pStyle w:val="oancuaDanhsach"/>
        <w:tabs>
          <w:tab w:val="left" w:pos="567"/>
        </w:tabs>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t>All amendments and supplementations hereto must be approved in writing by authorized representatives of the Parties.</w:t>
      </w:r>
    </w:p>
    <w:bookmarkEnd w:id="217"/>
    <w:p w14:paraId="72E37CD6" w14:textId="77777777" w:rsidR="005E7550" w:rsidRPr="00E51F32" w:rsidRDefault="005E7550" w:rsidP="00DA541C">
      <w:pPr>
        <w:widowControl w:val="0"/>
        <w:tabs>
          <w:tab w:val="left" w:pos="720"/>
        </w:tabs>
        <w:ind w:left="720" w:hanging="720"/>
        <w:jc w:val="both"/>
        <w:rPr>
          <w:rFonts w:ascii="Times New Roman" w:hAnsi="Times New Roman"/>
        </w:rPr>
      </w:pPr>
      <w:r w:rsidRPr="00E51F32">
        <w:rPr>
          <w:rFonts w:ascii="Times New Roman" w:hAnsi="Times New Roman"/>
        </w:rPr>
        <w:tab/>
      </w:r>
    </w:p>
    <w:p w14:paraId="1C390AC4" w14:textId="77777777" w:rsidR="005E7550" w:rsidRPr="00E51F32" w:rsidRDefault="005E7550" w:rsidP="00864BEE">
      <w:pPr>
        <w:pStyle w:val="oancuaDanhsach"/>
        <w:numPr>
          <w:ilvl w:val="1"/>
          <w:numId w:val="30"/>
        </w:numPr>
        <w:tabs>
          <w:tab w:val="left" w:pos="567"/>
        </w:tabs>
        <w:spacing w:after="0" w:line="240" w:lineRule="auto"/>
        <w:ind w:left="567" w:hanging="567"/>
        <w:jc w:val="both"/>
        <w:rPr>
          <w:rFonts w:ascii="Times New Roman" w:hAnsi="Times New Roman"/>
          <w:sz w:val="24"/>
          <w:szCs w:val="24"/>
        </w:rPr>
      </w:pPr>
      <w:proofErr w:type="spellStart"/>
      <w:r w:rsidRPr="00E51F32">
        <w:rPr>
          <w:rFonts w:ascii="Times New Roman" w:hAnsi="Times New Roman"/>
          <w:iCs/>
          <w:sz w:val="24"/>
          <w:szCs w:val="24"/>
        </w:rPr>
        <w:t>Mọi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thư</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từ</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giao</w:t>
      </w:r>
      <w:proofErr w:type="spellEnd"/>
      <w:r w:rsidRPr="00E51F32">
        <w:rPr>
          <w:rFonts w:ascii="Times New Roman" w:hAnsi="Times New Roman"/>
          <w:iCs/>
          <w:sz w:val="24"/>
          <w:szCs w:val="24"/>
        </w:rPr>
        <w:t xml:space="preserve"> </w:t>
      </w:r>
      <w:proofErr w:type="spellStart"/>
      <w:r w:rsidRPr="00E51F32">
        <w:rPr>
          <w:rFonts w:ascii="Times New Roman" w:hAnsi="Times New Roman"/>
          <w:sz w:val="24"/>
          <w:szCs w:val="24"/>
        </w:rPr>
        <w:t>dịch</w:t>
      </w:r>
      <w:proofErr w:type="spellEnd"/>
      <w:r w:rsidRPr="00E51F32">
        <w:rPr>
          <w:rFonts w:ascii="Times New Roman" w:hAnsi="Times New Roman"/>
          <w:iCs/>
          <w:sz w:val="24"/>
          <w:szCs w:val="24"/>
        </w:rPr>
        <w:t xml:space="preserve"> </w:t>
      </w:r>
      <w:proofErr w:type="spellStart"/>
      <w:r w:rsidRPr="00E51F32">
        <w:rPr>
          <w:rFonts w:ascii="Times New Roman" w:hAnsi="Times New Roman"/>
          <w:sz w:val="24"/>
          <w:szCs w:val="24"/>
        </w:rPr>
        <w:t>liên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quan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đến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đã</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được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đại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diện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có</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thẩm</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quyền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của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các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Bên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chấp</w:t>
      </w:r>
      <w:proofErr w:type="spellEnd"/>
      <w:r w:rsidRPr="00E51F32">
        <w:rPr>
          <w:rFonts w:ascii="Times New Roman" w:hAnsi="Times New Roman"/>
          <w:iCs/>
          <w:sz w:val="24"/>
          <w:szCs w:val="24"/>
        </w:rPr>
        <w:t xml:space="preserve"> </w:t>
      </w:r>
      <w:proofErr w:type="spellStart"/>
      <w:r w:rsidRPr="00E51F32">
        <w:rPr>
          <w:rFonts w:ascii="Times New Roman" w:hAnsi="Times New Roman"/>
          <w:sz w:val="24"/>
          <w:szCs w:val="24"/>
        </w:rPr>
        <w:t>thuận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được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xem</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như</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một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phần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không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tách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rời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của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Hợp</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Đồng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này</w:t>
      </w:r>
      <w:proofErr w:type="spellEnd"/>
      <w:r w:rsidRPr="00E51F32">
        <w:rPr>
          <w:rFonts w:ascii="Times New Roman" w:hAnsi="Times New Roman"/>
          <w:iCs/>
          <w:sz w:val="24"/>
          <w:szCs w:val="24"/>
        </w:rPr>
        <w:t>.</w:t>
      </w:r>
    </w:p>
    <w:p w14:paraId="535EBFC4" w14:textId="77777777" w:rsidR="005E7550" w:rsidRPr="00E51F32" w:rsidRDefault="005E7550" w:rsidP="00DA541C">
      <w:pPr>
        <w:pStyle w:val="oancuaDanhsach"/>
        <w:tabs>
          <w:tab w:val="left" w:pos="567"/>
        </w:tabs>
        <w:spacing w:after="0" w:line="240" w:lineRule="auto"/>
        <w:ind w:left="567"/>
        <w:jc w:val="both"/>
        <w:rPr>
          <w:rFonts w:ascii="Times New Roman" w:hAnsi="Times New Roman"/>
          <w:i/>
          <w:sz w:val="24"/>
          <w:szCs w:val="24"/>
        </w:rPr>
      </w:pPr>
      <w:r w:rsidRPr="00E51F32">
        <w:rPr>
          <w:rFonts w:ascii="Times New Roman" w:hAnsi="Times New Roman"/>
          <w:i/>
          <w:sz w:val="24"/>
          <w:szCs w:val="24"/>
        </w:rPr>
        <w:t>All correspondence related to this Contract which has been approved by authorized representatives of the Parties shall be deemed as an inseparable part of this Contract</w:t>
      </w:r>
      <w:r w:rsidRPr="00E51F32">
        <w:rPr>
          <w:rFonts w:ascii="Times New Roman" w:hAnsi="Times New Roman"/>
          <w:i/>
          <w:iCs/>
          <w:sz w:val="24"/>
          <w:szCs w:val="24"/>
        </w:rPr>
        <w:t>.</w:t>
      </w:r>
    </w:p>
    <w:p w14:paraId="74EFB5BD" w14:textId="77777777" w:rsidR="005E7550" w:rsidRPr="00E51F32" w:rsidRDefault="005E7550" w:rsidP="00DA541C">
      <w:pPr>
        <w:ind w:left="567"/>
        <w:jc w:val="both"/>
        <w:rPr>
          <w:rFonts w:ascii="Times New Roman" w:hAnsi="Times New Roman"/>
          <w:i/>
        </w:rPr>
      </w:pPr>
    </w:p>
    <w:p w14:paraId="2B1C1750" w14:textId="52572E67" w:rsidR="005E7550" w:rsidRPr="00E51F32" w:rsidRDefault="000B472E" w:rsidP="00864BEE">
      <w:pPr>
        <w:pStyle w:val="oancuaDanhsach"/>
        <w:numPr>
          <w:ilvl w:val="1"/>
          <w:numId w:val="30"/>
        </w:numPr>
        <w:tabs>
          <w:tab w:val="left" w:pos="567"/>
        </w:tabs>
        <w:spacing w:after="0" w:line="240" w:lineRule="auto"/>
        <w:ind w:left="567" w:hanging="567"/>
        <w:jc w:val="both"/>
        <w:rPr>
          <w:rFonts w:ascii="Times New Roman" w:eastAsia="Times" w:hAnsi="Times New Roman"/>
          <w:iCs/>
          <w:sz w:val="24"/>
          <w:szCs w:val="24"/>
          <w:lang w:val="en-GB"/>
        </w:rPr>
      </w:pPr>
      <w:bookmarkStart w:id="218" w:name="_Hlk167800975"/>
      <w:proofErr w:type="spellStart"/>
      <w:r w:rsidRPr="00E51F32">
        <w:rPr>
          <w:rFonts w:ascii="Times New Roman" w:hAnsi="Times New Roman"/>
          <w:sz w:val="24"/>
          <w:szCs w:val="24"/>
        </w:rPr>
        <w:t>Mỗi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r w:rsidR="005E7550" w:rsidRPr="00E51F32">
        <w:rPr>
          <w:rFonts w:ascii="Times New Roman" w:hAnsi="Times New Roman"/>
          <w:sz w:val="24"/>
          <w:szCs w:val="24"/>
        </w:rPr>
        <w:t xml:space="preserve">cam </w:t>
      </w:r>
      <w:proofErr w:type="spellStart"/>
      <w:r w:rsidR="005E7550" w:rsidRPr="00E51F32">
        <w:rPr>
          <w:rFonts w:ascii="Times New Roman" w:hAnsi="Times New Roman"/>
          <w:sz w:val="24"/>
          <w:szCs w:val="24"/>
        </w:rPr>
        <w:t>kết</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bảo</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mật</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thông</w:t>
      </w:r>
      <w:proofErr w:type="spellEnd"/>
      <w:r w:rsidR="005E7550" w:rsidRPr="00E51F32">
        <w:rPr>
          <w:rFonts w:ascii="Times New Roman" w:hAnsi="Times New Roman"/>
          <w:sz w:val="24"/>
          <w:szCs w:val="24"/>
        </w:rPr>
        <w:t xml:space="preserve"> tin do </w:t>
      </w:r>
      <w:proofErr w:type="spellStart"/>
      <w:r w:rsidR="00442DC6" w:rsidRPr="00E51F32">
        <w:rPr>
          <w:rFonts w:ascii="Times New Roman" w:hAnsi="Times New Roman"/>
          <w:sz w:val="24"/>
          <w:szCs w:val="24"/>
        </w:rPr>
        <w:t>Bên</w:t>
      </w:r>
      <w:proofErr w:type="spellEnd"/>
      <w:r w:rsidR="00442DC6" w:rsidRPr="00E51F32">
        <w:rPr>
          <w:rFonts w:ascii="Times New Roman" w:hAnsi="Times New Roman"/>
          <w:sz w:val="24"/>
          <w:szCs w:val="24"/>
        </w:rPr>
        <w:t xml:space="preserve"> </w:t>
      </w:r>
      <w:proofErr w:type="spellStart"/>
      <w:r w:rsidRPr="00E51F32">
        <w:rPr>
          <w:rFonts w:ascii="Times New Roman" w:hAnsi="Times New Roman"/>
          <w:sz w:val="24"/>
          <w:szCs w:val="24"/>
        </w:rPr>
        <w:t>còn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lại</w:t>
      </w:r>
      <w:proofErr w:type="spellEnd"/>
      <w:r w:rsidR="00442DC6" w:rsidRPr="00E51F32">
        <w:rPr>
          <w:rFonts w:ascii="Times New Roman" w:hAnsi="Times New Roman"/>
          <w:sz w:val="24"/>
          <w:szCs w:val="24"/>
        </w:rPr>
        <w:t xml:space="preserve"> </w:t>
      </w:r>
      <w:proofErr w:type="spellStart"/>
      <w:r w:rsidR="005E7550" w:rsidRPr="00E51F32">
        <w:rPr>
          <w:rFonts w:ascii="Times New Roman" w:hAnsi="Times New Roman"/>
          <w:sz w:val="24"/>
          <w:szCs w:val="24"/>
        </w:rPr>
        <w:t>cung</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cấp</w:t>
      </w:r>
      <w:proofErr w:type="spellEnd"/>
      <w:r w:rsidR="005E7550" w:rsidRPr="00E51F32">
        <w:rPr>
          <w:rFonts w:ascii="Times New Roman" w:hAnsi="Times New Roman"/>
          <w:sz w:val="24"/>
          <w:szCs w:val="24"/>
        </w:rPr>
        <w:t xml:space="preserve">, hay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đó</w:t>
      </w:r>
      <w:proofErr w:type="spellEnd"/>
      <w:r w:rsidRPr="00E51F32">
        <w:rPr>
          <w:rFonts w:ascii="Times New Roman" w:hAnsi="Times New Roman"/>
          <w:sz w:val="24"/>
          <w:szCs w:val="24"/>
        </w:rPr>
        <w:t xml:space="preserve"> </w:t>
      </w:r>
      <w:proofErr w:type="spellStart"/>
      <w:r w:rsidR="005E7550" w:rsidRPr="00E51F32">
        <w:rPr>
          <w:rFonts w:ascii="Times New Roman" w:hAnsi="Times New Roman"/>
          <w:sz w:val="24"/>
          <w:szCs w:val="24"/>
        </w:rPr>
        <w:t>được</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phép</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tiếp</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cận</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trong</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suốt</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quá</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trình</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thực</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hiện</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công</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việc</w:t>
      </w:r>
      <w:proofErr w:type="spellEnd"/>
      <w:r w:rsidR="005E7550" w:rsidRPr="00E51F32">
        <w:rPr>
          <w:rFonts w:ascii="Times New Roman" w:hAnsi="Times New Roman"/>
          <w:sz w:val="24"/>
          <w:szCs w:val="24"/>
        </w:rPr>
        <w:t xml:space="preserve"> (bao </w:t>
      </w:r>
      <w:proofErr w:type="spellStart"/>
      <w:r w:rsidR="005E7550" w:rsidRPr="00E51F32">
        <w:rPr>
          <w:rFonts w:ascii="Times New Roman" w:hAnsi="Times New Roman"/>
          <w:sz w:val="24"/>
          <w:szCs w:val="24"/>
        </w:rPr>
        <w:t>gồm</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cả</w:t>
      </w:r>
      <w:proofErr w:type="spellEnd"/>
      <w:r w:rsidR="005E7550" w:rsidRPr="00E51F32">
        <w:rPr>
          <w:rFonts w:ascii="Times New Roman" w:hAnsi="Times New Roman"/>
          <w:sz w:val="24"/>
          <w:szCs w:val="24"/>
        </w:rPr>
        <w:t xml:space="preserve"> </w:t>
      </w:r>
      <w:proofErr w:type="spellStart"/>
      <w:r w:rsidR="005E7550" w:rsidRPr="00E51F32">
        <w:rPr>
          <w:rFonts w:ascii="Times New Roman" w:eastAsia="Times" w:hAnsi="Times New Roman"/>
          <w:iCs/>
          <w:sz w:val="24"/>
          <w:szCs w:val="24"/>
          <w:lang w:val="en-GB"/>
        </w:rPr>
        <w:t>các</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thông</w:t>
      </w:r>
      <w:proofErr w:type="spellEnd"/>
      <w:r w:rsidR="005E7550" w:rsidRPr="00E51F32">
        <w:rPr>
          <w:rFonts w:ascii="Times New Roman" w:eastAsia="Times" w:hAnsi="Times New Roman"/>
          <w:iCs/>
          <w:sz w:val="24"/>
          <w:szCs w:val="24"/>
          <w:lang w:val="en-GB"/>
        </w:rPr>
        <w:t xml:space="preserve"> tin </w:t>
      </w:r>
      <w:proofErr w:type="spellStart"/>
      <w:r w:rsidR="005E7550" w:rsidRPr="00E51F32">
        <w:rPr>
          <w:rFonts w:ascii="Times New Roman" w:eastAsia="Times" w:hAnsi="Times New Roman"/>
          <w:iCs/>
          <w:sz w:val="24"/>
          <w:szCs w:val="24"/>
          <w:lang w:val="en-GB"/>
        </w:rPr>
        <w:t>và</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dữ</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liệu</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liên</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quan</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đến</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các</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hoạt</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động</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sản</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xuất</w:t>
      </w:r>
      <w:proofErr w:type="spellEnd"/>
      <w:r w:rsidR="005E7550" w:rsidRPr="00E51F32">
        <w:rPr>
          <w:rFonts w:ascii="Times New Roman" w:eastAsia="Times" w:hAnsi="Times New Roman"/>
          <w:iCs/>
          <w:sz w:val="24"/>
          <w:szCs w:val="24"/>
          <w:lang w:val="en-GB"/>
        </w:rPr>
        <w:t xml:space="preserve"> kinh doanh, </w:t>
      </w:r>
      <w:proofErr w:type="spellStart"/>
      <w:r w:rsidR="005E7550" w:rsidRPr="00E51F32">
        <w:rPr>
          <w:rFonts w:ascii="Times New Roman" w:eastAsia="Times" w:hAnsi="Times New Roman"/>
          <w:iCs/>
          <w:sz w:val="24"/>
          <w:szCs w:val="24"/>
          <w:lang w:val="en-GB"/>
        </w:rPr>
        <w:t>sản</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phẩm</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hoặc</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các</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thông</w:t>
      </w:r>
      <w:proofErr w:type="spellEnd"/>
      <w:r w:rsidR="005E7550" w:rsidRPr="00E51F32">
        <w:rPr>
          <w:rFonts w:ascii="Times New Roman" w:eastAsia="Times" w:hAnsi="Times New Roman"/>
          <w:iCs/>
          <w:sz w:val="24"/>
          <w:szCs w:val="24"/>
          <w:lang w:val="en-GB"/>
        </w:rPr>
        <w:t xml:space="preserve"> tin </w:t>
      </w:r>
      <w:proofErr w:type="spellStart"/>
      <w:r w:rsidR="005E7550" w:rsidRPr="00E51F32">
        <w:rPr>
          <w:rFonts w:ascii="Times New Roman" w:eastAsia="Times" w:hAnsi="Times New Roman"/>
          <w:iCs/>
          <w:sz w:val="24"/>
          <w:szCs w:val="24"/>
          <w:lang w:val="en-GB"/>
        </w:rPr>
        <w:t>bí</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mật</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khác</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của</w:t>
      </w:r>
      <w:proofErr w:type="spellEnd"/>
      <w:r w:rsidR="005E7550" w:rsidRPr="00E51F32">
        <w:rPr>
          <w:rFonts w:ascii="Times New Roman" w:eastAsia="Times" w:hAnsi="Times New Roman"/>
          <w:iCs/>
          <w:sz w:val="24"/>
          <w:szCs w:val="24"/>
          <w:lang w:val="en-GB"/>
        </w:rPr>
        <w:t xml:space="preserve"> </w:t>
      </w:r>
      <w:proofErr w:type="spellStart"/>
      <w:r w:rsidR="00442DC6" w:rsidRPr="00E51F32">
        <w:rPr>
          <w:rFonts w:ascii="Times New Roman" w:eastAsia="Times" w:hAnsi="Times New Roman"/>
          <w:iCs/>
          <w:sz w:val="24"/>
          <w:szCs w:val="24"/>
          <w:lang w:val="en-GB"/>
        </w:rPr>
        <w:t>Bên</w:t>
      </w:r>
      <w:proofErr w:type="spellEnd"/>
      <w:r w:rsidR="00442DC6" w:rsidRPr="00E51F32">
        <w:rPr>
          <w:rFonts w:ascii="Times New Roman" w:eastAsia="Times" w:hAnsi="Times New Roman"/>
          <w:iCs/>
          <w:sz w:val="24"/>
          <w:szCs w:val="24"/>
          <w:lang w:val="en-GB"/>
        </w:rPr>
        <w:t xml:space="preserve"> </w:t>
      </w:r>
      <w:proofErr w:type="spellStart"/>
      <w:r w:rsidRPr="00E51F32">
        <w:rPr>
          <w:rFonts w:ascii="Times New Roman" w:eastAsia="Times" w:hAnsi="Times New Roman"/>
          <w:iCs/>
          <w:sz w:val="24"/>
          <w:szCs w:val="24"/>
          <w:lang w:val="en-GB"/>
        </w:rPr>
        <w:t>còn</w:t>
      </w:r>
      <w:proofErr w:type="spellEnd"/>
      <w:r w:rsidRPr="00E51F32">
        <w:rPr>
          <w:rFonts w:ascii="Times New Roman" w:eastAsia="Times" w:hAnsi="Times New Roman"/>
          <w:iCs/>
          <w:sz w:val="24"/>
          <w:szCs w:val="24"/>
          <w:lang w:val="en-GB"/>
        </w:rPr>
        <w:t xml:space="preserve"> </w:t>
      </w:r>
      <w:proofErr w:type="spellStart"/>
      <w:r w:rsidRPr="00E51F32">
        <w:rPr>
          <w:rFonts w:ascii="Times New Roman" w:eastAsia="Times" w:hAnsi="Times New Roman"/>
          <w:iCs/>
          <w:sz w:val="24"/>
          <w:szCs w:val="24"/>
          <w:lang w:val="en-GB"/>
        </w:rPr>
        <w:t>lại</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hAnsi="Times New Roman"/>
          <w:sz w:val="24"/>
          <w:szCs w:val="24"/>
        </w:rPr>
        <w:t>và</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không</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được</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để</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lộ</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thông</w:t>
      </w:r>
      <w:proofErr w:type="spellEnd"/>
      <w:r w:rsidR="005E7550" w:rsidRPr="00E51F32">
        <w:rPr>
          <w:rFonts w:ascii="Times New Roman" w:hAnsi="Times New Roman"/>
          <w:sz w:val="24"/>
          <w:szCs w:val="24"/>
        </w:rPr>
        <w:t xml:space="preserve"> tin </w:t>
      </w:r>
      <w:proofErr w:type="spellStart"/>
      <w:r w:rsidR="005E7550" w:rsidRPr="00E51F32">
        <w:rPr>
          <w:rFonts w:ascii="Times New Roman" w:hAnsi="Times New Roman"/>
          <w:sz w:val="24"/>
          <w:szCs w:val="24"/>
        </w:rPr>
        <w:t>cho</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bên</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thứ</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ba</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dưới</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bất</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cứ</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hình</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thức</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nào</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mà</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không</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có</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sự</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đồng</w:t>
      </w:r>
      <w:proofErr w:type="spellEnd"/>
      <w:r w:rsidR="005E7550" w:rsidRPr="00E51F32">
        <w:rPr>
          <w:rFonts w:ascii="Times New Roman" w:hAnsi="Times New Roman"/>
          <w:sz w:val="24"/>
          <w:szCs w:val="24"/>
        </w:rPr>
        <w:t xml:space="preserve"> ý </w:t>
      </w:r>
      <w:proofErr w:type="spellStart"/>
      <w:r w:rsidR="005E7550" w:rsidRPr="00E51F32">
        <w:rPr>
          <w:rFonts w:ascii="Times New Roman" w:hAnsi="Times New Roman"/>
          <w:sz w:val="24"/>
          <w:szCs w:val="24"/>
        </w:rPr>
        <w:t>trước</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bằng</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văn</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bản</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của</w:t>
      </w:r>
      <w:proofErr w:type="spellEnd"/>
      <w:r w:rsidR="005E7550" w:rsidRPr="00E51F32">
        <w:rPr>
          <w:rFonts w:ascii="Times New Roman" w:hAnsi="Times New Roman"/>
          <w:sz w:val="24"/>
          <w:szCs w:val="24"/>
        </w:rPr>
        <w:t xml:space="preserve"> </w:t>
      </w:r>
      <w:proofErr w:type="spellStart"/>
      <w:r w:rsidR="00442DC6" w:rsidRPr="00E51F32">
        <w:rPr>
          <w:rFonts w:ascii="Times New Roman" w:hAnsi="Times New Roman"/>
          <w:sz w:val="24"/>
          <w:szCs w:val="24"/>
        </w:rPr>
        <w:t>Bên</w:t>
      </w:r>
      <w:proofErr w:type="spellEnd"/>
      <w:r w:rsidR="00442DC6" w:rsidRPr="00E51F32">
        <w:rPr>
          <w:rFonts w:ascii="Times New Roman" w:hAnsi="Times New Roman"/>
          <w:sz w:val="24"/>
          <w:szCs w:val="24"/>
        </w:rPr>
        <w:t xml:space="preserve"> </w:t>
      </w:r>
      <w:proofErr w:type="spellStart"/>
      <w:r w:rsidRPr="00E51F32">
        <w:rPr>
          <w:rFonts w:ascii="Times New Roman" w:hAnsi="Times New Roman"/>
          <w:sz w:val="24"/>
          <w:szCs w:val="24"/>
        </w:rPr>
        <w:t>còn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lại</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Điều</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khoản</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này</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tiếp</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tục</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có</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hiệu</w:t>
      </w:r>
      <w:proofErr w:type="spellEnd"/>
      <w:r w:rsidR="005E7550" w:rsidRPr="00E51F32">
        <w:rPr>
          <w:rFonts w:ascii="Times New Roman" w:hAnsi="Times New Roman"/>
          <w:sz w:val="24"/>
          <w:szCs w:val="24"/>
        </w:rPr>
        <w:t xml:space="preserve"> </w:t>
      </w:r>
      <w:proofErr w:type="spellStart"/>
      <w:r w:rsidR="005E7550" w:rsidRPr="00E51F32">
        <w:rPr>
          <w:rFonts w:ascii="Times New Roman" w:hAnsi="Times New Roman"/>
          <w:sz w:val="24"/>
          <w:szCs w:val="24"/>
        </w:rPr>
        <w:t>lực</w:t>
      </w:r>
      <w:proofErr w:type="spellEnd"/>
      <w:r w:rsidR="005E7550" w:rsidRPr="00E51F32">
        <w:rPr>
          <w:rFonts w:ascii="Times New Roman" w:hAnsi="Times New Roman"/>
          <w:sz w:val="24"/>
          <w:szCs w:val="24"/>
        </w:rPr>
        <w:t xml:space="preserve"> </w:t>
      </w:r>
      <w:proofErr w:type="spellStart"/>
      <w:r w:rsidR="005E7550" w:rsidRPr="00E51F32">
        <w:rPr>
          <w:rFonts w:ascii="Times New Roman" w:eastAsia="Times" w:hAnsi="Times New Roman"/>
          <w:iCs/>
          <w:sz w:val="24"/>
          <w:szCs w:val="24"/>
          <w:lang w:val="en-GB"/>
        </w:rPr>
        <w:t>trong</w:t>
      </w:r>
      <w:proofErr w:type="spellEnd"/>
      <w:r w:rsidR="005E7550" w:rsidRPr="00E51F32">
        <w:rPr>
          <w:rFonts w:ascii="Times New Roman" w:eastAsia="Times" w:hAnsi="Times New Roman"/>
          <w:iCs/>
          <w:sz w:val="24"/>
          <w:szCs w:val="24"/>
          <w:lang w:val="en-GB"/>
        </w:rPr>
        <w:t xml:space="preserve"> </w:t>
      </w:r>
      <w:proofErr w:type="spellStart"/>
      <w:r w:rsidR="007557CE" w:rsidRPr="00E51F32">
        <w:rPr>
          <w:rFonts w:ascii="Times New Roman" w:eastAsia="Times" w:hAnsi="Times New Roman"/>
          <w:iCs/>
          <w:sz w:val="24"/>
          <w:szCs w:val="24"/>
          <w:lang w:val="en-GB"/>
        </w:rPr>
        <w:t>ba</w:t>
      </w:r>
      <w:proofErr w:type="spellEnd"/>
      <w:r w:rsidR="005E7550" w:rsidRPr="00E51F32">
        <w:rPr>
          <w:rFonts w:ascii="Times New Roman" w:eastAsia="Times" w:hAnsi="Times New Roman"/>
          <w:iCs/>
          <w:sz w:val="24"/>
          <w:szCs w:val="24"/>
          <w:lang w:val="en-GB"/>
        </w:rPr>
        <w:t xml:space="preserve"> (0</w:t>
      </w:r>
      <w:r w:rsidR="007557CE" w:rsidRPr="00E51F32">
        <w:rPr>
          <w:rFonts w:ascii="Times New Roman" w:eastAsia="Times" w:hAnsi="Times New Roman"/>
          <w:iCs/>
          <w:sz w:val="24"/>
          <w:szCs w:val="24"/>
          <w:lang w:val="en-GB"/>
        </w:rPr>
        <w:t>3</w:t>
      </w:r>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năm</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sau</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khi</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Hợp</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Đồng</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này</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bị</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chấm</w:t>
      </w:r>
      <w:proofErr w:type="spellEnd"/>
      <w:r w:rsidR="005E7550" w:rsidRPr="00E51F32">
        <w:rPr>
          <w:rFonts w:ascii="Times New Roman" w:eastAsia="Times" w:hAnsi="Times New Roman"/>
          <w:iCs/>
          <w:sz w:val="24"/>
          <w:szCs w:val="24"/>
          <w:lang w:val="en-GB"/>
        </w:rPr>
        <w:t xml:space="preserve"> </w:t>
      </w:r>
      <w:proofErr w:type="spellStart"/>
      <w:r w:rsidR="005E7550" w:rsidRPr="00E51F32">
        <w:rPr>
          <w:rFonts w:ascii="Times New Roman" w:eastAsia="Times" w:hAnsi="Times New Roman"/>
          <w:iCs/>
          <w:sz w:val="24"/>
          <w:szCs w:val="24"/>
          <w:lang w:val="en-GB"/>
        </w:rPr>
        <w:t>dứt</w:t>
      </w:r>
      <w:proofErr w:type="spellEnd"/>
      <w:r w:rsidR="005E7550" w:rsidRPr="00E51F32">
        <w:rPr>
          <w:rFonts w:ascii="Times New Roman" w:eastAsia="Times" w:hAnsi="Times New Roman"/>
          <w:iCs/>
          <w:sz w:val="24"/>
          <w:szCs w:val="24"/>
          <w:lang w:val="en-GB"/>
        </w:rPr>
        <w:t>.</w:t>
      </w:r>
    </w:p>
    <w:p w14:paraId="6FB71115" w14:textId="5A36A47E" w:rsidR="005E7550" w:rsidRPr="00E51F32" w:rsidRDefault="000B472E" w:rsidP="00DA541C">
      <w:pPr>
        <w:pStyle w:val="oancuaDanhsach"/>
        <w:tabs>
          <w:tab w:val="left" w:pos="567"/>
        </w:tabs>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t xml:space="preserve">Either Party </w:t>
      </w:r>
      <w:r w:rsidR="005E7550" w:rsidRPr="00E51F32">
        <w:rPr>
          <w:rFonts w:ascii="Times New Roman" w:hAnsi="Times New Roman"/>
          <w:i/>
          <w:iCs/>
          <w:sz w:val="24"/>
          <w:szCs w:val="24"/>
        </w:rPr>
        <w:t xml:space="preserve">undertakes to keep confidential the information provided for by </w:t>
      </w:r>
      <w:r w:rsidR="00442DC6" w:rsidRPr="00E51F32">
        <w:rPr>
          <w:rFonts w:ascii="Times New Roman" w:hAnsi="Times New Roman"/>
          <w:i/>
          <w:iCs/>
          <w:sz w:val="24"/>
          <w:szCs w:val="24"/>
        </w:rPr>
        <w:t xml:space="preserve">the </w:t>
      </w:r>
      <w:r w:rsidRPr="00E51F32">
        <w:rPr>
          <w:rFonts w:ascii="Times New Roman" w:hAnsi="Times New Roman"/>
          <w:i/>
          <w:iCs/>
          <w:sz w:val="24"/>
          <w:szCs w:val="24"/>
        </w:rPr>
        <w:t>other Party</w:t>
      </w:r>
      <w:r w:rsidR="005E7550" w:rsidRPr="00E51F32">
        <w:rPr>
          <w:rFonts w:ascii="Times New Roman" w:hAnsi="Times New Roman"/>
          <w:i/>
          <w:iCs/>
          <w:sz w:val="24"/>
          <w:szCs w:val="24"/>
        </w:rPr>
        <w:t xml:space="preserve"> or the information accessible by itself during the implementation of the work (including the information and data concerning the activity, products or other confidential information of</w:t>
      </w:r>
      <w:r w:rsidR="00442DC6" w:rsidRPr="00E51F32">
        <w:rPr>
          <w:rFonts w:ascii="Times New Roman" w:hAnsi="Times New Roman"/>
          <w:i/>
          <w:iCs/>
          <w:sz w:val="24"/>
          <w:szCs w:val="24"/>
        </w:rPr>
        <w:t xml:space="preserve"> the </w:t>
      </w:r>
      <w:proofErr w:type="spellStart"/>
      <w:r w:rsidRPr="00E51F32">
        <w:rPr>
          <w:rFonts w:ascii="Times New Roman" w:hAnsi="Times New Roman"/>
          <w:i/>
          <w:iCs/>
          <w:sz w:val="24"/>
          <w:szCs w:val="24"/>
        </w:rPr>
        <w:t>the</w:t>
      </w:r>
      <w:proofErr w:type="spellEnd"/>
      <w:r w:rsidRPr="00E51F32">
        <w:rPr>
          <w:rFonts w:ascii="Times New Roman" w:hAnsi="Times New Roman"/>
          <w:i/>
          <w:iCs/>
          <w:sz w:val="24"/>
          <w:szCs w:val="24"/>
        </w:rPr>
        <w:t xml:space="preserve"> other Party</w:t>
      </w:r>
      <w:r w:rsidR="005E7550" w:rsidRPr="00E51F32">
        <w:rPr>
          <w:rFonts w:ascii="Times New Roman" w:hAnsi="Times New Roman"/>
          <w:i/>
          <w:iCs/>
          <w:sz w:val="24"/>
          <w:szCs w:val="24"/>
        </w:rPr>
        <w:t xml:space="preserve">) and shall not disclose </w:t>
      </w:r>
      <w:r w:rsidR="007557CE" w:rsidRPr="00E51F32">
        <w:rPr>
          <w:rFonts w:ascii="Times New Roman" w:hAnsi="Times New Roman"/>
          <w:i/>
          <w:iCs/>
          <w:sz w:val="24"/>
          <w:szCs w:val="24"/>
        </w:rPr>
        <w:t>such information</w:t>
      </w:r>
      <w:r w:rsidR="005E7550" w:rsidRPr="00E51F32">
        <w:rPr>
          <w:rFonts w:ascii="Times New Roman" w:hAnsi="Times New Roman"/>
          <w:i/>
          <w:iCs/>
          <w:sz w:val="24"/>
          <w:szCs w:val="24"/>
        </w:rPr>
        <w:t xml:space="preserve"> to any third party under any form without the prior written approval of </w:t>
      </w:r>
      <w:r w:rsidR="00442DC6" w:rsidRPr="00E51F32">
        <w:rPr>
          <w:rFonts w:ascii="Times New Roman" w:hAnsi="Times New Roman"/>
          <w:i/>
          <w:iCs/>
          <w:sz w:val="24"/>
          <w:szCs w:val="24"/>
        </w:rPr>
        <w:t>the</w:t>
      </w:r>
      <w:r w:rsidRPr="00E51F32">
        <w:rPr>
          <w:rFonts w:ascii="Times New Roman" w:hAnsi="Times New Roman"/>
          <w:i/>
          <w:iCs/>
          <w:sz w:val="24"/>
          <w:szCs w:val="24"/>
        </w:rPr>
        <w:t xml:space="preserve"> other Party</w:t>
      </w:r>
      <w:r w:rsidR="00442DC6" w:rsidRPr="00E51F32">
        <w:rPr>
          <w:rFonts w:ascii="Times New Roman" w:hAnsi="Times New Roman"/>
          <w:i/>
          <w:iCs/>
          <w:sz w:val="24"/>
          <w:szCs w:val="24"/>
        </w:rPr>
        <w:t>.</w:t>
      </w:r>
      <w:r w:rsidR="005E7550" w:rsidRPr="00E51F32">
        <w:rPr>
          <w:rFonts w:ascii="Times New Roman" w:hAnsi="Times New Roman"/>
          <w:i/>
          <w:iCs/>
          <w:sz w:val="24"/>
          <w:szCs w:val="24"/>
        </w:rPr>
        <w:t xml:space="preserve"> This Clause will save </w:t>
      </w:r>
      <w:r w:rsidRPr="00E51F32">
        <w:rPr>
          <w:rFonts w:ascii="Times New Roman" w:hAnsi="Times New Roman"/>
          <w:i/>
          <w:iCs/>
          <w:sz w:val="24"/>
          <w:szCs w:val="24"/>
        </w:rPr>
        <w:t>three</w:t>
      </w:r>
      <w:r w:rsidR="005E7550" w:rsidRPr="00E51F32">
        <w:rPr>
          <w:rFonts w:ascii="Times New Roman" w:hAnsi="Times New Roman"/>
          <w:i/>
          <w:iCs/>
          <w:sz w:val="24"/>
          <w:szCs w:val="24"/>
        </w:rPr>
        <w:t xml:space="preserve"> (0</w:t>
      </w:r>
      <w:r w:rsidR="007557CE" w:rsidRPr="00E51F32">
        <w:rPr>
          <w:rFonts w:ascii="Times New Roman" w:hAnsi="Times New Roman"/>
          <w:i/>
          <w:iCs/>
          <w:sz w:val="24"/>
          <w:szCs w:val="24"/>
        </w:rPr>
        <w:t>3</w:t>
      </w:r>
      <w:r w:rsidR="005E7550" w:rsidRPr="00E51F32">
        <w:rPr>
          <w:rFonts w:ascii="Times New Roman" w:hAnsi="Times New Roman"/>
          <w:i/>
          <w:iCs/>
          <w:sz w:val="24"/>
          <w:szCs w:val="24"/>
        </w:rPr>
        <w:t>) year</w:t>
      </w:r>
      <w:r w:rsidR="007557CE" w:rsidRPr="00E51F32">
        <w:rPr>
          <w:rFonts w:ascii="Times New Roman" w:hAnsi="Times New Roman"/>
          <w:i/>
          <w:iCs/>
          <w:sz w:val="24"/>
          <w:szCs w:val="24"/>
        </w:rPr>
        <w:t>s</w:t>
      </w:r>
      <w:r w:rsidR="005E7550" w:rsidRPr="00E51F32">
        <w:rPr>
          <w:rFonts w:ascii="Times New Roman" w:hAnsi="Times New Roman"/>
          <w:i/>
          <w:iCs/>
          <w:sz w:val="24"/>
          <w:szCs w:val="24"/>
        </w:rPr>
        <w:t xml:space="preserve"> after the termination of this Contract. </w:t>
      </w:r>
    </w:p>
    <w:p w14:paraId="167729AD" w14:textId="77777777" w:rsidR="00900981" w:rsidRPr="00E51F32" w:rsidRDefault="00900981" w:rsidP="00DA541C">
      <w:pPr>
        <w:pStyle w:val="oancuaDanhsach"/>
        <w:tabs>
          <w:tab w:val="left" w:pos="567"/>
        </w:tabs>
        <w:spacing w:after="0" w:line="240" w:lineRule="auto"/>
        <w:ind w:left="567"/>
        <w:jc w:val="both"/>
        <w:rPr>
          <w:rFonts w:ascii="Times New Roman" w:hAnsi="Times New Roman"/>
          <w:i/>
          <w:iCs/>
          <w:sz w:val="24"/>
          <w:szCs w:val="24"/>
        </w:rPr>
      </w:pPr>
    </w:p>
    <w:p w14:paraId="7C869833" w14:textId="12765AE2" w:rsidR="000E768F" w:rsidRPr="00E51F32" w:rsidRDefault="000E768F" w:rsidP="000E768F">
      <w:pPr>
        <w:pStyle w:val="oancuaDanhsach"/>
        <w:numPr>
          <w:ilvl w:val="1"/>
          <w:numId w:val="30"/>
        </w:numPr>
        <w:tabs>
          <w:tab w:val="left" w:pos="567"/>
        </w:tabs>
        <w:spacing w:after="0" w:line="240" w:lineRule="auto"/>
        <w:ind w:left="567" w:hanging="567"/>
        <w:jc w:val="both"/>
        <w:rPr>
          <w:rFonts w:ascii="Times New Roman" w:hAnsi="Times New Roman"/>
          <w:i/>
          <w:iCs/>
          <w:sz w:val="24"/>
          <w:szCs w:val="24"/>
          <w:lang w:val="en-ZW"/>
        </w:rPr>
      </w:pPr>
      <w:bookmarkStart w:id="219" w:name="_Hlk166140783"/>
      <w:r w:rsidRPr="00E51F32">
        <w:rPr>
          <w:rFonts w:ascii="Times New Roman" w:hAnsi="Times New Roman"/>
          <w:sz w:val="24"/>
          <w:szCs w:val="24"/>
          <w:lang w:val="en-ZW"/>
        </w:rPr>
        <w:t xml:space="preserve">Các </w:t>
      </w:r>
      <w:proofErr w:type="spellStart"/>
      <w:r w:rsidRPr="00E51F32">
        <w:rPr>
          <w:rFonts w:ascii="Times New Roman" w:hAnsi="Times New Roman"/>
          <w:sz w:val="24"/>
          <w:szCs w:val="24"/>
          <w:lang w:val="en-ZW"/>
        </w:rPr>
        <w:t>điều</w:t>
      </w:r>
      <w:proofErr w:type="spellEnd"/>
      <w:r w:rsidRPr="00E51F32">
        <w:rPr>
          <w:rFonts w:ascii="Times New Roman" w:hAnsi="Times New Roman"/>
          <w:sz w:val="24"/>
          <w:szCs w:val="24"/>
          <w:lang w:val="en-ZW"/>
        </w:rPr>
        <w:t xml:space="preserve"> </w:t>
      </w:r>
      <w:proofErr w:type="spellStart"/>
      <w:r w:rsidRPr="00E51F32">
        <w:rPr>
          <w:rFonts w:ascii="Times New Roman" w:eastAsia="Times" w:hAnsi="Times New Roman"/>
          <w:iCs/>
          <w:sz w:val="24"/>
          <w:szCs w:val="24"/>
          <w:lang w:val="en-GB"/>
        </w:rPr>
        <w:t>khoản</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sau</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đây</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sẽ</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tiếp</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tục</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có</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hiệu</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lực</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trong</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vòng</w:t>
      </w:r>
      <w:proofErr w:type="spellEnd"/>
      <w:r w:rsidRPr="00E51F32">
        <w:rPr>
          <w:rFonts w:ascii="Times New Roman" w:hAnsi="Times New Roman"/>
          <w:sz w:val="24"/>
          <w:szCs w:val="24"/>
          <w:lang w:val="en-ZW"/>
        </w:rPr>
        <w:t xml:space="preserve"> </w:t>
      </w:r>
      <w:r w:rsidR="00352EC6" w:rsidRPr="00E51F32">
        <w:rPr>
          <w:rFonts w:ascii="Times New Roman" w:hAnsi="Times New Roman"/>
          <w:sz w:val="24"/>
          <w:szCs w:val="24"/>
          <w:lang w:val="en-ZW"/>
        </w:rPr>
        <w:t xml:space="preserve">hai </w:t>
      </w:r>
      <w:r w:rsidRPr="00E51F32">
        <w:rPr>
          <w:rFonts w:ascii="Times New Roman" w:hAnsi="Times New Roman"/>
          <w:sz w:val="24"/>
          <w:szCs w:val="24"/>
          <w:lang w:val="en-ZW"/>
        </w:rPr>
        <w:t>(0</w:t>
      </w:r>
      <w:r w:rsidR="00352EC6" w:rsidRPr="00E51F32">
        <w:rPr>
          <w:rFonts w:ascii="Times New Roman" w:hAnsi="Times New Roman"/>
          <w:sz w:val="24"/>
          <w:szCs w:val="24"/>
          <w:lang w:val="en-ZW"/>
        </w:rPr>
        <w:t>2</w:t>
      </w:r>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năm</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sau</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khi</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Hợp</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Đồng</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bị</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chấm</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dứt</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bất</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kể</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lý</w:t>
      </w:r>
      <w:proofErr w:type="spellEnd"/>
      <w:r w:rsidRPr="00E51F32">
        <w:rPr>
          <w:rFonts w:ascii="Times New Roman" w:hAnsi="Times New Roman"/>
          <w:sz w:val="24"/>
          <w:szCs w:val="24"/>
          <w:lang w:val="en-ZW"/>
        </w:rPr>
        <w:t xml:space="preserve"> do </w:t>
      </w:r>
      <w:proofErr w:type="spellStart"/>
      <w:r w:rsidRPr="00E51F32">
        <w:rPr>
          <w:rFonts w:ascii="Times New Roman" w:hAnsi="Times New Roman"/>
          <w:sz w:val="24"/>
          <w:szCs w:val="24"/>
          <w:lang w:val="en-ZW"/>
        </w:rPr>
        <w:t>chấm</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dứt</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nào</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Điều</w:t>
      </w:r>
      <w:proofErr w:type="spellEnd"/>
      <w:r w:rsidRPr="00E51F32">
        <w:rPr>
          <w:rFonts w:ascii="Times New Roman" w:hAnsi="Times New Roman"/>
          <w:sz w:val="24"/>
          <w:szCs w:val="24"/>
          <w:lang w:val="en-ZW"/>
        </w:rPr>
        <w:t xml:space="preserve"> 6.11, </w:t>
      </w:r>
      <w:proofErr w:type="spellStart"/>
      <w:r w:rsidRPr="00E51F32">
        <w:rPr>
          <w:rFonts w:ascii="Times New Roman" w:hAnsi="Times New Roman"/>
          <w:sz w:val="24"/>
          <w:szCs w:val="24"/>
          <w:lang w:val="en-ZW"/>
        </w:rPr>
        <w:t>Điều</w:t>
      </w:r>
      <w:proofErr w:type="spellEnd"/>
      <w:r w:rsidRPr="00E51F32">
        <w:rPr>
          <w:rFonts w:ascii="Times New Roman" w:hAnsi="Times New Roman"/>
          <w:sz w:val="24"/>
          <w:szCs w:val="24"/>
          <w:lang w:val="en-ZW"/>
        </w:rPr>
        <w:t xml:space="preserve"> 7</w:t>
      </w:r>
      <w:r w:rsidRPr="00E51F32">
        <w:rPr>
          <w:rFonts w:ascii="Times New Roman" w:hAnsi="Times New Roman"/>
          <w:i/>
          <w:iCs/>
          <w:sz w:val="24"/>
          <w:szCs w:val="24"/>
          <w:lang w:val="en-ZW"/>
        </w:rPr>
        <w:t>,</w:t>
      </w:r>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Điều</w:t>
      </w:r>
      <w:proofErr w:type="spellEnd"/>
      <w:r w:rsidRPr="00E51F32">
        <w:rPr>
          <w:rFonts w:ascii="Times New Roman" w:hAnsi="Times New Roman"/>
          <w:sz w:val="24"/>
          <w:szCs w:val="24"/>
          <w:lang w:val="en-ZW"/>
        </w:rPr>
        <w:t xml:space="preserve"> 12</w:t>
      </w:r>
      <w:r w:rsidRPr="00E51F32">
        <w:rPr>
          <w:rFonts w:ascii="Times New Roman" w:hAnsi="Times New Roman"/>
          <w:i/>
          <w:iCs/>
          <w:sz w:val="24"/>
          <w:szCs w:val="24"/>
          <w:lang w:val="en-ZW"/>
        </w:rPr>
        <w:t xml:space="preserve">, </w:t>
      </w:r>
      <w:proofErr w:type="spellStart"/>
      <w:r w:rsidRPr="00E51F32">
        <w:rPr>
          <w:rFonts w:ascii="Times New Roman" w:hAnsi="Times New Roman"/>
          <w:sz w:val="24"/>
          <w:szCs w:val="24"/>
          <w:lang w:val="en-ZW"/>
        </w:rPr>
        <w:t>Điều</w:t>
      </w:r>
      <w:proofErr w:type="spellEnd"/>
      <w:r w:rsidRPr="00E51F32">
        <w:rPr>
          <w:rFonts w:ascii="Times New Roman" w:hAnsi="Times New Roman"/>
          <w:sz w:val="24"/>
          <w:szCs w:val="24"/>
          <w:lang w:val="en-ZW"/>
        </w:rPr>
        <w:t xml:space="preserve"> 13 </w:t>
      </w:r>
      <w:proofErr w:type="spellStart"/>
      <w:r w:rsidRPr="00E51F32">
        <w:rPr>
          <w:rFonts w:ascii="Times New Roman" w:hAnsi="Times New Roman"/>
          <w:sz w:val="24"/>
          <w:szCs w:val="24"/>
          <w:lang w:val="en-ZW"/>
        </w:rPr>
        <w:t>và</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Điều</w:t>
      </w:r>
      <w:proofErr w:type="spellEnd"/>
      <w:r w:rsidRPr="00E51F32">
        <w:rPr>
          <w:rFonts w:ascii="Times New Roman" w:hAnsi="Times New Roman"/>
          <w:sz w:val="24"/>
          <w:szCs w:val="24"/>
          <w:lang w:val="en-ZW"/>
        </w:rPr>
        <w:t xml:space="preserve"> 14</w:t>
      </w:r>
      <w:r w:rsidR="002E22F6" w:rsidRPr="00E51F32">
        <w:rPr>
          <w:rFonts w:ascii="Times New Roman" w:hAnsi="Times New Roman"/>
          <w:sz w:val="24"/>
          <w:szCs w:val="24"/>
          <w:lang w:val="en-ZW"/>
        </w:rPr>
        <w:t>.</w:t>
      </w:r>
    </w:p>
    <w:p w14:paraId="5289C44D" w14:textId="38D11FAF" w:rsidR="000E768F" w:rsidRPr="00E51F32" w:rsidRDefault="000E768F" w:rsidP="000E768F">
      <w:pPr>
        <w:pStyle w:val="oancuaDanhsach"/>
        <w:keepNext/>
        <w:widowControl w:val="0"/>
        <w:tabs>
          <w:tab w:val="left" w:pos="567"/>
        </w:tabs>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lastRenderedPageBreak/>
        <w:t xml:space="preserve">The following clauses will survive any expiration or termination of this Contract, regardless of the reason therefore, until the date falling on the </w:t>
      </w:r>
      <w:r w:rsidR="00352EC6" w:rsidRPr="00E51F32">
        <w:rPr>
          <w:rFonts w:ascii="Times New Roman" w:hAnsi="Times New Roman"/>
          <w:i/>
          <w:iCs/>
          <w:sz w:val="24"/>
          <w:szCs w:val="24"/>
        </w:rPr>
        <w:t>2</w:t>
      </w:r>
      <w:r w:rsidR="00352EC6" w:rsidRPr="00E51F32">
        <w:rPr>
          <w:rFonts w:ascii="Times New Roman" w:hAnsi="Times New Roman"/>
          <w:i/>
          <w:iCs/>
          <w:sz w:val="24"/>
          <w:szCs w:val="24"/>
          <w:vertAlign w:val="superscript"/>
        </w:rPr>
        <w:t>n</w:t>
      </w:r>
      <w:r w:rsidRPr="00E51F32">
        <w:rPr>
          <w:rFonts w:ascii="Times New Roman" w:hAnsi="Times New Roman"/>
          <w:i/>
          <w:iCs/>
          <w:sz w:val="24"/>
          <w:szCs w:val="24"/>
          <w:vertAlign w:val="superscript"/>
        </w:rPr>
        <w:t>d</w:t>
      </w:r>
      <w:r w:rsidRPr="00E51F32">
        <w:rPr>
          <w:rFonts w:ascii="Times New Roman" w:hAnsi="Times New Roman"/>
          <w:i/>
          <w:iCs/>
          <w:sz w:val="24"/>
          <w:szCs w:val="24"/>
        </w:rPr>
        <w:t xml:space="preserve"> anniversary of the expiration or termination of this Contract: Clause 6.11, Clause 7, Clause 12, Clause 13 and Clause 14. </w:t>
      </w:r>
    </w:p>
    <w:bookmarkEnd w:id="218"/>
    <w:p w14:paraId="0B093D70" w14:textId="77777777" w:rsidR="000E768F" w:rsidRPr="00E51F32" w:rsidRDefault="000E768F" w:rsidP="000E768F">
      <w:pPr>
        <w:pStyle w:val="oancuaDanhsach"/>
        <w:tabs>
          <w:tab w:val="left" w:pos="567"/>
        </w:tabs>
        <w:spacing w:after="0" w:line="240" w:lineRule="auto"/>
        <w:ind w:left="567"/>
        <w:jc w:val="both"/>
        <w:rPr>
          <w:rFonts w:ascii="Times New Roman" w:hAnsi="Times New Roman"/>
          <w:sz w:val="24"/>
          <w:szCs w:val="24"/>
        </w:rPr>
      </w:pPr>
    </w:p>
    <w:p w14:paraId="69DC0B36" w14:textId="14A14CBA" w:rsidR="00900981" w:rsidRPr="00E51F32" w:rsidRDefault="00900981" w:rsidP="00900981">
      <w:pPr>
        <w:pStyle w:val="oancuaDanhsach"/>
        <w:numPr>
          <w:ilvl w:val="1"/>
          <w:numId w:val="30"/>
        </w:numPr>
        <w:tabs>
          <w:tab w:val="left" w:pos="567"/>
        </w:tabs>
        <w:spacing w:after="0" w:line="240" w:lineRule="auto"/>
        <w:ind w:left="567" w:hanging="567"/>
        <w:jc w:val="both"/>
        <w:rPr>
          <w:rFonts w:ascii="Times New Roman" w:hAnsi="Times New Roman"/>
          <w:sz w:val="24"/>
          <w:szCs w:val="24"/>
        </w:rPr>
      </w:pPr>
      <w:proofErr w:type="spellStart"/>
      <w:r w:rsidRPr="00E51F32">
        <w:rPr>
          <w:rFonts w:ascii="Times New Roman" w:hAnsi="Times New Roman"/>
          <w:sz w:val="24"/>
          <w:szCs w:val="24"/>
        </w:rPr>
        <w:t>Nếu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điều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khoản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phần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bị</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vô</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hiệu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trái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luật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hành</w:t>
      </w:r>
      <w:proofErr w:type="spellEnd"/>
      <w:r w:rsidRPr="00E51F32">
        <w:rPr>
          <w:rFonts w:ascii="Times New Roman" w:hAnsi="Times New Roman"/>
          <w:sz w:val="24"/>
          <w:szCs w:val="24"/>
        </w:rPr>
        <w:t xml:space="preserve"> ở </w:t>
      </w:r>
      <w:proofErr w:type="spellStart"/>
      <w:r w:rsidRPr="00E51F32">
        <w:rPr>
          <w:rFonts w:ascii="Times New Roman" w:hAnsi="Times New Roman"/>
          <w:sz w:val="24"/>
          <w:szCs w:val="24"/>
        </w:rPr>
        <w:t>bất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khía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cạnh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định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luật</w:t>
      </w:r>
      <w:proofErr w:type="spellEnd"/>
      <w:r w:rsidRPr="00E51F32">
        <w:rPr>
          <w:rFonts w:ascii="Times New Roman" w:hAnsi="Times New Roman"/>
          <w:sz w:val="24"/>
          <w:szCs w:val="24"/>
        </w:rPr>
        <w:t xml:space="preserve"> Việt Nam, </w:t>
      </w:r>
      <w:proofErr w:type="spellStart"/>
      <w:r w:rsidRPr="00E51F32">
        <w:rPr>
          <w:rFonts w:ascii="Times New Roman" w:hAnsi="Times New Roman"/>
          <w:sz w:val="24"/>
          <w:szCs w:val="24"/>
        </w:rPr>
        <w:t>thì</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tính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hiệu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lực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khả</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năng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điều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khoản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còn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lại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bị</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ảnh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hưởng</w:t>
      </w:r>
      <w:proofErr w:type="spellEnd"/>
      <w:r w:rsidRPr="00E51F32">
        <w:rPr>
          <w:rFonts w:ascii="Times New Roman" w:hAnsi="Times New Roman"/>
          <w:sz w:val="24"/>
          <w:szCs w:val="24"/>
        </w:rPr>
        <w:t xml:space="preserve"> hay </w:t>
      </w:r>
      <w:proofErr w:type="spellStart"/>
      <w:r w:rsidRPr="00E51F32">
        <w:rPr>
          <w:rFonts w:ascii="Times New Roman" w:hAnsi="Times New Roman"/>
          <w:sz w:val="24"/>
          <w:szCs w:val="24"/>
        </w:rPr>
        <w:t>suy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giảm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bởi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điều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khoản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phần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đó</w:t>
      </w:r>
      <w:proofErr w:type="spellEnd"/>
      <w:r w:rsidRPr="00E51F32">
        <w:rPr>
          <w:rFonts w:ascii="Times New Roman" w:hAnsi="Times New Roman"/>
          <w:sz w:val="24"/>
          <w:szCs w:val="24"/>
        </w:rPr>
        <w:t xml:space="preserve">. Các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cam </w:t>
      </w:r>
      <w:proofErr w:type="spellStart"/>
      <w:r w:rsidRPr="00E51F32">
        <w:rPr>
          <w:rFonts w:ascii="Times New Roman" w:hAnsi="Times New Roman"/>
          <w:sz w:val="24"/>
          <w:szCs w:val="24"/>
        </w:rPr>
        <w:t>kết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tiến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đàm</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trung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thực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thiện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chí</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thay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thế</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điều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khoản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phần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bị</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vô</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hiệu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bằng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một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điều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khoản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phần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hiệu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lực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lý</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tác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động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tương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tự</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thể</w:t>
      </w:r>
      <w:proofErr w:type="spellEnd"/>
      <w:r w:rsidRPr="00E51F32">
        <w:rPr>
          <w:rFonts w:ascii="Times New Roman" w:hAnsi="Times New Roman"/>
          <w:sz w:val="24"/>
          <w:szCs w:val="24"/>
        </w:rPr>
        <w:t xml:space="preserve"> so </w:t>
      </w:r>
      <w:proofErr w:type="spellStart"/>
      <w:r w:rsidRPr="00E51F32">
        <w:rPr>
          <w:rFonts w:ascii="Times New Roman" w:hAnsi="Times New Roman"/>
          <w:sz w:val="24"/>
          <w:szCs w:val="24"/>
        </w:rPr>
        <w:t>với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điều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khoản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phần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bị</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vô</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hiệu</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trái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pháp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luật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hoặc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thể</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thi</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hành</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đó</w:t>
      </w:r>
      <w:proofErr w:type="spellEnd"/>
      <w:r w:rsidRPr="00E51F32">
        <w:rPr>
          <w:rFonts w:ascii="Times New Roman" w:hAnsi="Times New Roman"/>
          <w:sz w:val="24"/>
          <w:szCs w:val="24"/>
        </w:rPr>
        <w:t>.</w:t>
      </w:r>
    </w:p>
    <w:p w14:paraId="39A717A5" w14:textId="77777777" w:rsidR="00900981" w:rsidRPr="00E51F32" w:rsidRDefault="00900981" w:rsidP="00900981">
      <w:pPr>
        <w:pStyle w:val="oancuaDanhsach"/>
        <w:tabs>
          <w:tab w:val="left" w:pos="567"/>
        </w:tabs>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t>If any provision or part of the Contract become void, unlawful, or unenforceable in any aspect under Vietnamese law, then the validity, legality, and enforceability of the remaining provisions of the Contract shall not be affected or diminished by that provision or part. The Parties shall engage in honest and constructive negotiations to replace the void, unlawful, or unenforceable provision or part with another provision or part that is legally effective and has the closest possible legal and practical impact to such void, unlawful, or unenforceable provision or part.</w:t>
      </w:r>
    </w:p>
    <w:bookmarkEnd w:id="219"/>
    <w:p w14:paraId="7EE4E8CE" w14:textId="77777777" w:rsidR="00900981" w:rsidRPr="00E51F32" w:rsidRDefault="00900981" w:rsidP="00900981">
      <w:pPr>
        <w:pStyle w:val="oancuaDanhsach"/>
        <w:tabs>
          <w:tab w:val="left" w:pos="567"/>
        </w:tabs>
        <w:spacing w:after="0" w:line="240" w:lineRule="auto"/>
        <w:ind w:left="567"/>
        <w:jc w:val="both"/>
        <w:rPr>
          <w:rFonts w:ascii="Times New Roman" w:hAnsi="Times New Roman"/>
          <w:i/>
          <w:iCs/>
          <w:sz w:val="24"/>
          <w:szCs w:val="24"/>
        </w:rPr>
      </w:pPr>
    </w:p>
    <w:p w14:paraId="5A42E689" w14:textId="77777777" w:rsidR="00900981" w:rsidRPr="00E51F32" w:rsidRDefault="00900981" w:rsidP="00900981">
      <w:pPr>
        <w:pStyle w:val="oancuaDanhsach"/>
        <w:numPr>
          <w:ilvl w:val="1"/>
          <w:numId w:val="30"/>
        </w:numPr>
        <w:tabs>
          <w:tab w:val="left" w:pos="567"/>
        </w:tabs>
        <w:spacing w:after="0" w:line="240" w:lineRule="auto"/>
        <w:ind w:left="567" w:hanging="567"/>
        <w:jc w:val="both"/>
        <w:rPr>
          <w:rFonts w:ascii="Times New Roman" w:hAnsi="Times New Roman"/>
          <w:sz w:val="24"/>
          <w:szCs w:val="24"/>
        </w:rPr>
      </w:pPr>
      <w:bookmarkStart w:id="220" w:name="_Hlk166140796"/>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quyền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chuyển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nhượng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bất</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quyền</w:t>
      </w:r>
      <w:proofErr w:type="spellEnd"/>
      <w:r w:rsidRPr="00E51F32">
        <w:rPr>
          <w:rFonts w:ascii="Times New Roman" w:hAnsi="Times New Roman"/>
          <w:sz w:val="24"/>
          <w:szCs w:val="24"/>
        </w:rPr>
        <w:t xml:space="preserve"> hay </w:t>
      </w:r>
      <w:proofErr w:type="spellStart"/>
      <w:r w:rsidRPr="00E51F32">
        <w:rPr>
          <w:rFonts w:ascii="Times New Roman" w:hAnsi="Times New Roman"/>
          <w:sz w:val="24"/>
          <w:szCs w:val="24"/>
        </w:rPr>
        <w:t>nghĩa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vụ</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theo</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mà</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không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có</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sự</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chấp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thuận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trước</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bằng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văn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bản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của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Bên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còn</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lại</w:t>
      </w:r>
      <w:proofErr w:type="spellEnd"/>
      <w:r w:rsidRPr="00E51F32">
        <w:rPr>
          <w:rFonts w:ascii="Times New Roman" w:hAnsi="Times New Roman"/>
          <w:sz w:val="24"/>
          <w:szCs w:val="24"/>
        </w:rPr>
        <w:t xml:space="preserve"> tham </w:t>
      </w:r>
      <w:proofErr w:type="spellStart"/>
      <w:r w:rsidRPr="00E51F32">
        <w:rPr>
          <w:rFonts w:ascii="Times New Roman" w:hAnsi="Times New Roman"/>
          <w:sz w:val="24"/>
          <w:szCs w:val="24"/>
        </w:rPr>
        <w:t>gia</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Hợp</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Đồng</w:t>
      </w:r>
      <w:proofErr w:type="spellEnd"/>
      <w:r w:rsidRPr="00E51F32">
        <w:rPr>
          <w:rFonts w:ascii="Times New Roman" w:hAnsi="Times New Roman"/>
          <w:sz w:val="24"/>
          <w:szCs w:val="24"/>
        </w:rPr>
        <w:t xml:space="preserve"> </w:t>
      </w:r>
      <w:proofErr w:type="spellStart"/>
      <w:r w:rsidRPr="00E51F32">
        <w:rPr>
          <w:rFonts w:ascii="Times New Roman" w:hAnsi="Times New Roman"/>
          <w:sz w:val="24"/>
          <w:szCs w:val="24"/>
        </w:rPr>
        <w:t>này</w:t>
      </w:r>
      <w:proofErr w:type="spellEnd"/>
      <w:r w:rsidRPr="00E51F32">
        <w:rPr>
          <w:rFonts w:ascii="Times New Roman" w:hAnsi="Times New Roman"/>
          <w:sz w:val="24"/>
          <w:szCs w:val="24"/>
        </w:rPr>
        <w:t>.</w:t>
      </w:r>
    </w:p>
    <w:p w14:paraId="53930E8E" w14:textId="77777777" w:rsidR="00900981" w:rsidRPr="00E51F32" w:rsidRDefault="00900981" w:rsidP="000E4B95">
      <w:pPr>
        <w:pStyle w:val="oancuaDanhsach"/>
        <w:tabs>
          <w:tab w:val="left" w:pos="567"/>
        </w:tabs>
        <w:spacing w:after="0" w:line="240" w:lineRule="auto"/>
        <w:ind w:left="567"/>
        <w:jc w:val="both"/>
        <w:rPr>
          <w:rFonts w:ascii="Times New Roman" w:hAnsi="Times New Roman"/>
          <w:i/>
          <w:iCs/>
          <w:sz w:val="24"/>
          <w:szCs w:val="24"/>
        </w:rPr>
      </w:pPr>
      <w:r w:rsidRPr="00E51F32">
        <w:rPr>
          <w:rFonts w:ascii="Times New Roman" w:hAnsi="Times New Roman"/>
          <w:i/>
          <w:iCs/>
          <w:sz w:val="24"/>
          <w:szCs w:val="24"/>
        </w:rPr>
        <w:t xml:space="preserve">No Party may assign any of its rights, obligations or responsibilities under this Contract to any third party without the prior written consent of the other Party. </w:t>
      </w:r>
    </w:p>
    <w:bookmarkEnd w:id="220"/>
    <w:p w14:paraId="5D17353C" w14:textId="77777777" w:rsidR="005E7550" w:rsidRPr="00E51F32" w:rsidRDefault="005E7550" w:rsidP="007557CE">
      <w:pPr>
        <w:jc w:val="both"/>
        <w:rPr>
          <w:rFonts w:ascii="Times New Roman" w:hAnsi="Times New Roman"/>
          <w:iCs/>
        </w:rPr>
      </w:pPr>
    </w:p>
    <w:p w14:paraId="0BA559EF" w14:textId="77777777" w:rsidR="00205720" w:rsidRPr="00E51F32" w:rsidRDefault="00205720" w:rsidP="00205720">
      <w:pPr>
        <w:pStyle w:val="oancuaDanhsach"/>
        <w:numPr>
          <w:ilvl w:val="1"/>
          <w:numId w:val="30"/>
        </w:numPr>
        <w:tabs>
          <w:tab w:val="left" w:pos="567"/>
        </w:tabs>
        <w:spacing w:after="0" w:line="240" w:lineRule="auto"/>
        <w:ind w:left="567" w:hanging="567"/>
        <w:jc w:val="both"/>
        <w:rPr>
          <w:rFonts w:ascii="Times New Roman" w:hAnsi="Times New Roman"/>
          <w:sz w:val="24"/>
          <w:szCs w:val="24"/>
          <w:lang w:val="en-ZW"/>
        </w:rPr>
      </w:pPr>
      <w:proofErr w:type="spellStart"/>
      <w:r w:rsidRPr="00E51F32">
        <w:rPr>
          <w:rFonts w:ascii="Times New Roman" w:hAnsi="Times New Roman"/>
          <w:sz w:val="24"/>
          <w:szCs w:val="24"/>
          <w:lang w:val="en-ZW"/>
        </w:rPr>
        <w:t>Hợp</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Đồng</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này</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rPr>
        <w:t>được</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lập</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thành</w:t>
      </w:r>
      <w:proofErr w:type="spellEnd"/>
      <w:r w:rsidRPr="00E51F32">
        <w:rPr>
          <w:rFonts w:ascii="Times New Roman" w:hAnsi="Times New Roman"/>
          <w:sz w:val="24"/>
          <w:szCs w:val="24"/>
          <w:lang w:val="en-ZW"/>
        </w:rPr>
        <w:t xml:space="preserve"> </w:t>
      </w:r>
      <w:r w:rsidRPr="00E51F32">
        <w:rPr>
          <w:rFonts w:ascii="Times New Roman" w:hAnsi="Times New Roman"/>
          <w:sz w:val="24"/>
          <w:szCs w:val="24"/>
          <w:lang w:val="en-GB"/>
        </w:rPr>
        <w:t>hai</w:t>
      </w:r>
      <w:r w:rsidRPr="00E51F32">
        <w:rPr>
          <w:rFonts w:ascii="Times New Roman" w:hAnsi="Times New Roman"/>
          <w:sz w:val="24"/>
          <w:szCs w:val="24"/>
          <w:lang w:val="en-ZW"/>
        </w:rPr>
        <w:t xml:space="preserve"> (0</w:t>
      </w:r>
      <w:r w:rsidRPr="00E51F32">
        <w:rPr>
          <w:rFonts w:ascii="Times New Roman" w:hAnsi="Times New Roman"/>
          <w:sz w:val="24"/>
          <w:szCs w:val="24"/>
          <w:lang w:val="en-GB"/>
        </w:rPr>
        <w:t>2</w:t>
      </w:r>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bản</w:t>
      </w:r>
      <w:proofErr w:type="spellEnd"/>
      <w:r w:rsidRPr="00E51F32">
        <w:rPr>
          <w:rFonts w:ascii="Times New Roman" w:hAnsi="Times New Roman"/>
          <w:sz w:val="24"/>
          <w:szCs w:val="24"/>
          <w:lang w:val="en-ZW"/>
        </w:rPr>
        <w:t xml:space="preserve"> song </w:t>
      </w:r>
      <w:proofErr w:type="spellStart"/>
      <w:r w:rsidRPr="00E51F32">
        <w:rPr>
          <w:rFonts w:ascii="Times New Roman" w:hAnsi="Times New Roman"/>
          <w:sz w:val="24"/>
          <w:szCs w:val="24"/>
          <w:lang w:val="en-ZW"/>
        </w:rPr>
        <w:t>ngữ</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bằng</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tiếng</w:t>
      </w:r>
      <w:proofErr w:type="spellEnd"/>
      <w:r w:rsidRPr="00E51F32">
        <w:rPr>
          <w:rFonts w:ascii="Times New Roman" w:hAnsi="Times New Roman"/>
          <w:sz w:val="24"/>
          <w:szCs w:val="24"/>
          <w:lang w:val="en-ZW"/>
        </w:rPr>
        <w:t xml:space="preserve"> Việt </w:t>
      </w:r>
      <w:proofErr w:type="spellStart"/>
      <w:r w:rsidRPr="00E51F32">
        <w:rPr>
          <w:rFonts w:ascii="Times New Roman" w:hAnsi="Times New Roman"/>
          <w:sz w:val="24"/>
          <w:szCs w:val="24"/>
          <w:lang w:val="en-ZW"/>
        </w:rPr>
        <w:t>và</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tiếng</w:t>
      </w:r>
      <w:proofErr w:type="spellEnd"/>
      <w:r w:rsidRPr="00E51F32">
        <w:rPr>
          <w:rFonts w:ascii="Times New Roman" w:hAnsi="Times New Roman"/>
          <w:sz w:val="24"/>
          <w:szCs w:val="24"/>
          <w:lang w:val="en-ZW"/>
        </w:rPr>
        <w:t xml:space="preserve"> Anh </w:t>
      </w:r>
      <w:proofErr w:type="spellStart"/>
      <w:r w:rsidRPr="00E51F32">
        <w:rPr>
          <w:rFonts w:ascii="Times New Roman" w:hAnsi="Times New Roman"/>
          <w:sz w:val="24"/>
          <w:szCs w:val="24"/>
          <w:lang w:val="en-ZW"/>
        </w:rPr>
        <w:t>có</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giá</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trị</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như</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rPr>
        <w:t>nhau</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Mỗi</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Bên</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giữ</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một</w:t>
      </w:r>
      <w:proofErr w:type="spellEnd"/>
      <w:r w:rsidRPr="00E51F32">
        <w:rPr>
          <w:rFonts w:ascii="Times New Roman" w:hAnsi="Times New Roman"/>
          <w:sz w:val="24"/>
          <w:szCs w:val="24"/>
          <w:lang w:val="en-ZW"/>
        </w:rPr>
        <w:t xml:space="preserve"> (01) </w:t>
      </w:r>
      <w:proofErr w:type="spellStart"/>
      <w:r w:rsidRPr="00E51F32">
        <w:rPr>
          <w:rFonts w:ascii="Times New Roman" w:hAnsi="Times New Roman"/>
          <w:sz w:val="24"/>
          <w:szCs w:val="24"/>
          <w:lang w:val="en-ZW"/>
        </w:rPr>
        <w:t>bản</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để</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thực</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hiện</w:t>
      </w:r>
      <w:proofErr w:type="spellEnd"/>
      <w:r w:rsidRPr="00E51F32">
        <w:rPr>
          <w:rFonts w:ascii="Times New Roman" w:hAnsi="Times New Roman"/>
          <w:sz w:val="24"/>
          <w:szCs w:val="24"/>
          <w:lang w:val="en-ZW"/>
        </w:rPr>
        <w:t xml:space="preserve">. Trong </w:t>
      </w:r>
      <w:proofErr w:type="spellStart"/>
      <w:r w:rsidRPr="00E51F32">
        <w:rPr>
          <w:rFonts w:ascii="Times New Roman" w:hAnsi="Times New Roman"/>
          <w:sz w:val="24"/>
          <w:szCs w:val="24"/>
          <w:lang w:val="en-ZW"/>
        </w:rPr>
        <w:t>trường</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hợp</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có</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bất</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kỳ</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sự</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khác</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biệt</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nào</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giữa</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phần</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tiếng</w:t>
      </w:r>
      <w:proofErr w:type="spellEnd"/>
      <w:r w:rsidRPr="00E51F32">
        <w:rPr>
          <w:rFonts w:ascii="Times New Roman" w:hAnsi="Times New Roman"/>
          <w:sz w:val="24"/>
          <w:szCs w:val="24"/>
          <w:lang w:val="en-ZW"/>
        </w:rPr>
        <w:t xml:space="preserve"> Anh </w:t>
      </w:r>
      <w:proofErr w:type="spellStart"/>
      <w:r w:rsidRPr="00E51F32">
        <w:rPr>
          <w:rFonts w:ascii="Times New Roman" w:hAnsi="Times New Roman"/>
          <w:sz w:val="24"/>
          <w:szCs w:val="24"/>
        </w:rPr>
        <w:t>và</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rPr>
        <w:t>bản</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tiếng</w:t>
      </w:r>
      <w:proofErr w:type="spellEnd"/>
      <w:r w:rsidRPr="00E51F32">
        <w:rPr>
          <w:rFonts w:ascii="Times New Roman" w:hAnsi="Times New Roman"/>
          <w:sz w:val="24"/>
          <w:szCs w:val="24"/>
          <w:lang w:val="en-ZW"/>
        </w:rPr>
        <w:t xml:space="preserve"> Việt, </w:t>
      </w:r>
      <w:proofErr w:type="spellStart"/>
      <w:r w:rsidRPr="00E51F32">
        <w:rPr>
          <w:rFonts w:ascii="Times New Roman" w:hAnsi="Times New Roman"/>
          <w:sz w:val="24"/>
          <w:szCs w:val="24"/>
          <w:lang w:val="en-ZW"/>
        </w:rPr>
        <w:t>phần</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tiếng</w:t>
      </w:r>
      <w:proofErr w:type="spellEnd"/>
      <w:r w:rsidRPr="00E51F32">
        <w:rPr>
          <w:rFonts w:ascii="Times New Roman" w:hAnsi="Times New Roman"/>
          <w:sz w:val="24"/>
          <w:szCs w:val="24"/>
          <w:lang w:val="en-ZW"/>
        </w:rPr>
        <w:t xml:space="preserve"> Việt </w:t>
      </w:r>
      <w:proofErr w:type="spellStart"/>
      <w:r w:rsidRPr="00E51F32">
        <w:rPr>
          <w:rFonts w:ascii="Times New Roman" w:hAnsi="Times New Roman"/>
          <w:sz w:val="24"/>
          <w:szCs w:val="24"/>
          <w:lang w:val="en-ZW"/>
        </w:rPr>
        <w:t>sẽ</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được</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ưu</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tiên</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áp</w:t>
      </w:r>
      <w:proofErr w:type="spellEnd"/>
      <w:r w:rsidRPr="00E51F32">
        <w:rPr>
          <w:rFonts w:ascii="Times New Roman" w:hAnsi="Times New Roman"/>
          <w:sz w:val="24"/>
          <w:szCs w:val="24"/>
          <w:lang w:val="en-ZW"/>
        </w:rPr>
        <w:t xml:space="preserve"> </w:t>
      </w:r>
      <w:proofErr w:type="spellStart"/>
      <w:r w:rsidRPr="00E51F32">
        <w:rPr>
          <w:rFonts w:ascii="Times New Roman" w:hAnsi="Times New Roman"/>
          <w:sz w:val="24"/>
          <w:szCs w:val="24"/>
          <w:lang w:val="en-ZW"/>
        </w:rPr>
        <w:t>dụng</w:t>
      </w:r>
      <w:proofErr w:type="spellEnd"/>
      <w:r w:rsidRPr="00E51F32">
        <w:rPr>
          <w:rFonts w:ascii="Times New Roman" w:hAnsi="Times New Roman"/>
          <w:sz w:val="24"/>
          <w:szCs w:val="24"/>
          <w:lang w:val="en-ZW"/>
        </w:rPr>
        <w:t>.</w:t>
      </w:r>
    </w:p>
    <w:p w14:paraId="6177CA16" w14:textId="63138A05" w:rsidR="00205720" w:rsidRPr="00E51F32" w:rsidRDefault="00205720" w:rsidP="00205720">
      <w:pPr>
        <w:pStyle w:val="oancuaDanhsach"/>
        <w:widowControl w:val="0"/>
        <w:tabs>
          <w:tab w:val="left" w:pos="567"/>
        </w:tabs>
        <w:spacing w:after="0"/>
        <w:ind w:left="567"/>
        <w:jc w:val="both"/>
        <w:rPr>
          <w:rFonts w:ascii="Times New Roman" w:hAnsi="Times New Roman"/>
          <w:i/>
          <w:sz w:val="24"/>
          <w:szCs w:val="24"/>
        </w:rPr>
      </w:pPr>
      <w:r w:rsidRPr="00E51F32">
        <w:rPr>
          <w:rFonts w:ascii="Times New Roman" w:hAnsi="Times New Roman"/>
          <w:i/>
          <w:sz w:val="24"/>
          <w:szCs w:val="24"/>
          <w:lang w:val="en-ZW"/>
        </w:rPr>
        <w:t xml:space="preserve">This Contract is made in </w:t>
      </w:r>
      <w:r w:rsidRPr="00E51F32">
        <w:rPr>
          <w:rFonts w:ascii="Times New Roman" w:hAnsi="Times New Roman"/>
          <w:i/>
          <w:sz w:val="24"/>
          <w:szCs w:val="24"/>
          <w:lang w:val="en-GB"/>
        </w:rPr>
        <w:t xml:space="preserve">two </w:t>
      </w:r>
      <w:r w:rsidRPr="00E51F32">
        <w:rPr>
          <w:rFonts w:ascii="Times New Roman" w:hAnsi="Times New Roman"/>
          <w:i/>
          <w:sz w:val="24"/>
          <w:szCs w:val="24"/>
          <w:lang w:val="vi-VN"/>
        </w:rPr>
        <w:t>(0</w:t>
      </w:r>
      <w:r w:rsidRPr="00E51F32">
        <w:rPr>
          <w:rFonts w:ascii="Times New Roman" w:hAnsi="Times New Roman"/>
          <w:i/>
          <w:sz w:val="24"/>
          <w:szCs w:val="24"/>
          <w:lang w:val="en-GB"/>
        </w:rPr>
        <w:t>2</w:t>
      </w:r>
      <w:r w:rsidRPr="00E51F32">
        <w:rPr>
          <w:rFonts w:ascii="Times New Roman" w:hAnsi="Times New Roman"/>
          <w:i/>
          <w:sz w:val="24"/>
          <w:szCs w:val="24"/>
          <w:lang w:val="vi-VN"/>
        </w:rPr>
        <w:t xml:space="preserve">) </w:t>
      </w:r>
      <w:r w:rsidRPr="00E51F32">
        <w:rPr>
          <w:rFonts w:ascii="Times New Roman" w:hAnsi="Times New Roman"/>
          <w:i/>
          <w:sz w:val="24"/>
          <w:szCs w:val="24"/>
          <w:lang w:val="en-ZW"/>
        </w:rPr>
        <w:t>bilingual</w:t>
      </w:r>
      <w:r w:rsidRPr="00E51F32">
        <w:rPr>
          <w:rFonts w:ascii="Times New Roman" w:hAnsi="Times New Roman"/>
          <w:i/>
          <w:sz w:val="24"/>
          <w:szCs w:val="24"/>
        </w:rPr>
        <w:t xml:space="preserve"> originals in Vietnamese and English with the same value. Each Party keeps one (01) original copy for implementation. In case of any differences between English </w:t>
      </w:r>
      <w:r w:rsidR="00C65A59" w:rsidRPr="00E51F32">
        <w:rPr>
          <w:rFonts w:ascii="Times New Roman" w:hAnsi="Times New Roman"/>
          <w:i/>
          <w:sz w:val="24"/>
          <w:szCs w:val="24"/>
        </w:rPr>
        <w:t xml:space="preserve">part </w:t>
      </w:r>
      <w:r w:rsidRPr="00E51F32">
        <w:rPr>
          <w:rFonts w:ascii="Times New Roman" w:hAnsi="Times New Roman"/>
          <w:i/>
          <w:sz w:val="24"/>
          <w:szCs w:val="24"/>
        </w:rPr>
        <w:t>and Vietnamese</w:t>
      </w:r>
      <w:r w:rsidR="00C65A59" w:rsidRPr="00E51F32">
        <w:rPr>
          <w:rFonts w:ascii="Times New Roman" w:hAnsi="Times New Roman"/>
          <w:i/>
          <w:sz w:val="24"/>
          <w:szCs w:val="24"/>
        </w:rPr>
        <w:t xml:space="preserve"> part</w:t>
      </w:r>
      <w:r w:rsidRPr="00E51F32">
        <w:rPr>
          <w:rFonts w:ascii="Times New Roman" w:hAnsi="Times New Roman"/>
          <w:i/>
          <w:sz w:val="24"/>
          <w:szCs w:val="24"/>
        </w:rPr>
        <w:t xml:space="preserve">, </w:t>
      </w:r>
      <w:r w:rsidR="00C65A59" w:rsidRPr="00E51F32">
        <w:rPr>
          <w:rFonts w:ascii="Times New Roman" w:hAnsi="Times New Roman"/>
          <w:i/>
          <w:sz w:val="24"/>
          <w:szCs w:val="24"/>
        </w:rPr>
        <w:t xml:space="preserve">the </w:t>
      </w:r>
      <w:r w:rsidRPr="00E51F32">
        <w:rPr>
          <w:rFonts w:ascii="Times New Roman" w:hAnsi="Times New Roman"/>
          <w:i/>
          <w:sz w:val="24"/>
          <w:szCs w:val="24"/>
        </w:rPr>
        <w:t xml:space="preserve">Vietnamese </w:t>
      </w:r>
      <w:r w:rsidR="00C65A59" w:rsidRPr="00E51F32">
        <w:rPr>
          <w:rFonts w:ascii="Times New Roman" w:hAnsi="Times New Roman"/>
          <w:i/>
          <w:sz w:val="24"/>
          <w:szCs w:val="24"/>
        </w:rPr>
        <w:t xml:space="preserve">part </w:t>
      </w:r>
      <w:r w:rsidRPr="00E51F32">
        <w:rPr>
          <w:rFonts w:ascii="Times New Roman" w:hAnsi="Times New Roman"/>
          <w:i/>
          <w:sz w:val="24"/>
          <w:szCs w:val="24"/>
        </w:rPr>
        <w:t>shall prevail.</w:t>
      </w:r>
    </w:p>
    <w:p w14:paraId="38046A3A" w14:textId="1EFE41DF" w:rsidR="005E7550" w:rsidRPr="00E51F32" w:rsidRDefault="005E7550" w:rsidP="00205720">
      <w:pPr>
        <w:pStyle w:val="oancuaDanhsach"/>
        <w:widowControl w:val="0"/>
        <w:tabs>
          <w:tab w:val="left" w:pos="567"/>
        </w:tabs>
        <w:spacing w:after="0" w:line="240" w:lineRule="auto"/>
        <w:ind w:left="567"/>
        <w:jc w:val="both"/>
        <w:rPr>
          <w:rFonts w:ascii="Times New Roman" w:hAnsi="Times New Roman"/>
          <w:sz w:val="24"/>
          <w:szCs w:val="24"/>
        </w:rPr>
      </w:pPr>
    </w:p>
    <w:p w14:paraId="1C6BFC5A" w14:textId="77777777" w:rsidR="005E7550" w:rsidRPr="00E51F32" w:rsidRDefault="005E7550" w:rsidP="00DA541C">
      <w:pPr>
        <w:keepLines/>
        <w:widowControl w:val="0"/>
        <w:jc w:val="both"/>
        <w:rPr>
          <w:rFonts w:ascii="Times New Roman" w:hAnsi="Times New Roman"/>
        </w:rPr>
      </w:pPr>
      <w:r w:rsidRPr="00E51F32">
        <w:rPr>
          <w:rFonts w:ascii="Times New Roman" w:hAnsi="Times New Roman"/>
          <w:b/>
        </w:rPr>
        <w:t>VỚI SỰ CHỨNG KIẾN</w:t>
      </w:r>
      <w:r w:rsidRPr="00E51F32">
        <w:rPr>
          <w:rFonts w:ascii="Times New Roman" w:hAnsi="Times New Roman"/>
        </w:rPr>
        <w:t xml:space="preserve">, Các </w:t>
      </w:r>
      <w:proofErr w:type="spellStart"/>
      <w:r w:rsidRPr="00E51F32">
        <w:rPr>
          <w:rFonts w:ascii="Times New Roman" w:hAnsi="Times New Roman"/>
        </w:rPr>
        <w:t>Bên</w:t>
      </w:r>
      <w:proofErr w:type="spellEnd"/>
      <w:r w:rsidRPr="00E51F32">
        <w:rPr>
          <w:rFonts w:ascii="Times New Roman" w:hAnsi="Times New Roman"/>
        </w:rPr>
        <w:t xml:space="preserve"> </w:t>
      </w:r>
      <w:proofErr w:type="spellStart"/>
      <w:r w:rsidRPr="00E51F32">
        <w:rPr>
          <w:rFonts w:ascii="Times New Roman" w:hAnsi="Times New Roman"/>
        </w:rPr>
        <w:t>ký</w:t>
      </w:r>
      <w:proofErr w:type="spellEnd"/>
      <w:r w:rsidRPr="00E51F32">
        <w:rPr>
          <w:rFonts w:ascii="Times New Roman" w:hAnsi="Times New Roman"/>
        </w:rPr>
        <w:t xml:space="preserve"> </w:t>
      </w:r>
      <w:proofErr w:type="spellStart"/>
      <w:r w:rsidRPr="00E51F32">
        <w:rPr>
          <w:rFonts w:ascii="Times New Roman" w:hAnsi="Times New Roman"/>
        </w:rPr>
        <w:t>Hợp</w:t>
      </w:r>
      <w:proofErr w:type="spellEnd"/>
      <w:r w:rsidRPr="00E51F32">
        <w:rPr>
          <w:rFonts w:ascii="Times New Roman" w:hAnsi="Times New Roman"/>
        </w:rPr>
        <w:t xml:space="preserve"> </w:t>
      </w:r>
      <w:proofErr w:type="spellStart"/>
      <w:r w:rsidRPr="00E51F32">
        <w:rPr>
          <w:rFonts w:ascii="Times New Roman" w:hAnsi="Times New Roman"/>
        </w:rPr>
        <w:t>Đồng</w:t>
      </w:r>
      <w:proofErr w:type="spellEnd"/>
      <w:r w:rsidRPr="00E51F32">
        <w:rPr>
          <w:rFonts w:ascii="Times New Roman" w:hAnsi="Times New Roman"/>
        </w:rPr>
        <w:t xml:space="preserve"> </w:t>
      </w:r>
      <w:proofErr w:type="spellStart"/>
      <w:r w:rsidRPr="00E51F32">
        <w:rPr>
          <w:rFonts w:ascii="Times New Roman" w:hAnsi="Times New Roman"/>
        </w:rPr>
        <w:t>này</w:t>
      </w:r>
      <w:proofErr w:type="spellEnd"/>
      <w:r w:rsidRPr="00E51F32">
        <w:rPr>
          <w:rFonts w:ascii="Times New Roman" w:hAnsi="Times New Roman"/>
        </w:rPr>
        <w:t xml:space="preserve"> </w:t>
      </w:r>
      <w:proofErr w:type="spellStart"/>
      <w:r w:rsidRPr="00E51F32">
        <w:rPr>
          <w:rFonts w:ascii="Times New Roman" w:hAnsi="Times New Roman"/>
        </w:rPr>
        <w:t>vào</w:t>
      </w:r>
      <w:proofErr w:type="spellEnd"/>
      <w:r w:rsidRPr="00E51F32">
        <w:rPr>
          <w:rFonts w:ascii="Times New Roman" w:hAnsi="Times New Roman"/>
        </w:rPr>
        <w:t xml:space="preserve"> </w:t>
      </w:r>
      <w:proofErr w:type="spellStart"/>
      <w:r w:rsidRPr="00E51F32">
        <w:rPr>
          <w:rFonts w:ascii="Times New Roman" w:hAnsi="Times New Roman"/>
        </w:rPr>
        <w:t>ngày</w:t>
      </w:r>
      <w:proofErr w:type="spellEnd"/>
      <w:r w:rsidRPr="00E51F32">
        <w:rPr>
          <w:rFonts w:ascii="Times New Roman" w:hAnsi="Times New Roman"/>
        </w:rPr>
        <w:t xml:space="preserve"> </w:t>
      </w:r>
      <w:proofErr w:type="spellStart"/>
      <w:r w:rsidRPr="00E51F32">
        <w:rPr>
          <w:rFonts w:ascii="Times New Roman" w:hAnsi="Times New Roman"/>
        </w:rPr>
        <w:t>được</w:t>
      </w:r>
      <w:proofErr w:type="spellEnd"/>
      <w:r w:rsidRPr="00E51F32">
        <w:rPr>
          <w:rFonts w:ascii="Times New Roman" w:hAnsi="Times New Roman"/>
        </w:rPr>
        <w:t xml:space="preserve"> </w:t>
      </w:r>
      <w:proofErr w:type="spellStart"/>
      <w:r w:rsidRPr="00E51F32">
        <w:rPr>
          <w:rFonts w:ascii="Times New Roman" w:hAnsi="Times New Roman"/>
        </w:rPr>
        <w:t>đề</w:t>
      </w:r>
      <w:proofErr w:type="spellEnd"/>
      <w:r w:rsidRPr="00E51F32">
        <w:rPr>
          <w:rFonts w:ascii="Times New Roman" w:hAnsi="Times New Roman"/>
        </w:rPr>
        <w:t xml:space="preserve"> </w:t>
      </w:r>
      <w:proofErr w:type="spellStart"/>
      <w:r w:rsidRPr="00E51F32">
        <w:rPr>
          <w:rFonts w:ascii="Times New Roman" w:hAnsi="Times New Roman"/>
        </w:rPr>
        <w:t>cập</w:t>
      </w:r>
      <w:proofErr w:type="spellEnd"/>
      <w:r w:rsidRPr="00E51F32">
        <w:rPr>
          <w:rFonts w:ascii="Times New Roman" w:hAnsi="Times New Roman"/>
        </w:rPr>
        <w:t xml:space="preserve"> ở </w:t>
      </w:r>
      <w:proofErr w:type="spellStart"/>
      <w:r w:rsidRPr="00E51F32">
        <w:rPr>
          <w:rFonts w:ascii="Times New Roman" w:hAnsi="Times New Roman"/>
        </w:rPr>
        <w:t>trên</w:t>
      </w:r>
      <w:proofErr w:type="spellEnd"/>
      <w:r w:rsidRPr="00E51F32">
        <w:rPr>
          <w:rFonts w:ascii="Times New Roman" w:hAnsi="Times New Roman"/>
        </w:rPr>
        <w:t>.</w:t>
      </w:r>
    </w:p>
    <w:p w14:paraId="75BCD4E5" w14:textId="0158A11F" w:rsidR="005E7550" w:rsidRPr="00E51F32" w:rsidRDefault="005E7550" w:rsidP="00DA541C">
      <w:pPr>
        <w:keepLines/>
        <w:widowControl w:val="0"/>
        <w:jc w:val="both"/>
        <w:rPr>
          <w:rFonts w:ascii="Times New Roman" w:hAnsi="Times New Roman"/>
          <w:i/>
        </w:rPr>
      </w:pPr>
      <w:r w:rsidRPr="00E51F32">
        <w:rPr>
          <w:rFonts w:ascii="Times New Roman" w:hAnsi="Times New Roman"/>
          <w:i/>
        </w:rPr>
        <w:t>I</w:t>
      </w:r>
      <w:r w:rsidRPr="00E51F32">
        <w:rPr>
          <w:rFonts w:ascii="Times New Roman" w:hAnsi="Times New Roman"/>
          <w:b/>
          <w:i/>
        </w:rPr>
        <w:t>N WITNESS WHEREOF</w:t>
      </w:r>
      <w:r w:rsidRPr="00E51F32">
        <w:rPr>
          <w:rFonts w:ascii="Times New Roman" w:hAnsi="Times New Roman"/>
          <w:i/>
        </w:rPr>
        <w:t xml:space="preserve">, the Parties hereto have signed this </w:t>
      </w:r>
      <w:r w:rsidR="00E064A4" w:rsidRPr="00E51F32">
        <w:rPr>
          <w:rFonts w:ascii="Times New Roman" w:hAnsi="Times New Roman"/>
          <w:i/>
        </w:rPr>
        <w:t>Contract</w:t>
      </w:r>
      <w:r w:rsidRPr="00E51F32">
        <w:rPr>
          <w:rFonts w:ascii="Times New Roman" w:hAnsi="Times New Roman"/>
          <w:i/>
        </w:rPr>
        <w:t xml:space="preserve"> as of the date first written above.</w:t>
      </w:r>
    </w:p>
    <w:p w14:paraId="68404AFA" w14:textId="77777777" w:rsidR="005E7550" w:rsidRPr="00E51F32" w:rsidRDefault="005E7550" w:rsidP="00DA541C">
      <w:pPr>
        <w:keepLines/>
        <w:widowControl w:val="0"/>
        <w:jc w:val="both"/>
        <w:rPr>
          <w:rFonts w:ascii="Times New Roman" w:hAnsi="Times New Roman"/>
        </w:rPr>
      </w:pPr>
    </w:p>
    <w:tbl>
      <w:tblPr>
        <w:tblW w:w="0" w:type="auto"/>
        <w:tblLook w:val="04A0" w:firstRow="1" w:lastRow="0" w:firstColumn="1" w:lastColumn="0" w:noHBand="0" w:noVBand="1"/>
      </w:tblPr>
      <w:tblGrid>
        <w:gridCol w:w="4462"/>
        <w:gridCol w:w="4567"/>
      </w:tblGrid>
      <w:tr w:rsidR="005E7550" w:rsidRPr="00E51F32" w14:paraId="63E1B1B2" w14:textId="77777777" w:rsidTr="00094871">
        <w:tc>
          <w:tcPr>
            <w:tcW w:w="4868" w:type="dxa"/>
          </w:tcPr>
          <w:p w14:paraId="796AD343" w14:textId="77777777" w:rsidR="000E4B95" w:rsidRPr="00E51F32" w:rsidRDefault="000E4B95" w:rsidP="00DA541C">
            <w:pPr>
              <w:keepLines/>
              <w:widowControl w:val="0"/>
              <w:tabs>
                <w:tab w:val="left" w:pos="6237"/>
              </w:tabs>
              <w:jc w:val="center"/>
              <w:rPr>
                <w:rFonts w:ascii="Times New Roman" w:hAnsi="Times New Roman"/>
                <w:b/>
              </w:rPr>
            </w:pPr>
            <w:bookmarkStart w:id="221" w:name="_Hlk166140851"/>
          </w:p>
          <w:p w14:paraId="05894758" w14:textId="453766AD" w:rsidR="005E7550" w:rsidRPr="00E51F32" w:rsidRDefault="005E7550" w:rsidP="00DA541C">
            <w:pPr>
              <w:keepLines/>
              <w:widowControl w:val="0"/>
              <w:tabs>
                <w:tab w:val="left" w:pos="6237"/>
              </w:tabs>
              <w:jc w:val="center"/>
              <w:rPr>
                <w:rFonts w:ascii="Times New Roman" w:hAnsi="Times New Roman"/>
                <w:b/>
              </w:rPr>
            </w:pPr>
            <w:r w:rsidRPr="00E51F32">
              <w:rPr>
                <w:rFonts w:ascii="Times New Roman" w:hAnsi="Times New Roman"/>
                <w:b/>
              </w:rPr>
              <w:t xml:space="preserve">Thay </w:t>
            </w:r>
            <w:proofErr w:type="spellStart"/>
            <w:r w:rsidRPr="00E51F32">
              <w:rPr>
                <w:rFonts w:ascii="Times New Roman" w:hAnsi="Times New Roman"/>
                <w:b/>
              </w:rPr>
              <w:t>mặt</w:t>
            </w:r>
            <w:proofErr w:type="spellEnd"/>
            <w:r w:rsidRPr="00E51F32">
              <w:rPr>
                <w:rFonts w:ascii="Times New Roman" w:hAnsi="Times New Roman"/>
                <w:b/>
              </w:rPr>
              <w:t xml:space="preserve">/ </w:t>
            </w:r>
            <w:r w:rsidRPr="00E51F32">
              <w:rPr>
                <w:rFonts w:ascii="Times New Roman" w:hAnsi="Times New Roman"/>
                <w:b/>
                <w:i/>
                <w:iCs/>
              </w:rPr>
              <w:t>On behalf of</w:t>
            </w:r>
          </w:p>
          <w:p w14:paraId="7E82AB5E" w14:textId="5A5ABB86" w:rsidR="005E7550" w:rsidRPr="00E51F32" w:rsidRDefault="00442DC6" w:rsidP="00DA541C">
            <w:pPr>
              <w:keepLines/>
              <w:widowControl w:val="0"/>
              <w:tabs>
                <w:tab w:val="left" w:pos="6237"/>
              </w:tabs>
              <w:jc w:val="center"/>
              <w:rPr>
                <w:rFonts w:ascii="Times New Roman" w:hAnsi="Times New Roman"/>
                <w:b/>
              </w:rPr>
            </w:pPr>
            <w:r w:rsidRPr="00E51F32">
              <w:rPr>
                <w:rFonts w:ascii="Times New Roman" w:hAnsi="Times New Roman"/>
                <w:b/>
              </w:rPr>
              <w:t>NHÀ CUNG CẤP</w:t>
            </w:r>
          </w:p>
          <w:p w14:paraId="75F54263" w14:textId="6AEB5000" w:rsidR="005E7550" w:rsidRPr="00E51F32" w:rsidRDefault="005E7550" w:rsidP="00DA541C">
            <w:pPr>
              <w:keepLines/>
              <w:widowControl w:val="0"/>
              <w:tabs>
                <w:tab w:val="left" w:pos="6237"/>
              </w:tabs>
              <w:jc w:val="center"/>
              <w:rPr>
                <w:rFonts w:ascii="Times New Roman" w:hAnsi="Times New Roman"/>
                <w:b/>
                <w:i/>
                <w:iCs/>
              </w:rPr>
            </w:pPr>
            <w:r w:rsidRPr="00E51F32">
              <w:rPr>
                <w:rFonts w:ascii="Times New Roman" w:hAnsi="Times New Roman"/>
                <w:b/>
                <w:i/>
                <w:iCs/>
              </w:rPr>
              <w:t xml:space="preserve">THE </w:t>
            </w:r>
            <w:r w:rsidR="00442DC6" w:rsidRPr="00E51F32">
              <w:rPr>
                <w:rFonts w:ascii="Times New Roman" w:hAnsi="Times New Roman"/>
                <w:b/>
                <w:i/>
                <w:iCs/>
              </w:rPr>
              <w:t>SUPPLIER</w:t>
            </w:r>
          </w:p>
          <w:p w14:paraId="5D00B8F0" w14:textId="77777777" w:rsidR="005E7550" w:rsidRPr="00E51F32" w:rsidRDefault="005E7550" w:rsidP="00DA541C">
            <w:pPr>
              <w:keepLines/>
              <w:widowControl w:val="0"/>
              <w:tabs>
                <w:tab w:val="left" w:pos="6237"/>
              </w:tabs>
              <w:jc w:val="center"/>
              <w:rPr>
                <w:rFonts w:ascii="Times New Roman" w:hAnsi="Times New Roman"/>
                <w:b/>
                <w:i/>
                <w:iCs/>
              </w:rPr>
            </w:pPr>
          </w:p>
          <w:p w14:paraId="7FC3BB75" w14:textId="77777777" w:rsidR="005E7550" w:rsidRPr="00E51F32" w:rsidRDefault="005E7550" w:rsidP="00DA541C">
            <w:pPr>
              <w:keepLines/>
              <w:widowControl w:val="0"/>
              <w:tabs>
                <w:tab w:val="left" w:pos="1605"/>
              </w:tabs>
              <w:jc w:val="center"/>
              <w:rPr>
                <w:rFonts w:ascii="Times New Roman" w:hAnsi="Times New Roman"/>
                <w:b/>
                <w:i/>
                <w:iCs/>
              </w:rPr>
            </w:pPr>
          </w:p>
          <w:p w14:paraId="12FB6367" w14:textId="77777777" w:rsidR="005E7550" w:rsidRPr="00E51F32" w:rsidRDefault="005E7550" w:rsidP="00DA541C">
            <w:pPr>
              <w:keepLines/>
              <w:widowControl w:val="0"/>
              <w:tabs>
                <w:tab w:val="left" w:pos="6237"/>
              </w:tabs>
              <w:jc w:val="center"/>
              <w:rPr>
                <w:rFonts w:ascii="Times New Roman" w:hAnsi="Times New Roman"/>
                <w:b/>
                <w:i/>
                <w:iCs/>
              </w:rPr>
            </w:pPr>
          </w:p>
          <w:p w14:paraId="79D19F36" w14:textId="77777777" w:rsidR="000E4B95" w:rsidRPr="00E51F32" w:rsidRDefault="000E4B95" w:rsidP="00DA541C">
            <w:pPr>
              <w:keepLines/>
              <w:widowControl w:val="0"/>
              <w:tabs>
                <w:tab w:val="left" w:pos="6237"/>
              </w:tabs>
              <w:jc w:val="center"/>
              <w:rPr>
                <w:rFonts w:ascii="Times New Roman" w:hAnsi="Times New Roman"/>
                <w:b/>
                <w:i/>
                <w:iCs/>
              </w:rPr>
            </w:pPr>
          </w:p>
          <w:p w14:paraId="51212F79" w14:textId="77777777" w:rsidR="005E7550" w:rsidRPr="00E51F32" w:rsidRDefault="005E7550" w:rsidP="00DA541C">
            <w:pPr>
              <w:keepLines/>
              <w:widowControl w:val="0"/>
              <w:tabs>
                <w:tab w:val="left" w:pos="6237"/>
              </w:tabs>
              <w:jc w:val="center"/>
              <w:rPr>
                <w:rFonts w:ascii="Times New Roman" w:hAnsi="Times New Roman"/>
                <w:b/>
                <w:i/>
                <w:iCs/>
              </w:rPr>
            </w:pPr>
          </w:p>
          <w:p w14:paraId="54271585" w14:textId="77777777" w:rsidR="000E4B95" w:rsidRPr="00E51F32" w:rsidRDefault="000E4B95" w:rsidP="00DA541C">
            <w:pPr>
              <w:keepLines/>
              <w:widowControl w:val="0"/>
              <w:tabs>
                <w:tab w:val="left" w:pos="6237"/>
              </w:tabs>
              <w:jc w:val="center"/>
              <w:rPr>
                <w:rFonts w:ascii="Times New Roman" w:hAnsi="Times New Roman"/>
                <w:b/>
                <w:i/>
                <w:iCs/>
              </w:rPr>
            </w:pPr>
          </w:p>
          <w:p w14:paraId="0127129F" w14:textId="77777777" w:rsidR="005E7550" w:rsidRPr="00E51F32" w:rsidRDefault="005E7550" w:rsidP="00DA541C">
            <w:pPr>
              <w:keepLines/>
              <w:widowControl w:val="0"/>
              <w:tabs>
                <w:tab w:val="left" w:pos="6237"/>
              </w:tabs>
              <w:jc w:val="center"/>
              <w:rPr>
                <w:rFonts w:ascii="Times New Roman" w:hAnsi="Times New Roman"/>
                <w:b/>
                <w:i/>
                <w:iCs/>
              </w:rPr>
            </w:pPr>
          </w:p>
          <w:p w14:paraId="5302132F" w14:textId="5E7B97F3" w:rsidR="005E7550" w:rsidRPr="00E51F32" w:rsidRDefault="005E7550" w:rsidP="00DA541C">
            <w:pPr>
              <w:keepLines/>
              <w:widowControl w:val="0"/>
              <w:tabs>
                <w:tab w:val="left" w:pos="4933"/>
              </w:tabs>
              <w:jc w:val="center"/>
              <w:rPr>
                <w:rFonts w:ascii="Times New Roman" w:hAnsi="Times New Roman"/>
                <w:lang w:val="pl-PL"/>
              </w:rPr>
            </w:pPr>
            <w:r w:rsidRPr="00E51F32">
              <w:rPr>
                <w:rFonts w:ascii="Times New Roman" w:hAnsi="Times New Roman"/>
                <w:lang w:val="pl-PL"/>
              </w:rPr>
              <w:t xml:space="preserve">Bởi/ </w:t>
            </w:r>
            <w:r w:rsidRPr="00E51F32">
              <w:rPr>
                <w:rFonts w:ascii="Times New Roman" w:hAnsi="Times New Roman"/>
                <w:i/>
                <w:iCs/>
                <w:lang w:val="pl-PL"/>
              </w:rPr>
              <w:t>By:</w:t>
            </w:r>
            <w:r w:rsidRPr="00E51F32">
              <w:rPr>
                <w:rFonts w:ascii="Times New Roman" w:hAnsi="Times New Roman"/>
                <w:lang w:val="pl-PL"/>
              </w:rPr>
              <w:t xml:space="preserve"> </w:t>
            </w:r>
            <w:r w:rsidR="00A932E3" w:rsidRPr="00E51F32">
              <w:rPr>
                <w:rFonts w:ascii="Times New Roman" w:hAnsi="Times New Roman"/>
                <w:bCs/>
                <w:lang w:val="pl-PL"/>
              </w:rPr>
              <w:t>HUỲNH THANH HẢI</w:t>
            </w:r>
          </w:p>
          <w:p w14:paraId="11A6DF79" w14:textId="39187692" w:rsidR="005E7550" w:rsidRPr="00E51F32" w:rsidRDefault="005E7550" w:rsidP="00DA541C">
            <w:pPr>
              <w:keepLines/>
              <w:widowControl w:val="0"/>
              <w:tabs>
                <w:tab w:val="left" w:pos="6237"/>
              </w:tabs>
              <w:jc w:val="center"/>
              <w:rPr>
                <w:rFonts w:ascii="Times New Roman" w:hAnsi="Times New Roman"/>
                <w:lang w:val="pl-PL"/>
              </w:rPr>
            </w:pPr>
            <w:r w:rsidRPr="00E51F32">
              <w:rPr>
                <w:rFonts w:ascii="Times New Roman" w:hAnsi="Times New Roman"/>
                <w:lang w:val="pl-PL"/>
              </w:rPr>
              <w:t xml:space="preserve">Chức vụ: </w:t>
            </w:r>
            <w:r w:rsidR="00A932E3" w:rsidRPr="00E51F32">
              <w:rPr>
                <w:rFonts w:ascii="Times New Roman" w:hAnsi="Times New Roman"/>
                <w:bCs/>
                <w:lang w:val="pl-PL"/>
              </w:rPr>
              <w:t>Giám Đốc</w:t>
            </w:r>
          </w:p>
          <w:p w14:paraId="49D7EB64" w14:textId="3D5680E1" w:rsidR="005E7550" w:rsidRPr="00E51F32" w:rsidRDefault="005E7550" w:rsidP="00DA541C">
            <w:pPr>
              <w:keepLines/>
              <w:widowControl w:val="0"/>
              <w:tabs>
                <w:tab w:val="left" w:pos="6237"/>
              </w:tabs>
              <w:jc w:val="center"/>
              <w:rPr>
                <w:rFonts w:ascii="Times New Roman" w:hAnsi="Times New Roman"/>
                <w:b/>
                <w:i/>
                <w:iCs/>
              </w:rPr>
            </w:pPr>
            <w:r w:rsidRPr="00E51F32">
              <w:rPr>
                <w:rFonts w:ascii="Times New Roman" w:hAnsi="Times New Roman"/>
                <w:bCs/>
                <w:i/>
                <w:iCs/>
                <w:lang w:val="pl-PL"/>
              </w:rPr>
              <w:t xml:space="preserve">Title: </w:t>
            </w:r>
            <w:r w:rsidR="00A932E3" w:rsidRPr="00E51F32">
              <w:rPr>
                <w:rFonts w:ascii="Times New Roman" w:hAnsi="Times New Roman"/>
                <w:bCs/>
                <w:i/>
                <w:iCs/>
                <w:lang w:val="pl-PL"/>
              </w:rPr>
              <w:t>Director</w:t>
            </w:r>
          </w:p>
        </w:tc>
        <w:tc>
          <w:tcPr>
            <w:tcW w:w="4869" w:type="dxa"/>
          </w:tcPr>
          <w:p w14:paraId="7B6E2B46" w14:textId="77777777" w:rsidR="005E7550" w:rsidRPr="00E51F32" w:rsidRDefault="005E7550" w:rsidP="00DA541C">
            <w:pPr>
              <w:keepLines/>
              <w:widowControl w:val="0"/>
              <w:tabs>
                <w:tab w:val="left" w:pos="6237"/>
              </w:tabs>
              <w:jc w:val="center"/>
              <w:rPr>
                <w:rFonts w:ascii="Times New Roman" w:hAnsi="Times New Roman"/>
                <w:b/>
              </w:rPr>
            </w:pPr>
            <w:r w:rsidRPr="00E51F32">
              <w:rPr>
                <w:rFonts w:ascii="Times New Roman" w:hAnsi="Times New Roman"/>
                <w:b/>
              </w:rPr>
              <w:t xml:space="preserve">Thay </w:t>
            </w:r>
            <w:proofErr w:type="spellStart"/>
            <w:r w:rsidRPr="00E51F32">
              <w:rPr>
                <w:rFonts w:ascii="Times New Roman" w:hAnsi="Times New Roman"/>
                <w:b/>
              </w:rPr>
              <w:t>mặt</w:t>
            </w:r>
            <w:proofErr w:type="spellEnd"/>
            <w:r w:rsidRPr="00E51F32">
              <w:rPr>
                <w:rFonts w:ascii="Times New Roman" w:hAnsi="Times New Roman"/>
                <w:b/>
              </w:rPr>
              <w:t xml:space="preserve">/ </w:t>
            </w:r>
            <w:r w:rsidRPr="00E51F32">
              <w:rPr>
                <w:rFonts w:ascii="Times New Roman" w:hAnsi="Times New Roman"/>
                <w:b/>
                <w:i/>
                <w:iCs/>
              </w:rPr>
              <w:t>On behalf of</w:t>
            </w:r>
          </w:p>
          <w:p w14:paraId="1CC071BE" w14:textId="0C2B2947" w:rsidR="000E4B95" w:rsidRPr="00E51F32" w:rsidRDefault="000E4B95" w:rsidP="000E4B95">
            <w:pPr>
              <w:keepNext/>
              <w:widowControl w:val="0"/>
              <w:jc w:val="center"/>
              <w:rPr>
                <w:rFonts w:ascii="Times New Roman" w:hAnsi="Times New Roman"/>
                <w:b/>
              </w:rPr>
            </w:pPr>
            <w:r w:rsidRPr="00E51F32">
              <w:rPr>
                <w:rFonts w:ascii="Times New Roman" w:hAnsi="Times New Roman"/>
                <w:b/>
              </w:rPr>
              <w:t>CÔNG TY TNHH LAB GROUP INTERNATIONAL VIỆT NAM</w:t>
            </w:r>
          </w:p>
          <w:p w14:paraId="1DD84065" w14:textId="77777777" w:rsidR="000E4B95" w:rsidRPr="00E51F32" w:rsidRDefault="000E4B95" w:rsidP="000E4B95">
            <w:pPr>
              <w:keepNext/>
              <w:widowControl w:val="0"/>
              <w:jc w:val="center"/>
              <w:rPr>
                <w:rFonts w:ascii="Times New Roman" w:hAnsi="Times New Roman"/>
                <w:b/>
                <w:i/>
                <w:iCs/>
              </w:rPr>
            </w:pPr>
            <w:r w:rsidRPr="00E51F32">
              <w:rPr>
                <w:rFonts w:ascii="Times New Roman" w:hAnsi="Times New Roman"/>
                <w:b/>
                <w:i/>
                <w:iCs/>
              </w:rPr>
              <w:t>LAB GROUP INTERNATIONAL VIETNAM COMPANY LIMITED</w:t>
            </w:r>
          </w:p>
          <w:p w14:paraId="7BFB426A" w14:textId="77777777" w:rsidR="005E7550" w:rsidRPr="00E51F32" w:rsidRDefault="005E7550" w:rsidP="00DA541C">
            <w:pPr>
              <w:keepLines/>
              <w:widowControl w:val="0"/>
              <w:tabs>
                <w:tab w:val="left" w:pos="6237"/>
              </w:tabs>
              <w:jc w:val="center"/>
              <w:rPr>
                <w:rFonts w:ascii="Times New Roman" w:hAnsi="Times New Roman"/>
                <w:b/>
              </w:rPr>
            </w:pPr>
          </w:p>
          <w:p w14:paraId="712FCAE0" w14:textId="77777777" w:rsidR="005E7550" w:rsidRPr="00E51F32" w:rsidRDefault="005E7550" w:rsidP="00DA541C">
            <w:pPr>
              <w:keepLines/>
              <w:widowControl w:val="0"/>
              <w:tabs>
                <w:tab w:val="left" w:pos="6237"/>
              </w:tabs>
              <w:jc w:val="center"/>
              <w:rPr>
                <w:rFonts w:ascii="Times New Roman" w:hAnsi="Times New Roman"/>
                <w:b/>
              </w:rPr>
            </w:pPr>
          </w:p>
          <w:p w14:paraId="5186E2A5" w14:textId="77777777" w:rsidR="005E7550" w:rsidRPr="00E51F32" w:rsidRDefault="005E7550" w:rsidP="00DA541C">
            <w:pPr>
              <w:keepLines/>
              <w:widowControl w:val="0"/>
              <w:tabs>
                <w:tab w:val="left" w:pos="6237"/>
              </w:tabs>
              <w:jc w:val="center"/>
              <w:rPr>
                <w:rFonts w:ascii="Times New Roman" w:hAnsi="Times New Roman"/>
                <w:b/>
              </w:rPr>
            </w:pPr>
          </w:p>
          <w:p w14:paraId="3EB1A3BE" w14:textId="77777777" w:rsidR="005E7550" w:rsidRPr="00E51F32" w:rsidRDefault="005E7550" w:rsidP="00DA541C">
            <w:pPr>
              <w:keepLines/>
              <w:widowControl w:val="0"/>
              <w:tabs>
                <w:tab w:val="left" w:pos="6237"/>
              </w:tabs>
              <w:jc w:val="center"/>
              <w:rPr>
                <w:rFonts w:ascii="Times New Roman" w:hAnsi="Times New Roman"/>
                <w:b/>
              </w:rPr>
            </w:pPr>
          </w:p>
          <w:p w14:paraId="1A75306B" w14:textId="77777777" w:rsidR="000E4B95" w:rsidRPr="00E51F32" w:rsidRDefault="000E4B95" w:rsidP="00DA541C">
            <w:pPr>
              <w:keepLines/>
              <w:widowControl w:val="0"/>
              <w:tabs>
                <w:tab w:val="left" w:pos="6237"/>
              </w:tabs>
              <w:jc w:val="center"/>
              <w:rPr>
                <w:rFonts w:ascii="Times New Roman" w:hAnsi="Times New Roman"/>
                <w:b/>
              </w:rPr>
            </w:pPr>
          </w:p>
          <w:p w14:paraId="3FE374A8" w14:textId="77777777" w:rsidR="005E7550" w:rsidRPr="00E51F32" w:rsidRDefault="005E7550" w:rsidP="00DA541C">
            <w:pPr>
              <w:keepLines/>
              <w:widowControl w:val="0"/>
              <w:tabs>
                <w:tab w:val="left" w:pos="6237"/>
              </w:tabs>
              <w:jc w:val="center"/>
              <w:rPr>
                <w:rFonts w:ascii="Times New Roman" w:hAnsi="Times New Roman"/>
                <w:b/>
              </w:rPr>
            </w:pPr>
          </w:p>
          <w:p w14:paraId="1B791C23" w14:textId="77777777" w:rsidR="002246B4" w:rsidRPr="00E51F32" w:rsidRDefault="002246B4" w:rsidP="002246B4">
            <w:pPr>
              <w:keepLines/>
              <w:widowControl w:val="0"/>
              <w:tabs>
                <w:tab w:val="left" w:pos="4933"/>
              </w:tabs>
              <w:jc w:val="center"/>
              <w:rPr>
                <w:rFonts w:ascii="Times New Roman" w:hAnsi="Times New Roman"/>
                <w:lang w:val="pl-PL"/>
              </w:rPr>
            </w:pPr>
            <w:r w:rsidRPr="00E51F32">
              <w:rPr>
                <w:rFonts w:ascii="Times New Roman" w:hAnsi="Times New Roman"/>
                <w:lang w:val="pl-PL"/>
              </w:rPr>
              <w:t xml:space="preserve">Bởi/ </w:t>
            </w:r>
            <w:r w:rsidRPr="00E51F32">
              <w:rPr>
                <w:rFonts w:ascii="Times New Roman" w:hAnsi="Times New Roman"/>
                <w:i/>
                <w:iCs/>
                <w:lang w:val="pl-PL"/>
              </w:rPr>
              <w:t>By:</w:t>
            </w:r>
            <w:r w:rsidRPr="00E51F32">
              <w:rPr>
                <w:rFonts w:ascii="Times New Roman" w:hAnsi="Times New Roman"/>
                <w:lang w:val="pl-PL"/>
              </w:rPr>
              <w:t xml:space="preserve"> </w:t>
            </w:r>
            <w:r w:rsidRPr="00E51F32">
              <w:rPr>
                <w:rFonts w:ascii="Times New Roman" w:hAnsi="Times New Roman"/>
                <w:bCs/>
                <w:lang w:val="pl-PL"/>
              </w:rPr>
              <w:t>MAI THANH THẢO UYÊN</w:t>
            </w:r>
          </w:p>
          <w:p w14:paraId="103932B9" w14:textId="77777777" w:rsidR="002246B4" w:rsidRPr="00E51F32" w:rsidRDefault="002246B4" w:rsidP="002246B4">
            <w:pPr>
              <w:keepLines/>
              <w:widowControl w:val="0"/>
              <w:tabs>
                <w:tab w:val="left" w:pos="6237"/>
              </w:tabs>
              <w:jc w:val="center"/>
              <w:rPr>
                <w:rFonts w:ascii="Times New Roman" w:hAnsi="Times New Roman"/>
                <w:lang w:val="pl-PL"/>
              </w:rPr>
            </w:pPr>
            <w:r w:rsidRPr="00E51F32">
              <w:rPr>
                <w:rFonts w:ascii="Times New Roman" w:hAnsi="Times New Roman"/>
                <w:lang w:val="pl-PL"/>
              </w:rPr>
              <w:t xml:space="preserve">Chức vụ: </w:t>
            </w:r>
            <w:r w:rsidRPr="00E51F32">
              <w:rPr>
                <w:rFonts w:ascii="Times New Roman" w:hAnsi="Times New Roman"/>
                <w:bCs/>
                <w:lang w:val="pl-PL"/>
              </w:rPr>
              <w:t>Tổng Giám Đốc</w:t>
            </w:r>
            <w:r w:rsidRPr="00E51F32" w:rsidDel="00A44C3B">
              <w:rPr>
                <w:rFonts w:ascii="Times New Roman" w:hAnsi="Times New Roman"/>
                <w:bCs/>
                <w:lang w:val="pl-PL"/>
              </w:rPr>
              <w:t xml:space="preserve"> </w:t>
            </w:r>
          </w:p>
          <w:p w14:paraId="311DEB89" w14:textId="7D5BAC09" w:rsidR="005E7550" w:rsidRPr="00E51F32" w:rsidRDefault="002246B4" w:rsidP="002246B4">
            <w:pPr>
              <w:keepLines/>
              <w:widowControl w:val="0"/>
              <w:tabs>
                <w:tab w:val="left" w:pos="6237"/>
              </w:tabs>
              <w:jc w:val="center"/>
              <w:rPr>
                <w:rFonts w:ascii="Times New Roman" w:hAnsi="Times New Roman"/>
                <w:bCs/>
                <w:i/>
                <w:iCs/>
                <w:lang w:val="pl-PL"/>
              </w:rPr>
            </w:pPr>
            <w:r w:rsidRPr="00E51F32">
              <w:rPr>
                <w:rFonts w:ascii="Times New Roman" w:hAnsi="Times New Roman"/>
                <w:bCs/>
                <w:i/>
                <w:iCs/>
                <w:lang w:val="pl-PL"/>
              </w:rPr>
              <w:t>Title: General Director</w:t>
            </w:r>
          </w:p>
        </w:tc>
      </w:tr>
      <w:bookmarkEnd w:id="221"/>
    </w:tbl>
    <w:p w14:paraId="4F2241FB" w14:textId="77777777" w:rsidR="005B3377" w:rsidRPr="00E51F32" w:rsidRDefault="005B3377" w:rsidP="00DA541C">
      <w:pPr>
        <w:keepNext/>
        <w:widowControl w:val="0"/>
        <w:jc w:val="both"/>
        <w:rPr>
          <w:rFonts w:ascii="Times New Roman" w:hAnsi="Times New Roman"/>
          <w:b/>
          <w:bCs/>
        </w:rPr>
      </w:pPr>
    </w:p>
    <w:p w14:paraId="704A2062" w14:textId="4194B250" w:rsidR="007305AA" w:rsidRPr="00E51F32" w:rsidRDefault="005B3377" w:rsidP="00DA541C">
      <w:pPr>
        <w:keepNext/>
        <w:widowControl w:val="0"/>
        <w:jc w:val="center"/>
        <w:rPr>
          <w:rFonts w:ascii="Times New Roman" w:hAnsi="Times New Roman"/>
          <w:b/>
          <w:bCs/>
        </w:rPr>
      </w:pPr>
      <w:r w:rsidRPr="00E51F32">
        <w:rPr>
          <w:rFonts w:ascii="Times New Roman" w:hAnsi="Times New Roman"/>
          <w:b/>
          <w:bCs/>
        </w:rPr>
        <w:br w:type="page"/>
      </w:r>
      <w:bookmarkStart w:id="222" w:name="_Hlk167802021"/>
      <w:bookmarkStart w:id="223" w:name="_Hlk38437357"/>
      <w:r w:rsidR="007305AA" w:rsidRPr="00E51F32">
        <w:rPr>
          <w:rFonts w:ascii="Times New Roman" w:hAnsi="Times New Roman"/>
          <w:b/>
          <w:bCs/>
        </w:rPr>
        <w:lastRenderedPageBreak/>
        <w:t xml:space="preserve">PHỤ LỤC 1:  ĐẶC ĐIỂM CỦA </w:t>
      </w:r>
      <w:r w:rsidR="00CD1628" w:rsidRPr="00E51F32">
        <w:rPr>
          <w:rFonts w:ascii="Times New Roman" w:hAnsi="Times New Roman"/>
          <w:b/>
          <w:bCs/>
        </w:rPr>
        <w:t>HÀNG HÓA</w:t>
      </w:r>
    </w:p>
    <w:p w14:paraId="230B33F1" w14:textId="40B8E2BA" w:rsidR="00D02197" w:rsidRPr="00E51F32" w:rsidRDefault="00D02197" w:rsidP="00DA541C">
      <w:pPr>
        <w:keepNext/>
        <w:widowControl w:val="0"/>
        <w:jc w:val="center"/>
        <w:rPr>
          <w:rFonts w:ascii="Times New Roman" w:hAnsi="Times New Roman"/>
          <w:b/>
          <w:bCs/>
          <w:i/>
          <w:iCs/>
        </w:rPr>
      </w:pPr>
      <w:r w:rsidRPr="00E51F32">
        <w:rPr>
          <w:rFonts w:ascii="Times New Roman" w:hAnsi="Times New Roman"/>
          <w:b/>
          <w:bCs/>
          <w:i/>
          <w:iCs/>
        </w:rPr>
        <w:t xml:space="preserve">APPENDIX 1: </w:t>
      </w:r>
      <w:bookmarkStart w:id="224" w:name="_Hlk167802329"/>
      <w:r w:rsidRPr="00E51F32">
        <w:rPr>
          <w:rFonts w:ascii="Times New Roman" w:hAnsi="Times New Roman"/>
          <w:b/>
          <w:bCs/>
          <w:i/>
          <w:iCs/>
        </w:rPr>
        <w:t>SPECIFICATION</w:t>
      </w:r>
      <w:bookmarkEnd w:id="224"/>
      <w:r w:rsidRPr="00E51F32">
        <w:rPr>
          <w:rFonts w:ascii="Times New Roman" w:hAnsi="Times New Roman"/>
          <w:b/>
          <w:bCs/>
          <w:i/>
          <w:iCs/>
        </w:rPr>
        <w:t xml:space="preserve"> OF PRODUCTS</w:t>
      </w:r>
    </w:p>
    <w:p w14:paraId="4319B118" w14:textId="77777777" w:rsidR="006C4C9F" w:rsidRPr="00E51F32" w:rsidRDefault="006C4C9F" w:rsidP="00DA541C">
      <w:pPr>
        <w:keepNext/>
        <w:widowControl w:val="0"/>
        <w:jc w:val="center"/>
        <w:rPr>
          <w:rFonts w:ascii="Times New Roman" w:hAnsi="Times New Roman"/>
          <w:b/>
          <w:bCs/>
          <w:i/>
          <w:iCs/>
        </w:rPr>
      </w:pPr>
    </w:p>
    <w:tbl>
      <w:tblPr>
        <w:tblW w:w="101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5"/>
        <w:gridCol w:w="3714"/>
        <w:gridCol w:w="678"/>
        <w:gridCol w:w="679"/>
        <w:gridCol w:w="1305"/>
        <w:gridCol w:w="783"/>
        <w:gridCol w:w="1350"/>
        <w:gridCol w:w="1061"/>
        <w:gridCol w:w="10"/>
      </w:tblGrid>
      <w:tr w:rsidR="00083350" w:rsidRPr="00E51F32" w14:paraId="566D43F1" w14:textId="77777777" w:rsidTr="00CB245B">
        <w:trPr>
          <w:gridAfter w:val="1"/>
          <w:wAfter w:w="10" w:type="dxa"/>
          <w:trHeight w:val="520"/>
          <w:ins w:id="225" w:author="HIEN" w:date="2025-12-05T17:33:00Z"/>
        </w:trPr>
        <w:tc>
          <w:tcPr>
            <w:tcW w:w="605" w:type="dxa"/>
            <w:shd w:val="clear" w:color="000000" w:fill="CC99FF"/>
            <w:vAlign w:val="center"/>
            <w:hideMark/>
          </w:tcPr>
          <w:bookmarkEnd w:id="222"/>
          <w:p w14:paraId="0820B089" w14:textId="77777777" w:rsidR="00F96333" w:rsidRPr="00E51F32" w:rsidRDefault="00F96333" w:rsidP="00D34BFC">
            <w:pPr>
              <w:jc w:val="center"/>
              <w:rPr>
                <w:ins w:id="226" w:author="HIEN" w:date="2025-12-05T17:33:00Z" w16du:dateUtc="2025-12-05T10:33:00Z"/>
                <w:rFonts w:ascii="Times New Roman" w:eastAsia="Times New Roman" w:hAnsi="Times New Roman"/>
                <w:b/>
                <w:bCs/>
              </w:rPr>
            </w:pPr>
            <w:ins w:id="227" w:author="HIEN" w:date="2025-12-05T17:33:00Z" w16du:dateUtc="2025-12-05T10:33:00Z">
              <w:r w:rsidRPr="00E51F32">
                <w:rPr>
                  <w:rFonts w:ascii="Times New Roman" w:eastAsia="Times New Roman" w:hAnsi="Times New Roman"/>
                  <w:b/>
                  <w:bCs/>
                </w:rPr>
                <w:t>STT</w:t>
              </w:r>
            </w:ins>
          </w:p>
        </w:tc>
        <w:tc>
          <w:tcPr>
            <w:tcW w:w="3714" w:type="dxa"/>
            <w:shd w:val="clear" w:color="000000" w:fill="CC99FF"/>
            <w:vAlign w:val="center"/>
            <w:hideMark/>
          </w:tcPr>
          <w:p w14:paraId="16215727" w14:textId="77777777" w:rsidR="00F96333" w:rsidRPr="00E51F32" w:rsidRDefault="00F96333" w:rsidP="00D34BFC">
            <w:pPr>
              <w:jc w:val="center"/>
              <w:rPr>
                <w:ins w:id="228" w:author="HIEN" w:date="2025-12-05T17:33:00Z" w16du:dateUtc="2025-12-05T10:33:00Z"/>
                <w:rFonts w:ascii="Times New Roman" w:eastAsia="Times New Roman" w:hAnsi="Times New Roman"/>
                <w:b/>
                <w:bCs/>
              </w:rPr>
            </w:pPr>
            <w:ins w:id="229" w:author="HIEN" w:date="2025-12-05T17:33:00Z" w16du:dateUtc="2025-12-05T10:33:00Z">
              <w:r w:rsidRPr="00E51F32">
                <w:rPr>
                  <w:rFonts w:ascii="Times New Roman" w:eastAsia="Times New Roman" w:hAnsi="Times New Roman"/>
                  <w:b/>
                  <w:bCs/>
                </w:rPr>
                <w:t>MÔ TẢ</w:t>
              </w:r>
            </w:ins>
          </w:p>
        </w:tc>
        <w:tc>
          <w:tcPr>
            <w:tcW w:w="678" w:type="dxa"/>
            <w:shd w:val="clear" w:color="000000" w:fill="CC99FF"/>
            <w:vAlign w:val="center"/>
            <w:hideMark/>
          </w:tcPr>
          <w:p w14:paraId="181926A5" w14:textId="77777777" w:rsidR="00F96333" w:rsidRPr="00E51F32" w:rsidRDefault="00F96333" w:rsidP="00D34BFC">
            <w:pPr>
              <w:jc w:val="center"/>
              <w:rPr>
                <w:ins w:id="230" w:author="HIEN" w:date="2025-12-05T17:33:00Z" w16du:dateUtc="2025-12-05T10:33:00Z"/>
                <w:rFonts w:ascii="Times New Roman" w:eastAsia="Times New Roman" w:hAnsi="Times New Roman"/>
                <w:b/>
                <w:bCs/>
              </w:rPr>
            </w:pPr>
            <w:ins w:id="231" w:author="HIEN" w:date="2025-12-05T17:33:00Z" w16du:dateUtc="2025-12-05T10:33:00Z">
              <w:r w:rsidRPr="00E51F32">
                <w:rPr>
                  <w:rFonts w:ascii="Times New Roman" w:eastAsia="Times New Roman" w:hAnsi="Times New Roman"/>
                  <w:b/>
                  <w:bCs/>
                </w:rPr>
                <w:t>SL</w:t>
              </w:r>
            </w:ins>
          </w:p>
        </w:tc>
        <w:tc>
          <w:tcPr>
            <w:tcW w:w="679" w:type="dxa"/>
            <w:shd w:val="clear" w:color="000000" w:fill="CC99FF"/>
            <w:vAlign w:val="center"/>
            <w:hideMark/>
          </w:tcPr>
          <w:p w14:paraId="17EC599E" w14:textId="77777777" w:rsidR="00F96333" w:rsidRPr="00E51F32" w:rsidRDefault="00F96333" w:rsidP="00D34BFC">
            <w:pPr>
              <w:jc w:val="center"/>
              <w:rPr>
                <w:ins w:id="232" w:author="HIEN" w:date="2025-12-05T17:33:00Z" w16du:dateUtc="2025-12-05T10:33:00Z"/>
                <w:rFonts w:ascii="Times New Roman" w:eastAsia="Times New Roman" w:hAnsi="Times New Roman"/>
                <w:b/>
                <w:bCs/>
              </w:rPr>
            </w:pPr>
            <w:ins w:id="233" w:author="HIEN" w:date="2025-12-05T17:33:00Z" w16du:dateUtc="2025-12-05T10:33:00Z">
              <w:r w:rsidRPr="00E51F32">
                <w:rPr>
                  <w:rFonts w:ascii="Times New Roman" w:eastAsia="Times New Roman" w:hAnsi="Times New Roman"/>
                  <w:b/>
                  <w:bCs/>
                </w:rPr>
                <w:t>ĐVT</w:t>
              </w:r>
            </w:ins>
          </w:p>
        </w:tc>
        <w:tc>
          <w:tcPr>
            <w:tcW w:w="1305" w:type="dxa"/>
            <w:shd w:val="clear" w:color="000000" w:fill="CC99FF"/>
            <w:vAlign w:val="center"/>
            <w:hideMark/>
          </w:tcPr>
          <w:p w14:paraId="6136B56C" w14:textId="77777777" w:rsidR="00F96333" w:rsidRPr="00E51F32" w:rsidRDefault="00F96333" w:rsidP="00D34BFC">
            <w:pPr>
              <w:jc w:val="center"/>
              <w:rPr>
                <w:ins w:id="234" w:author="HIEN" w:date="2025-12-05T17:33:00Z" w16du:dateUtc="2025-12-05T10:33:00Z"/>
                <w:rFonts w:ascii="Times New Roman" w:eastAsia="Times New Roman" w:hAnsi="Times New Roman"/>
                <w:b/>
                <w:bCs/>
              </w:rPr>
            </w:pPr>
            <w:ins w:id="235" w:author="HIEN" w:date="2025-12-05T17:33:00Z" w16du:dateUtc="2025-12-05T10:33:00Z">
              <w:r w:rsidRPr="00E51F32">
                <w:rPr>
                  <w:rFonts w:ascii="Times New Roman" w:eastAsia="Times New Roman" w:hAnsi="Times New Roman"/>
                  <w:b/>
                  <w:bCs/>
                </w:rPr>
                <w:t>ĐƠN GIÁ</w:t>
              </w:r>
              <w:r w:rsidRPr="00E51F32">
                <w:rPr>
                  <w:rFonts w:ascii="Times New Roman" w:eastAsia="Times New Roman" w:hAnsi="Times New Roman"/>
                  <w:b/>
                  <w:bCs/>
                </w:rPr>
                <w:br/>
                <w:t>(VNĐ)</w:t>
              </w:r>
            </w:ins>
          </w:p>
        </w:tc>
        <w:tc>
          <w:tcPr>
            <w:tcW w:w="783" w:type="dxa"/>
            <w:shd w:val="clear" w:color="000000" w:fill="CC99FF"/>
            <w:vAlign w:val="center"/>
            <w:hideMark/>
          </w:tcPr>
          <w:p w14:paraId="0ADAE4D4" w14:textId="77777777" w:rsidR="00F96333" w:rsidRPr="00E51F32" w:rsidRDefault="00F96333" w:rsidP="00D34BFC">
            <w:pPr>
              <w:jc w:val="center"/>
              <w:rPr>
                <w:ins w:id="236" w:author="HIEN" w:date="2025-12-05T17:33:00Z" w16du:dateUtc="2025-12-05T10:33:00Z"/>
                <w:rFonts w:ascii="Times New Roman" w:eastAsia="Times New Roman" w:hAnsi="Times New Roman"/>
                <w:b/>
                <w:bCs/>
              </w:rPr>
            </w:pPr>
            <w:proofErr w:type="spellStart"/>
            <w:ins w:id="237" w:author="HIEN" w:date="2025-12-05T17:33:00Z" w16du:dateUtc="2025-12-05T10:33:00Z">
              <w:r w:rsidRPr="00E51F32">
                <w:rPr>
                  <w:rFonts w:ascii="Times New Roman" w:eastAsia="Times New Roman" w:hAnsi="Times New Roman"/>
                  <w:b/>
                  <w:bCs/>
                </w:rPr>
                <w:t>Thuế</w:t>
              </w:r>
              <w:proofErr w:type="spellEnd"/>
              <w:r w:rsidRPr="00E51F32">
                <w:rPr>
                  <w:rFonts w:ascii="Times New Roman" w:eastAsia="Times New Roman" w:hAnsi="Times New Roman"/>
                  <w:b/>
                  <w:bCs/>
                </w:rPr>
                <w:br/>
                <w:t>(%)</w:t>
              </w:r>
            </w:ins>
          </w:p>
        </w:tc>
        <w:tc>
          <w:tcPr>
            <w:tcW w:w="1350" w:type="dxa"/>
            <w:shd w:val="clear" w:color="000000" w:fill="CC99FF"/>
            <w:vAlign w:val="center"/>
            <w:hideMark/>
          </w:tcPr>
          <w:p w14:paraId="0A893E69" w14:textId="77777777" w:rsidR="00F96333" w:rsidRPr="00E51F32" w:rsidRDefault="00F96333" w:rsidP="00D34BFC">
            <w:pPr>
              <w:jc w:val="center"/>
              <w:rPr>
                <w:ins w:id="238" w:author="HIEN" w:date="2025-12-05T17:33:00Z" w16du:dateUtc="2025-12-05T10:33:00Z"/>
                <w:rFonts w:ascii="Times New Roman" w:eastAsia="Times New Roman" w:hAnsi="Times New Roman"/>
                <w:b/>
                <w:bCs/>
              </w:rPr>
            </w:pPr>
            <w:ins w:id="239" w:author="HIEN" w:date="2025-12-05T17:33:00Z" w16du:dateUtc="2025-12-05T10:33:00Z">
              <w:r w:rsidRPr="00E51F32">
                <w:rPr>
                  <w:rFonts w:ascii="Times New Roman" w:eastAsia="Times New Roman" w:hAnsi="Times New Roman"/>
                  <w:b/>
                  <w:bCs/>
                </w:rPr>
                <w:t xml:space="preserve">THÀNH TIỀN </w:t>
              </w:r>
              <w:r w:rsidRPr="00E51F32">
                <w:rPr>
                  <w:rFonts w:ascii="Times New Roman" w:eastAsia="Times New Roman" w:hAnsi="Times New Roman"/>
                  <w:b/>
                  <w:bCs/>
                </w:rPr>
                <w:br/>
                <w:t>(</w:t>
              </w:r>
              <w:proofErr w:type="spellStart"/>
              <w:r w:rsidRPr="00E51F32">
                <w:rPr>
                  <w:rFonts w:ascii="Times New Roman" w:eastAsia="Times New Roman" w:hAnsi="Times New Roman"/>
                  <w:b/>
                  <w:bCs/>
                </w:rPr>
                <w:t>Đã</w:t>
              </w:r>
              <w:proofErr w:type="spellEnd"/>
              <w:r w:rsidRPr="00E51F32">
                <w:rPr>
                  <w:rFonts w:ascii="Times New Roman" w:eastAsia="Times New Roman" w:hAnsi="Times New Roman"/>
                  <w:b/>
                  <w:bCs/>
                </w:rPr>
                <w:t xml:space="preserve"> VAT)</w:t>
              </w:r>
            </w:ins>
          </w:p>
        </w:tc>
        <w:tc>
          <w:tcPr>
            <w:tcW w:w="1061" w:type="dxa"/>
            <w:shd w:val="clear" w:color="000000" w:fill="CC99FF"/>
            <w:vAlign w:val="center"/>
            <w:hideMark/>
          </w:tcPr>
          <w:p w14:paraId="4E2BE7C2" w14:textId="77777777" w:rsidR="00F96333" w:rsidRPr="00E51F32" w:rsidRDefault="00F96333" w:rsidP="00D34BFC">
            <w:pPr>
              <w:jc w:val="center"/>
              <w:rPr>
                <w:ins w:id="240" w:author="HIEN" w:date="2025-12-05T17:33:00Z" w16du:dateUtc="2025-12-05T10:33:00Z"/>
                <w:rFonts w:ascii="Times New Roman" w:eastAsia="Times New Roman" w:hAnsi="Times New Roman"/>
                <w:b/>
                <w:bCs/>
              </w:rPr>
            </w:pPr>
            <w:ins w:id="241" w:author="HIEN" w:date="2025-12-05T17:33:00Z" w16du:dateUtc="2025-12-05T10:33:00Z">
              <w:r w:rsidRPr="00E51F32">
                <w:rPr>
                  <w:rFonts w:ascii="Times New Roman" w:eastAsia="Times New Roman" w:hAnsi="Times New Roman"/>
                  <w:b/>
                  <w:bCs/>
                </w:rPr>
                <w:t>THỜI HẠN BẢO HÀNH</w:t>
              </w:r>
            </w:ins>
          </w:p>
        </w:tc>
      </w:tr>
      <w:tr w:rsidR="00083350" w:rsidRPr="00E51F32" w14:paraId="072D64FF" w14:textId="77777777" w:rsidTr="00CB245B">
        <w:trPr>
          <w:gridAfter w:val="1"/>
          <w:wAfter w:w="10" w:type="dxa"/>
          <w:trHeight w:val="300"/>
          <w:ins w:id="242" w:author="HIEN" w:date="2025-12-05T17:33:00Z"/>
        </w:trPr>
        <w:tc>
          <w:tcPr>
            <w:tcW w:w="605" w:type="dxa"/>
            <w:shd w:val="clear" w:color="000000" w:fill="FFFF00"/>
            <w:noWrap/>
            <w:vAlign w:val="center"/>
            <w:hideMark/>
          </w:tcPr>
          <w:p w14:paraId="38D44A32" w14:textId="77777777" w:rsidR="00F96333" w:rsidRPr="00E51F32" w:rsidRDefault="00F96333" w:rsidP="00D34BFC">
            <w:pPr>
              <w:jc w:val="center"/>
              <w:rPr>
                <w:ins w:id="243" w:author="HIEN" w:date="2025-12-05T17:33:00Z" w16du:dateUtc="2025-12-05T10:33:00Z"/>
                <w:rFonts w:ascii="Times New Roman" w:eastAsia="Times New Roman" w:hAnsi="Times New Roman"/>
              </w:rPr>
            </w:pPr>
            <w:ins w:id="244" w:author="HIEN" w:date="2025-12-05T17:33:00Z" w16du:dateUtc="2025-12-05T10:33:00Z">
              <w:r w:rsidRPr="00E51F32">
                <w:rPr>
                  <w:rFonts w:ascii="Times New Roman" w:eastAsia="Times New Roman" w:hAnsi="Times New Roman"/>
                </w:rPr>
                <w:t> </w:t>
              </w:r>
            </w:ins>
          </w:p>
        </w:tc>
        <w:tc>
          <w:tcPr>
            <w:tcW w:w="3714" w:type="dxa"/>
            <w:shd w:val="clear" w:color="000000" w:fill="FFFF00"/>
            <w:vAlign w:val="center"/>
            <w:hideMark/>
          </w:tcPr>
          <w:p w14:paraId="5C836DAC" w14:textId="77777777" w:rsidR="00F96333" w:rsidRPr="00E51F32" w:rsidRDefault="00F96333" w:rsidP="00D34BFC">
            <w:pPr>
              <w:jc w:val="center"/>
              <w:rPr>
                <w:ins w:id="245" w:author="HIEN" w:date="2025-12-05T17:33:00Z" w16du:dateUtc="2025-12-05T10:33:00Z"/>
                <w:rFonts w:ascii="Times New Roman" w:eastAsia="Times New Roman" w:hAnsi="Times New Roman"/>
              </w:rPr>
            </w:pPr>
            <w:ins w:id="246" w:author="HIEN" w:date="2025-12-05T17:33:00Z" w16du:dateUtc="2025-12-05T10:33:00Z">
              <w:r w:rsidRPr="00E51F32">
                <w:rPr>
                  <w:rFonts w:ascii="Times New Roman" w:eastAsia="Times New Roman" w:hAnsi="Times New Roman"/>
                </w:rPr>
                <w:t> </w:t>
              </w:r>
            </w:ins>
          </w:p>
        </w:tc>
        <w:tc>
          <w:tcPr>
            <w:tcW w:w="678" w:type="dxa"/>
            <w:shd w:val="clear" w:color="000000" w:fill="FFFF00"/>
            <w:vAlign w:val="center"/>
            <w:hideMark/>
          </w:tcPr>
          <w:p w14:paraId="391354D3" w14:textId="77777777" w:rsidR="00F96333" w:rsidRPr="00E51F32" w:rsidRDefault="00F96333" w:rsidP="00D34BFC">
            <w:pPr>
              <w:jc w:val="center"/>
              <w:rPr>
                <w:ins w:id="247" w:author="HIEN" w:date="2025-12-05T17:33:00Z" w16du:dateUtc="2025-12-05T10:33:00Z"/>
                <w:rFonts w:ascii="Times New Roman" w:eastAsia="Times New Roman" w:hAnsi="Times New Roman"/>
              </w:rPr>
            </w:pPr>
            <w:ins w:id="248" w:author="HIEN" w:date="2025-12-05T17:33:00Z" w16du:dateUtc="2025-12-05T10:33:00Z">
              <w:r w:rsidRPr="00E51F32">
                <w:rPr>
                  <w:rFonts w:ascii="Times New Roman" w:eastAsia="Times New Roman" w:hAnsi="Times New Roman"/>
                </w:rPr>
                <w:t> </w:t>
              </w:r>
            </w:ins>
          </w:p>
        </w:tc>
        <w:tc>
          <w:tcPr>
            <w:tcW w:w="679" w:type="dxa"/>
            <w:shd w:val="clear" w:color="000000" w:fill="FFFF00"/>
            <w:noWrap/>
            <w:vAlign w:val="center"/>
            <w:hideMark/>
          </w:tcPr>
          <w:p w14:paraId="35A9E75D" w14:textId="77777777" w:rsidR="00F96333" w:rsidRPr="00E51F32" w:rsidRDefault="00F96333" w:rsidP="00D34BFC">
            <w:pPr>
              <w:jc w:val="center"/>
              <w:rPr>
                <w:ins w:id="249" w:author="HIEN" w:date="2025-12-05T17:33:00Z" w16du:dateUtc="2025-12-05T10:33:00Z"/>
                <w:rFonts w:ascii="Times New Roman" w:eastAsia="Times New Roman" w:hAnsi="Times New Roman"/>
              </w:rPr>
            </w:pPr>
            <w:ins w:id="250" w:author="HIEN" w:date="2025-12-05T17:33:00Z" w16du:dateUtc="2025-12-05T10:33:00Z">
              <w:r w:rsidRPr="00E51F32">
                <w:rPr>
                  <w:rFonts w:ascii="Times New Roman" w:eastAsia="Times New Roman" w:hAnsi="Times New Roman"/>
                </w:rPr>
                <w:t> </w:t>
              </w:r>
            </w:ins>
          </w:p>
        </w:tc>
        <w:tc>
          <w:tcPr>
            <w:tcW w:w="1305" w:type="dxa"/>
            <w:shd w:val="clear" w:color="000000" w:fill="FFFF00"/>
            <w:noWrap/>
            <w:vAlign w:val="center"/>
            <w:hideMark/>
          </w:tcPr>
          <w:p w14:paraId="521DA3EA" w14:textId="77777777" w:rsidR="00F96333" w:rsidRPr="00E51F32" w:rsidRDefault="00F96333" w:rsidP="00D34BFC">
            <w:pPr>
              <w:jc w:val="right"/>
              <w:rPr>
                <w:ins w:id="251" w:author="HIEN" w:date="2025-12-05T17:33:00Z" w16du:dateUtc="2025-12-05T10:33:00Z"/>
                <w:rFonts w:ascii="Times New Roman" w:eastAsia="Times New Roman" w:hAnsi="Times New Roman"/>
              </w:rPr>
            </w:pPr>
            <w:ins w:id="252" w:author="HIEN" w:date="2025-12-05T17:33:00Z" w16du:dateUtc="2025-12-05T10:33:00Z">
              <w:r w:rsidRPr="00E51F32">
                <w:rPr>
                  <w:rFonts w:ascii="Times New Roman" w:eastAsia="Times New Roman" w:hAnsi="Times New Roman"/>
                </w:rPr>
                <w:t> </w:t>
              </w:r>
            </w:ins>
          </w:p>
        </w:tc>
        <w:tc>
          <w:tcPr>
            <w:tcW w:w="783" w:type="dxa"/>
            <w:shd w:val="clear" w:color="000000" w:fill="FFFF00"/>
            <w:noWrap/>
            <w:vAlign w:val="center"/>
            <w:hideMark/>
          </w:tcPr>
          <w:p w14:paraId="56262CA3" w14:textId="77777777" w:rsidR="00F96333" w:rsidRPr="00E51F32" w:rsidRDefault="00F96333" w:rsidP="00D34BFC">
            <w:pPr>
              <w:jc w:val="right"/>
              <w:rPr>
                <w:ins w:id="253" w:author="HIEN" w:date="2025-12-05T17:33:00Z" w16du:dateUtc="2025-12-05T10:33:00Z"/>
                <w:rFonts w:ascii="Times New Roman" w:eastAsia="Times New Roman" w:hAnsi="Times New Roman"/>
              </w:rPr>
            </w:pPr>
            <w:ins w:id="254" w:author="HIEN" w:date="2025-12-05T17:33:00Z" w16du:dateUtc="2025-12-05T10:33:00Z">
              <w:r w:rsidRPr="00E51F32">
                <w:rPr>
                  <w:rFonts w:ascii="Times New Roman" w:eastAsia="Times New Roman" w:hAnsi="Times New Roman"/>
                </w:rPr>
                <w:t> </w:t>
              </w:r>
            </w:ins>
          </w:p>
        </w:tc>
        <w:tc>
          <w:tcPr>
            <w:tcW w:w="1350" w:type="dxa"/>
            <w:shd w:val="clear" w:color="000000" w:fill="FFFF00"/>
            <w:noWrap/>
            <w:vAlign w:val="center"/>
            <w:hideMark/>
          </w:tcPr>
          <w:p w14:paraId="118B40E2" w14:textId="77777777" w:rsidR="00F96333" w:rsidRPr="00E51F32" w:rsidRDefault="00F96333" w:rsidP="00D34BFC">
            <w:pPr>
              <w:jc w:val="right"/>
              <w:rPr>
                <w:ins w:id="255" w:author="HIEN" w:date="2025-12-05T17:33:00Z" w16du:dateUtc="2025-12-05T10:33:00Z"/>
                <w:rFonts w:ascii="Times New Roman" w:eastAsia="Times New Roman" w:hAnsi="Times New Roman"/>
                <w:b/>
                <w:bCs/>
              </w:rPr>
            </w:pPr>
            <w:ins w:id="256" w:author="HIEN" w:date="2025-12-05T17:33:00Z" w16du:dateUtc="2025-12-05T10:33:00Z">
              <w:r w:rsidRPr="00E51F32">
                <w:rPr>
                  <w:rFonts w:ascii="Times New Roman" w:eastAsia="Times New Roman" w:hAnsi="Times New Roman"/>
                  <w:b/>
                  <w:bCs/>
                </w:rPr>
                <w:t> </w:t>
              </w:r>
            </w:ins>
          </w:p>
        </w:tc>
        <w:tc>
          <w:tcPr>
            <w:tcW w:w="1061" w:type="dxa"/>
            <w:shd w:val="clear" w:color="000000" w:fill="FFFF00"/>
            <w:noWrap/>
            <w:vAlign w:val="center"/>
            <w:hideMark/>
          </w:tcPr>
          <w:p w14:paraId="2644E583" w14:textId="77777777" w:rsidR="00F96333" w:rsidRPr="00E51F32" w:rsidRDefault="00F96333" w:rsidP="00D34BFC">
            <w:pPr>
              <w:jc w:val="center"/>
              <w:rPr>
                <w:ins w:id="257" w:author="HIEN" w:date="2025-12-05T17:33:00Z" w16du:dateUtc="2025-12-05T10:33:00Z"/>
                <w:rFonts w:ascii="Times New Roman" w:eastAsia="Times New Roman" w:hAnsi="Times New Roman"/>
                <w:b/>
                <w:bCs/>
              </w:rPr>
            </w:pPr>
            <w:ins w:id="258" w:author="HIEN" w:date="2025-12-05T17:33:00Z" w16du:dateUtc="2025-12-05T10:33:00Z">
              <w:r w:rsidRPr="00E51F32">
                <w:rPr>
                  <w:rFonts w:ascii="Times New Roman" w:eastAsia="Times New Roman" w:hAnsi="Times New Roman"/>
                  <w:b/>
                  <w:bCs/>
                </w:rPr>
                <w:t> </w:t>
              </w:r>
            </w:ins>
          </w:p>
        </w:tc>
      </w:tr>
      <w:tr w:rsidR="00083350" w:rsidRPr="00E51F32" w14:paraId="5DEE29E8" w14:textId="77777777" w:rsidTr="00CB245B">
        <w:trPr>
          <w:gridAfter w:val="1"/>
          <w:wAfter w:w="10" w:type="dxa"/>
          <w:trHeight w:val="440"/>
          <w:ins w:id="259" w:author="HIEN" w:date="2025-12-05T17:33:00Z"/>
        </w:trPr>
        <w:tc>
          <w:tcPr>
            <w:tcW w:w="605" w:type="dxa"/>
            <w:noWrap/>
            <w:vAlign w:val="center"/>
            <w:hideMark/>
          </w:tcPr>
          <w:p w14:paraId="7388496C" w14:textId="77777777" w:rsidR="00F96333" w:rsidRPr="00E51F32" w:rsidRDefault="00F96333" w:rsidP="00D34BFC">
            <w:pPr>
              <w:jc w:val="center"/>
              <w:rPr>
                <w:ins w:id="260" w:author="HIEN" w:date="2025-12-05T17:33:00Z" w16du:dateUtc="2025-12-05T10:33:00Z"/>
                <w:rFonts w:ascii="Times New Roman" w:eastAsia="Times New Roman" w:hAnsi="Times New Roman"/>
              </w:rPr>
            </w:pPr>
            <w:ins w:id="261" w:author="HIEN" w:date="2025-12-05T17:33:00Z" w16du:dateUtc="2025-12-05T10:33:00Z">
              <w:r w:rsidRPr="00E51F32">
                <w:rPr>
                  <w:rFonts w:ascii="Times New Roman" w:eastAsia="Times New Roman" w:hAnsi="Times New Roman"/>
                </w:rPr>
                <w:t>1</w:t>
              </w:r>
            </w:ins>
          </w:p>
        </w:tc>
        <w:tc>
          <w:tcPr>
            <w:tcW w:w="3714" w:type="dxa"/>
            <w:vAlign w:val="center"/>
            <w:hideMark/>
          </w:tcPr>
          <w:p w14:paraId="24D221FC" w14:textId="77777777" w:rsidR="00F96333" w:rsidRPr="00E51F32" w:rsidRDefault="00F96333" w:rsidP="00D34BFC">
            <w:pPr>
              <w:rPr>
                <w:ins w:id="262" w:author="HIEN" w:date="2025-12-05T17:33:00Z" w16du:dateUtc="2025-12-05T10:33:00Z"/>
                <w:rFonts w:ascii="Times New Roman" w:eastAsia="Times New Roman" w:hAnsi="Times New Roman"/>
              </w:rPr>
            </w:pPr>
            <w:proofErr w:type="spellStart"/>
            <w:ins w:id="263" w:author="HIEN" w:date="2025-12-05T17:33:00Z" w16du:dateUtc="2025-12-05T10:33:00Z">
              <w:r w:rsidRPr="00E51F32">
                <w:rPr>
                  <w:rFonts w:ascii="Times New Roman" w:eastAsia="Times New Roman" w:hAnsi="Times New Roman"/>
                </w:rPr>
                <w:t>DeskMini</w:t>
              </w:r>
              <w:proofErr w:type="spellEnd"/>
              <w:r w:rsidRPr="00E51F32">
                <w:rPr>
                  <w:rFonts w:ascii="Times New Roman" w:eastAsia="Times New Roman" w:hAnsi="Times New Roman"/>
                </w:rPr>
                <w:t xml:space="preserve"> X300 Series</w:t>
              </w:r>
            </w:ins>
          </w:p>
        </w:tc>
        <w:tc>
          <w:tcPr>
            <w:tcW w:w="678" w:type="dxa"/>
            <w:vAlign w:val="center"/>
            <w:hideMark/>
          </w:tcPr>
          <w:p w14:paraId="2C6E88EE" w14:textId="77777777" w:rsidR="00F96333" w:rsidRPr="00E51F32" w:rsidRDefault="00F96333" w:rsidP="00D34BFC">
            <w:pPr>
              <w:jc w:val="center"/>
              <w:rPr>
                <w:ins w:id="264" w:author="HIEN" w:date="2025-12-05T17:33:00Z" w16du:dateUtc="2025-12-05T10:33:00Z"/>
                <w:rFonts w:ascii="Times New Roman" w:eastAsia="Times New Roman" w:hAnsi="Times New Roman"/>
              </w:rPr>
            </w:pPr>
            <w:ins w:id="265" w:author="HIEN" w:date="2025-12-05T17:33:00Z" w16du:dateUtc="2025-12-05T10:33:00Z">
              <w:r w:rsidRPr="00E51F32">
                <w:rPr>
                  <w:rFonts w:ascii="Times New Roman" w:eastAsia="Times New Roman" w:hAnsi="Times New Roman"/>
                </w:rPr>
                <w:t>3</w:t>
              </w:r>
            </w:ins>
          </w:p>
        </w:tc>
        <w:tc>
          <w:tcPr>
            <w:tcW w:w="679" w:type="dxa"/>
            <w:noWrap/>
            <w:vAlign w:val="center"/>
            <w:hideMark/>
          </w:tcPr>
          <w:p w14:paraId="2787D7C5" w14:textId="77777777" w:rsidR="00F96333" w:rsidRPr="00E51F32" w:rsidRDefault="00F96333" w:rsidP="00D34BFC">
            <w:pPr>
              <w:jc w:val="center"/>
              <w:rPr>
                <w:ins w:id="266" w:author="HIEN" w:date="2025-12-05T17:33:00Z" w16du:dateUtc="2025-12-05T10:33:00Z"/>
                <w:rFonts w:ascii="Times New Roman" w:eastAsia="Times New Roman" w:hAnsi="Times New Roman"/>
              </w:rPr>
            </w:pPr>
            <w:proofErr w:type="spellStart"/>
            <w:ins w:id="267"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216D7B15" w14:textId="77777777" w:rsidR="00F96333" w:rsidRPr="00E51F32" w:rsidRDefault="00F96333" w:rsidP="00D34BFC">
            <w:pPr>
              <w:jc w:val="right"/>
              <w:rPr>
                <w:ins w:id="268" w:author="HIEN" w:date="2025-12-05T17:33:00Z" w16du:dateUtc="2025-12-05T10:33:00Z"/>
                <w:rFonts w:ascii="Times New Roman" w:eastAsia="Times New Roman" w:hAnsi="Times New Roman"/>
              </w:rPr>
            </w:pPr>
            <w:ins w:id="269" w:author="HIEN" w:date="2025-12-05T17:33:00Z" w16du:dateUtc="2025-12-05T10:33:00Z">
              <w:r w:rsidRPr="00E51F32">
                <w:rPr>
                  <w:rFonts w:ascii="Times New Roman" w:eastAsia="Times New Roman" w:hAnsi="Times New Roman"/>
                </w:rPr>
                <w:t xml:space="preserve">  </w:t>
              </w:r>
              <w:del w:id="270" w:author="Việt Nguyễn" w:date="2025-12-06T10:50:00Z" w16du:dateUtc="2025-12-06T03:50:00Z">
                <w:r w:rsidRPr="00E51F32" w:rsidDel="008A5F92">
                  <w:rPr>
                    <w:rFonts w:ascii="Times New Roman" w:eastAsia="Times New Roman" w:hAnsi="Times New Roman"/>
                  </w:rPr>
                  <w:delText xml:space="preserve"> </w:delText>
                </w:r>
              </w:del>
              <w:del w:id="271" w:author="Việt Nguyễn" w:date="2025-12-06T10:46:00Z" w16du:dateUtc="2025-12-06T03:46: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3,740,000 </w:t>
              </w:r>
            </w:ins>
          </w:p>
        </w:tc>
        <w:tc>
          <w:tcPr>
            <w:tcW w:w="783" w:type="dxa"/>
            <w:noWrap/>
            <w:vAlign w:val="center"/>
            <w:hideMark/>
          </w:tcPr>
          <w:p w14:paraId="0017984B" w14:textId="77777777" w:rsidR="00F96333" w:rsidRPr="00E51F32" w:rsidRDefault="00F96333" w:rsidP="00D34BFC">
            <w:pPr>
              <w:jc w:val="center"/>
              <w:rPr>
                <w:ins w:id="272" w:author="HIEN" w:date="2025-12-05T17:33:00Z" w16du:dateUtc="2025-12-05T10:33:00Z"/>
                <w:rFonts w:ascii="Times New Roman" w:eastAsia="Times New Roman" w:hAnsi="Times New Roman"/>
              </w:rPr>
            </w:pPr>
            <w:ins w:id="273" w:author="HIEN" w:date="2025-12-05T17:33:00Z" w16du:dateUtc="2025-12-05T10:33:00Z">
              <w:r w:rsidRPr="00E51F32">
                <w:rPr>
                  <w:rFonts w:ascii="Times New Roman" w:eastAsia="Times New Roman" w:hAnsi="Times New Roman"/>
                </w:rPr>
                <w:t>8%</w:t>
              </w:r>
            </w:ins>
          </w:p>
        </w:tc>
        <w:tc>
          <w:tcPr>
            <w:tcW w:w="1350" w:type="dxa"/>
            <w:noWrap/>
            <w:vAlign w:val="center"/>
            <w:hideMark/>
          </w:tcPr>
          <w:p w14:paraId="243A298C" w14:textId="77777777" w:rsidR="00F96333" w:rsidRPr="00E51F32" w:rsidRDefault="00F96333" w:rsidP="00D34BFC">
            <w:pPr>
              <w:jc w:val="right"/>
              <w:rPr>
                <w:ins w:id="274" w:author="HIEN" w:date="2025-12-05T17:33:00Z" w16du:dateUtc="2025-12-05T10:33:00Z"/>
                <w:rFonts w:ascii="Times New Roman" w:eastAsia="Times New Roman" w:hAnsi="Times New Roman"/>
                <w:b/>
                <w:bCs/>
              </w:rPr>
            </w:pPr>
            <w:ins w:id="275" w:author="HIEN" w:date="2025-12-05T17:33:00Z" w16du:dateUtc="2025-12-05T10:33:00Z">
              <w:r w:rsidRPr="00E51F32">
                <w:rPr>
                  <w:rFonts w:ascii="Times New Roman" w:eastAsia="Times New Roman" w:hAnsi="Times New Roman"/>
                  <w:b/>
                  <w:bCs/>
                </w:rPr>
                <w:t>12,117,600</w:t>
              </w:r>
            </w:ins>
          </w:p>
        </w:tc>
        <w:tc>
          <w:tcPr>
            <w:tcW w:w="1061" w:type="dxa"/>
            <w:vAlign w:val="center"/>
            <w:hideMark/>
          </w:tcPr>
          <w:p w14:paraId="6658B175" w14:textId="77777777" w:rsidR="00F96333" w:rsidRPr="00E51F32" w:rsidRDefault="00F96333" w:rsidP="00D34BFC">
            <w:pPr>
              <w:jc w:val="center"/>
              <w:rPr>
                <w:ins w:id="276" w:author="HIEN" w:date="2025-12-05T17:33:00Z" w16du:dateUtc="2025-12-05T10:33:00Z"/>
                <w:rFonts w:ascii="Times New Roman" w:eastAsia="Times New Roman" w:hAnsi="Times New Roman"/>
                <w:b/>
                <w:bCs/>
              </w:rPr>
            </w:pPr>
            <w:ins w:id="277" w:author="HIEN" w:date="2025-12-05T17:33:00Z" w16du:dateUtc="2025-12-05T10:33:00Z">
              <w:r w:rsidRPr="00E51F32">
                <w:rPr>
                  <w:rFonts w:ascii="Times New Roman" w:eastAsia="Times New Roman" w:hAnsi="Times New Roman"/>
                  <w:b/>
                  <w:bCs/>
                </w:rPr>
                <w:t xml:space="preserve">3 </w:t>
              </w:r>
              <w:proofErr w:type="spellStart"/>
              <w:r w:rsidRPr="00E51F32">
                <w:rPr>
                  <w:rFonts w:ascii="Times New Roman" w:eastAsia="Times New Roman" w:hAnsi="Times New Roman"/>
                  <w:b/>
                  <w:bCs/>
                </w:rPr>
                <w:t>năm</w:t>
              </w:r>
              <w:proofErr w:type="spellEnd"/>
            </w:ins>
          </w:p>
        </w:tc>
      </w:tr>
      <w:tr w:rsidR="00083350" w:rsidRPr="00E51F32" w14:paraId="42BEDE1F" w14:textId="77777777" w:rsidTr="00CB245B">
        <w:trPr>
          <w:gridAfter w:val="1"/>
          <w:wAfter w:w="10" w:type="dxa"/>
          <w:trHeight w:val="500"/>
          <w:ins w:id="278" w:author="HIEN" w:date="2025-12-05T17:33:00Z"/>
        </w:trPr>
        <w:tc>
          <w:tcPr>
            <w:tcW w:w="605" w:type="dxa"/>
            <w:noWrap/>
            <w:vAlign w:val="center"/>
            <w:hideMark/>
          </w:tcPr>
          <w:p w14:paraId="14CA85F8" w14:textId="77777777" w:rsidR="00F96333" w:rsidRPr="00E51F32" w:rsidRDefault="00F96333" w:rsidP="00D34BFC">
            <w:pPr>
              <w:jc w:val="center"/>
              <w:rPr>
                <w:ins w:id="279" w:author="HIEN" w:date="2025-12-05T17:33:00Z" w16du:dateUtc="2025-12-05T10:33:00Z"/>
                <w:rFonts w:ascii="Times New Roman" w:eastAsia="Times New Roman" w:hAnsi="Times New Roman"/>
              </w:rPr>
            </w:pPr>
            <w:ins w:id="280" w:author="HIEN" w:date="2025-12-05T17:33:00Z" w16du:dateUtc="2025-12-05T10:33:00Z">
              <w:r w:rsidRPr="00E51F32">
                <w:rPr>
                  <w:rFonts w:ascii="Times New Roman" w:eastAsia="Times New Roman" w:hAnsi="Times New Roman"/>
                </w:rPr>
                <w:t>1.1</w:t>
              </w:r>
            </w:ins>
          </w:p>
        </w:tc>
        <w:tc>
          <w:tcPr>
            <w:tcW w:w="3714" w:type="dxa"/>
            <w:vAlign w:val="center"/>
            <w:hideMark/>
          </w:tcPr>
          <w:p w14:paraId="6BAACC2D" w14:textId="77777777" w:rsidR="00F96333" w:rsidRPr="00E51F32" w:rsidRDefault="00F96333" w:rsidP="00D34BFC">
            <w:pPr>
              <w:rPr>
                <w:ins w:id="281" w:author="HIEN" w:date="2025-12-05T17:33:00Z" w16du:dateUtc="2025-12-05T10:33:00Z"/>
                <w:rFonts w:ascii="Times New Roman" w:eastAsia="Times New Roman" w:hAnsi="Times New Roman"/>
              </w:rPr>
            </w:pPr>
            <w:ins w:id="282" w:author="HIEN" w:date="2025-12-05T17:33:00Z" w16du:dateUtc="2025-12-05T10:33:00Z">
              <w:r w:rsidRPr="00E51F32">
                <w:rPr>
                  <w:rFonts w:ascii="Times New Roman" w:eastAsia="Times New Roman" w:hAnsi="Times New Roman"/>
                </w:rPr>
                <w:t>CPU AMD Ryzen 5 5500GT</w:t>
              </w:r>
            </w:ins>
          </w:p>
        </w:tc>
        <w:tc>
          <w:tcPr>
            <w:tcW w:w="678" w:type="dxa"/>
            <w:vAlign w:val="center"/>
            <w:hideMark/>
          </w:tcPr>
          <w:p w14:paraId="1267CAF8" w14:textId="77777777" w:rsidR="00F96333" w:rsidRPr="00E51F32" w:rsidRDefault="00F96333" w:rsidP="00D34BFC">
            <w:pPr>
              <w:jc w:val="center"/>
              <w:rPr>
                <w:ins w:id="283" w:author="HIEN" w:date="2025-12-05T17:33:00Z" w16du:dateUtc="2025-12-05T10:33:00Z"/>
                <w:rFonts w:ascii="Times New Roman" w:eastAsia="Times New Roman" w:hAnsi="Times New Roman"/>
              </w:rPr>
            </w:pPr>
            <w:ins w:id="284" w:author="HIEN" w:date="2025-12-05T17:33:00Z" w16du:dateUtc="2025-12-05T10:33:00Z">
              <w:r w:rsidRPr="00E51F32">
                <w:rPr>
                  <w:rFonts w:ascii="Times New Roman" w:eastAsia="Times New Roman" w:hAnsi="Times New Roman"/>
                </w:rPr>
                <w:t>3</w:t>
              </w:r>
            </w:ins>
          </w:p>
        </w:tc>
        <w:tc>
          <w:tcPr>
            <w:tcW w:w="679" w:type="dxa"/>
            <w:noWrap/>
            <w:vAlign w:val="center"/>
            <w:hideMark/>
          </w:tcPr>
          <w:p w14:paraId="32E23FDF" w14:textId="77777777" w:rsidR="00F96333" w:rsidRPr="00E51F32" w:rsidRDefault="00F96333" w:rsidP="00D34BFC">
            <w:pPr>
              <w:jc w:val="center"/>
              <w:rPr>
                <w:ins w:id="285" w:author="HIEN" w:date="2025-12-05T17:33:00Z" w16du:dateUtc="2025-12-05T10:33:00Z"/>
                <w:rFonts w:ascii="Times New Roman" w:eastAsia="Times New Roman" w:hAnsi="Times New Roman"/>
              </w:rPr>
            </w:pPr>
            <w:proofErr w:type="spellStart"/>
            <w:ins w:id="286"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2CB91532" w14:textId="77777777" w:rsidR="00F96333" w:rsidRPr="00E51F32" w:rsidRDefault="00F96333" w:rsidP="00D34BFC">
            <w:pPr>
              <w:jc w:val="right"/>
              <w:rPr>
                <w:ins w:id="287" w:author="HIEN" w:date="2025-12-05T17:33:00Z" w16du:dateUtc="2025-12-05T10:33:00Z"/>
                <w:rFonts w:ascii="Times New Roman" w:eastAsia="Times New Roman" w:hAnsi="Times New Roman"/>
              </w:rPr>
            </w:pPr>
            <w:ins w:id="288" w:author="HIEN" w:date="2025-12-05T17:33:00Z" w16du:dateUtc="2025-12-05T10:33:00Z">
              <w:r w:rsidRPr="00E51F32">
                <w:rPr>
                  <w:rFonts w:ascii="Times New Roman" w:eastAsia="Times New Roman" w:hAnsi="Times New Roman"/>
                </w:rPr>
                <w:t xml:space="preserve">  </w:t>
              </w:r>
              <w:del w:id="289" w:author="Việt Nguyễn" w:date="2025-12-06T10:50:00Z" w16du:dateUtc="2025-12-06T03:50:00Z">
                <w:r w:rsidRPr="00E51F32" w:rsidDel="008A5F92">
                  <w:rPr>
                    <w:rFonts w:ascii="Times New Roman" w:eastAsia="Times New Roman" w:hAnsi="Times New Roman"/>
                  </w:rPr>
                  <w:delText xml:space="preserve"> </w:delText>
                </w:r>
              </w:del>
              <w:del w:id="290" w:author="Việt Nguyễn" w:date="2025-12-06T10:45:00Z" w16du:dateUtc="2025-12-06T03:45: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3,440,000 </w:t>
              </w:r>
            </w:ins>
          </w:p>
        </w:tc>
        <w:tc>
          <w:tcPr>
            <w:tcW w:w="783" w:type="dxa"/>
            <w:noWrap/>
            <w:vAlign w:val="center"/>
            <w:hideMark/>
          </w:tcPr>
          <w:p w14:paraId="536EE812" w14:textId="77777777" w:rsidR="00F96333" w:rsidRPr="00E51F32" w:rsidRDefault="00F96333" w:rsidP="00D34BFC">
            <w:pPr>
              <w:jc w:val="center"/>
              <w:rPr>
                <w:ins w:id="291" w:author="HIEN" w:date="2025-12-05T17:33:00Z" w16du:dateUtc="2025-12-05T10:33:00Z"/>
                <w:rFonts w:ascii="Times New Roman" w:eastAsia="Times New Roman" w:hAnsi="Times New Roman"/>
              </w:rPr>
            </w:pPr>
            <w:ins w:id="292" w:author="HIEN" w:date="2025-12-05T17:33:00Z" w16du:dateUtc="2025-12-05T10:33:00Z">
              <w:r w:rsidRPr="00E51F32">
                <w:rPr>
                  <w:rFonts w:ascii="Times New Roman" w:eastAsia="Times New Roman" w:hAnsi="Times New Roman"/>
                </w:rPr>
                <w:t>8%</w:t>
              </w:r>
            </w:ins>
          </w:p>
        </w:tc>
        <w:tc>
          <w:tcPr>
            <w:tcW w:w="1350" w:type="dxa"/>
            <w:noWrap/>
            <w:vAlign w:val="center"/>
            <w:hideMark/>
          </w:tcPr>
          <w:p w14:paraId="60C9CA43" w14:textId="77777777" w:rsidR="00F96333" w:rsidRPr="00E51F32" w:rsidRDefault="00F96333" w:rsidP="00D34BFC">
            <w:pPr>
              <w:jc w:val="right"/>
              <w:rPr>
                <w:ins w:id="293" w:author="HIEN" w:date="2025-12-05T17:33:00Z" w16du:dateUtc="2025-12-05T10:33:00Z"/>
                <w:rFonts w:ascii="Times New Roman" w:eastAsia="Times New Roman" w:hAnsi="Times New Roman"/>
                <w:b/>
                <w:bCs/>
              </w:rPr>
            </w:pPr>
            <w:ins w:id="294" w:author="HIEN" w:date="2025-12-05T17:33:00Z" w16du:dateUtc="2025-12-05T10:33:00Z">
              <w:r w:rsidRPr="00E51F32">
                <w:rPr>
                  <w:rFonts w:ascii="Times New Roman" w:eastAsia="Times New Roman" w:hAnsi="Times New Roman"/>
                  <w:b/>
                  <w:bCs/>
                </w:rPr>
                <w:t>11,145,600</w:t>
              </w:r>
            </w:ins>
          </w:p>
        </w:tc>
        <w:tc>
          <w:tcPr>
            <w:tcW w:w="1061" w:type="dxa"/>
            <w:vAlign w:val="center"/>
            <w:hideMark/>
          </w:tcPr>
          <w:p w14:paraId="3861505F" w14:textId="77777777" w:rsidR="00F96333" w:rsidRPr="00E51F32" w:rsidRDefault="00F96333" w:rsidP="00D34BFC">
            <w:pPr>
              <w:jc w:val="center"/>
              <w:rPr>
                <w:ins w:id="295" w:author="HIEN" w:date="2025-12-05T17:33:00Z" w16du:dateUtc="2025-12-05T10:33:00Z"/>
                <w:rFonts w:ascii="Times New Roman" w:eastAsia="Times New Roman" w:hAnsi="Times New Roman"/>
                <w:b/>
                <w:bCs/>
              </w:rPr>
            </w:pPr>
            <w:ins w:id="296" w:author="HIEN" w:date="2025-12-05T17:33:00Z" w16du:dateUtc="2025-12-05T10:33:00Z">
              <w:r w:rsidRPr="00E51F32">
                <w:rPr>
                  <w:rFonts w:ascii="Times New Roman" w:eastAsia="Times New Roman" w:hAnsi="Times New Roman"/>
                  <w:b/>
                  <w:bCs/>
                </w:rPr>
                <w:t xml:space="preserve">3 </w:t>
              </w:r>
              <w:proofErr w:type="spellStart"/>
              <w:r w:rsidRPr="00E51F32">
                <w:rPr>
                  <w:rFonts w:ascii="Times New Roman" w:eastAsia="Times New Roman" w:hAnsi="Times New Roman"/>
                  <w:b/>
                  <w:bCs/>
                </w:rPr>
                <w:t>năm</w:t>
              </w:r>
              <w:proofErr w:type="spellEnd"/>
            </w:ins>
          </w:p>
        </w:tc>
      </w:tr>
      <w:tr w:rsidR="00083350" w:rsidRPr="00E51F32" w14:paraId="37CC543F" w14:textId="77777777" w:rsidTr="00CB245B">
        <w:trPr>
          <w:gridAfter w:val="1"/>
          <w:wAfter w:w="10" w:type="dxa"/>
          <w:trHeight w:val="445"/>
          <w:ins w:id="297" w:author="HIEN" w:date="2025-12-05T17:33:00Z"/>
        </w:trPr>
        <w:tc>
          <w:tcPr>
            <w:tcW w:w="605" w:type="dxa"/>
            <w:noWrap/>
            <w:vAlign w:val="center"/>
            <w:hideMark/>
          </w:tcPr>
          <w:p w14:paraId="2F5C2613" w14:textId="77777777" w:rsidR="00F96333" w:rsidRPr="00E51F32" w:rsidRDefault="00F96333" w:rsidP="00D34BFC">
            <w:pPr>
              <w:jc w:val="center"/>
              <w:rPr>
                <w:ins w:id="298" w:author="HIEN" w:date="2025-12-05T17:33:00Z" w16du:dateUtc="2025-12-05T10:33:00Z"/>
                <w:rFonts w:ascii="Times New Roman" w:eastAsia="Times New Roman" w:hAnsi="Times New Roman"/>
              </w:rPr>
            </w:pPr>
            <w:ins w:id="299" w:author="HIEN" w:date="2025-12-05T17:33:00Z" w16du:dateUtc="2025-12-05T10:33:00Z">
              <w:r w:rsidRPr="00E51F32">
                <w:rPr>
                  <w:rFonts w:ascii="Times New Roman" w:eastAsia="Times New Roman" w:hAnsi="Times New Roman"/>
                </w:rPr>
                <w:t>1.2</w:t>
              </w:r>
            </w:ins>
          </w:p>
        </w:tc>
        <w:tc>
          <w:tcPr>
            <w:tcW w:w="3714" w:type="dxa"/>
            <w:vAlign w:val="center"/>
            <w:hideMark/>
          </w:tcPr>
          <w:p w14:paraId="53ECBE76" w14:textId="77777777" w:rsidR="00F96333" w:rsidRPr="00E51F32" w:rsidRDefault="00F96333" w:rsidP="00D34BFC">
            <w:pPr>
              <w:rPr>
                <w:ins w:id="300" w:author="HIEN" w:date="2025-12-05T17:33:00Z" w16du:dateUtc="2025-12-05T10:33:00Z"/>
                <w:rFonts w:ascii="Times New Roman" w:eastAsia="Times New Roman" w:hAnsi="Times New Roman"/>
              </w:rPr>
            </w:pPr>
            <w:proofErr w:type="spellStart"/>
            <w:ins w:id="301" w:author="HIEN" w:date="2025-12-05T17:33:00Z" w16du:dateUtc="2025-12-05T10:33:00Z">
              <w:r w:rsidRPr="00E51F32">
                <w:rPr>
                  <w:rFonts w:ascii="Times New Roman" w:eastAsia="Times New Roman" w:hAnsi="Times New Roman"/>
                </w:rPr>
                <w:t>Kingmax</w:t>
              </w:r>
              <w:proofErr w:type="spellEnd"/>
              <w:r w:rsidRPr="00E51F32">
                <w:rPr>
                  <w:rFonts w:ascii="Times New Roman" w:eastAsia="Times New Roman" w:hAnsi="Times New Roman"/>
                </w:rPr>
                <w:t xml:space="preserve"> 16GB DDR4-3200 NOTE</w:t>
              </w:r>
            </w:ins>
          </w:p>
        </w:tc>
        <w:tc>
          <w:tcPr>
            <w:tcW w:w="678" w:type="dxa"/>
            <w:vAlign w:val="center"/>
            <w:hideMark/>
          </w:tcPr>
          <w:p w14:paraId="3C539FA4" w14:textId="77777777" w:rsidR="00F96333" w:rsidRPr="00E51F32" w:rsidRDefault="00F96333" w:rsidP="00D34BFC">
            <w:pPr>
              <w:jc w:val="center"/>
              <w:rPr>
                <w:ins w:id="302" w:author="HIEN" w:date="2025-12-05T17:33:00Z" w16du:dateUtc="2025-12-05T10:33:00Z"/>
                <w:rFonts w:ascii="Times New Roman" w:eastAsia="Times New Roman" w:hAnsi="Times New Roman"/>
              </w:rPr>
            </w:pPr>
            <w:ins w:id="303" w:author="HIEN" w:date="2025-12-05T17:33:00Z" w16du:dateUtc="2025-12-05T10:33:00Z">
              <w:r w:rsidRPr="00E51F32">
                <w:rPr>
                  <w:rFonts w:ascii="Times New Roman" w:eastAsia="Times New Roman" w:hAnsi="Times New Roman"/>
                </w:rPr>
                <w:t>3</w:t>
              </w:r>
            </w:ins>
          </w:p>
        </w:tc>
        <w:tc>
          <w:tcPr>
            <w:tcW w:w="679" w:type="dxa"/>
            <w:noWrap/>
            <w:vAlign w:val="center"/>
            <w:hideMark/>
          </w:tcPr>
          <w:p w14:paraId="6F202A32" w14:textId="77777777" w:rsidR="00F96333" w:rsidRPr="00E51F32" w:rsidRDefault="00F96333" w:rsidP="00D34BFC">
            <w:pPr>
              <w:jc w:val="center"/>
              <w:rPr>
                <w:ins w:id="304" w:author="HIEN" w:date="2025-12-05T17:33:00Z" w16du:dateUtc="2025-12-05T10:33:00Z"/>
                <w:rFonts w:ascii="Times New Roman" w:eastAsia="Times New Roman" w:hAnsi="Times New Roman"/>
              </w:rPr>
            </w:pPr>
            <w:proofErr w:type="spellStart"/>
            <w:ins w:id="305"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3FFFB547" w14:textId="77777777" w:rsidR="00F96333" w:rsidRPr="00E51F32" w:rsidRDefault="00F96333" w:rsidP="00D34BFC">
            <w:pPr>
              <w:jc w:val="right"/>
              <w:rPr>
                <w:ins w:id="306" w:author="HIEN" w:date="2025-12-05T17:33:00Z" w16du:dateUtc="2025-12-05T10:33:00Z"/>
                <w:rFonts w:ascii="Times New Roman" w:eastAsia="Times New Roman" w:hAnsi="Times New Roman"/>
              </w:rPr>
            </w:pPr>
            <w:ins w:id="307" w:author="HIEN" w:date="2025-12-05T17:33:00Z" w16du:dateUtc="2025-12-05T10:33:00Z">
              <w:r w:rsidRPr="00E51F32">
                <w:rPr>
                  <w:rFonts w:ascii="Times New Roman" w:eastAsia="Times New Roman" w:hAnsi="Times New Roman"/>
                </w:rPr>
                <w:t xml:space="preserve">  </w:t>
              </w:r>
              <w:del w:id="308" w:author="Việt Nguyễn" w:date="2025-12-06T10:50:00Z" w16du:dateUtc="2025-12-06T03:50:00Z">
                <w:r w:rsidRPr="00E51F32" w:rsidDel="008A5F92">
                  <w:rPr>
                    <w:rFonts w:ascii="Times New Roman" w:eastAsia="Times New Roman" w:hAnsi="Times New Roman"/>
                  </w:rPr>
                  <w:delText xml:space="preserve"> </w:delText>
                </w:r>
              </w:del>
              <w:del w:id="309" w:author="Việt Nguyễn" w:date="2025-12-06T10:45:00Z" w16du:dateUtc="2025-12-06T03:45: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2,500,000 </w:t>
              </w:r>
            </w:ins>
          </w:p>
        </w:tc>
        <w:tc>
          <w:tcPr>
            <w:tcW w:w="783" w:type="dxa"/>
            <w:noWrap/>
            <w:vAlign w:val="center"/>
            <w:hideMark/>
          </w:tcPr>
          <w:p w14:paraId="4FDA3B09" w14:textId="77777777" w:rsidR="00F96333" w:rsidRPr="00E51F32" w:rsidRDefault="00F96333" w:rsidP="00D34BFC">
            <w:pPr>
              <w:jc w:val="center"/>
              <w:rPr>
                <w:ins w:id="310" w:author="HIEN" w:date="2025-12-05T17:33:00Z" w16du:dateUtc="2025-12-05T10:33:00Z"/>
                <w:rFonts w:ascii="Times New Roman" w:eastAsia="Times New Roman" w:hAnsi="Times New Roman"/>
              </w:rPr>
            </w:pPr>
            <w:ins w:id="311" w:author="HIEN" w:date="2025-12-05T17:33:00Z" w16du:dateUtc="2025-12-05T10:33:00Z">
              <w:r w:rsidRPr="00E51F32">
                <w:rPr>
                  <w:rFonts w:ascii="Times New Roman" w:eastAsia="Times New Roman" w:hAnsi="Times New Roman"/>
                </w:rPr>
                <w:t>8%</w:t>
              </w:r>
            </w:ins>
          </w:p>
        </w:tc>
        <w:tc>
          <w:tcPr>
            <w:tcW w:w="1350" w:type="dxa"/>
            <w:noWrap/>
            <w:vAlign w:val="center"/>
            <w:hideMark/>
          </w:tcPr>
          <w:p w14:paraId="0217A4BC" w14:textId="77777777" w:rsidR="00F96333" w:rsidRPr="00E51F32" w:rsidRDefault="00F96333" w:rsidP="00D34BFC">
            <w:pPr>
              <w:jc w:val="right"/>
              <w:rPr>
                <w:ins w:id="312" w:author="HIEN" w:date="2025-12-05T17:33:00Z" w16du:dateUtc="2025-12-05T10:33:00Z"/>
                <w:rFonts w:ascii="Times New Roman" w:eastAsia="Times New Roman" w:hAnsi="Times New Roman"/>
                <w:b/>
                <w:bCs/>
              </w:rPr>
            </w:pPr>
            <w:ins w:id="313" w:author="HIEN" w:date="2025-12-05T17:33:00Z" w16du:dateUtc="2025-12-05T10:33:00Z">
              <w:r w:rsidRPr="00E51F32">
                <w:rPr>
                  <w:rFonts w:ascii="Times New Roman" w:eastAsia="Times New Roman" w:hAnsi="Times New Roman"/>
                  <w:b/>
                  <w:bCs/>
                </w:rPr>
                <w:t>8,100,000</w:t>
              </w:r>
            </w:ins>
          </w:p>
        </w:tc>
        <w:tc>
          <w:tcPr>
            <w:tcW w:w="1061" w:type="dxa"/>
            <w:vAlign w:val="center"/>
            <w:hideMark/>
          </w:tcPr>
          <w:p w14:paraId="60177951" w14:textId="77777777" w:rsidR="00F96333" w:rsidRPr="00E51F32" w:rsidRDefault="00F96333" w:rsidP="00D34BFC">
            <w:pPr>
              <w:jc w:val="center"/>
              <w:rPr>
                <w:ins w:id="314" w:author="HIEN" w:date="2025-12-05T17:33:00Z" w16du:dateUtc="2025-12-05T10:33:00Z"/>
                <w:rFonts w:ascii="Times New Roman" w:eastAsia="Times New Roman" w:hAnsi="Times New Roman"/>
                <w:b/>
                <w:bCs/>
              </w:rPr>
            </w:pPr>
            <w:ins w:id="315" w:author="HIEN" w:date="2025-12-05T17:33:00Z" w16du:dateUtc="2025-12-05T10:33:00Z">
              <w:r w:rsidRPr="00E51F32">
                <w:rPr>
                  <w:rFonts w:ascii="Times New Roman" w:eastAsia="Times New Roman" w:hAnsi="Times New Roman"/>
                  <w:b/>
                  <w:bCs/>
                </w:rPr>
                <w:t xml:space="preserve">3 </w:t>
              </w:r>
              <w:proofErr w:type="spellStart"/>
              <w:r w:rsidRPr="00E51F32">
                <w:rPr>
                  <w:rFonts w:ascii="Times New Roman" w:eastAsia="Times New Roman" w:hAnsi="Times New Roman"/>
                  <w:b/>
                  <w:bCs/>
                </w:rPr>
                <w:t>năm</w:t>
              </w:r>
              <w:proofErr w:type="spellEnd"/>
            </w:ins>
          </w:p>
        </w:tc>
      </w:tr>
      <w:tr w:rsidR="00083350" w:rsidRPr="00E51F32" w14:paraId="61774E95" w14:textId="77777777" w:rsidTr="00CB245B">
        <w:trPr>
          <w:gridAfter w:val="1"/>
          <w:wAfter w:w="10" w:type="dxa"/>
          <w:trHeight w:val="520"/>
          <w:ins w:id="316" w:author="HIEN" w:date="2025-12-05T17:33:00Z"/>
        </w:trPr>
        <w:tc>
          <w:tcPr>
            <w:tcW w:w="605" w:type="dxa"/>
            <w:noWrap/>
            <w:vAlign w:val="center"/>
            <w:hideMark/>
          </w:tcPr>
          <w:p w14:paraId="34C8D5EB" w14:textId="77777777" w:rsidR="00F96333" w:rsidRPr="00E51F32" w:rsidRDefault="00F96333" w:rsidP="00D34BFC">
            <w:pPr>
              <w:jc w:val="center"/>
              <w:rPr>
                <w:ins w:id="317" w:author="HIEN" w:date="2025-12-05T17:33:00Z" w16du:dateUtc="2025-12-05T10:33:00Z"/>
                <w:rFonts w:ascii="Times New Roman" w:eastAsia="Times New Roman" w:hAnsi="Times New Roman"/>
              </w:rPr>
            </w:pPr>
            <w:ins w:id="318" w:author="HIEN" w:date="2025-12-05T17:33:00Z" w16du:dateUtc="2025-12-05T10:33:00Z">
              <w:r w:rsidRPr="00E51F32">
                <w:rPr>
                  <w:rFonts w:ascii="Times New Roman" w:eastAsia="Times New Roman" w:hAnsi="Times New Roman"/>
                </w:rPr>
                <w:t>1.3</w:t>
              </w:r>
            </w:ins>
          </w:p>
        </w:tc>
        <w:tc>
          <w:tcPr>
            <w:tcW w:w="3714" w:type="dxa"/>
            <w:vAlign w:val="center"/>
            <w:hideMark/>
          </w:tcPr>
          <w:p w14:paraId="2402ADFA" w14:textId="77777777" w:rsidR="00F96333" w:rsidRPr="00E51F32" w:rsidRDefault="00F96333" w:rsidP="00D34BFC">
            <w:pPr>
              <w:rPr>
                <w:ins w:id="319" w:author="HIEN" w:date="2025-12-05T17:33:00Z" w16du:dateUtc="2025-12-05T10:33:00Z"/>
                <w:rFonts w:ascii="Times New Roman" w:eastAsia="Times New Roman" w:hAnsi="Times New Roman"/>
              </w:rPr>
            </w:pPr>
            <w:ins w:id="320" w:author="HIEN" w:date="2025-12-05T17:33:00Z" w16du:dateUtc="2025-12-05T10:33:00Z">
              <w:r w:rsidRPr="00E51F32">
                <w:rPr>
                  <w:rFonts w:ascii="Times New Roman" w:eastAsia="Times New Roman" w:hAnsi="Times New Roman"/>
                </w:rPr>
                <w:t>Ổ ĐĨA CỨNG MÁY TÍNH KINGMAX PQ3480 256GB(ZEUS M.2 PCIE-GEN3x4)</w:t>
              </w:r>
            </w:ins>
          </w:p>
        </w:tc>
        <w:tc>
          <w:tcPr>
            <w:tcW w:w="678" w:type="dxa"/>
            <w:vAlign w:val="center"/>
            <w:hideMark/>
          </w:tcPr>
          <w:p w14:paraId="15D90639" w14:textId="77777777" w:rsidR="00F96333" w:rsidRPr="00E51F32" w:rsidRDefault="00F96333" w:rsidP="00D34BFC">
            <w:pPr>
              <w:jc w:val="center"/>
              <w:rPr>
                <w:ins w:id="321" w:author="HIEN" w:date="2025-12-05T17:33:00Z" w16du:dateUtc="2025-12-05T10:33:00Z"/>
                <w:rFonts w:ascii="Times New Roman" w:eastAsia="Times New Roman" w:hAnsi="Times New Roman"/>
              </w:rPr>
            </w:pPr>
            <w:ins w:id="322" w:author="HIEN" w:date="2025-12-05T17:33:00Z" w16du:dateUtc="2025-12-05T10:33:00Z">
              <w:r w:rsidRPr="00E51F32">
                <w:rPr>
                  <w:rFonts w:ascii="Times New Roman" w:eastAsia="Times New Roman" w:hAnsi="Times New Roman"/>
                </w:rPr>
                <w:t>3</w:t>
              </w:r>
            </w:ins>
          </w:p>
        </w:tc>
        <w:tc>
          <w:tcPr>
            <w:tcW w:w="679" w:type="dxa"/>
            <w:noWrap/>
            <w:vAlign w:val="center"/>
            <w:hideMark/>
          </w:tcPr>
          <w:p w14:paraId="41D0673D" w14:textId="77777777" w:rsidR="00F96333" w:rsidRPr="00E51F32" w:rsidRDefault="00F96333" w:rsidP="00D34BFC">
            <w:pPr>
              <w:jc w:val="center"/>
              <w:rPr>
                <w:ins w:id="323" w:author="HIEN" w:date="2025-12-05T17:33:00Z" w16du:dateUtc="2025-12-05T10:33:00Z"/>
                <w:rFonts w:ascii="Times New Roman" w:eastAsia="Times New Roman" w:hAnsi="Times New Roman"/>
              </w:rPr>
            </w:pPr>
            <w:proofErr w:type="spellStart"/>
            <w:ins w:id="324"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73156147" w14:textId="77777777" w:rsidR="00F96333" w:rsidRPr="00E51F32" w:rsidRDefault="00F96333" w:rsidP="00D34BFC">
            <w:pPr>
              <w:jc w:val="right"/>
              <w:rPr>
                <w:ins w:id="325" w:author="HIEN" w:date="2025-12-05T17:33:00Z" w16du:dateUtc="2025-12-05T10:33:00Z"/>
                <w:rFonts w:ascii="Times New Roman" w:eastAsia="Times New Roman" w:hAnsi="Times New Roman"/>
              </w:rPr>
            </w:pPr>
            <w:ins w:id="326" w:author="HIEN" w:date="2025-12-05T17:33:00Z" w16du:dateUtc="2025-12-05T10:33:00Z">
              <w:r w:rsidRPr="00E51F32">
                <w:rPr>
                  <w:rFonts w:ascii="Times New Roman" w:eastAsia="Times New Roman" w:hAnsi="Times New Roman"/>
                </w:rPr>
                <w:t xml:space="preserve">  </w:t>
              </w:r>
              <w:del w:id="327" w:author="Việt Nguyễn" w:date="2025-12-06T10:50:00Z" w16du:dateUtc="2025-12-06T03:50:00Z">
                <w:r w:rsidRPr="00E51F32" w:rsidDel="008A5F92">
                  <w:rPr>
                    <w:rFonts w:ascii="Times New Roman" w:eastAsia="Times New Roman" w:hAnsi="Times New Roman"/>
                  </w:rPr>
                  <w:delText xml:space="preserve"> </w:delText>
                </w:r>
              </w:del>
              <w:del w:id="328" w:author="Việt Nguyễn" w:date="2025-12-06T10:45:00Z" w16du:dateUtc="2025-12-06T03:45: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1,000,000 </w:t>
              </w:r>
            </w:ins>
          </w:p>
        </w:tc>
        <w:tc>
          <w:tcPr>
            <w:tcW w:w="783" w:type="dxa"/>
            <w:noWrap/>
            <w:vAlign w:val="center"/>
            <w:hideMark/>
          </w:tcPr>
          <w:p w14:paraId="1641E3FF" w14:textId="77777777" w:rsidR="00F96333" w:rsidRPr="00E51F32" w:rsidRDefault="00F96333" w:rsidP="00D34BFC">
            <w:pPr>
              <w:jc w:val="center"/>
              <w:rPr>
                <w:ins w:id="329" w:author="HIEN" w:date="2025-12-05T17:33:00Z" w16du:dateUtc="2025-12-05T10:33:00Z"/>
                <w:rFonts w:ascii="Times New Roman" w:eastAsia="Times New Roman" w:hAnsi="Times New Roman"/>
              </w:rPr>
            </w:pPr>
            <w:ins w:id="330" w:author="HIEN" w:date="2025-12-05T17:33:00Z" w16du:dateUtc="2025-12-05T10:33:00Z">
              <w:r w:rsidRPr="00E51F32">
                <w:rPr>
                  <w:rFonts w:ascii="Times New Roman" w:eastAsia="Times New Roman" w:hAnsi="Times New Roman"/>
                </w:rPr>
                <w:t>8%</w:t>
              </w:r>
            </w:ins>
          </w:p>
        </w:tc>
        <w:tc>
          <w:tcPr>
            <w:tcW w:w="1350" w:type="dxa"/>
            <w:noWrap/>
            <w:vAlign w:val="center"/>
            <w:hideMark/>
          </w:tcPr>
          <w:p w14:paraId="78D46335" w14:textId="77777777" w:rsidR="00F96333" w:rsidRPr="00E51F32" w:rsidRDefault="00F96333" w:rsidP="00D34BFC">
            <w:pPr>
              <w:jc w:val="right"/>
              <w:rPr>
                <w:ins w:id="331" w:author="HIEN" w:date="2025-12-05T17:33:00Z" w16du:dateUtc="2025-12-05T10:33:00Z"/>
                <w:rFonts w:ascii="Times New Roman" w:eastAsia="Times New Roman" w:hAnsi="Times New Roman"/>
                <w:b/>
                <w:bCs/>
              </w:rPr>
            </w:pPr>
            <w:ins w:id="332" w:author="HIEN" w:date="2025-12-05T17:33:00Z" w16du:dateUtc="2025-12-05T10:33:00Z">
              <w:r w:rsidRPr="00E51F32">
                <w:rPr>
                  <w:rFonts w:ascii="Times New Roman" w:eastAsia="Times New Roman" w:hAnsi="Times New Roman"/>
                  <w:b/>
                  <w:bCs/>
                </w:rPr>
                <w:t>3,240,000</w:t>
              </w:r>
            </w:ins>
          </w:p>
        </w:tc>
        <w:tc>
          <w:tcPr>
            <w:tcW w:w="1061" w:type="dxa"/>
            <w:vAlign w:val="center"/>
            <w:hideMark/>
          </w:tcPr>
          <w:p w14:paraId="06EEE397" w14:textId="77777777" w:rsidR="00F96333" w:rsidRPr="00E51F32" w:rsidRDefault="00F96333" w:rsidP="00D34BFC">
            <w:pPr>
              <w:jc w:val="center"/>
              <w:rPr>
                <w:ins w:id="333" w:author="HIEN" w:date="2025-12-05T17:33:00Z" w16du:dateUtc="2025-12-05T10:33:00Z"/>
                <w:rFonts w:ascii="Times New Roman" w:eastAsia="Times New Roman" w:hAnsi="Times New Roman"/>
                <w:b/>
                <w:bCs/>
              </w:rPr>
            </w:pPr>
            <w:ins w:id="334" w:author="HIEN" w:date="2025-12-05T17:33:00Z" w16du:dateUtc="2025-12-05T10:33:00Z">
              <w:r w:rsidRPr="00E51F32">
                <w:rPr>
                  <w:rFonts w:ascii="Times New Roman" w:eastAsia="Times New Roman" w:hAnsi="Times New Roman"/>
                  <w:b/>
                  <w:bCs/>
                </w:rPr>
                <w:t xml:space="preserve">3 </w:t>
              </w:r>
              <w:proofErr w:type="spellStart"/>
              <w:r w:rsidRPr="00E51F32">
                <w:rPr>
                  <w:rFonts w:ascii="Times New Roman" w:eastAsia="Times New Roman" w:hAnsi="Times New Roman"/>
                  <w:b/>
                  <w:bCs/>
                </w:rPr>
                <w:t>năm</w:t>
              </w:r>
              <w:proofErr w:type="spellEnd"/>
            </w:ins>
          </w:p>
        </w:tc>
      </w:tr>
      <w:tr w:rsidR="00083350" w:rsidRPr="00E51F32" w14:paraId="462B6CAB" w14:textId="77777777" w:rsidTr="00CB245B">
        <w:trPr>
          <w:gridAfter w:val="1"/>
          <w:wAfter w:w="10" w:type="dxa"/>
          <w:trHeight w:val="539"/>
          <w:ins w:id="335" w:author="HIEN" w:date="2025-12-05T17:33:00Z"/>
        </w:trPr>
        <w:tc>
          <w:tcPr>
            <w:tcW w:w="605" w:type="dxa"/>
            <w:noWrap/>
            <w:vAlign w:val="center"/>
            <w:hideMark/>
          </w:tcPr>
          <w:p w14:paraId="390EA47D" w14:textId="77777777" w:rsidR="00F96333" w:rsidRPr="00E51F32" w:rsidRDefault="00F96333" w:rsidP="00D34BFC">
            <w:pPr>
              <w:jc w:val="center"/>
              <w:rPr>
                <w:ins w:id="336" w:author="HIEN" w:date="2025-12-05T17:33:00Z" w16du:dateUtc="2025-12-05T10:33:00Z"/>
                <w:rFonts w:ascii="Times New Roman" w:eastAsia="Times New Roman" w:hAnsi="Times New Roman"/>
              </w:rPr>
            </w:pPr>
            <w:ins w:id="337" w:author="HIEN" w:date="2025-12-05T17:33:00Z" w16du:dateUtc="2025-12-05T10:33:00Z">
              <w:r w:rsidRPr="00E51F32">
                <w:rPr>
                  <w:rFonts w:ascii="Times New Roman" w:eastAsia="Times New Roman" w:hAnsi="Times New Roman"/>
                </w:rPr>
                <w:t>2</w:t>
              </w:r>
            </w:ins>
          </w:p>
        </w:tc>
        <w:tc>
          <w:tcPr>
            <w:tcW w:w="3714" w:type="dxa"/>
            <w:vAlign w:val="center"/>
            <w:hideMark/>
          </w:tcPr>
          <w:p w14:paraId="03F40951" w14:textId="77777777" w:rsidR="00F96333" w:rsidRPr="00E51F32" w:rsidRDefault="00F96333" w:rsidP="00D34BFC">
            <w:pPr>
              <w:rPr>
                <w:ins w:id="338" w:author="HIEN" w:date="2025-12-05T17:33:00Z" w16du:dateUtc="2025-12-05T10:33:00Z"/>
                <w:rFonts w:ascii="Times New Roman" w:eastAsia="Times New Roman" w:hAnsi="Times New Roman"/>
              </w:rPr>
            </w:pPr>
            <w:proofErr w:type="spellStart"/>
            <w:ins w:id="339" w:author="HIEN" w:date="2025-12-05T17:33:00Z" w16du:dateUtc="2025-12-05T10:33:00Z">
              <w:r w:rsidRPr="00E51F32">
                <w:rPr>
                  <w:rFonts w:ascii="Times New Roman" w:eastAsia="Times New Roman" w:hAnsi="Times New Roman"/>
                </w:rPr>
                <w:t>Màn</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hình</w:t>
              </w:r>
              <w:proofErr w:type="spellEnd"/>
              <w:r w:rsidRPr="00E51F32">
                <w:rPr>
                  <w:rFonts w:ascii="Times New Roman" w:eastAsia="Times New Roman" w:hAnsi="Times New Roman"/>
                </w:rPr>
                <w:t xml:space="preserve"> LCD MSI Pro MP251W E2 24.5'' </w:t>
              </w:r>
              <w:proofErr w:type="spellStart"/>
              <w:r w:rsidRPr="00E51F32">
                <w:rPr>
                  <w:rFonts w:ascii="Times New Roman" w:eastAsia="Times New Roman" w:hAnsi="Times New Roman"/>
                </w:rPr>
                <w:t>trắng</w:t>
              </w:r>
              <w:proofErr w:type="spellEnd"/>
            </w:ins>
          </w:p>
        </w:tc>
        <w:tc>
          <w:tcPr>
            <w:tcW w:w="678" w:type="dxa"/>
            <w:vAlign w:val="center"/>
            <w:hideMark/>
          </w:tcPr>
          <w:p w14:paraId="4416274A" w14:textId="77777777" w:rsidR="00F96333" w:rsidRPr="00E51F32" w:rsidRDefault="00F96333" w:rsidP="00D34BFC">
            <w:pPr>
              <w:jc w:val="center"/>
              <w:rPr>
                <w:ins w:id="340" w:author="HIEN" w:date="2025-12-05T17:33:00Z" w16du:dateUtc="2025-12-05T10:33:00Z"/>
                <w:rFonts w:ascii="Times New Roman" w:eastAsia="Times New Roman" w:hAnsi="Times New Roman"/>
              </w:rPr>
            </w:pPr>
            <w:ins w:id="341" w:author="HIEN" w:date="2025-12-05T17:33:00Z" w16du:dateUtc="2025-12-05T10:33:00Z">
              <w:r w:rsidRPr="00E51F32">
                <w:rPr>
                  <w:rFonts w:ascii="Times New Roman" w:eastAsia="Times New Roman" w:hAnsi="Times New Roman"/>
                </w:rPr>
                <w:t>2</w:t>
              </w:r>
            </w:ins>
          </w:p>
        </w:tc>
        <w:tc>
          <w:tcPr>
            <w:tcW w:w="679" w:type="dxa"/>
            <w:noWrap/>
            <w:vAlign w:val="center"/>
            <w:hideMark/>
          </w:tcPr>
          <w:p w14:paraId="20EE2AEF" w14:textId="77777777" w:rsidR="00F96333" w:rsidRPr="00E51F32" w:rsidRDefault="00F96333" w:rsidP="00D34BFC">
            <w:pPr>
              <w:jc w:val="center"/>
              <w:rPr>
                <w:ins w:id="342" w:author="HIEN" w:date="2025-12-05T17:33:00Z" w16du:dateUtc="2025-12-05T10:33:00Z"/>
                <w:rFonts w:ascii="Times New Roman" w:eastAsia="Times New Roman" w:hAnsi="Times New Roman"/>
              </w:rPr>
            </w:pPr>
            <w:proofErr w:type="spellStart"/>
            <w:ins w:id="343" w:author="HIEN" w:date="2025-12-05T17:33:00Z" w16du:dateUtc="2025-12-05T10:33:00Z">
              <w:r w:rsidRPr="00E51F32">
                <w:rPr>
                  <w:rFonts w:ascii="Times New Roman" w:eastAsia="Times New Roman" w:hAnsi="Times New Roman"/>
                </w:rPr>
                <w:t>bộ</w:t>
              </w:r>
              <w:proofErr w:type="spellEnd"/>
            </w:ins>
          </w:p>
        </w:tc>
        <w:tc>
          <w:tcPr>
            <w:tcW w:w="1305" w:type="dxa"/>
            <w:noWrap/>
            <w:vAlign w:val="center"/>
            <w:hideMark/>
          </w:tcPr>
          <w:p w14:paraId="6BF1DFA0" w14:textId="77777777" w:rsidR="00F96333" w:rsidRPr="00E51F32" w:rsidRDefault="00F96333" w:rsidP="00D34BFC">
            <w:pPr>
              <w:jc w:val="right"/>
              <w:rPr>
                <w:ins w:id="344" w:author="HIEN" w:date="2025-12-05T17:33:00Z" w16du:dateUtc="2025-12-05T10:33:00Z"/>
                <w:rFonts w:ascii="Times New Roman" w:eastAsia="Times New Roman" w:hAnsi="Times New Roman"/>
              </w:rPr>
            </w:pPr>
            <w:ins w:id="345" w:author="HIEN" w:date="2025-12-05T17:33:00Z" w16du:dateUtc="2025-12-05T10:33:00Z">
              <w:r w:rsidRPr="00E51F32">
                <w:rPr>
                  <w:rFonts w:ascii="Times New Roman" w:eastAsia="Times New Roman" w:hAnsi="Times New Roman"/>
                </w:rPr>
                <w:t xml:space="preserve">  </w:t>
              </w:r>
              <w:del w:id="346" w:author="Việt Nguyễn" w:date="2025-12-06T10:50:00Z" w16du:dateUtc="2025-12-06T03:50:00Z">
                <w:r w:rsidRPr="00E51F32" w:rsidDel="008A5F92">
                  <w:rPr>
                    <w:rFonts w:ascii="Times New Roman" w:eastAsia="Times New Roman" w:hAnsi="Times New Roman"/>
                  </w:rPr>
                  <w:delText xml:space="preserve"> </w:delText>
                </w:r>
              </w:del>
              <w:del w:id="347" w:author="Việt Nguyễn" w:date="2025-12-06T10:45:00Z" w16du:dateUtc="2025-12-06T03:45: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2,200,000 </w:t>
              </w:r>
            </w:ins>
          </w:p>
        </w:tc>
        <w:tc>
          <w:tcPr>
            <w:tcW w:w="783" w:type="dxa"/>
            <w:noWrap/>
            <w:vAlign w:val="center"/>
            <w:hideMark/>
          </w:tcPr>
          <w:p w14:paraId="391CDDEF" w14:textId="77777777" w:rsidR="00F96333" w:rsidRPr="00E51F32" w:rsidRDefault="00F96333" w:rsidP="00D34BFC">
            <w:pPr>
              <w:jc w:val="center"/>
              <w:rPr>
                <w:ins w:id="348" w:author="HIEN" w:date="2025-12-05T17:33:00Z" w16du:dateUtc="2025-12-05T10:33:00Z"/>
                <w:rFonts w:ascii="Times New Roman" w:eastAsia="Times New Roman" w:hAnsi="Times New Roman"/>
              </w:rPr>
            </w:pPr>
            <w:ins w:id="349" w:author="HIEN" w:date="2025-12-05T17:33:00Z" w16du:dateUtc="2025-12-05T10:33:00Z">
              <w:r w:rsidRPr="00E51F32">
                <w:rPr>
                  <w:rFonts w:ascii="Times New Roman" w:eastAsia="Times New Roman" w:hAnsi="Times New Roman"/>
                </w:rPr>
                <w:t>8%</w:t>
              </w:r>
            </w:ins>
          </w:p>
        </w:tc>
        <w:tc>
          <w:tcPr>
            <w:tcW w:w="1350" w:type="dxa"/>
            <w:noWrap/>
            <w:vAlign w:val="center"/>
            <w:hideMark/>
          </w:tcPr>
          <w:p w14:paraId="237AE761" w14:textId="77777777" w:rsidR="00F96333" w:rsidRPr="00E51F32" w:rsidRDefault="00F96333" w:rsidP="00D34BFC">
            <w:pPr>
              <w:jc w:val="right"/>
              <w:rPr>
                <w:ins w:id="350" w:author="HIEN" w:date="2025-12-05T17:33:00Z" w16du:dateUtc="2025-12-05T10:33:00Z"/>
                <w:rFonts w:ascii="Times New Roman" w:eastAsia="Times New Roman" w:hAnsi="Times New Roman"/>
                <w:b/>
                <w:bCs/>
              </w:rPr>
            </w:pPr>
            <w:ins w:id="351" w:author="HIEN" w:date="2025-12-05T17:33:00Z" w16du:dateUtc="2025-12-05T10:33:00Z">
              <w:r w:rsidRPr="00E51F32">
                <w:rPr>
                  <w:rFonts w:ascii="Times New Roman" w:eastAsia="Times New Roman" w:hAnsi="Times New Roman"/>
                  <w:b/>
                  <w:bCs/>
                </w:rPr>
                <w:t>4,752,000</w:t>
              </w:r>
            </w:ins>
          </w:p>
        </w:tc>
        <w:tc>
          <w:tcPr>
            <w:tcW w:w="1061" w:type="dxa"/>
            <w:vAlign w:val="center"/>
            <w:hideMark/>
          </w:tcPr>
          <w:p w14:paraId="3D0B27A4" w14:textId="77777777" w:rsidR="00F96333" w:rsidRPr="00E51F32" w:rsidRDefault="00F96333" w:rsidP="00D34BFC">
            <w:pPr>
              <w:jc w:val="center"/>
              <w:rPr>
                <w:ins w:id="352" w:author="HIEN" w:date="2025-12-05T17:33:00Z" w16du:dateUtc="2025-12-05T10:33:00Z"/>
                <w:rFonts w:ascii="Times New Roman" w:eastAsia="Times New Roman" w:hAnsi="Times New Roman"/>
                <w:b/>
                <w:bCs/>
              </w:rPr>
            </w:pPr>
            <w:ins w:id="353" w:author="HIEN" w:date="2025-12-05T17:33:00Z" w16du:dateUtc="2025-12-05T10:33:00Z">
              <w:r w:rsidRPr="00E51F32">
                <w:rPr>
                  <w:rFonts w:ascii="Times New Roman" w:eastAsia="Times New Roman" w:hAnsi="Times New Roman"/>
                  <w:b/>
                  <w:bCs/>
                </w:rPr>
                <w:t xml:space="preserve">2 </w:t>
              </w:r>
              <w:proofErr w:type="spellStart"/>
              <w:r w:rsidRPr="00E51F32">
                <w:rPr>
                  <w:rFonts w:ascii="Times New Roman" w:eastAsia="Times New Roman" w:hAnsi="Times New Roman"/>
                  <w:b/>
                  <w:bCs/>
                </w:rPr>
                <w:t>năm</w:t>
              </w:r>
              <w:proofErr w:type="spellEnd"/>
            </w:ins>
          </w:p>
        </w:tc>
      </w:tr>
      <w:tr w:rsidR="00083350" w:rsidRPr="00E51F32" w14:paraId="29FC4379" w14:textId="77777777" w:rsidTr="00CB245B">
        <w:trPr>
          <w:gridAfter w:val="1"/>
          <w:wAfter w:w="10" w:type="dxa"/>
          <w:trHeight w:val="530"/>
          <w:ins w:id="354" w:author="HIEN" w:date="2025-12-05T17:33:00Z"/>
        </w:trPr>
        <w:tc>
          <w:tcPr>
            <w:tcW w:w="605" w:type="dxa"/>
            <w:noWrap/>
            <w:vAlign w:val="center"/>
            <w:hideMark/>
          </w:tcPr>
          <w:p w14:paraId="0AF4A9FA" w14:textId="77777777" w:rsidR="00F96333" w:rsidRPr="00E51F32" w:rsidRDefault="00F96333" w:rsidP="00D34BFC">
            <w:pPr>
              <w:jc w:val="center"/>
              <w:rPr>
                <w:ins w:id="355" w:author="HIEN" w:date="2025-12-05T17:33:00Z" w16du:dateUtc="2025-12-05T10:33:00Z"/>
                <w:rFonts w:ascii="Times New Roman" w:eastAsia="Times New Roman" w:hAnsi="Times New Roman"/>
              </w:rPr>
            </w:pPr>
            <w:ins w:id="356" w:author="HIEN" w:date="2025-12-05T17:33:00Z" w16du:dateUtc="2025-12-05T10:33:00Z">
              <w:r w:rsidRPr="00E51F32">
                <w:rPr>
                  <w:rFonts w:ascii="Times New Roman" w:eastAsia="Times New Roman" w:hAnsi="Times New Roman"/>
                </w:rPr>
                <w:t>3</w:t>
              </w:r>
            </w:ins>
          </w:p>
        </w:tc>
        <w:tc>
          <w:tcPr>
            <w:tcW w:w="3714" w:type="dxa"/>
            <w:vAlign w:val="center"/>
            <w:hideMark/>
          </w:tcPr>
          <w:p w14:paraId="2C8C3B7F" w14:textId="77777777" w:rsidR="00F96333" w:rsidRPr="00E51F32" w:rsidRDefault="00F96333" w:rsidP="00D34BFC">
            <w:pPr>
              <w:rPr>
                <w:ins w:id="357" w:author="HIEN" w:date="2025-12-05T17:33:00Z" w16du:dateUtc="2025-12-05T10:33:00Z"/>
                <w:rFonts w:ascii="Times New Roman" w:eastAsia="Times New Roman" w:hAnsi="Times New Roman"/>
              </w:rPr>
            </w:pPr>
            <w:proofErr w:type="spellStart"/>
            <w:ins w:id="358" w:author="HIEN" w:date="2025-12-05T17:33:00Z" w16du:dateUtc="2025-12-05T10:33:00Z">
              <w:r w:rsidRPr="00E51F32">
                <w:rPr>
                  <w:rFonts w:ascii="Times New Roman" w:eastAsia="Times New Roman" w:hAnsi="Times New Roman"/>
                </w:rPr>
                <w:t>Màn</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hình</w:t>
              </w:r>
              <w:proofErr w:type="spellEnd"/>
              <w:r w:rsidRPr="00E51F32">
                <w:rPr>
                  <w:rFonts w:ascii="Times New Roman" w:eastAsia="Times New Roman" w:hAnsi="Times New Roman"/>
                </w:rPr>
                <w:t xml:space="preserve"> LCD MSI PRO MP251L E2  24.5'' IPS/120Hz/1ms</w:t>
              </w:r>
            </w:ins>
          </w:p>
        </w:tc>
        <w:tc>
          <w:tcPr>
            <w:tcW w:w="678" w:type="dxa"/>
            <w:vAlign w:val="center"/>
            <w:hideMark/>
          </w:tcPr>
          <w:p w14:paraId="1AD340B8" w14:textId="77777777" w:rsidR="00F96333" w:rsidRPr="00E51F32" w:rsidRDefault="00F96333" w:rsidP="00D34BFC">
            <w:pPr>
              <w:jc w:val="center"/>
              <w:rPr>
                <w:ins w:id="359" w:author="HIEN" w:date="2025-12-05T17:33:00Z" w16du:dateUtc="2025-12-05T10:33:00Z"/>
                <w:rFonts w:ascii="Times New Roman" w:eastAsia="Times New Roman" w:hAnsi="Times New Roman"/>
              </w:rPr>
            </w:pPr>
            <w:ins w:id="360" w:author="HIEN" w:date="2025-12-05T17:33:00Z" w16du:dateUtc="2025-12-05T10:33:00Z">
              <w:r w:rsidRPr="00E51F32">
                <w:rPr>
                  <w:rFonts w:ascii="Times New Roman" w:eastAsia="Times New Roman" w:hAnsi="Times New Roman"/>
                </w:rPr>
                <w:t>1</w:t>
              </w:r>
            </w:ins>
          </w:p>
        </w:tc>
        <w:tc>
          <w:tcPr>
            <w:tcW w:w="679" w:type="dxa"/>
            <w:noWrap/>
            <w:vAlign w:val="center"/>
            <w:hideMark/>
          </w:tcPr>
          <w:p w14:paraId="3566948F" w14:textId="77777777" w:rsidR="00F96333" w:rsidRPr="00E51F32" w:rsidRDefault="00F96333" w:rsidP="00D34BFC">
            <w:pPr>
              <w:jc w:val="center"/>
              <w:rPr>
                <w:ins w:id="361" w:author="HIEN" w:date="2025-12-05T17:33:00Z" w16du:dateUtc="2025-12-05T10:33:00Z"/>
                <w:rFonts w:ascii="Times New Roman" w:eastAsia="Times New Roman" w:hAnsi="Times New Roman"/>
              </w:rPr>
            </w:pPr>
            <w:proofErr w:type="spellStart"/>
            <w:ins w:id="362" w:author="HIEN" w:date="2025-12-05T17:33:00Z" w16du:dateUtc="2025-12-05T10:33:00Z">
              <w:r w:rsidRPr="00E51F32">
                <w:rPr>
                  <w:rFonts w:ascii="Times New Roman" w:eastAsia="Times New Roman" w:hAnsi="Times New Roman"/>
                </w:rPr>
                <w:t>bộ</w:t>
              </w:r>
              <w:proofErr w:type="spellEnd"/>
            </w:ins>
          </w:p>
        </w:tc>
        <w:tc>
          <w:tcPr>
            <w:tcW w:w="1305" w:type="dxa"/>
            <w:noWrap/>
            <w:vAlign w:val="center"/>
            <w:hideMark/>
          </w:tcPr>
          <w:p w14:paraId="3B5DF0E4" w14:textId="77777777" w:rsidR="00F96333" w:rsidRPr="00E51F32" w:rsidRDefault="00F96333" w:rsidP="00D34BFC">
            <w:pPr>
              <w:jc w:val="right"/>
              <w:rPr>
                <w:ins w:id="363" w:author="HIEN" w:date="2025-12-05T17:33:00Z" w16du:dateUtc="2025-12-05T10:33:00Z"/>
                <w:rFonts w:ascii="Times New Roman" w:eastAsia="Times New Roman" w:hAnsi="Times New Roman"/>
              </w:rPr>
            </w:pPr>
            <w:ins w:id="364" w:author="HIEN" w:date="2025-12-05T17:33:00Z" w16du:dateUtc="2025-12-05T10:33:00Z">
              <w:r w:rsidRPr="00E51F32">
                <w:rPr>
                  <w:rFonts w:ascii="Times New Roman" w:eastAsia="Times New Roman" w:hAnsi="Times New Roman"/>
                </w:rPr>
                <w:t xml:space="preserve">  </w:t>
              </w:r>
              <w:del w:id="365" w:author="Việt Nguyễn" w:date="2025-12-06T10:50:00Z" w16du:dateUtc="2025-12-06T03:50:00Z">
                <w:r w:rsidRPr="00E51F32" w:rsidDel="008A5F92">
                  <w:rPr>
                    <w:rFonts w:ascii="Times New Roman" w:eastAsia="Times New Roman" w:hAnsi="Times New Roman"/>
                  </w:rPr>
                  <w:delText xml:space="preserve"> </w:delText>
                </w:r>
              </w:del>
              <w:del w:id="366" w:author="Việt Nguyễn" w:date="2025-12-06T10:45:00Z" w16du:dateUtc="2025-12-06T03:45: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2,100,000 </w:t>
              </w:r>
            </w:ins>
          </w:p>
        </w:tc>
        <w:tc>
          <w:tcPr>
            <w:tcW w:w="783" w:type="dxa"/>
            <w:noWrap/>
            <w:vAlign w:val="center"/>
            <w:hideMark/>
          </w:tcPr>
          <w:p w14:paraId="1DEF247C" w14:textId="77777777" w:rsidR="00F96333" w:rsidRPr="00E51F32" w:rsidRDefault="00F96333" w:rsidP="00D34BFC">
            <w:pPr>
              <w:jc w:val="center"/>
              <w:rPr>
                <w:ins w:id="367" w:author="HIEN" w:date="2025-12-05T17:33:00Z" w16du:dateUtc="2025-12-05T10:33:00Z"/>
                <w:rFonts w:ascii="Times New Roman" w:eastAsia="Times New Roman" w:hAnsi="Times New Roman"/>
              </w:rPr>
            </w:pPr>
            <w:ins w:id="368" w:author="HIEN" w:date="2025-12-05T17:33:00Z" w16du:dateUtc="2025-12-05T10:33:00Z">
              <w:r w:rsidRPr="00E51F32">
                <w:rPr>
                  <w:rFonts w:ascii="Times New Roman" w:eastAsia="Times New Roman" w:hAnsi="Times New Roman"/>
                </w:rPr>
                <w:t>8%</w:t>
              </w:r>
            </w:ins>
          </w:p>
        </w:tc>
        <w:tc>
          <w:tcPr>
            <w:tcW w:w="1350" w:type="dxa"/>
            <w:noWrap/>
            <w:vAlign w:val="center"/>
            <w:hideMark/>
          </w:tcPr>
          <w:p w14:paraId="7A5771B9" w14:textId="77777777" w:rsidR="00F96333" w:rsidRPr="00E51F32" w:rsidRDefault="00F96333" w:rsidP="00D34BFC">
            <w:pPr>
              <w:jc w:val="right"/>
              <w:rPr>
                <w:ins w:id="369" w:author="HIEN" w:date="2025-12-05T17:33:00Z" w16du:dateUtc="2025-12-05T10:33:00Z"/>
                <w:rFonts w:ascii="Times New Roman" w:eastAsia="Times New Roman" w:hAnsi="Times New Roman"/>
                <w:b/>
                <w:bCs/>
              </w:rPr>
            </w:pPr>
            <w:ins w:id="370" w:author="HIEN" w:date="2025-12-05T17:33:00Z" w16du:dateUtc="2025-12-05T10:33:00Z">
              <w:r w:rsidRPr="00E51F32">
                <w:rPr>
                  <w:rFonts w:ascii="Times New Roman" w:eastAsia="Times New Roman" w:hAnsi="Times New Roman"/>
                  <w:b/>
                  <w:bCs/>
                </w:rPr>
                <w:t>2,268,000</w:t>
              </w:r>
            </w:ins>
          </w:p>
        </w:tc>
        <w:tc>
          <w:tcPr>
            <w:tcW w:w="1061" w:type="dxa"/>
            <w:vAlign w:val="center"/>
            <w:hideMark/>
          </w:tcPr>
          <w:p w14:paraId="07B2CDC2" w14:textId="77777777" w:rsidR="00F96333" w:rsidRPr="00E51F32" w:rsidRDefault="00F96333" w:rsidP="00D34BFC">
            <w:pPr>
              <w:jc w:val="center"/>
              <w:rPr>
                <w:ins w:id="371" w:author="HIEN" w:date="2025-12-05T17:33:00Z" w16du:dateUtc="2025-12-05T10:33:00Z"/>
                <w:rFonts w:ascii="Times New Roman" w:eastAsia="Times New Roman" w:hAnsi="Times New Roman"/>
                <w:b/>
                <w:bCs/>
              </w:rPr>
            </w:pPr>
            <w:ins w:id="372" w:author="HIEN" w:date="2025-12-05T17:33:00Z" w16du:dateUtc="2025-12-05T10:33:00Z">
              <w:r w:rsidRPr="00E51F32">
                <w:rPr>
                  <w:rFonts w:ascii="Times New Roman" w:eastAsia="Times New Roman" w:hAnsi="Times New Roman"/>
                  <w:b/>
                  <w:bCs/>
                </w:rPr>
                <w:t xml:space="preserve">2 </w:t>
              </w:r>
              <w:proofErr w:type="spellStart"/>
              <w:r w:rsidRPr="00E51F32">
                <w:rPr>
                  <w:rFonts w:ascii="Times New Roman" w:eastAsia="Times New Roman" w:hAnsi="Times New Roman"/>
                  <w:b/>
                  <w:bCs/>
                </w:rPr>
                <w:t>năm</w:t>
              </w:r>
              <w:proofErr w:type="spellEnd"/>
            </w:ins>
          </w:p>
        </w:tc>
      </w:tr>
      <w:tr w:rsidR="00083350" w:rsidRPr="00E51F32" w14:paraId="6E9B4CB1" w14:textId="77777777" w:rsidTr="00CB245B">
        <w:trPr>
          <w:gridAfter w:val="1"/>
          <w:wAfter w:w="10" w:type="dxa"/>
          <w:trHeight w:val="341"/>
          <w:ins w:id="373" w:author="HIEN" w:date="2025-12-05T17:33:00Z"/>
        </w:trPr>
        <w:tc>
          <w:tcPr>
            <w:tcW w:w="605" w:type="dxa"/>
            <w:noWrap/>
            <w:vAlign w:val="center"/>
            <w:hideMark/>
          </w:tcPr>
          <w:p w14:paraId="4DB5416A" w14:textId="77777777" w:rsidR="00F96333" w:rsidRPr="00E51F32" w:rsidRDefault="00F96333" w:rsidP="00D34BFC">
            <w:pPr>
              <w:jc w:val="center"/>
              <w:rPr>
                <w:ins w:id="374" w:author="HIEN" w:date="2025-12-05T17:33:00Z" w16du:dateUtc="2025-12-05T10:33:00Z"/>
                <w:rFonts w:ascii="Times New Roman" w:eastAsia="Times New Roman" w:hAnsi="Times New Roman"/>
              </w:rPr>
            </w:pPr>
            <w:ins w:id="375" w:author="HIEN" w:date="2025-12-05T17:33:00Z" w16du:dateUtc="2025-12-05T10:33:00Z">
              <w:r w:rsidRPr="00E51F32">
                <w:rPr>
                  <w:rFonts w:ascii="Times New Roman" w:eastAsia="Times New Roman" w:hAnsi="Times New Roman"/>
                </w:rPr>
                <w:t>4</w:t>
              </w:r>
            </w:ins>
          </w:p>
        </w:tc>
        <w:tc>
          <w:tcPr>
            <w:tcW w:w="3714" w:type="dxa"/>
            <w:vAlign w:val="center"/>
            <w:hideMark/>
          </w:tcPr>
          <w:p w14:paraId="6369CDA3" w14:textId="77777777" w:rsidR="00F96333" w:rsidRPr="00E51F32" w:rsidRDefault="00F96333" w:rsidP="00D34BFC">
            <w:pPr>
              <w:rPr>
                <w:ins w:id="376" w:author="HIEN" w:date="2025-12-05T17:33:00Z" w16du:dateUtc="2025-12-05T10:33:00Z"/>
                <w:rFonts w:ascii="Times New Roman" w:eastAsia="Times New Roman" w:hAnsi="Times New Roman"/>
              </w:rPr>
            </w:pPr>
            <w:ins w:id="377" w:author="HIEN" w:date="2025-12-05T17:33:00Z" w16du:dateUtc="2025-12-05T10:33:00Z">
              <w:r w:rsidRPr="00E51F32">
                <w:rPr>
                  <w:rFonts w:ascii="Times New Roman" w:eastAsia="Times New Roman" w:hAnsi="Times New Roman"/>
                </w:rPr>
                <w:t xml:space="preserve">Card LAN </w:t>
              </w:r>
              <w:proofErr w:type="spellStart"/>
              <w:r w:rsidRPr="00E51F32">
                <w:rPr>
                  <w:rFonts w:ascii="Times New Roman" w:eastAsia="Times New Roman" w:hAnsi="Times New Roman"/>
                </w:rPr>
                <w:t>TPlink</w:t>
              </w:r>
              <w:proofErr w:type="spellEnd"/>
              <w:r w:rsidRPr="00E51F32">
                <w:rPr>
                  <w:rFonts w:ascii="Times New Roman" w:eastAsia="Times New Roman" w:hAnsi="Times New Roman"/>
                </w:rPr>
                <w:t xml:space="preserve"> TG-3468</w:t>
              </w:r>
            </w:ins>
          </w:p>
        </w:tc>
        <w:tc>
          <w:tcPr>
            <w:tcW w:w="678" w:type="dxa"/>
            <w:vAlign w:val="center"/>
            <w:hideMark/>
          </w:tcPr>
          <w:p w14:paraId="6D02C991" w14:textId="77777777" w:rsidR="00F96333" w:rsidRPr="00E51F32" w:rsidRDefault="00F96333" w:rsidP="00D34BFC">
            <w:pPr>
              <w:jc w:val="center"/>
              <w:rPr>
                <w:ins w:id="378" w:author="HIEN" w:date="2025-12-05T17:33:00Z" w16du:dateUtc="2025-12-05T10:33:00Z"/>
                <w:rFonts w:ascii="Times New Roman" w:eastAsia="Times New Roman" w:hAnsi="Times New Roman"/>
              </w:rPr>
            </w:pPr>
            <w:ins w:id="379" w:author="HIEN" w:date="2025-12-05T17:33:00Z" w16du:dateUtc="2025-12-05T10:33:00Z">
              <w:r w:rsidRPr="00E51F32">
                <w:rPr>
                  <w:rFonts w:ascii="Times New Roman" w:eastAsia="Times New Roman" w:hAnsi="Times New Roman"/>
                </w:rPr>
                <w:t>1</w:t>
              </w:r>
            </w:ins>
          </w:p>
        </w:tc>
        <w:tc>
          <w:tcPr>
            <w:tcW w:w="679" w:type="dxa"/>
            <w:noWrap/>
            <w:vAlign w:val="center"/>
            <w:hideMark/>
          </w:tcPr>
          <w:p w14:paraId="1EFBBA56" w14:textId="77777777" w:rsidR="00F96333" w:rsidRPr="00E51F32" w:rsidRDefault="00F96333" w:rsidP="00D34BFC">
            <w:pPr>
              <w:jc w:val="center"/>
              <w:rPr>
                <w:ins w:id="380" w:author="HIEN" w:date="2025-12-05T17:33:00Z" w16du:dateUtc="2025-12-05T10:33:00Z"/>
                <w:rFonts w:ascii="Times New Roman" w:eastAsia="Times New Roman" w:hAnsi="Times New Roman"/>
              </w:rPr>
            </w:pPr>
            <w:proofErr w:type="spellStart"/>
            <w:ins w:id="381"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3A28360E" w14:textId="77777777" w:rsidR="00F96333" w:rsidRPr="00E51F32" w:rsidRDefault="00F96333" w:rsidP="00D34BFC">
            <w:pPr>
              <w:jc w:val="right"/>
              <w:rPr>
                <w:ins w:id="382" w:author="HIEN" w:date="2025-12-05T17:33:00Z" w16du:dateUtc="2025-12-05T10:33:00Z"/>
                <w:rFonts w:ascii="Times New Roman" w:eastAsia="Times New Roman" w:hAnsi="Times New Roman"/>
              </w:rPr>
            </w:pPr>
            <w:ins w:id="383" w:author="HIEN" w:date="2025-12-05T17:33:00Z" w16du:dateUtc="2025-12-05T10:33:00Z">
              <w:r w:rsidRPr="00E51F32">
                <w:rPr>
                  <w:rFonts w:ascii="Times New Roman" w:eastAsia="Times New Roman" w:hAnsi="Times New Roman"/>
                </w:rPr>
                <w:t xml:space="preserve">     </w:t>
              </w:r>
              <w:del w:id="384" w:author="Việt Nguyễn" w:date="2025-12-06T10:49:00Z" w16du:dateUtc="2025-12-06T03:49:00Z">
                <w:r w:rsidRPr="00E51F32" w:rsidDel="008A5F92">
                  <w:rPr>
                    <w:rFonts w:ascii="Times New Roman" w:eastAsia="Times New Roman" w:hAnsi="Times New Roman"/>
                  </w:rPr>
                  <w:delText xml:space="preserve"> </w:delText>
                </w:r>
              </w:del>
              <w:del w:id="385" w:author="Việt Nguyễn" w:date="2025-12-06T10:45:00Z" w16du:dateUtc="2025-12-06T03:45: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190,000 </w:t>
              </w:r>
            </w:ins>
          </w:p>
        </w:tc>
        <w:tc>
          <w:tcPr>
            <w:tcW w:w="783" w:type="dxa"/>
            <w:noWrap/>
            <w:vAlign w:val="center"/>
            <w:hideMark/>
          </w:tcPr>
          <w:p w14:paraId="33AE957F" w14:textId="77777777" w:rsidR="00F96333" w:rsidRPr="00E51F32" w:rsidRDefault="00F96333" w:rsidP="00D34BFC">
            <w:pPr>
              <w:jc w:val="center"/>
              <w:rPr>
                <w:ins w:id="386" w:author="HIEN" w:date="2025-12-05T17:33:00Z" w16du:dateUtc="2025-12-05T10:33:00Z"/>
                <w:rFonts w:ascii="Times New Roman" w:eastAsia="Times New Roman" w:hAnsi="Times New Roman"/>
              </w:rPr>
            </w:pPr>
            <w:ins w:id="387" w:author="HIEN" w:date="2025-12-05T17:33:00Z" w16du:dateUtc="2025-12-05T10:33:00Z">
              <w:r w:rsidRPr="00E51F32">
                <w:rPr>
                  <w:rFonts w:ascii="Times New Roman" w:eastAsia="Times New Roman" w:hAnsi="Times New Roman"/>
                </w:rPr>
                <w:t>8%</w:t>
              </w:r>
            </w:ins>
          </w:p>
        </w:tc>
        <w:tc>
          <w:tcPr>
            <w:tcW w:w="1350" w:type="dxa"/>
            <w:noWrap/>
            <w:vAlign w:val="center"/>
            <w:hideMark/>
          </w:tcPr>
          <w:p w14:paraId="4BA9FDE1" w14:textId="77777777" w:rsidR="00F96333" w:rsidRPr="00E51F32" w:rsidRDefault="00F96333" w:rsidP="00D34BFC">
            <w:pPr>
              <w:jc w:val="right"/>
              <w:rPr>
                <w:ins w:id="388" w:author="HIEN" w:date="2025-12-05T17:33:00Z" w16du:dateUtc="2025-12-05T10:33:00Z"/>
                <w:rFonts w:ascii="Times New Roman" w:eastAsia="Times New Roman" w:hAnsi="Times New Roman"/>
                <w:b/>
                <w:bCs/>
              </w:rPr>
            </w:pPr>
            <w:ins w:id="389" w:author="HIEN" w:date="2025-12-05T17:33:00Z" w16du:dateUtc="2025-12-05T10:33:00Z">
              <w:r w:rsidRPr="00E51F32">
                <w:rPr>
                  <w:rFonts w:ascii="Times New Roman" w:eastAsia="Times New Roman" w:hAnsi="Times New Roman"/>
                  <w:b/>
                  <w:bCs/>
                </w:rPr>
                <w:t>205,200</w:t>
              </w:r>
            </w:ins>
          </w:p>
        </w:tc>
        <w:tc>
          <w:tcPr>
            <w:tcW w:w="1061" w:type="dxa"/>
            <w:vAlign w:val="center"/>
            <w:hideMark/>
          </w:tcPr>
          <w:p w14:paraId="537D8B49" w14:textId="77777777" w:rsidR="00F96333" w:rsidRPr="00E51F32" w:rsidRDefault="00F96333" w:rsidP="00D34BFC">
            <w:pPr>
              <w:jc w:val="center"/>
              <w:rPr>
                <w:ins w:id="390" w:author="HIEN" w:date="2025-12-05T17:33:00Z" w16du:dateUtc="2025-12-05T10:33:00Z"/>
                <w:rFonts w:ascii="Times New Roman" w:eastAsia="Times New Roman" w:hAnsi="Times New Roman"/>
                <w:b/>
                <w:bCs/>
              </w:rPr>
            </w:pPr>
            <w:ins w:id="391" w:author="HIEN" w:date="2025-12-05T17:33:00Z" w16du:dateUtc="2025-12-05T10:33:00Z">
              <w:r w:rsidRPr="00E51F32">
                <w:rPr>
                  <w:rFonts w:ascii="Times New Roman" w:eastAsia="Times New Roman" w:hAnsi="Times New Roman"/>
                  <w:b/>
                  <w:bCs/>
                </w:rPr>
                <w:t xml:space="preserve">1 </w:t>
              </w:r>
              <w:proofErr w:type="spellStart"/>
              <w:r w:rsidRPr="00E51F32">
                <w:rPr>
                  <w:rFonts w:ascii="Times New Roman" w:eastAsia="Times New Roman" w:hAnsi="Times New Roman"/>
                  <w:b/>
                  <w:bCs/>
                </w:rPr>
                <w:t>năm</w:t>
              </w:r>
              <w:proofErr w:type="spellEnd"/>
            </w:ins>
          </w:p>
        </w:tc>
      </w:tr>
      <w:tr w:rsidR="00083350" w:rsidRPr="00E51F32" w14:paraId="1D7993DD" w14:textId="77777777" w:rsidTr="00CB245B">
        <w:trPr>
          <w:gridAfter w:val="1"/>
          <w:wAfter w:w="10" w:type="dxa"/>
          <w:trHeight w:val="368"/>
          <w:ins w:id="392" w:author="HIEN" w:date="2025-12-05T17:33:00Z"/>
        </w:trPr>
        <w:tc>
          <w:tcPr>
            <w:tcW w:w="605" w:type="dxa"/>
            <w:noWrap/>
            <w:vAlign w:val="center"/>
            <w:hideMark/>
          </w:tcPr>
          <w:p w14:paraId="56DA1DB5" w14:textId="77777777" w:rsidR="00F96333" w:rsidRPr="00E51F32" w:rsidRDefault="00F96333" w:rsidP="00D34BFC">
            <w:pPr>
              <w:jc w:val="center"/>
              <w:rPr>
                <w:ins w:id="393" w:author="HIEN" w:date="2025-12-05T17:33:00Z" w16du:dateUtc="2025-12-05T10:33:00Z"/>
                <w:rFonts w:ascii="Times New Roman" w:eastAsia="Times New Roman" w:hAnsi="Times New Roman"/>
              </w:rPr>
            </w:pPr>
            <w:ins w:id="394" w:author="HIEN" w:date="2025-12-05T17:33:00Z" w16du:dateUtc="2025-12-05T10:33:00Z">
              <w:r w:rsidRPr="00E51F32">
                <w:rPr>
                  <w:rFonts w:ascii="Times New Roman" w:eastAsia="Times New Roman" w:hAnsi="Times New Roman"/>
                </w:rPr>
                <w:t>5</w:t>
              </w:r>
            </w:ins>
          </w:p>
        </w:tc>
        <w:tc>
          <w:tcPr>
            <w:tcW w:w="3714" w:type="dxa"/>
            <w:vAlign w:val="center"/>
            <w:hideMark/>
          </w:tcPr>
          <w:p w14:paraId="5002D99A" w14:textId="77777777" w:rsidR="00F96333" w:rsidRPr="00E51F32" w:rsidRDefault="00F96333" w:rsidP="00D34BFC">
            <w:pPr>
              <w:rPr>
                <w:ins w:id="395" w:author="HIEN" w:date="2025-12-05T17:33:00Z" w16du:dateUtc="2025-12-05T10:33:00Z"/>
                <w:rFonts w:ascii="Times New Roman" w:eastAsia="Times New Roman" w:hAnsi="Times New Roman"/>
              </w:rPr>
            </w:pPr>
            <w:ins w:id="396" w:author="HIEN" w:date="2025-12-05T17:33:00Z" w16du:dateUtc="2025-12-05T10:33:00Z">
              <w:r w:rsidRPr="00E51F32">
                <w:rPr>
                  <w:rFonts w:ascii="Times New Roman" w:eastAsia="Times New Roman" w:hAnsi="Times New Roman"/>
                </w:rPr>
                <w:t xml:space="preserve">Card </w:t>
              </w:r>
              <w:proofErr w:type="spellStart"/>
              <w:r w:rsidRPr="00E51F32">
                <w:rPr>
                  <w:rFonts w:ascii="Times New Roman" w:eastAsia="Times New Roman" w:hAnsi="Times New Roman"/>
                </w:rPr>
                <w:t>Wifi</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Tplink</w:t>
              </w:r>
              <w:proofErr w:type="spellEnd"/>
              <w:r w:rsidRPr="00E51F32">
                <w:rPr>
                  <w:rFonts w:ascii="Times New Roman" w:eastAsia="Times New Roman" w:hAnsi="Times New Roman"/>
                </w:rPr>
                <w:t xml:space="preserve"> Archer T2E</w:t>
              </w:r>
            </w:ins>
          </w:p>
        </w:tc>
        <w:tc>
          <w:tcPr>
            <w:tcW w:w="678" w:type="dxa"/>
            <w:vAlign w:val="center"/>
            <w:hideMark/>
          </w:tcPr>
          <w:p w14:paraId="1862BFCA" w14:textId="77777777" w:rsidR="00F96333" w:rsidRPr="00E51F32" w:rsidRDefault="00F96333" w:rsidP="00D34BFC">
            <w:pPr>
              <w:jc w:val="center"/>
              <w:rPr>
                <w:ins w:id="397" w:author="HIEN" w:date="2025-12-05T17:33:00Z" w16du:dateUtc="2025-12-05T10:33:00Z"/>
                <w:rFonts w:ascii="Times New Roman" w:eastAsia="Times New Roman" w:hAnsi="Times New Roman"/>
              </w:rPr>
            </w:pPr>
            <w:ins w:id="398" w:author="HIEN" w:date="2025-12-05T17:33:00Z" w16du:dateUtc="2025-12-05T10:33:00Z">
              <w:r w:rsidRPr="00E51F32">
                <w:rPr>
                  <w:rFonts w:ascii="Times New Roman" w:eastAsia="Times New Roman" w:hAnsi="Times New Roman"/>
                </w:rPr>
                <w:t>1</w:t>
              </w:r>
            </w:ins>
          </w:p>
        </w:tc>
        <w:tc>
          <w:tcPr>
            <w:tcW w:w="679" w:type="dxa"/>
            <w:noWrap/>
            <w:vAlign w:val="center"/>
            <w:hideMark/>
          </w:tcPr>
          <w:p w14:paraId="1F646FDE" w14:textId="77777777" w:rsidR="00F96333" w:rsidRPr="00E51F32" w:rsidRDefault="00F96333" w:rsidP="00D34BFC">
            <w:pPr>
              <w:jc w:val="center"/>
              <w:rPr>
                <w:ins w:id="399" w:author="HIEN" w:date="2025-12-05T17:33:00Z" w16du:dateUtc="2025-12-05T10:33:00Z"/>
                <w:rFonts w:ascii="Times New Roman" w:eastAsia="Times New Roman" w:hAnsi="Times New Roman"/>
              </w:rPr>
            </w:pPr>
            <w:proofErr w:type="spellStart"/>
            <w:ins w:id="400"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6B245610" w14:textId="77777777" w:rsidR="00F96333" w:rsidRPr="00E51F32" w:rsidRDefault="00F96333" w:rsidP="00D34BFC">
            <w:pPr>
              <w:jc w:val="right"/>
              <w:rPr>
                <w:ins w:id="401" w:author="HIEN" w:date="2025-12-05T17:33:00Z" w16du:dateUtc="2025-12-05T10:33:00Z"/>
                <w:rFonts w:ascii="Times New Roman" w:eastAsia="Times New Roman" w:hAnsi="Times New Roman"/>
              </w:rPr>
            </w:pPr>
            <w:ins w:id="402" w:author="HIEN" w:date="2025-12-05T17:33:00Z" w16du:dateUtc="2025-12-05T10:33:00Z">
              <w:r w:rsidRPr="00E51F32">
                <w:rPr>
                  <w:rFonts w:ascii="Times New Roman" w:eastAsia="Times New Roman" w:hAnsi="Times New Roman"/>
                </w:rPr>
                <w:t xml:space="preserve">     </w:t>
              </w:r>
              <w:del w:id="403" w:author="Việt Nguyễn" w:date="2025-12-06T10:49:00Z" w16du:dateUtc="2025-12-06T03:49:00Z">
                <w:r w:rsidRPr="00E51F32" w:rsidDel="008A5F92">
                  <w:rPr>
                    <w:rFonts w:ascii="Times New Roman" w:eastAsia="Times New Roman" w:hAnsi="Times New Roman"/>
                  </w:rPr>
                  <w:delText xml:space="preserve"> </w:delText>
                </w:r>
              </w:del>
              <w:del w:id="404" w:author="Việt Nguyễn" w:date="2025-12-06T10:45:00Z" w16du:dateUtc="2025-12-06T03:45: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320,000 </w:t>
              </w:r>
            </w:ins>
          </w:p>
        </w:tc>
        <w:tc>
          <w:tcPr>
            <w:tcW w:w="783" w:type="dxa"/>
            <w:noWrap/>
            <w:vAlign w:val="center"/>
            <w:hideMark/>
          </w:tcPr>
          <w:p w14:paraId="6C06896A" w14:textId="77777777" w:rsidR="00F96333" w:rsidRPr="00E51F32" w:rsidRDefault="00F96333" w:rsidP="00D34BFC">
            <w:pPr>
              <w:jc w:val="center"/>
              <w:rPr>
                <w:ins w:id="405" w:author="HIEN" w:date="2025-12-05T17:33:00Z" w16du:dateUtc="2025-12-05T10:33:00Z"/>
                <w:rFonts w:ascii="Times New Roman" w:eastAsia="Times New Roman" w:hAnsi="Times New Roman"/>
              </w:rPr>
            </w:pPr>
            <w:ins w:id="406" w:author="HIEN" w:date="2025-12-05T17:33:00Z" w16du:dateUtc="2025-12-05T10:33:00Z">
              <w:r w:rsidRPr="00E51F32">
                <w:rPr>
                  <w:rFonts w:ascii="Times New Roman" w:eastAsia="Times New Roman" w:hAnsi="Times New Roman"/>
                </w:rPr>
                <w:t>8%</w:t>
              </w:r>
            </w:ins>
          </w:p>
        </w:tc>
        <w:tc>
          <w:tcPr>
            <w:tcW w:w="1350" w:type="dxa"/>
            <w:noWrap/>
            <w:vAlign w:val="center"/>
            <w:hideMark/>
          </w:tcPr>
          <w:p w14:paraId="51D28D09" w14:textId="77777777" w:rsidR="00F96333" w:rsidRPr="00E51F32" w:rsidRDefault="00F96333" w:rsidP="00D34BFC">
            <w:pPr>
              <w:jc w:val="right"/>
              <w:rPr>
                <w:ins w:id="407" w:author="HIEN" w:date="2025-12-05T17:33:00Z" w16du:dateUtc="2025-12-05T10:33:00Z"/>
                <w:rFonts w:ascii="Times New Roman" w:eastAsia="Times New Roman" w:hAnsi="Times New Roman"/>
                <w:b/>
                <w:bCs/>
              </w:rPr>
            </w:pPr>
            <w:ins w:id="408" w:author="HIEN" w:date="2025-12-05T17:33:00Z" w16du:dateUtc="2025-12-05T10:33:00Z">
              <w:r w:rsidRPr="00E51F32">
                <w:rPr>
                  <w:rFonts w:ascii="Times New Roman" w:eastAsia="Times New Roman" w:hAnsi="Times New Roman"/>
                  <w:b/>
                  <w:bCs/>
                </w:rPr>
                <w:t>345,600</w:t>
              </w:r>
            </w:ins>
          </w:p>
        </w:tc>
        <w:tc>
          <w:tcPr>
            <w:tcW w:w="1061" w:type="dxa"/>
            <w:vAlign w:val="center"/>
            <w:hideMark/>
          </w:tcPr>
          <w:p w14:paraId="157970E8" w14:textId="77777777" w:rsidR="00F96333" w:rsidRPr="00E51F32" w:rsidRDefault="00F96333" w:rsidP="00D34BFC">
            <w:pPr>
              <w:jc w:val="center"/>
              <w:rPr>
                <w:ins w:id="409" w:author="HIEN" w:date="2025-12-05T17:33:00Z" w16du:dateUtc="2025-12-05T10:33:00Z"/>
                <w:rFonts w:ascii="Times New Roman" w:eastAsia="Times New Roman" w:hAnsi="Times New Roman"/>
                <w:b/>
                <w:bCs/>
              </w:rPr>
            </w:pPr>
            <w:ins w:id="410" w:author="HIEN" w:date="2025-12-05T17:33:00Z" w16du:dateUtc="2025-12-05T10:33:00Z">
              <w:r w:rsidRPr="00E51F32">
                <w:rPr>
                  <w:rFonts w:ascii="Times New Roman" w:eastAsia="Times New Roman" w:hAnsi="Times New Roman"/>
                  <w:b/>
                  <w:bCs/>
                </w:rPr>
                <w:t xml:space="preserve">1 </w:t>
              </w:r>
              <w:proofErr w:type="spellStart"/>
              <w:r w:rsidRPr="00E51F32">
                <w:rPr>
                  <w:rFonts w:ascii="Times New Roman" w:eastAsia="Times New Roman" w:hAnsi="Times New Roman"/>
                  <w:b/>
                  <w:bCs/>
                </w:rPr>
                <w:t>năm</w:t>
              </w:r>
              <w:proofErr w:type="spellEnd"/>
            </w:ins>
          </w:p>
        </w:tc>
      </w:tr>
      <w:tr w:rsidR="00083350" w:rsidRPr="00E51F32" w14:paraId="51C8ECF9" w14:textId="77777777" w:rsidTr="00CB245B">
        <w:trPr>
          <w:gridAfter w:val="1"/>
          <w:wAfter w:w="10" w:type="dxa"/>
          <w:trHeight w:val="566"/>
          <w:ins w:id="411" w:author="HIEN" w:date="2025-12-05T17:33:00Z"/>
        </w:trPr>
        <w:tc>
          <w:tcPr>
            <w:tcW w:w="605" w:type="dxa"/>
            <w:noWrap/>
            <w:vAlign w:val="center"/>
            <w:hideMark/>
          </w:tcPr>
          <w:p w14:paraId="5C2A4533" w14:textId="77777777" w:rsidR="00F96333" w:rsidRPr="00E51F32" w:rsidRDefault="00F96333" w:rsidP="00D34BFC">
            <w:pPr>
              <w:jc w:val="center"/>
              <w:rPr>
                <w:ins w:id="412" w:author="HIEN" w:date="2025-12-05T17:33:00Z" w16du:dateUtc="2025-12-05T10:33:00Z"/>
                <w:rFonts w:ascii="Times New Roman" w:eastAsia="Times New Roman" w:hAnsi="Times New Roman"/>
              </w:rPr>
            </w:pPr>
            <w:ins w:id="413" w:author="HIEN" w:date="2025-12-05T17:33:00Z" w16du:dateUtc="2025-12-05T10:33:00Z">
              <w:r w:rsidRPr="00E51F32">
                <w:rPr>
                  <w:rFonts w:ascii="Times New Roman" w:eastAsia="Times New Roman" w:hAnsi="Times New Roman"/>
                </w:rPr>
                <w:t>6</w:t>
              </w:r>
            </w:ins>
          </w:p>
        </w:tc>
        <w:tc>
          <w:tcPr>
            <w:tcW w:w="3714" w:type="dxa"/>
            <w:vAlign w:val="center"/>
            <w:hideMark/>
          </w:tcPr>
          <w:p w14:paraId="69CEC226" w14:textId="77777777" w:rsidR="00F96333" w:rsidRPr="00E51F32" w:rsidRDefault="00F96333" w:rsidP="00D34BFC">
            <w:pPr>
              <w:rPr>
                <w:ins w:id="414" w:author="HIEN" w:date="2025-12-05T17:33:00Z" w16du:dateUtc="2025-12-05T10:33:00Z"/>
                <w:rFonts w:ascii="Times New Roman" w:eastAsia="Times New Roman" w:hAnsi="Times New Roman"/>
              </w:rPr>
            </w:pPr>
            <w:proofErr w:type="spellStart"/>
            <w:ins w:id="415" w:author="HIEN" w:date="2025-12-05T17:33:00Z" w16du:dateUtc="2025-12-05T10:33:00Z">
              <w:r w:rsidRPr="00E51F32">
                <w:rPr>
                  <w:rFonts w:ascii="Times New Roman" w:eastAsia="Times New Roman" w:hAnsi="Times New Roman"/>
                </w:rPr>
                <w:t>Bộ</w:t>
              </w:r>
              <w:proofErr w:type="spellEnd"/>
              <w:r w:rsidRPr="00E51F32">
                <w:rPr>
                  <w:rFonts w:ascii="Times New Roman" w:eastAsia="Times New Roman" w:hAnsi="Times New Roman"/>
                </w:rPr>
                <w:t xml:space="preserve"> chia Hub USB 3.0 4 </w:t>
              </w:r>
              <w:proofErr w:type="spellStart"/>
              <w:r w:rsidRPr="00E51F32">
                <w:rPr>
                  <w:rFonts w:ascii="Times New Roman" w:eastAsia="Times New Roman" w:hAnsi="Times New Roman"/>
                </w:rPr>
                <w:t>cổng</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màu</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đen</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dài</w:t>
              </w:r>
              <w:proofErr w:type="spellEnd"/>
              <w:r w:rsidRPr="00E51F32">
                <w:rPr>
                  <w:rFonts w:ascii="Times New Roman" w:eastAsia="Times New Roman" w:hAnsi="Times New Roman"/>
                </w:rPr>
                <w:t xml:space="preserve"> 50CM </w:t>
              </w:r>
              <w:proofErr w:type="spellStart"/>
              <w:r w:rsidRPr="00E51F32">
                <w:rPr>
                  <w:rFonts w:ascii="Times New Roman" w:eastAsia="Times New Roman" w:hAnsi="Times New Roman"/>
                </w:rPr>
                <w:t>Ugreen</w:t>
              </w:r>
              <w:proofErr w:type="spellEnd"/>
              <w:r w:rsidRPr="00E51F32">
                <w:rPr>
                  <w:rFonts w:ascii="Times New Roman" w:eastAsia="Times New Roman" w:hAnsi="Times New Roman"/>
                </w:rPr>
                <w:t xml:space="preserve"> ( 20290)</w:t>
              </w:r>
            </w:ins>
          </w:p>
        </w:tc>
        <w:tc>
          <w:tcPr>
            <w:tcW w:w="678" w:type="dxa"/>
            <w:vAlign w:val="center"/>
            <w:hideMark/>
          </w:tcPr>
          <w:p w14:paraId="3BFB1800" w14:textId="77777777" w:rsidR="00F96333" w:rsidRPr="00E51F32" w:rsidRDefault="00F96333" w:rsidP="00D34BFC">
            <w:pPr>
              <w:jc w:val="center"/>
              <w:rPr>
                <w:ins w:id="416" w:author="HIEN" w:date="2025-12-05T17:33:00Z" w16du:dateUtc="2025-12-05T10:33:00Z"/>
                <w:rFonts w:ascii="Times New Roman" w:eastAsia="Times New Roman" w:hAnsi="Times New Roman"/>
              </w:rPr>
            </w:pPr>
            <w:ins w:id="417" w:author="HIEN" w:date="2025-12-05T17:33:00Z" w16du:dateUtc="2025-12-05T10:33:00Z">
              <w:r w:rsidRPr="00E51F32">
                <w:rPr>
                  <w:rFonts w:ascii="Times New Roman" w:eastAsia="Times New Roman" w:hAnsi="Times New Roman"/>
                </w:rPr>
                <w:t>1</w:t>
              </w:r>
            </w:ins>
          </w:p>
        </w:tc>
        <w:tc>
          <w:tcPr>
            <w:tcW w:w="679" w:type="dxa"/>
            <w:noWrap/>
            <w:vAlign w:val="center"/>
            <w:hideMark/>
          </w:tcPr>
          <w:p w14:paraId="2AD49CEE" w14:textId="77777777" w:rsidR="00F96333" w:rsidRPr="00E51F32" w:rsidRDefault="00F96333" w:rsidP="00D34BFC">
            <w:pPr>
              <w:jc w:val="center"/>
              <w:rPr>
                <w:ins w:id="418" w:author="HIEN" w:date="2025-12-05T17:33:00Z" w16du:dateUtc="2025-12-05T10:33:00Z"/>
                <w:rFonts w:ascii="Times New Roman" w:eastAsia="Times New Roman" w:hAnsi="Times New Roman"/>
              </w:rPr>
            </w:pPr>
            <w:proofErr w:type="spellStart"/>
            <w:ins w:id="419" w:author="HIEN" w:date="2025-12-05T17:33:00Z" w16du:dateUtc="2025-12-05T10:33:00Z">
              <w:r w:rsidRPr="00E51F32">
                <w:rPr>
                  <w:rFonts w:ascii="Times New Roman" w:eastAsia="Times New Roman" w:hAnsi="Times New Roman"/>
                </w:rPr>
                <w:t>bộ</w:t>
              </w:r>
              <w:proofErr w:type="spellEnd"/>
            </w:ins>
          </w:p>
        </w:tc>
        <w:tc>
          <w:tcPr>
            <w:tcW w:w="1305" w:type="dxa"/>
            <w:noWrap/>
            <w:vAlign w:val="center"/>
            <w:hideMark/>
          </w:tcPr>
          <w:p w14:paraId="399523A3" w14:textId="77777777" w:rsidR="00F96333" w:rsidRPr="00E51F32" w:rsidRDefault="00F96333" w:rsidP="00D34BFC">
            <w:pPr>
              <w:jc w:val="right"/>
              <w:rPr>
                <w:ins w:id="420" w:author="HIEN" w:date="2025-12-05T17:33:00Z" w16du:dateUtc="2025-12-05T10:33:00Z"/>
                <w:rFonts w:ascii="Times New Roman" w:eastAsia="Times New Roman" w:hAnsi="Times New Roman"/>
              </w:rPr>
            </w:pPr>
            <w:ins w:id="421" w:author="HIEN" w:date="2025-12-05T17:33:00Z" w16du:dateUtc="2025-12-05T10:33:00Z">
              <w:r w:rsidRPr="00E51F32">
                <w:rPr>
                  <w:rFonts w:ascii="Times New Roman" w:eastAsia="Times New Roman" w:hAnsi="Times New Roman"/>
                </w:rPr>
                <w:t xml:space="preserve">     </w:t>
              </w:r>
              <w:del w:id="422" w:author="Việt Nguyễn" w:date="2025-12-06T10:49:00Z" w16du:dateUtc="2025-12-06T03:49:00Z">
                <w:r w:rsidRPr="00E51F32" w:rsidDel="008A5F92">
                  <w:rPr>
                    <w:rFonts w:ascii="Times New Roman" w:eastAsia="Times New Roman" w:hAnsi="Times New Roman"/>
                  </w:rPr>
                  <w:delText xml:space="preserve"> </w:delText>
                </w:r>
              </w:del>
              <w:del w:id="423" w:author="Việt Nguyễn" w:date="2025-12-06T10:44:00Z" w16du:dateUtc="2025-12-06T03:44: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200,000 </w:t>
              </w:r>
            </w:ins>
          </w:p>
        </w:tc>
        <w:tc>
          <w:tcPr>
            <w:tcW w:w="783" w:type="dxa"/>
            <w:noWrap/>
            <w:vAlign w:val="center"/>
            <w:hideMark/>
          </w:tcPr>
          <w:p w14:paraId="29850181" w14:textId="77777777" w:rsidR="00F96333" w:rsidRPr="00E51F32" w:rsidRDefault="00F96333" w:rsidP="00D34BFC">
            <w:pPr>
              <w:jc w:val="center"/>
              <w:rPr>
                <w:ins w:id="424" w:author="HIEN" w:date="2025-12-05T17:33:00Z" w16du:dateUtc="2025-12-05T10:33:00Z"/>
                <w:rFonts w:ascii="Times New Roman" w:eastAsia="Times New Roman" w:hAnsi="Times New Roman"/>
              </w:rPr>
            </w:pPr>
            <w:ins w:id="425" w:author="HIEN" w:date="2025-12-05T17:33:00Z" w16du:dateUtc="2025-12-05T10:33:00Z">
              <w:r w:rsidRPr="00E51F32">
                <w:rPr>
                  <w:rFonts w:ascii="Times New Roman" w:eastAsia="Times New Roman" w:hAnsi="Times New Roman"/>
                </w:rPr>
                <w:t>8%</w:t>
              </w:r>
            </w:ins>
          </w:p>
        </w:tc>
        <w:tc>
          <w:tcPr>
            <w:tcW w:w="1350" w:type="dxa"/>
            <w:noWrap/>
            <w:vAlign w:val="center"/>
            <w:hideMark/>
          </w:tcPr>
          <w:p w14:paraId="6E976ACE" w14:textId="77777777" w:rsidR="00F96333" w:rsidRPr="00E51F32" w:rsidRDefault="00F96333" w:rsidP="00D34BFC">
            <w:pPr>
              <w:jc w:val="right"/>
              <w:rPr>
                <w:ins w:id="426" w:author="HIEN" w:date="2025-12-05T17:33:00Z" w16du:dateUtc="2025-12-05T10:33:00Z"/>
                <w:rFonts w:ascii="Times New Roman" w:eastAsia="Times New Roman" w:hAnsi="Times New Roman"/>
                <w:b/>
                <w:bCs/>
              </w:rPr>
            </w:pPr>
            <w:ins w:id="427" w:author="HIEN" w:date="2025-12-05T17:33:00Z" w16du:dateUtc="2025-12-05T10:33:00Z">
              <w:r w:rsidRPr="00E51F32">
                <w:rPr>
                  <w:rFonts w:ascii="Times New Roman" w:eastAsia="Times New Roman" w:hAnsi="Times New Roman"/>
                  <w:b/>
                  <w:bCs/>
                </w:rPr>
                <w:t>216,000</w:t>
              </w:r>
            </w:ins>
          </w:p>
        </w:tc>
        <w:tc>
          <w:tcPr>
            <w:tcW w:w="1061" w:type="dxa"/>
            <w:vAlign w:val="center"/>
            <w:hideMark/>
          </w:tcPr>
          <w:p w14:paraId="41E962D6" w14:textId="77777777" w:rsidR="00F96333" w:rsidRPr="00E51F32" w:rsidRDefault="00F96333" w:rsidP="00D34BFC">
            <w:pPr>
              <w:jc w:val="center"/>
              <w:rPr>
                <w:ins w:id="428" w:author="HIEN" w:date="2025-12-05T17:33:00Z" w16du:dateUtc="2025-12-05T10:33:00Z"/>
                <w:rFonts w:ascii="Times New Roman" w:eastAsia="Times New Roman" w:hAnsi="Times New Roman"/>
                <w:b/>
                <w:bCs/>
              </w:rPr>
            </w:pPr>
            <w:ins w:id="429" w:author="HIEN" w:date="2025-12-05T17:33:00Z" w16du:dateUtc="2025-12-05T10:33:00Z">
              <w:r w:rsidRPr="00E51F32">
                <w:rPr>
                  <w:rFonts w:ascii="Times New Roman" w:eastAsia="Times New Roman" w:hAnsi="Times New Roman"/>
                  <w:b/>
                  <w:bCs/>
                </w:rPr>
                <w:t xml:space="preserve">1 </w:t>
              </w:r>
              <w:proofErr w:type="spellStart"/>
              <w:r w:rsidRPr="00E51F32">
                <w:rPr>
                  <w:rFonts w:ascii="Times New Roman" w:eastAsia="Times New Roman" w:hAnsi="Times New Roman"/>
                  <w:b/>
                  <w:bCs/>
                </w:rPr>
                <w:t>năm</w:t>
              </w:r>
              <w:proofErr w:type="spellEnd"/>
            </w:ins>
          </w:p>
        </w:tc>
      </w:tr>
      <w:tr w:rsidR="00083350" w:rsidRPr="00E51F32" w14:paraId="28A1C161" w14:textId="77777777" w:rsidTr="00CB245B">
        <w:trPr>
          <w:gridAfter w:val="1"/>
          <w:wAfter w:w="10" w:type="dxa"/>
          <w:trHeight w:val="602"/>
          <w:ins w:id="430" w:author="HIEN" w:date="2025-12-05T17:33:00Z"/>
        </w:trPr>
        <w:tc>
          <w:tcPr>
            <w:tcW w:w="605" w:type="dxa"/>
            <w:noWrap/>
            <w:vAlign w:val="center"/>
            <w:hideMark/>
          </w:tcPr>
          <w:p w14:paraId="2437DF8E" w14:textId="77777777" w:rsidR="00F96333" w:rsidRPr="00E51F32" w:rsidRDefault="00F96333" w:rsidP="00D34BFC">
            <w:pPr>
              <w:jc w:val="center"/>
              <w:rPr>
                <w:ins w:id="431" w:author="HIEN" w:date="2025-12-05T17:33:00Z" w16du:dateUtc="2025-12-05T10:33:00Z"/>
                <w:rFonts w:ascii="Times New Roman" w:eastAsia="Times New Roman" w:hAnsi="Times New Roman"/>
              </w:rPr>
            </w:pPr>
            <w:ins w:id="432" w:author="HIEN" w:date="2025-12-05T17:33:00Z" w16du:dateUtc="2025-12-05T10:33:00Z">
              <w:r w:rsidRPr="00E51F32">
                <w:rPr>
                  <w:rFonts w:ascii="Times New Roman" w:eastAsia="Times New Roman" w:hAnsi="Times New Roman"/>
                </w:rPr>
                <w:t>7</w:t>
              </w:r>
            </w:ins>
          </w:p>
        </w:tc>
        <w:tc>
          <w:tcPr>
            <w:tcW w:w="3714" w:type="dxa"/>
            <w:vAlign w:val="center"/>
            <w:hideMark/>
          </w:tcPr>
          <w:p w14:paraId="6A942F88" w14:textId="77777777" w:rsidR="00F96333" w:rsidRPr="00E51F32" w:rsidRDefault="00F96333" w:rsidP="00D34BFC">
            <w:pPr>
              <w:rPr>
                <w:ins w:id="433" w:author="HIEN" w:date="2025-12-05T17:33:00Z" w16du:dateUtc="2025-12-05T10:33:00Z"/>
                <w:rFonts w:ascii="Times New Roman" w:eastAsia="Times New Roman" w:hAnsi="Times New Roman"/>
              </w:rPr>
            </w:pPr>
            <w:ins w:id="434" w:author="HIEN" w:date="2025-12-05T17:33:00Z" w16du:dateUtc="2025-12-05T10:33:00Z">
              <w:r w:rsidRPr="00E51F32">
                <w:rPr>
                  <w:rFonts w:ascii="Times New Roman" w:eastAsia="Times New Roman" w:hAnsi="Times New Roman"/>
                </w:rPr>
                <w:t>MÁY IN HP PRO 4003DN (2Z609A ) - WARRANTY 03 YEAR</w:t>
              </w:r>
            </w:ins>
          </w:p>
        </w:tc>
        <w:tc>
          <w:tcPr>
            <w:tcW w:w="678" w:type="dxa"/>
            <w:vAlign w:val="center"/>
            <w:hideMark/>
          </w:tcPr>
          <w:p w14:paraId="51F073DC" w14:textId="77777777" w:rsidR="00F96333" w:rsidRPr="00E51F32" w:rsidRDefault="00F96333" w:rsidP="00D34BFC">
            <w:pPr>
              <w:jc w:val="center"/>
              <w:rPr>
                <w:ins w:id="435" w:author="HIEN" w:date="2025-12-05T17:33:00Z" w16du:dateUtc="2025-12-05T10:33:00Z"/>
                <w:rFonts w:ascii="Times New Roman" w:eastAsia="Times New Roman" w:hAnsi="Times New Roman"/>
              </w:rPr>
            </w:pPr>
            <w:ins w:id="436" w:author="HIEN" w:date="2025-12-05T17:33:00Z" w16du:dateUtc="2025-12-05T10:33:00Z">
              <w:r w:rsidRPr="00E51F32">
                <w:rPr>
                  <w:rFonts w:ascii="Times New Roman" w:eastAsia="Times New Roman" w:hAnsi="Times New Roman"/>
                </w:rPr>
                <w:t>1</w:t>
              </w:r>
            </w:ins>
          </w:p>
        </w:tc>
        <w:tc>
          <w:tcPr>
            <w:tcW w:w="679" w:type="dxa"/>
            <w:noWrap/>
            <w:vAlign w:val="center"/>
            <w:hideMark/>
          </w:tcPr>
          <w:p w14:paraId="109997A4" w14:textId="77777777" w:rsidR="00F96333" w:rsidRPr="00E51F32" w:rsidRDefault="00F96333" w:rsidP="00D34BFC">
            <w:pPr>
              <w:jc w:val="center"/>
              <w:rPr>
                <w:ins w:id="437" w:author="HIEN" w:date="2025-12-05T17:33:00Z" w16du:dateUtc="2025-12-05T10:33:00Z"/>
                <w:rFonts w:ascii="Times New Roman" w:eastAsia="Times New Roman" w:hAnsi="Times New Roman"/>
              </w:rPr>
            </w:pPr>
            <w:proofErr w:type="spellStart"/>
            <w:ins w:id="438"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6F5B2473" w14:textId="77777777" w:rsidR="00F96333" w:rsidRPr="00E51F32" w:rsidRDefault="00F96333" w:rsidP="00D34BFC">
            <w:pPr>
              <w:jc w:val="right"/>
              <w:rPr>
                <w:ins w:id="439" w:author="HIEN" w:date="2025-12-05T17:33:00Z" w16du:dateUtc="2025-12-05T10:33:00Z"/>
                <w:rFonts w:ascii="Times New Roman" w:eastAsia="Times New Roman" w:hAnsi="Times New Roman"/>
              </w:rPr>
            </w:pPr>
            <w:ins w:id="440" w:author="HIEN" w:date="2025-12-05T17:33:00Z" w16du:dateUtc="2025-12-05T10:33:00Z">
              <w:r w:rsidRPr="00E51F32">
                <w:rPr>
                  <w:rFonts w:ascii="Times New Roman" w:eastAsia="Times New Roman" w:hAnsi="Times New Roman"/>
                </w:rPr>
                <w:t xml:space="preserve">  </w:t>
              </w:r>
              <w:del w:id="441" w:author="Việt Nguyễn" w:date="2025-12-06T10:49:00Z" w16du:dateUtc="2025-12-06T03:49:00Z">
                <w:r w:rsidRPr="00E51F32" w:rsidDel="008A5F92">
                  <w:rPr>
                    <w:rFonts w:ascii="Times New Roman" w:eastAsia="Times New Roman" w:hAnsi="Times New Roman"/>
                  </w:rPr>
                  <w:delText xml:space="preserve"> </w:delText>
                </w:r>
              </w:del>
              <w:del w:id="442" w:author="Việt Nguyễn" w:date="2025-12-06T10:44:00Z" w16du:dateUtc="2025-12-06T03:44: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5,240,000 </w:t>
              </w:r>
            </w:ins>
          </w:p>
        </w:tc>
        <w:tc>
          <w:tcPr>
            <w:tcW w:w="783" w:type="dxa"/>
            <w:noWrap/>
            <w:vAlign w:val="center"/>
            <w:hideMark/>
          </w:tcPr>
          <w:p w14:paraId="1692409F" w14:textId="77777777" w:rsidR="00F96333" w:rsidRPr="00E51F32" w:rsidRDefault="00F96333" w:rsidP="00D34BFC">
            <w:pPr>
              <w:jc w:val="center"/>
              <w:rPr>
                <w:ins w:id="443" w:author="HIEN" w:date="2025-12-05T17:33:00Z" w16du:dateUtc="2025-12-05T10:33:00Z"/>
                <w:rFonts w:ascii="Times New Roman" w:eastAsia="Times New Roman" w:hAnsi="Times New Roman"/>
              </w:rPr>
            </w:pPr>
            <w:ins w:id="444" w:author="HIEN" w:date="2025-12-05T17:33:00Z" w16du:dateUtc="2025-12-05T10:33:00Z">
              <w:r w:rsidRPr="00E51F32">
                <w:rPr>
                  <w:rFonts w:ascii="Times New Roman" w:eastAsia="Times New Roman" w:hAnsi="Times New Roman"/>
                </w:rPr>
                <w:t>8%</w:t>
              </w:r>
            </w:ins>
          </w:p>
        </w:tc>
        <w:tc>
          <w:tcPr>
            <w:tcW w:w="1350" w:type="dxa"/>
            <w:noWrap/>
            <w:vAlign w:val="center"/>
            <w:hideMark/>
          </w:tcPr>
          <w:p w14:paraId="03C5DC85" w14:textId="77777777" w:rsidR="00F96333" w:rsidRPr="00E51F32" w:rsidRDefault="00F96333" w:rsidP="00D34BFC">
            <w:pPr>
              <w:jc w:val="right"/>
              <w:rPr>
                <w:ins w:id="445" w:author="HIEN" w:date="2025-12-05T17:33:00Z" w16du:dateUtc="2025-12-05T10:33:00Z"/>
                <w:rFonts w:ascii="Times New Roman" w:eastAsia="Times New Roman" w:hAnsi="Times New Roman"/>
                <w:b/>
                <w:bCs/>
              </w:rPr>
            </w:pPr>
            <w:ins w:id="446" w:author="HIEN" w:date="2025-12-05T17:33:00Z" w16du:dateUtc="2025-12-05T10:33:00Z">
              <w:r w:rsidRPr="00E51F32">
                <w:rPr>
                  <w:rFonts w:ascii="Times New Roman" w:eastAsia="Times New Roman" w:hAnsi="Times New Roman"/>
                  <w:b/>
                  <w:bCs/>
                </w:rPr>
                <w:t>5,659,200</w:t>
              </w:r>
            </w:ins>
          </w:p>
        </w:tc>
        <w:tc>
          <w:tcPr>
            <w:tcW w:w="1061" w:type="dxa"/>
            <w:vAlign w:val="center"/>
            <w:hideMark/>
          </w:tcPr>
          <w:p w14:paraId="58A99C1A" w14:textId="77777777" w:rsidR="00F96333" w:rsidRPr="00E51F32" w:rsidRDefault="00F96333" w:rsidP="00D34BFC">
            <w:pPr>
              <w:jc w:val="center"/>
              <w:rPr>
                <w:ins w:id="447" w:author="HIEN" w:date="2025-12-05T17:33:00Z" w16du:dateUtc="2025-12-05T10:33:00Z"/>
                <w:rFonts w:ascii="Times New Roman" w:eastAsia="Times New Roman" w:hAnsi="Times New Roman"/>
                <w:b/>
                <w:bCs/>
              </w:rPr>
            </w:pPr>
            <w:ins w:id="448" w:author="HIEN" w:date="2025-12-05T17:33:00Z" w16du:dateUtc="2025-12-05T10:33:00Z">
              <w:r w:rsidRPr="00E51F32">
                <w:rPr>
                  <w:rFonts w:ascii="Times New Roman" w:eastAsia="Times New Roman" w:hAnsi="Times New Roman"/>
                  <w:b/>
                  <w:bCs/>
                </w:rPr>
                <w:t xml:space="preserve">3 </w:t>
              </w:r>
              <w:proofErr w:type="spellStart"/>
              <w:r w:rsidRPr="00E51F32">
                <w:rPr>
                  <w:rFonts w:ascii="Times New Roman" w:eastAsia="Times New Roman" w:hAnsi="Times New Roman"/>
                  <w:b/>
                  <w:bCs/>
                </w:rPr>
                <w:t>năm</w:t>
              </w:r>
              <w:proofErr w:type="spellEnd"/>
            </w:ins>
          </w:p>
        </w:tc>
      </w:tr>
      <w:tr w:rsidR="00083350" w:rsidRPr="00E51F32" w14:paraId="2A5E5DB6" w14:textId="77777777" w:rsidTr="00CB245B">
        <w:trPr>
          <w:gridAfter w:val="1"/>
          <w:wAfter w:w="10" w:type="dxa"/>
          <w:trHeight w:val="620"/>
          <w:ins w:id="449" w:author="HIEN" w:date="2025-12-05T17:33:00Z"/>
        </w:trPr>
        <w:tc>
          <w:tcPr>
            <w:tcW w:w="605" w:type="dxa"/>
            <w:noWrap/>
            <w:vAlign w:val="center"/>
            <w:hideMark/>
          </w:tcPr>
          <w:p w14:paraId="60846F4B" w14:textId="77777777" w:rsidR="00F96333" w:rsidRPr="00E51F32" w:rsidRDefault="00F96333" w:rsidP="00D34BFC">
            <w:pPr>
              <w:jc w:val="center"/>
              <w:rPr>
                <w:ins w:id="450" w:author="HIEN" w:date="2025-12-05T17:33:00Z" w16du:dateUtc="2025-12-05T10:33:00Z"/>
                <w:rFonts w:ascii="Times New Roman" w:eastAsia="Times New Roman" w:hAnsi="Times New Roman"/>
              </w:rPr>
            </w:pPr>
            <w:ins w:id="451" w:author="HIEN" w:date="2025-12-05T17:33:00Z" w16du:dateUtc="2025-12-05T10:33:00Z">
              <w:r w:rsidRPr="00E51F32">
                <w:rPr>
                  <w:rFonts w:ascii="Times New Roman" w:eastAsia="Times New Roman" w:hAnsi="Times New Roman"/>
                </w:rPr>
                <w:t>8</w:t>
              </w:r>
            </w:ins>
          </w:p>
        </w:tc>
        <w:tc>
          <w:tcPr>
            <w:tcW w:w="3714" w:type="dxa"/>
            <w:vAlign w:val="center"/>
            <w:hideMark/>
          </w:tcPr>
          <w:p w14:paraId="5BCC785F" w14:textId="77777777" w:rsidR="00F96333" w:rsidRPr="00E51F32" w:rsidRDefault="00F96333" w:rsidP="00D34BFC">
            <w:pPr>
              <w:rPr>
                <w:ins w:id="452" w:author="HIEN" w:date="2025-12-05T17:33:00Z" w16du:dateUtc="2025-12-05T10:33:00Z"/>
                <w:rFonts w:ascii="Times New Roman" w:eastAsia="Times New Roman" w:hAnsi="Times New Roman"/>
              </w:rPr>
            </w:pPr>
            <w:proofErr w:type="spellStart"/>
            <w:ins w:id="453" w:author="HIEN" w:date="2025-12-05T17:33:00Z" w16du:dateUtc="2025-12-05T10:33:00Z">
              <w:r w:rsidRPr="00E51F32">
                <w:rPr>
                  <w:rFonts w:ascii="Times New Roman" w:eastAsia="Times New Roman" w:hAnsi="Times New Roman"/>
                </w:rPr>
                <w:t>Máy</w:t>
              </w:r>
              <w:proofErr w:type="spellEnd"/>
              <w:r w:rsidRPr="00E51F32">
                <w:rPr>
                  <w:rFonts w:ascii="Times New Roman" w:eastAsia="Times New Roman" w:hAnsi="Times New Roman"/>
                </w:rPr>
                <w:t xml:space="preserve"> In Laser </w:t>
              </w:r>
              <w:proofErr w:type="spellStart"/>
              <w:r w:rsidRPr="00E51F32">
                <w:rPr>
                  <w:rFonts w:ascii="Times New Roman" w:eastAsia="Times New Roman" w:hAnsi="Times New Roman"/>
                </w:rPr>
                <w:t>Màu</w:t>
              </w:r>
              <w:proofErr w:type="spellEnd"/>
              <w:r w:rsidRPr="00E51F32">
                <w:rPr>
                  <w:rFonts w:ascii="Times New Roman" w:eastAsia="Times New Roman" w:hAnsi="Times New Roman"/>
                </w:rPr>
                <w:t xml:space="preserve"> HP Pro M155A (7KW48A) - </w:t>
              </w:r>
              <w:proofErr w:type="spellStart"/>
              <w:r w:rsidRPr="00E51F32">
                <w:rPr>
                  <w:rFonts w:ascii="Times New Roman" w:eastAsia="Times New Roman" w:hAnsi="Times New Roman"/>
                </w:rPr>
                <w:t>Hàng</w:t>
              </w:r>
              <w:proofErr w:type="spellEnd"/>
              <w:r w:rsidRPr="00E51F32">
                <w:rPr>
                  <w:rFonts w:ascii="Times New Roman" w:eastAsia="Times New Roman" w:hAnsi="Times New Roman"/>
                </w:rPr>
                <w:t xml:space="preserve"> Nhập Khẩu</w:t>
              </w:r>
            </w:ins>
          </w:p>
        </w:tc>
        <w:tc>
          <w:tcPr>
            <w:tcW w:w="678" w:type="dxa"/>
            <w:vAlign w:val="center"/>
            <w:hideMark/>
          </w:tcPr>
          <w:p w14:paraId="4E32AC7A" w14:textId="77777777" w:rsidR="00F96333" w:rsidRPr="00E51F32" w:rsidRDefault="00F96333" w:rsidP="00D34BFC">
            <w:pPr>
              <w:jc w:val="center"/>
              <w:rPr>
                <w:ins w:id="454" w:author="HIEN" w:date="2025-12-05T17:33:00Z" w16du:dateUtc="2025-12-05T10:33:00Z"/>
                <w:rFonts w:ascii="Times New Roman" w:eastAsia="Times New Roman" w:hAnsi="Times New Roman"/>
              </w:rPr>
            </w:pPr>
            <w:ins w:id="455" w:author="HIEN" w:date="2025-12-05T17:33:00Z" w16du:dateUtc="2025-12-05T10:33:00Z">
              <w:r w:rsidRPr="00E51F32">
                <w:rPr>
                  <w:rFonts w:ascii="Times New Roman" w:eastAsia="Times New Roman" w:hAnsi="Times New Roman"/>
                </w:rPr>
                <w:t>1</w:t>
              </w:r>
            </w:ins>
          </w:p>
        </w:tc>
        <w:tc>
          <w:tcPr>
            <w:tcW w:w="679" w:type="dxa"/>
            <w:noWrap/>
            <w:vAlign w:val="center"/>
            <w:hideMark/>
          </w:tcPr>
          <w:p w14:paraId="090FA79B" w14:textId="77777777" w:rsidR="00F96333" w:rsidRPr="00E51F32" w:rsidRDefault="00F96333" w:rsidP="00D34BFC">
            <w:pPr>
              <w:jc w:val="center"/>
              <w:rPr>
                <w:ins w:id="456" w:author="HIEN" w:date="2025-12-05T17:33:00Z" w16du:dateUtc="2025-12-05T10:33:00Z"/>
                <w:rFonts w:ascii="Times New Roman" w:eastAsia="Times New Roman" w:hAnsi="Times New Roman"/>
              </w:rPr>
            </w:pPr>
            <w:proofErr w:type="spellStart"/>
            <w:ins w:id="457"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389D8C46" w14:textId="77777777" w:rsidR="00F96333" w:rsidRPr="00E51F32" w:rsidRDefault="00F96333" w:rsidP="00D34BFC">
            <w:pPr>
              <w:jc w:val="right"/>
              <w:rPr>
                <w:ins w:id="458" w:author="HIEN" w:date="2025-12-05T17:33:00Z" w16du:dateUtc="2025-12-05T10:33:00Z"/>
                <w:rFonts w:ascii="Times New Roman" w:eastAsia="Times New Roman" w:hAnsi="Times New Roman"/>
              </w:rPr>
            </w:pPr>
            <w:ins w:id="459" w:author="HIEN" w:date="2025-12-05T17:33:00Z" w16du:dateUtc="2025-12-05T10:33:00Z">
              <w:r w:rsidRPr="00E51F32">
                <w:rPr>
                  <w:rFonts w:ascii="Times New Roman" w:eastAsia="Times New Roman" w:hAnsi="Times New Roman"/>
                </w:rPr>
                <w:t xml:space="preserve">  </w:t>
              </w:r>
              <w:del w:id="460" w:author="Việt Nguyễn" w:date="2025-12-06T10:44:00Z" w16du:dateUtc="2025-12-06T03:44: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6,070,000 </w:t>
              </w:r>
            </w:ins>
          </w:p>
        </w:tc>
        <w:tc>
          <w:tcPr>
            <w:tcW w:w="783" w:type="dxa"/>
            <w:noWrap/>
            <w:vAlign w:val="center"/>
            <w:hideMark/>
          </w:tcPr>
          <w:p w14:paraId="0F1B1E4B" w14:textId="77777777" w:rsidR="00F96333" w:rsidRPr="00E51F32" w:rsidRDefault="00F96333" w:rsidP="00D34BFC">
            <w:pPr>
              <w:jc w:val="center"/>
              <w:rPr>
                <w:ins w:id="461" w:author="HIEN" w:date="2025-12-05T17:33:00Z" w16du:dateUtc="2025-12-05T10:33:00Z"/>
                <w:rFonts w:ascii="Times New Roman" w:eastAsia="Times New Roman" w:hAnsi="Times New Roman"/>
              </w:rPr>
            </w:pPr>
            <w:ins w:id="462" w:author="HIEN" w:date="2025-12-05T17:33:00Z" w16du:dateUtc="2025-12-05T10:33:00Z">
              <w:r w:rsidRPr="00E51F32">
                <w:rPr>
                  <w:rFonts w:ascii="Times New Roman" w:eastAsia="Times New Roman" w:hAnsi="Times New Roman"/>
                </w:rPr>
                <w:t>8%</w:t>
              </w:r>
            </w:ins>
          </w:p>
        </w:tc>
        <w:tc>
          <w:tcPr>
            <w:tcW w:w="1350" w:type="dxa"/>
            <w:noWrap/>
            <w:vAlign w:val="center"/>
            <w:hideMark/>
          </w:tcPr>
          <w:p w14:paraId="1E65D3F4" w14:textId="77777777" w:rsidR="00F96333" w:rsidRPr="00E51F32" w:rsidRDefault="00F96333" w:rsidP="00D34BFC">
            <w:pPr>
              <w:jc w:val="right"/>
              <w:rPr>
                <w:ins w:id="463" w:author="HIEN" w:date="2025-12-05T17:33:00Z" w16du:dateUtc="2025-12-05T10:33:00Z"/>
                <w:rFonts w:ascii="Times New Roman" w:eastAsia="Times New Roman" w:hAnsi="Times New Roman"/>
                <w:b/>
                <w:bCs/>
              </w:rPr>
            </w:pPr>
            <w:ins w:id="464" w:author="HIEN" w:date="2025-12-05T17:33:00Z" w16du:dateUtc="2025-12-05T10:33:00Z">
              <w:r w:rsidRPr="00E51F32">
                <w:rPr>
                  <w:rFonts w:ascii="Times New Roman" w:eastAsia="Times New Roman" w:hAnsi="Times New Roman"/>
                  <w:b/>
                  <w:bCs/>
                </w:rPr>
                <w:t>6,555,600</w:t>
              </w:r>
            </w:ins>
          </w:p>
        </w:tc>
        <w:tc>
          <w:tcPr>
            <w:tcW w:w="1061" w:type="dxa"/>
            <w:vAlign w:val="center"/>
            <w:hideMark/>
          </w:tcPr>
          <w:p w14:paraId="4380EDAA" w14:textId="77777777" w:rsidR="00F96333" w:rsidRPr="00E51F32" w:rsidRDefault="00F96333" w:rsidP="00D34BFC">
            <w:pPr>
              <w:jc w:val="center"/>
              <w:rPr>
                <w:ins w:id="465" w:author="HIEN" w:date="2025-12-05T17:33:00Z" w16du:dateUtc="2025-12-05T10:33:00Z"/>
                <w:rFonts w:ascii="Times New Roman" w:eastAsia="Times New Roman" w:hAnsi="Times New Roman"/>
                <w:b/>
                <w:bCs/>
              </w:rPr>
            </w:pPr>
            <w:ins w:id="466" w:author="HIEN" w:date="2025-12-05T17:33:00Z" w16du:dateUtc="2025-12-05T10:33:00Z">
              <w:r w:rsidRPr="00E51F32">
                <w:rPr>
                  <w:rFonts w:ascii="Times New Roman" w:eastAsia="Times New Roman" w:hAnsi="Times New Roman"/>
                  <w:b/>
                  <w:bCs/>
                </w:rPr>
                <w:t xml:space="preserve">1 </w:t>
              </w:r>
              <w:proofErr w:type="spellStart"/>
              <w:r w:rsidRPr="00E51F32">
                <w:rPr>
                  <w:rFonts w:ascii="Times New Roman" w:eastAsia="Times New Roman" w:hAnsi="Times New Roman"/>
                  <w:b/>
                  <w:bCs/>
                </w:rPr>
                <w:t>năm</w:t>
              </w:r>
              <w:proofErr w:type="spellEnd"/>
            </w:ins>
          </w:p>
        </w:tc>
      </w:tr>
      <w:tr w:rsidR="00083350" w:rsidRPr="00E51F32" w14:paraId="6940F964" w14:textId="77777777" w:rsidTr="00CB245B">
        <w:trPr>
          <w:gridAfter w:val="1"/>
          <w:wAfter w:w="10" w:type="dxa"/>
          <w:trHeight w:val="557"/>
          <w:ins w:id="467" w:author="HIEN" w:date="2025-12-05T17:33:00Z"/>
        </w:trPr>
        <w:tc>
          <w:tcPr>
            <w:tcW w:w="605" w:type="dxa"/>
            <w:noWrap/>
            <w:vAlign w:val="center"/>
            <w:hideMark/>
          </w:tcPr>
          <w:p w14:paraId="013DEA16" w14:textId="77777777" w:rsidR="00F96333" w:rsidRPr="00E51F32" w:rsidRDefault="00F96333" w:rsidP="00D34BFC">
            <w:pPr>
              <w:jc w:val="center"/>
              <w:rPr>
                <w:ins w:id="468" w:author="HIEN" w:date="2025-12-05T17:33:00Z" w16du:dateUtc="2025-12-05T10:33:00Z"/>
                <w:rFonts w:ascii="Times New Roman" w:eastAsia="Times New Roman" w:hAnsi="Times New Roman"/>
              </w:rPr>
            </w:pPr>
            <w:ins w:id="469" w:author="HIEN" w:date="2025-12-05T17:33:00Z" w16du:dateUtc="2025-12-05T10:33:00Z">
              <w:r w:rsidRPr="00E51F32">
                <w:rPr>
                  <w:rFonts w:ascii="Times New Roman" w:eastAsia="Times New Roman" w:hAnsi="Times New Roman"/>
                </w:rPr>
                <w:t>9</w:t>
              </w:r>
            </w:ins>
          </w:p>
        </w:tc>
        <w:tc>
          <w:tcPr>
            <w:tcW w:w="3714" w:type="dxa"/>
            <w:vAlign w:val="center"/>
            <w:hideMark/>
          </w:tcPr>
          <w:p w14:paraId="02DE7C78" w14:textId="77777777" w:rsidR="00F96333" w:rsidRPr="00E51F32" w:rsidRDefault="00F96333" w:rsidP="00D34BFC">
            <w:pPr>
              <w:rPr>
                <w:ins w:id="470" w:author="HIEN" w:date="2025-12-05T17:33:00Z" w16du:dateUtc="2025-12-05T10:33:00Z"/>
                <w:rFonts w:ascii="Times New Roman" w:eastAsia="Times New Roman" w:hAnsi="Times New Roman"/>
              </w:rPr>
            </w:pPr>
            <w:ins w:id="471" w:author="HIEN" w:date="2025-12-05T17:33:00Z" w16du:dateUtc="2025-12-05T10:33:00Z">
              <w:r w:rsidRPr="00E51F32">
                <w:rPr>
                  <w:rFonts w:ascii="Times New Roman" w:eastAsia="Times New Roman" w:hAnsi="Times New Roman"/>
                </w:rPr>
                <w:t>Omada 16-Port Gigabit Easy Managed Switch</w:t>
              </w:r>
            </w:ins>
          </w:p>
        </w:tc>
        <w:tc>
          <w:tcPr>
            <w:tcW w:w="678" w:type="dxa"/>
            <w:vAlign w:val="center"/>
            <w:hideMark/>
          </w:tcPr>
          <w:p w14:paraId="2C59C0B1" w14:textId="77777777" w:rsidR="00F96333" w:rsidRPr="00E51F32" w:rsidRDefault="00F96333" w:rsidP="00D34BFC">
            <w:pPr>
              <w:jc w:val="center"/>
              <w:rPr>
                <w:ins w:id="472" w:author="HIEN" w:date="2025-12-05T17:33:00Z" w16du:dateUtc="2025-12-05T10:33:00Z"/>
                <w:rFonts w:ascii="Times New Roman" w:eastAsia="Times New Roman" w:hAnsi="Times New Roman"/>
              </w:rPr>
            </w:pPr>
            <w:ins w:id="473" w:author="HIEN" w:date="2025-12-05T17:33:00Z" w16du:dateUtc="2025-12-05T10:33:00Z">
              <w:r w:rsidRPr="00E51F32">
                <w:rPr>
                  <w:rFonts w:ascii="Times New Roman" w:eastAsia="Times New Roman" w:hAnsi="Times New Roman"/>
                </w:rPr>
                <w:t>1</w:t>
              </w:r>
            </w:ins>
          </w:p>
        </w:tc>
        <w:tc>
          <w:tcPr>
            <w:tcW w:w="679" w:type="dxa"/>
            <w:noWrap/>
            <w:vAlign w:val="center"/>
            <w:hideMark/>
          </w:tcPr>
          <w:p w14:paraId="0A420984" w14:textId="77777777" w:rsidR="00F96333" w:rsidRPr="00E51F32" w:rsidRDefault="00F96333" w:rsidP="00D34BFC">
            <w:pPr>
              <w:jc w:val="center"/>
              <w:rPr>
                <w:ins w:id="474" w:author="HIEN" w:date="2025-12-05T17:33:00Z" w16du:dateUtc="2025-12-05T10:33:00Z"/>
                <w:rFonts w:ascii="Times New Roman" w:eastAsia="Times New Roman" w:hAnsi="Times New Roman"/>
              </w:rPr>
            </w:pPr>
            <w:proofErr w:type="spellStart"/>
            <w:ins w:id="475"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2273D4D0" w14:textId="77777777" w:rsidR="00F96333" w:rsidRPr="00E51F32" w:rsidRDefault="00F96333" w:rsidP="00D34BFC">
            <w:pPr>
              <w:jc w:val="right"/>
              <w:rPr>
                <w:ins w:id="476" w:author="HIEN" w:date="2025-12-05T17:33:00Z" w16du:dateUtc="2025-12-05T10:33:00Z"/>
                <w:rFonts w:ascii="Times New Roman" w:eastAsia="Times New Roman" w:hAnsi="Times New Roman"/>
              </w:rPr>
            </w:pPr>
            <w:ins w:id="477" w:author="HIEN" w:date="2025-12-05T17:33:00Z" w16du:dateUtc="2025-12-05T10:33:00Z">
              <w:r w:rsidRPr="00E51F32">
                <w:rPr>
                  <w:rFonts w:ascii="Times New Roman" w:eastAsia="Times New Roman" w:hAnsi="Times New Roman"/>
                </w:rPr>
                <w:t xml:space="preserve">  </w:t>
              </w:r>
              <w:del w:id="478" w:author="Việt Nguyễn" w:date="2025-12-06T10:49:00Z" w16du:dateUtc="2025-12-06T03:49:00Z">
                <w:r w:rsidRPr="00E51F32" w:rsidDel="008A5F92">
                  <w:rPr>
                    <w:rFonts w:ascii="Times New Roman" w:eastAsia="Times New Roman" w:hAnsi="Times New Roman"/>
                  </w:rPr>
                  <w:delText xml:space="preserve"> </w:delText>
                </w:r>
              </w:del>
              <w:del w:id="479" w:author="Việt Nguyễn" w:date="2025-12-06T10:44:00Z" w16du:dateUtc="2025-12-06T03:44: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1,480,000 </w:t>
              </w:r>
            </w:ins>
          </w:p>
        </w:tc>
        <w:tc>
          <w:tcPr>
            <w:tcW w:w="783" w:type="dxa"/>
            <w:noWrap/>
            <w:vAlign w:val="center"/>
            <w:hideMark/>
          </w:tcPr>
          <w:p w14:paraId="50B7EA75" w14:textId="77777777" w:rsidR="00F96333" w:rsidRPr="00E51F32" w:rsidRDefault="00F96333" w:rsidP="00D34BFC">
            <w:pPr>
              <w:jc w:val="center"/>
              <w:rPr>
                <w:ins w:id="480" w:author="HIEN" w:date="2025-12-05T17:33:00Z" w16du:dateUtc="2025-12-05T10:33:00Z"/>
                <w:rFonts w:ascii="Times New Roman" w:eastAsia="Times New Roman" w:hAnsi="Times New Roman"/>
              </w:rPr>
            </w:pPr>
            <w:ins w:id="481" w:author="HIEN" w:date="2025-12-05T17:33:00Z" w16du:dateUtc="2025-12-05T10:33:00Z">
              <w:r w:rsidRPr="00E51F32">
                <w:rPr>
                  <w:rFonts w:ascii="Times New Roman" w:eastAsia="Times New Roman" w:hAnsi="Times New Roman"/>
                </w:rPr>
                <w:t>8%</w:t>
              </w:r>
            </w:ins>
          </w:p>
        </w:tc>
        <w:tc>
          <w:tcPr>
            <w:tcW w:w="1350" w:type="dxa"/>
            <w:noWrap/>
            <w:vAlign w:val="center"/>
            <w:hideMark/>
          </w:tcPr>
          <w:p w14:paraId="3AAA5B81" w14:textId="77777777" w:rsidR="00F96333" w:rsidRPr="00E51F32" w:rsidRDefault="00F96333" w:rsidP="00D34BFC">
            <w:pPr>
              <w:jc w:val="right"/>
              <w:rPr>
                <w:ins w:id="482" w:author="HIEN" w:date="2025-12-05T17:33:00Z" w16du:dateUtc="2025-12-05T10:33:00Z"/>
                <w:rFonts w:ascii="Times New Roman" w:eastAsia="Times New Roman" w:hAnsi="Times New Roman"/>
                <w:b/>
                <w:bCs/>
              </w:rPr>
            </w:pPr>
            <w:ins w:id="483" w:author="HIEN" w:date="2025-12-05T17:33:00Z" w16du:dateUtc="2025-12-05T10:33:00Z">
              <w:r w:rsidRPr="00E51F32">
                <w:rPr>
                  <w:rFonts w:ascii="Times New Roman" w:eastAsia="Times New Roman" w:hAnsi="Times New Roman"/>
                  <w:b/>
                  <w:bCs/>
                </w:rPr>
                <w:t>1,598,400</w:t>
              </w:r>
            </w:ins>
          </w:p>
        </w:tc>
        <w:tc>
          <w:tcPr>
            <w:tcW w:w="1061" w:type="dxa"/>
            <w:vAlign w:val="center"/>
            <w:hideMark/>
          </w:tcPr>
          <w:p w14:paraId="348524E7" w14:textId="77777777" w:rsidR="00F96333" w:rsidRPr="00E51F32" w:rsidRDefault="00F96333" w:rsidP="00D34BFC">
            <w:pPr>
              <w:jc w:val="center"/>
              <w:rPr>
                <w:ins w:id="484" w:author="HIEN" w:date="2025-12-05T17:33:00Z" w16du:dateUtc="2025-12-05T10:33:00Z"/>
                <w:rFonts w:ascii="Times New Roman" w:eastAsia="Times New Roman" w:hAnsi="Times New Roman"/>
                <w:b/>
                <w:bCs/>
              </w:rPr>
            </w:pPr>
            <w:ins w:id="485" w:author="HIEN" w:date="2025-12-05T17:33:00Z" w16du:dateUtc="2025-12-05T10:33:00Z">
              <w:r w:rsidRPr="00E51F32">
                <w:rPr>
                  <w:rFonts w:ascii="Times New Roman" w:eastAsia="Times New Roman" w:hAnsi="Times New Roman"/>
                  <w:b/>
                  <w:bCs/>
                </w:rPr>
                <w:t xml:space="preserve">5 </w:t>
              </w:r>
              <w:proofErr w:type="spellStart"/>
              <w:r w:rsidRPr="00E51F32">
                <w:rPr>
                  <w:rFonts w:ascii="Times New Roman" w:eastAsia="Times New Roman" w:hAnsi="Times New Roman"/>
                  <w:b/>
                  <w:bCs/>
                </w:rPr>
                <w:t>năm</w:t>
              </w:r>
              <w:proofErr w:type="spellEnd"/>
            </w:ins>
          </w:p>
        </w:tc>
      </w:tr>
      <w:tr w:rsidR="00083350" w:rsidRPr="00E51F32" w14:paraId="319C8767" w14:textId="77777777" w:rsidTr="00CB245B">
        <w:trPr>
          <w:gridAfter w:val="1"/>
          <w:wAfter w:w="10" w:type="dxa"/>
          <w:trHeight w:val="404"/>
          <w:ins w:id="486" w:author="HIEN" w:date="2025-12-05T17:33:00Z"/>
        </w:trPr>
        <w:tc>
          <w:tcPr>
            <w:tcW w:w="605" w:type="dxa"/>
            <w:noWrap/>
            <w:vAlign w:val="center"/>
            <w:hideMark/>
          </w:tcPr>
          <w:p w14:paraId="7CAC5D26" w14:textId="77777777" w:rsidR="00F96333" w:rsidRPr="00E51F32" w:rsidRDefault="00F96333" w:rsidP="00D34BFC">
            <w:pPr>
              <w:jc w:val="center"/>
              <w:rPr>
                <w:ins w:id="487" w:author="HIEN" w:date="2025-12-05T17:33:00Z" w16du:dateUtc="2025-12-05T10:33:00Z"/>
                <w:rFonts w:ascii="Times New Roman" w:eastAsia="Times New Roman" w:hAnsi="Times New Roman"/>
              </w:rPr>
            </w:pPr>
            <w:ins w:id="488" w:author="HIEN" w:date="2025-12-05T17:33:00Z" w16du:dateUtc="2025-12-05T10:33:00Z">
              <w:r w:rsidRPr="00E51F32">
                <w:rPr>
                  <w:rFonts w:ascii="Times New Roman" w:eastAsia="Times New Roman" w:hAnsi="Times New Roman"/>
                </w:rPr>
                <w:t>10</w:t>
              </w:r>
            </w:ins>
          </w:p>
        </w:tc>
        <w:tc>
          <w:tcPr>
            <w:tcW w:w="3714" w:type="dxa"/>
            <w:vAlign w:val="center"/>
            <w:hideMark/>
          </w:tcPr>
          <w:p w14:paraId="51759603" w14:textId="77777777" w:rsidR="00F96333" w:rsidRPr="00E51F32" w:rsidRDefault="00F96333" w:rsidP="00D34BFC">
            <w:pPr>
              <w:rPr>
                <w:ins w:id="489" w:author="HIEN" w:date="2025-12-05T17:33:00Z" w16du:dateUtc="2025-12-05T10:33:00Z"/>
                <w:rFonts w:ascii="Times New Roman" w:eastAsia="Times New Roman" w:hAnsi="Times New Roman"/>
              </w:rPr>
            </w:pPr>
            <w:proofErr w:type="spellStart"/>
            <w:ins w:id="490" w:author="HIEN" w:date="2025-12-05T17:33:00Z" w16du:dateUtc="2025-12-05T10:33:00Z">
              <w:r w:rsidRPr="00E51F32">
                <w:rPr>
                  <w:rFonts w:ascii="Times New Roman" w:eastAsia="Times New Roman" w:hAnsi="Times New Roman"/>
                </w:rPr>
                <w:t>Điện</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thoại</w:t>
              </w:r>
              <w:proofErr w:type="spellEnd"/>
              <w:r w:rsidRPr="00E51F32">
                <w:rPr>
                  <w:rFonts w:ascii="Times New Roman" w:eastAsia="Times New Roman" w:hAnsi="Times New Roman"/>
                </w:rPr>
                <w:t xml:space="preserve"> Yealink Sip-T30</w:t>
              </w:r>
            </w:ins>
          </w:p>
        </w:tc>
        <w:tc>
          <w:tcPr>
            <w:tcW w:w="678" w:type="dxa"/>
            <w:vAlign w:val="center"/>
            <w:hideMark/>
          </w:tcPr>
          <w:p w14:paraId="2708E3CF" w14:textId="77777777" w:rsidR="00F96333" w:rsidRPr="00E51F32" w:rsidRDefault="00F96333" w:rsidP="00D34BFC">
            <w:pPr>
              <w:jc w:val="center"/>
              <w:rPr>
                <w:ins w:id="491" w:author="HIEN" w:date="2025-12-05T17:33:00Z" w16du:dateUtc="2025-12-05T10:33:00Z"/>
                <w:rFonts w:ascii="Times New Roman" w:eastAsia="Times New Roman" w:hAnsi="Times New Roman"/>
              </w:rPr>
            </w:pPr>
            <w:ins w:id="492" w:author="HIEN" w:date="2025-12-05T17:33:00Z" w16du:dateUtc="2025-12-05T10:33:00Z">
              <w:r w:rsidRPr="00E51F32">
                <w:rPr>
                  <w:rFonts w:ascii="Times New Roman" w:eastAsia="Times New Roman" w:hAnsi="Times New Roman"/>
                </w:rPr>
                <w:t>1</w:t>
              </w:r>
            </w:ins>
          </w:p>
        </w:tc>
        <w:tc>
          <w:tcPr>
            <w:tcW w:w="679" w:type="dxa"/>
            <w:noWrap/>
            <w:vAlign w:val="center"/>
            <w:hideMark/>
          </w:tcPr>
          <w:p w14:paraId="1B183333" w14:textId="77777777" w:rsidR="00F96333" w:rsidRPr="00E51F32" w:rsidRDefault="00F96333" w:rsidP="00D34BFC">
            <w:pPr>
              <w:jc w:val="center"/>
              <w:rPr>
                <w:ins w:id="493" w:author="HIEN" w:date="2025-12-05T17:33:00Z" w16du:dateUtc="2025-12-05T10:33:00Z"/>
                <w:rFonts w:ascii="Times New Roman" w:eastAsia="Times New Roman" w:hAnsi="Times New Roman"/>
              </w:rPr>
            </w:pPr>
            <w:proofErr w:type="spellStart"/>
            <w:ins w:id="494"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0A70EB72" w14:textId="24E7D87E" w:rsidR="00F96333" w:rsidRPr="00E51F32" w:rsidRDefault="00F96333" w:rsidP="00D34BFC">
            <w:pPr>
              <w:jc w:val="right"/>
              <w:rPr>
                <w:ins w:id="495" w:author="HIEN" w:date="2025-12-05T17:33:00Z" w16du:dateUtc="2025-12-05T10:33:00Z"/>
                <w:rFonts w:ascii="Times New Roman" w:eastAsia="Times New Roman" w:hAnsi="Times New Roman"/>
              </w:rPr>
            </w:pPr>
            <w:ins w:id="496" w:author="HIEN" w:date="2025-12-05T17:33:00Z" w16du:dateUtc="2025-12-05T10:33:00Z">
              <w:del w:id="497" w:author="Việt Nguyễn" w:date="2025-12-06T10:42:00Z" w16du:dateUtc="2025-12-06T03:42: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     </w:t>
              </w:r>
              <w:del w:id="498" w:author="Việt Nguyễn" w:date="2025-12-06T10:49:00Z" w16du:dateUtc="2025-12-06T03:49:00Z">
                <w:r w:rsidRPr="00E51F32" w:rsidDel="008A5F92">
                  <w:rPr>
                    <w:rFonts w:ascii="Times New Roman" w:eastAsia="Times New Roman" w:hAnsi="Times New Roman"/>
                  </w:rPr>
                  <w:delText xml:space="preserve"> </w:delText>
                </w:r>
              </w:del>
              <w:del w:id="499" w:author="Việt Nguyễn" w:date="2025-12-06T10:42:00Z" w16du:dateUtc="2025-12-06T03:42: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800,000 </w:t>
              </w:r>
            </w:ins>
          </w:p>
        </w:tc>
        <w:tc>
          <w:tcPr>
            <w:tcW w:w="783" w:type="dxa"/>
            <w:noWrap/>
            <w:vAlign w:val="center"/>
            <w:hideMark/>
          </w:tcPr>
          <w:p w14:paraId="29052592" w14:textId="77777777" w:rsidR="00F96333" w:rsidRPr="00E51F32" w:rsidRDefault="00F96333" w:rsidP="00D34BFC">
            <w:pPr>
              <w:jc w:val="center"/>
              <w:rPr>
                <w:ins w:id="500" w:author="HIEN" w:date="2025-12-05T17:33:00Z" w16du:dateUtc="2025-12-05T10:33:00Z"/>
                <w:rFonts w:ascii="Times New Roman" w:eastAsia="Times New Roman" w:hAnsi="Times New Roman"/>
              </w:rPr>
            </w:pPr>
            <w:ins w:id="501" w:author="HIEN" w:date="2025-12-05T17:33:00Z" w16du:dateUtc="2025-12-05T10:33:00Z">
              <w:r w:rsidRPr="00E51F32">
                <w:rPr>
                  <w:rFonts w:ascii="Times New Roman" w:eastAsia="Times New Roman" w:hAnsi="Times New Roman"/>
                </w:rPr>
                <w:t>8%</w:t>
              </w:r>
            </w:ins>
          </w:p>
        </w:tc>
        <w:tc>
          <w:tcPr>
            <w:tcW w:w="1350" w:type="dxa"/>
            <w:noWrap/>
            <w:vAlign w:val="center"/>
            <w:hideMark/>
          </w:tcPr>
          <w:p w14:paraId="457F0B82" w14:textId="77777777" w:rsidR="00F96333" w:rsidRPr="00E51F32" w:rsidRDefault="00F96333" w:rsidP="00D34BFC">
            <w:pPr>
              <w:jc w:val="right"/>
              <w:rPr>
                <w:ins w:id="502" w:author="HIEN" w:date="2025-12-05T17:33:00Z" w16du:dateUtc="2025-12-05T10:33:00Z"/>
                <w:rFonts w:ascii="Times New Roman" w:eastAsia="Times New Roman" w:hAnsi="Times New Roman"/>
                <w:b/>
                <w:bCs/>
              </w:rPr>
            </w:pPr>
            <w:ins w:id="503" w:author="HIEN" w:date="2025-12-05T17:33:00Z" w16du:dateUtc="2025-12-05T10:33:00Z">
              <w:r w:rsidRPr="00E51F32">
                <w:rPr>
                  <w:rFonts w:ascii="Times New Roman" w:eastAsia="Times New Roman" w:hAnsi="Times New Roman"/>
                  <w:b/>
                  <w:bCs/>
                </w:rPr>
                <w:t>864,000</w:t>
              </w:r>
            </w:ins>
          </w:p>
        </w:tc>
        <w:tc>
          <w:tcPr>
            <w:tcW w:w="1061" w:type="dxa"/>
            <w:vAlign w:val="center"/>
            <w:hideMark/>
          </w:tcPr>
          <w:p w14:paraId="35E96048" w14:textId="77777777" w:rsidR="00F96333" w:rsidRPr="00E51F32" w:rsidRDefault="00F96333" w:rsidP="00D34BFC">
            <w:pPr>
              <w:jc w:val="center"/>
              <w:rPr>
                <w:ins w:id="504" w:author="HIEN" w:date="2025-12-05T17:33:00Z" w16du:dateUtc="2025-12-05T10:33:00Z"/>
                <w:rFonts w:ascii="Times New Roman" w:eastAsia="Times New Roman" w:hAnsi="Times New Roman"/>
                <w:b/>
                <w:bCs/>
              </w:rPr>
            </w:pPr>
            <w:ins w:id="505" w:author="HIEN" w:date="2025-12-05T17:33:00Z" w16du:dateUtc="2025-12-05T10:33:00Z">
              <w:r w:rsidRPr="00E51F32">
                <w:rPr>
                  <w:rFonts w:ascii="Times New Roman" w:eastAsia="Times New Roman" w:hAnsi="Times New Roman"/>
                  <w:b/>
                  <w:bCs/>
                </w:rPr>
                <w:t xml:space="preserve">2 </w:t>
              </w:r>
              <w:proofErr w:type="spellStart"/>
              <w:r w:rsidRPr="00E51F32">
                <w:rPr>
                  <w:rFonts w:ascii="Times New Roman" w:eastAsia="Times New Roman" w:hAnsi="Times New Roman"/>
                  <w:b/>
                  <w:bCs/>
                </w:rPr>
                <w:t>năm</w:t>
              </w:r>
              <w:proofErr w:type="spellEnd"/>
            </w:ins>
          </w:p>
        </w:tc>
      </w:tr>
      <w:tr w:rsidR="00083350" w:rsidRPr="00E51F32" w14:paraId="16313C80" w14:textId="77777777" w:rsidTr="00CB245B">
        <w:trPr>
          <w:gridAfter w:val="1"/>
          <w:wAfter w:w="10" w:type="dxa"/>
          <w:trHeight w:val="521"/>
          <w:ins w:id="506" w:author="HIEN" w:date="2025-12-05T17:33:00Z"/>
        </w:trPr>
        <w:tc>
          <w:tcPr>
            <w:tcW w:w="605" w:type="dxa"/>
            <w:noWrap/>
            <w:vAlign w:val="center"/>
            <w:hideMark/>
          </w:tcPr>
          <w:p w14:paraId="5D0338FB" w14:textId="77777777" w:rsidR="00F96333" w:rsidRPr="00E51F32" w:rsidRDefault="00F96333" w:rsidP="00D34BFC">
            <w:pPr>
              <w:jc w:val="center"/>
              <w:rPr>
                <w:ins w:id="507" w:author="HIEN" w:date="2025-12-05T17:33:00Z" w16du:dateUtc="2025-12-05T10:33:00Z"/>
                <w:rFonts w:ascii="Times New Roman" w:eastAsia="Times New Roman" w:hAnsi="Times New Roman"/>
              </w:rPr>
            </w:pPr>
            <w:ins w:id="508" w:author="HIEN" w:date="2025-12-05T17:33:00Z" w16du:dateUtc="2025-12-05T10:33:00Z">
              <w:r w:rsidRPr="00E51F32">
                <w:rPr>
                  <w:rFonts w:ascii="Times New Roman" w:eastAsia="Times New Roman" w:hAnsi="Times New Roman"/>
                </w:rPr>
                <w:t>11</w:t>
              </w:r>
            </w:ins>
          </w:p>
        </w:tc>
        <w:tc>
          <w:tcPr>
            <w:tcW w:w="3714" w:type="dxa"/>
            <w:vAlign w:val="center"/>
            <w:hideMark/>
          </w:tcPr>
          <w:p w14:paraId="53806C44" w14:textId="77777777" w:rsidR="00F96333" w:rsidRPr="00E51F32" w:rsidRDefault="00F96333" w:rsidP="00D34BFC">
            <w:pPr>
              <w:rPr>
                <w:ins w:id="509" w:author="HIEN" w:date="2025-12-05T17:33:00Z" w16du:dateUtc="2025-12-05T10:33:00Z"/>
                <w:rFonts w:ascii="Times New Roman" w:eastAsia="Times New Roman" w:hAnsi="Times New Roman"/>
              </w:rPr>
            </w:pPr>
            <w:ins w:id="510" w:author="HIEN" w:date="2025-12-05T17:33:00Z" w16du:dateUtc="2025-12-05T10:33:00Z">
              <w:r w:rsidRPr="00E51F32">
                <w:rPr>
                  <w:rFonts w:ascii="Times New Roman" w:eastAsia="Times New Roman" w:hAnsi="Times New Roman"/>
                </w:rPr>
                <w:t xml:space="preserve">Combo KB + Mouse </w:t>
              </w:r>
              <w:proofErr w:type="spellStart"/>
              <w:r w:rsidRPr="00E51F32">
                <w:rPr>
                  <w:rFonts w:ascii="Times New Roman" w:eastAsia="Times New Roman" w:hAnsi="Times New Roman"/>
                </w:rPr>
                <w:t>có</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dây</w:t>
              </w:r>
              <w:proofErr w:type="spellEnd"/>
              <w:r w:rsidRPr="00E51F32">
                <w:rPr>
                  <w:rFonts w:ascii="Times New Roman" w:eastAsia="Times New Roman" w:hAnsi="Times New Roman"/>
                </w:rPr>
                <w:t xml:space="preserve"> Logitech MK120</w:t>
              </w:r>
            </w:ins>
          </w:p>
        </w:tc>
        <w:tc>
          <w:tcPr>
            <w:tcW w:w="678" w:type="dxa"/>
            <w:vAlign w:val="center"/>
            <w:hideMark/>
          </w:tcPr>
          <w:p w14:paraId="00C64C2A" w14:textId="77777777" w:rsidR="00F96333" w:rsidRPr="00E51F32" w:rsidRDefault="00F96333" w:rsidP="00D34BFC">
            <w:pPr>
              <w:jc w:val="center"/>
              <w:rPr>
                <w:ins w:id="511" w:author="HIEN" w:date="2025-12-05T17:33:00Z" w16du:dateUtc="2025-12-05T10:33:00Z"/>
                <w:rFonts w:ascii="Times New Roman" w:eastAsia="Times New Roman" w:hAnsi="Times New Roman"/>
              </w:rPr>
            </w:pPr>
            <w:ins w:id="512" w:author="HIEN" w:date="2025-12-05T17:33:00Z" w16du:dateUtc="2025-12-05T10:33:00Z">
              <w:r w:rsidRPr="00E51F32">
                <w:rPr>
                  <w:rFonts w:ascii="Times New Roman" w:eastAsia="Times New Roman" w:hAnsi="Times New Roman"/>
                </w:rPr>
                <w:t>3</w:t>
              </w:r>
            </w:ins>
          </w:p>
        </w:tc>
        <w:tc>
          <w:tcPr>
            <w:tcW w:w="679" w:type="dxa"/>
            <w:noWrap/>
            <w:vAlign w:val="center"/>
            <w:hideMark/>
          </w:tcPr>
          <w:p w14:paraId="5264AA78" w14:textId="77777777" w:rsidR="00F96333" w:rsidRPr="00E51F32" w:rsidRDefault="00F96333" w:rsidP="00D34BFC">
            <w:pPr>
              <w:jc w:val="center"/>
              <w:rPr>
                <w:ins w:id="513" w:author="HIEN" w:date="2025-12-05T17:33:00Z" w16du:dateUtc="2025-12-05T10:33:00Z"/>
                <w:rFonts w:ascii="Times New Roman" w:eastAsia="Times New Roman" w:hAnsi="Times New Roman"/>
              </w:rPr>
            </w:pPr>
            <w:proofErr w:type="spellStart"/>
            <w:ins w:id="514" w:author="HIEN" w:date="2025-12-05T17:33:00Z" w16du:dateUtc="2025-12-05T10:33:00Z">
              <w:r w:rsidRPr="00E51F32">
                <w:rPr>
                  <w:rFonts w:ascii="Times New Roman" w:eastAsia="Times New Roman" w:hAnsi="Times New Roman"/>
                </w:rPr>
                <w:t>bộ</w:t>
              </w:r>
              <w:proofErr w:type="spellEnd"/>
            </w:ins>
          </w:p>
        </w:tc>
        <w:tc>
          <w:tcPr>
            <w:tcW w:w="1305" w:type="dxa"/>
            <w:noWrap/>
            <w:vAlign w:val="center"/>
            <w:hideMark/>
          </w:tcPr>
          <w:p w14:paraId="7AEC94CF" w14:textId="77777777" w:rsidR="00F96333" w:rsidRPr="00E51F32" w:rsidRDefault="00F96333" w:rsidP="00D34BFC">
            <w:pPr>
              <w:jc w:val="right"/>
              <w:rPr>
                <w:ins w:id="515" w:author="HIEN" w:date="2025-12-05T17:33:00Z" w16du:dateUtc="2025-12-05T10:33:00Z"/>
                <w:rFonts w:ascii="Times New Roman" w:eastAsia="Times New Roman" w:hAnsi="Times New Roman"/>
              </w:rPr>
            </w:pPr>
            <w:ins w:id="516" w:author="HIEN" w:date="2025-12-05T17:33:00Z" w16du:dateUtc="2025-12-05T10:33:00Z">
              <w:r w:rsidRPr="00E51F32">
                <w:rPr>
                  <w:rFonts w:ascii="Times New Roman" w:eastAsia="Times New Roman" w:hAnsi="Times New Roman"/>
                </w:rPr>
                <w:t xml:space="preserve">     </w:t>
              </w:r>
              <w:del w:id="517" w:author="Việt Nguyễn" w:date="2025-12-06T10:43:00Z" w16du:dateUtc="2025-12-06T03:43: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230,000 </w:t>
              </w:r>
            </w:ins>
          </w:p>
        </w:tc>
        <w:tc>
          <w:tcPr>
            <w:tcW w:w="783" w:type="dxa"/>
            <w:noWrap/>
            <w:vAlign w:val="center"/>
            <w:hideMark/>
          </w:tcPr>
          <w:p w14:paraId="6115BEFC" w14:textId="77777777" w:rsidR="00F96333" w:rsidRPr="00E51F32" w:rsidRDefault="00F96333" w:rsidP="00D34BFC">
            <w:pPr>
              <w:jc w:val="center"/>
              <w:rPr>
                <w:ins w:id="518" w:author="HIEN" w:date="2025-12-05T17:33:00Z" w16du:dateUtc="2025-12-05T10:33:00Z"/>
                <w:rFonts w:ascii="Times New Roman" w:eastAsia="Times New Roman" w:hAnsi="Times New Roman"/>
              </w:rPr>
            </w:pPr>
            <w:ins w:id="519" w:author="HIEN" w:date="2025-12-05T17:33:00Z" w16du:dateUtc="2025-12-05T10:33:00Z">
              <w:r w:rsidRPr="00E51F32">
                <w:rPr>
                  <w:rFonts w:ascii="Times New Roman" w:eastAsia="Times New Roman" w:hAnsi="Times New Roman"/>
                </w:rPr>
                <w:t>8%</w:t>
              </w:r>
            </w:ins>
          </w:p>
        </w:tc>
        <w:tc>
          <w:tcPr>
            <w:tcW w:w="1350" w:type="dxa"/>
            <w:noWrap/>
            <w:vAlign w:val="center"/>
            <w:hideMark/>
          </w:tcPr>
          <w:p w14:paraId="1A4CB812" w14:textId="77777777" w:rsidR="00F96333" w:rsidRPr="00E51F32" w:rsidRDefault="00F96333" w:rsidP="00D34BFC">
            <w:pPr>
              <w:jc w:val="right"/>
              <w:rPr>
                <w:ins w:id="520" w:author="HIEN" w:date="2025-12-05T17:33:00Z" w16du:dateUtc="2025-12-05T10:33:00Z"/>
                <w:rFonts w:ascii="Times New Roman" w:eastAsia="Times New Roman" w:hAnsi="Times New Roman"/>
                <w:b/>
                <w:bCs/>
              </w:rPr>
            </w:pPr>
            <w:ins w:id="521" w:author="HIEN" w:date="2025-12-05T17:33:00Z" w16du:dateUtc="2025-12-05T10:33:00Z">
              <w:r w:rsidRPr="00E51F32">
                <w:rPr>
                  <w:rFonts w:ascii="Times New Roman" w:eastAsia="Times New Roman" w:hAnsi="Times New Roman"/>
                  <w:b/>
                  <w:bCs/>
                </w:rPr>
                <w:t>745,200</w:t>
              </w:r>
            </w:ins>
          </w:p>
        </w:tc>
        <w:tc>
          <w:tcPr>
            <w:tcW w:w="1061" w:type="dxa"/>
            <w:vAlign w:val="center"/>
            <w:hideMark/>
          </w:tcPr>
          <w:p w14:paraId="0C3E3AF2" w14:textId="77777777" w:rsidR="00F96333" w:rsidRPr="00E51F32" w:rsidRDefault="00F96333" w:rsidP="00D34BFC">
            <w:pPr>
              <w:jc w:val="center"/>
              <w:rPr>
                <w:ins w:id="522" w:author="HIEN" w:date="2025-12-05T17:33:00Z" w16du:dateUtc="2025-12-05T10:33:00Z"/>
                <w:rFonts w:ascii="Times New Roman" w:eastAsia="Times New Roman" w:hAnsi="Times New Roman"/>
                <w:b/>
                <w:bCs/>
              </w:rPr>
            </w:pPr>
            <w:ins w:id="523" w:author="HIEN" w:date="2025-12-05T17:33:00Z" w16du:dateUtc="2025-12-05T10:33:00Z">
              <w:r w:rsidRPr="00E51F32">
                <w:rPr>
                  <w:rFonts w:ascii="Times New Roman" w:eastAsia="Times New Roman" w:hAnsi="Times New Roman"/>
                  <w:b/>
                  <w:bCs/>
                </w:rPr>
                <w:t xml:space="preserve">1 </w:t>
              </w:r>
              <w:proofErr w:type="spellStart"/>
              <w:r w:rsidRPr="00E51F32">
                <w:rPr>
                  <w:rFonts w:ascii="Times New Roman" w:eastAsia="Times New Roman" w:hAnsi="Times New Roman"/>
                  <w:b/>
                  <w:bCs/>
                </w:rPr>
                <w:t>năm</w:t>
              </w:r>
              <w:proofErr w:type="spellEnd"/>
            </w:ins>
          </w:p>
        </w:tc>
      </w:tr>
      <w:tr w:rsidR="00083350" w:rsidRPr="00E51F32" w14:paraId="3DC389B1" w14:textId="77777777" w:rsidTr="00CB245B">
        <w:trPr>
          <w:gridAfter w:val="1"/>
          <w:wAfter w:w="10" w:type="dxa"/>
          <w:trHeight w:val="1270"/>
          <w:ins w:id="524" w:author="HIEN" w:date="2025-12-05T17:33:00Z"/>
        </w:trPr>
        <w:tc>
          <w:tcPr>
            <w:tcW w:w="605" w:type="dxa"/>
            <w:noWrap/>
            <w:vAlign w:val="center"/>
            <w:hideMark/>
          </w:tcPr>
          <w:p w14:paraId="79EAB95D" w14:textId="77777777" w:rsidR="00F96333" w:rsidRPr="00E51F32" w:rsidRDefault="00F96333" w:rsidP="00D34BFC">
            <w:pPr>
              <w:jc w:val="center"/>
              <w:rPr>
                <w:ins w:id="525" w:author="HIEN" w:date="2025-12-05T17:33:00Z" w16du:dateUtc="2025-12-05T10:33:00Z"/>
                <w:rFonts w:ascii="Times New Roman" w:eastAsia="Times New Roman" w:hAnsi="Times New Roman"/>
              </w:rPr>
            </w:pPr>
            <w:ins w:id="526" w:author="HIEN" w:date="2025-12-05T17:33:00Z" w16du:dateUtc="2025-12-05T10:33:00Z">
              <w:r w:rsidRPr="00E51F32">
                <w:rPr>
                  <w:rFonts w:ascii="Times New Roman" w:eastAsia="Times New Roman" w:hAnsi="Times New Roman"/>
                </w:rPr>
                <w:t>12</w:t>
              </w:r>
            </w:ins>
          </w:p>
        </w:tc>
        <w:tc>
          <w:tcPr>
            <w:tcW w:w="3714" w:type="dxa"/>
            <w:vAlign w:val="center"/>
            <w:hideMark/>
          </w:tcPr>
          <w:p w14:paraId="0D38A1D2" w14:textId="77777777" w:rsidR="00F96333" w:rsidRPr="00E51F32" w:rsidRDefault="00F96333" w:rsidP="00D34BFC">
            <w:pPr>
              <w:rPr>
                <w:ins w:id="527" w:author="HIEN" w:date="2025-12-05T17:33:00Z" w16du:dateUtc="2025-12-05T10:33:00Z"/>
                <w:rFonts w:ascii="Times New Roman" w:eastAsia="Times New Roman" w:hAnsi="Times New Roman"/>
              </w:rPr>
            </w:pPr>
            <w:proofErr w:type="spellStart"/>
            <w:ins w:id="528" w:author="HIEN" w:date="2025-12-05T17:33:00Z" w16du:dateUtc="2025-12-05T10:33:00Z">
              <w:r w:rsidRPr="00E51F32">
                <w:rPr>
                  <w:rFonts w:ascii="Times New Roman" w:eastAsia="Times New Roman" w:hAnsi="Times New Roman"/>
                </w:rPr>
                <w:t>Máy</w:t>
              </w:r>
              <w:proofErr w:type="spellEnd"/>
              <w:r w:rsidRPr="00E51F32">
                <w:rPr>
                  <w:rFonts w:ascii="Times New Roman" w:eastAsia="Times New Roman" w:hAnsi="Times New Roman"/>
                </w:rPr>
                <w:t xml:space="preserve"> in </w:t>
              </w:r>
              <w:proofErr w:type="spellStart"/>
              <w:r w:rsidRPr="00E51F32">
                <w:rPr>
                  <w:rFonts w:ascii="Times New Roman" w:eastAsia="Times New Roman" w:hAnsi="Times New Roman"/>
                </w:rPr>
                <w:t>mã</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vạch</w:t>
              </w:r>
              <w:proofErr w:type="spellEnd"/>
              <w:r w:rsidRPr="00E51F32">
                <w:rPr>
                  <w:rFonts w:ascii="Times New Roman" w:eastAsia="Times New Roman" w:hAnsi="Times New Roman"/>
                </w:rPr>
                <w:t xml:space="preserve"> Zebra Thermal Transfer Printer (74/300M) ZD421; 300 dpi, USB, USB Host, Modular Connectivity Slot, BTLE5, APAC Cord bundle (EU, UK, AUS, JP), Swiss Font, EZPL</w:t>
              </w:r>
            </w:ins>
          </w:p>
        </w:tc>
        <w:tc>
          <w:tcPr>
            <w:tcW w:w="678" w:type="dxa"/>
            <w:noWrap/>
            <w:vAlign w:val="center"/>
            <w:hideMark/>
          </w:tcPr>
          <w:p w14:paraId="50A4B760" w14:textId="77777777" w:rsidR="00F96333" w:rsidRPr="00E51F32" w:rsidRDefault="00F96333" w:rsidP="00D34BFC">
            <w:pPr>
              <w:jc w:val="center"/>
              <w:rPr>
                <w:ins w:id="529" w:author="HIEN" w:date="2025-12-05T17:33:00Z" w16du:dateUtc="2025-12-05T10:33:00Z"/>
                <w:rFonts w:ascii="Times New Roman" w:eastAsia="Times New Roman" w:hAnsi="Times New Roman"/>
              </w:rPr>
            </w:pPr>
            <w:ins w:id="530" w:author="HIEN" w:date="2025-12-05T17:33:00Z" w16du:dateUtc="2025-12-05T10:33:00Z">
              <w:r w:rsidRPr="00E51F32">
                <w:rPr>
                  <w:rFonts w:ascii="Times New Roman" w:eastAsia="Times New Roman" w:hAnsi="Times New Roman"/>
                </w:rPr>
                <w:t>1</w:t>
              </w:r>
            </w:ins>
          </w:p>
        </w:tc>
        <w:tc>
          <w:tcPr>
            <w:tcW w:w="679" w:type="dxa"/>
            <w:noWrap/>
            <w:vAlign w:val="center"/>
            <w:hideMark/>
          </w:tcPr>
          <w:p w14:paraId="5A1BBFA8" w14:textId="77777777" w:rsidR="00F96333" w:rsidRPr="00E51F32" w:rsidRDefault="00F96333" w:rsidP="00D34BFC">
            <w:pPr>
              <w:jc w:val="center"/>
              <w:rPr>
                <w:ins w:id="531" w:author="HIEN" w:date="2025-12-05T17:33:00Z" w16du:dateUtc="2025-12-05T10:33:00Z"/>
                <w:rFonts w:ascii="Times New Roman" w:eastAsia="Times New Roman" w:hAnsi="Times New Roman"/>
              </w:rPr>
            </w:pPr>
            <w:proofErr w:type="spellStart"/>
            <w:ins w:id="532"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75946B71" w14:textId="77777777" w:rsidR="00F96333" w:rsidRPr="00E51F32" w:rsidRDefault="00F96333" w:rsidP="00D34BFC">
            <w:pPr>
              <w:jc w:val="right"/>
              <w:rPr>
                <w:ins w:id="533" w:author="HIEN" w:date="2025-12-05T17:33:00Z" w16du:dateUtc="2025-12-05T10:33:00Z"/>
                <w:rFonts w:ascii="Times New Roman" w:eastAsia="Times New Roman" w:hAnsi="Times New Roman"/>
              </w:rPr>
            </w:pPr>
            <w:ins w:id="534" w:author="HIEN" w:date="2025-12-05T17:33:00Z" w16du:dateUtc="2025-12-05T10:33:00Z">
              <w:r w:rsidRPr="00E51F32">
                <w:rPr>
                  <w:rFonts w:ascii="Times New Roman" w:eastAsia="Times New Roman" w:hAnsi="Times New Roman"/>
                </w:rPr>
                <w:t xml:space="preserve">  </w:t>
              </w:r>
              <w:del w:id="535" w:author="Việt Nguyễn" w:date="2025-12-06T10:49:00Z" w16du:dateUtc="2025-12-06T03:49:00Z">
                <w:r w:rsidRPr="00E51F32" w:rsidDel="008A5F92">
                  <w:rPr>
                    <w:rFonts w:ascii="Times New Roman" w:eastAsia="Times New Roman" w:hAnsi="Times New Roman"/>
                  </w:rPr>
                  <w:delText xml:space="preserve"> </w:delText>
                </w:r>
              </w:del>
              <w:del w:id="536" w:author="Việt Nguyễn" w:date="2025-12-06T10:43:00Z" w16du:dateUtc="2025-12-06T03:43: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6,270,000 </w:t>
              </w:r>
            </w:ins>
          </w:p>
        </w:tc>
        <w:tc>
          <w:tcPr>
            <w:tcW w:w="783" w:type="dxa"/>
            <w:noWrap/>
            <w:vAlign w:val="center"/>
            <w:hideMark/>
          </w:tcPr>
          <w:p w14:paraId="59EABEF7" w14:textId="77777777" w:rsidR="00F96333" w:rsidRPr="00E51F32" w:rsidRDefault="00F96333" w:rsidP="00D34BFC">
            <w:pPr>
              <w:jc w:val="center"/>
              <w:rPr>
                <w:ins w:id="537" w:author="HIEN" w:date="2025-12-05T17:33:00Z" w16du:dateUtc="2025-12-05T10:33:00Z"/>
                <w:rFonts w:ascii="Times New Roman" w:eastAsia="Times New Roman" w:hAnsi="Times New Roman"/>
              </w:rPr>
            </w:pPr>
            <w:ins w:id="538" w:author="HIEN" w:date="2025-12-05T17:33:00Z" w16du:dateUtc="2025-12-05T10:33:00Z">
              <w:r w:rsidRPr="00E51F32">
                <w:rPr>
                  <w:rFonts w:ascii="Times New Roman" w:eastAsia="Times New Roman" w:hAnsi="Times New Roman"/>
                </w:rPr>
                <w:t>8%</w:t>
              </w:r>
            </w:ins>
          </w:p>
        </w:tc>
        <w:tc>
          <w:tcPr>
            <w:tcW w:w="1350" w:type="dxa"/>
            <w:noWrap/>
            <w:vAlign w:val="center"/>
            <w:hideMark/>
          </w:tcPr>
          <w:p w14:paraId="1DACFFBF" w14:textId="77777777" w:rsidR="00F96333" w:rsidRPr="00E51F32" w:rsidRDefault="00F96333" w:rsidP="00D34BFC">
            <w:pPr>
              <w:jc w:val="right"/>
              <w:rPr>
                <w:ins w:id="539" w:author="HIEN" w:date="2025-12-05T17:33:00Z" w16du:dateUtc="2025-12-05T10:33:00Z"/>
                <w:rFonts w:ascii="Times New Roman" w:eastAsia="Times New Roman" w:hAnsi="Times New Roman"/>
                <w:b/>
                <w:bCs/>
              </w:rPr>
            </w:pPr>
            <w:ins w:id="540" w:author="HIEN" w:date="2025-12-05T17:33:00Z" w16du:dateUtc="2025-12-05T10:33:00Z">
              <w:r w:rsidRPr="00E51F32">
                <w:rPr>
                  <w:rFonts w:ascii="Times New Roman" w:eastAsia="Times New Roman" w:hAnsi="Times New Roman"/>
                  <w:b/>
                  <w:bCs/>
                </w:rPr>
                <w:t>6,771,600</w:t>
              </w:r>
            </w:ins>
          </w:p>
        </w:tc>
        <w:tc>
          <w:tcPr>
            <w:tcW w:w="1061" w:type="dxa"/>
            <w:vAlign w:val="center"/>
            <w:hideMark/>
          </w:tcPr>
          <w:p w14:paraId="10DBF916" w14:textId="77777777" w:rsidR="00F96333" w:rsidRPr="00E51F32" w:rsidRDefault="00F96333" w:rsidP="00D34BFC">
            <w:pPr>
              <w:jc w:val="center"/>
              <w:rPr>
                <w:ins w:id="541" w:author="HIEN" w:date="2025-12-05T17:33:00Z" w16du:dateUtc="2025-12-05T10:33:00Z"/>
                <w:rFonts w:ascii="Times New Roman" w:eastAsia="Times New Roman" w:hAnsi="Times New Roman"/>
                <w:b/>
                <w:bCs/>
              </w:rPr>
            </w:pPr>
            <w:ins w:id="542" w:author="HIEN" w:date="2025-12-05T17:33:00Z" w16du:dateUtc="2025-12-05T10:33:00Z">
              <w:r w:rsidRPr="00E51F32">
                <w:rPr>
                  <w:rFonts w:ascii="Times New Roman" w:eastAsia="Times New Roman" w:hAnsi="Times New Roman"/>
                  <w:b/>
                  <w:bCs/>
                </w:rPr>
                <w:t xml:space="preserve">- </w:t>
              </w:r>
              <w:proofErr w:type="spellStart"/>
              <w:r w:rsidRPr="00E51F32">
                <w:rPr>
                  <w:rFonts w:ascii="Times New Roman" w:eastAsia="Times New Roman" w:hAnsi="Times New Roman"/>
                  <w:b/>
                  <w:bCs/>
                </w:rPr>
                <w:t>Máy</w:t>
              </w:r>
              <w:proofErr w:type="spellEnd"/>
              <w:r w:rsidRPr="00E51F32">
                <w:rPr>
                  <w:rFonts w:ascii="Times New Roman" w:eastAsia="Times New Roman" w:hAnsi="Times New Roman"/>
                  <w:b/>
                  <w:bCs/>
                </w:rPr>
                <w:t xml:space="preserve"> in 1 </w:t>
              </w:r>
              <w:proofErr w:type="spellStart"/>
              <w:r w:rsidRPr="00E51F32">
                <w:rPr>
                  <w:rFonts w:ascii="Times New Roman" w:eastAsia="Times New Roman" w:hAnsi="Times New Roman"/>
                  <w:b/>
                  <w:bCs/>
                </w:rPr>
                <w:t>năm</w:t>
              </w:r>
              <w:proofErr w:type="spellEnd"/>
              <w:r w:rsidRPr="00E51F32">
                <w:rPr>
                  <w:rFonts w:ascii="Times New Roman" w:eastAsia="Times New Roman" w:hAnsi="Times New Roman"/>
                  <w:b/>
                  <w:bCs/>
                </w:rPr>
                <w:br/>
                <w:t xml:space="preserve">- </w:t>
              </w:r>
              <w:proofErr w:type="spellStart"/>
              <w:r w:rsidRPr="00E51F32">
                <w:rPr>
                  <w:rFonts w:ascii="Times New Roman" w:eastAsia="Times New Roman" w:hAnsi="Times New Roman"/>
                  <w:b/>
                  <w:bCs/>
                </w:rPr>
                <w:t>Đầu</w:t>
              </w:r>
              <w:proofErr w:type="spellEnd"/>
              <w:r w:rsidRPr="00E51F32">
                <w:rPr>
                  <w:rFonts w:ascii="Times New Roman" w:eastAsia="Times New Roman" w:hAnsi="Times New Roman"/>
                  <w:b/>
                  <w:bCs/>
                </w:rPr>
                <w:t xml:space="preserve"> in 6 </w:t>
              </w:r>
              <w:proofErr w:type="spellStart"/>
              <w:r w:rsidRPr="00E51F32">
                <w:rPr>
                  <w:rFonts w:ascii="Times New Roman" w:eastAsia="Times New Roman" w:hAnsi="Times New Roman"/>
                  <w:b/>
                  <w:bCs/>
                </w:rPr>
                <w:t>tháng</w:t>
              </w:r>
              <w:proofErr w:type="spellEnd"/>
            </w:ins>
          </w:p>
        </w:tc>
      </w:tr>
      <w:tr w:rsidR="00083350" w:rsidRPr="00E51F32" w14:paraId="4CA73A33" w14:textId="77777777" w:rsidTr="00CB245B">
        <w:trPr>
          <w:gridAfter w:val="1"/>
          <w:wAfter w:w="10" w:type="dxa"/>
          <w:trHeight w:val="760"/>
          <w:ins w:id="543" w:author="HIEN" w:date="2025-12-05T17:33:00Z"/>
        </w:trPr>
        <w:tc>
          <w:tcPr>
            <w:tcW w:w="605" w:type="dxa"/>
            <w:noWrap/>
            <w:vAlign w:val="center"/>
            <w:hideMark/>
          </w:tcPr>
          <w:p w14:paraId="118629A3" w14:textId="77777777" w:rsidR="00F96333" w:rsidRPr="00E51F32" w:rsidRDefault="00F96333" w:rsidP="00D34BFC">
            <w:pPr>
              <w:jc w:val="center"/>
              <w:rPr>
                <w:ins w:id="544" w:author="HIEN" w:date="2025-12-05T17:33:00Z" w16du:dateUtc="2025-12-05T10:33:00Z"/>
                <w:rFonts w:ascii="Times New Roman" w:eastAsia="Times New Roman" w:hAnsi="Times New Roman"/>
              </w:rPr>
            </w:pPr>
            <w:ins w:id="545" w:author="HIEN" w:date="2025-12-05T17:33:00Z" w16du:dateUtc="2025-12-05T10:33:00Z">
              <w:r w:rsidRPr="00E51F32">
                <w:rPr>
                  <w:rFonts w:ascii="Times New Roman" w:eastAsia="Times New Roman" w:hAnsi="Times New Roman"/>
                </w:rPr>
                <w:t>13</w:t>
              </w:r>
            </w:ins>
          </w:p>
        </w:tc>
        <w:tc>
          <w:tcPr>
            <w:tcW w:w="3714" w:type="dxa"/>
            <w:vAlign w:val="center"/>
            <w:hideMark/>
          </w:tcPr>
          <w:p w14:paraId="0BFC973B" w14:textId="77777777" w:rsidR="00F96333" w:rsidRPr="00E51F32" w:rsidRDefault="00F96333" w:rsidP="00D34BFC">
            <w:pPr>
              <w:rPr>
                <w:ins w:id="546" w:author="HIEN" w:date="2025-12-05T17:33:00Z" w16du:dateUtc="2025-12-05T10:33:00Z"/>
                <w:rFonts w:ascii="Times New Roman" w:eastAsia="Times New Roman" w:hAnsi="Times New Roman"/>
              </w:rPr>
            </w:pPr>
            <w:proofErr w:type="spellStart"/>
            <w:ins w:id="547" w:author="HIEN" w:date="2025-12-05T17:33:00Z" w16du:dateUtc="2025-12-05T10:33:00Z">
              <w:r w:rsidRPr="00E51F32">
                <w:rPr>
                  <w:rFonts w:ascii="Times New Roman" w:eastAsia="Times New Roman" w:hAnsi="Times New Roman"/>
                </w:rPr>
                <w:t>Mô</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đun</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máy</w:t>
              </w:r>
              <w:proofErr w:type="spellEnd"/>
              <w:r w:rsidRPr="00E51F32">
                <w:rPr>
                  <w:rFonts w:ascii="Times New Roman" w:eastAsia="Times New Roman" w:hAnsi="Times New Roman"/>
                </w:rPr>
                <w:t xml:space="preserve"> in Zebra Kit, Ethernet Module, ZD421D, ZD421T, ZD421C, ZD411D, ZD411T, ZD611D, ZD611T</w:t>
              </w:r>
            </w:ins>
          </w:p>
        </w:tc>
        <w:tc>
          <w:tcPr>
            <w:tcW w:w="678" w:type="dxa"/>
            <w:noWrap/>
            <w:vAlign w:val="center"/>
            <w:hideMark/>
          </w:tcPr>
          <w:p w14:paraId="744275B7" w14:textId="77777777" w:rsidR="00F96333" w:rsidRPr="00E51F32" w:rsidRDefault="00F96333" w:rsidP="00D34BFC">
            <w:pPr>
              <w:jc w:val="center"/>
              <w:rPr>
                <w:ins w:id="548" w:author="HIEN" w:date="2025-12-05T17:33:00Z" w16du:dateUtc="2025-12-05T10:33:00Z"/>
                <w:rFonts w:ascii="Times New Roman" w:eastAsia="Times New Roman" w:hAnsi="Times New Roman"/>
              </w:rPr>
            </w:pPr>
            <w:ins w:id="549" w:author="HIEN" w:date="2025-12-05T17:33:00Z" w16du:dateUtc="2025-12-05T10:33:00Z">
              <w:r w:rsidRPr="00E51F32">
                <w:rPr>
                  <w:rFonts w:ascii="Times New Roman" w:eastAsia="Times New Roman" w:hAnsi="Times New Roman"/>
                </w:rPr>
                <w:t>1</w:t>
              </w:r>
            </w:ins>
          </w:p>
        </w:tc>
        <w:tc>
          <w:tcPr>
            <w:tcW w:w="679" w:type="dxa"/>
            <w:noWrap/>
            <w:vAlign w:val="center"/>
            <w:hideMark/>
          </w:tcPr>
          <w:p w14:paraId="34AAF208" w14:textId="77777777" w:rsidR="00F96333" w:rsidRPr="00E51F32" w:rsidRDefault="00F96333" w:rsidP="00D34BFC">
            <w:pPr>
              <w:jc w:val="center"/>
              <w:rPr>
                <w:ins w:id="550" w:author="HIEN" w:date="2025-12-05T17:33:00Z" w16du:dateUtc="2025-12-05T10:33:00Z"/>
                <w:rFonts w:ascii="Times New Roman" w:eastAsia="Times New Roman" w:hAnsi="Times New Roman"/>
              </w:rPr>
            </w:pPr>
            <w:proofErr w:type="spellStart"/>
            <w:ins w:id="551"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1D13DCD3" w14:textId="77777777" w:rsidR="00F96333" w:rsidRPr="00E51F32" w:rsidRDefault="00F96333" w:rsidP="00D34BFC">
            <w:pPr>
              <w:jc w:val="right"/>
              <w:rPr>
                <w:ins w:id="552" w:author="HIEN" w:date="2025-12-05T17:33:00Z" w16du:dateUtc="2025-12-05T10:33:00Z"/>
                <w:rFonts w:ascii="Times New Roman" w:eastAsia="Times New Roman" w:hAnsi="Times New Roman"/>
              </w:rPr>
            </w:pPr>
            <w:ins w:id="553" w:author="HIEN" w:date="2025-12-05T17:33:00Z" w16du:dateUtc="2025-12-05T10:33:00Z">
              <w:r w:rsidRPr="00E51F32">
                <w:rPr>
                  <w:rFonts w:ascii="Times New Roman" w:eastAsia="Times New Roman" w:hAnsi="Times New Roman"/>
                </w:rPr>
                <w:t xml:space="preserve">  </w:t>
              </w:r>
              <w:del w:id="554" w:author="Việt Nguyễn" w:date="2025-12-06T10:49:00Z" w16du:dateUtc="2025-12-06T03:49:00Z">
                <w:r w:rsidRPr="00E51F32" w:rsidDel="008A5F92">
                  <w:rPr>
                    <w:rFonts w:ascii="Times New Roman" w:eastAsia="Times New Roman" w:hAnsi="Times New Roman"/>
                  </w:rPr>
                  <w:delText xml:space="preserve"> </w:delText>
                </w:r>
              </w:del>
              <w:del w:id="555" w:author="Việt Nguyễn" w:date="2025-12-06T10:43:00Z" w16du:dateUtc="2025-12-06T03:43: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1,880,000 </w:t>
              </w:r>
            </w:ins>
          </w:p>
        </w:tc>
        <w:tc>
          <w:tcPr>
            <w:tcW w:w="783" w:type="dxa"/>
            <w:noWrap/>
            <w:vAlign w:val="center"/>
            <w:hideMark/>
          </w:tcPr>
          <w:p w14:paraId="1E0B3BCF" w14:textId="77777777" w:rsidR="00F96333" w:rsidRPr="00E51F32" w:rsidRDefault="00F96333" w:rsidP="00D34BFC">
            <w:pPr>
              <w:jc w:val="center"/>
              <w:rPr>
                <w:ins w:id="556" w:author="HIEN" w:date="2025-12-05T17:33:00Z" w16du:dateUtc="2025-12-05T10:33:00Z"/>
                <w:rFonts w:ascii="Times New Roman" w:eastAsia="Times New Roman" w:hAnsi="Times New Roman"/>
              </w:rPr>
            </w:pPr>
            <w:ins w:id="557" w:author="HIEN" w:date="2025-12-05T17:33:00Z" w16du:dateUtc="2025-12-05T10:33:00Z">
              <w:r w:rsidRPr="00E51F32">
                <w:rPr>
                  <w:rFonts w:ascii="Times New Roman" w:eastAsia="Times New Roman" w:hAnsi="Times New Roman"/>
                </w:rPr>
                <w:t>8%</w:t>
              </w:r>
            </w:ins>
          </w:p>
        </w:tc>
        <w:tc>
          <w:tcPr>
            <w:tcW w:w="1350" w:type="dxa"/>
            <w:noWrap/>
            <w:vAlign w:val="center"/>
            <w:hideMark/>
          </w:tcPr>
          <w:p w14:paraId="30022DAC" w14:textId="77777777" w:rsidR="00F96333" w:rsidRPr="00E51F32" w:rsidRDefault="00F96333" w:rsidP="00D34BFC">
            <w:pPr>
              <w:jc w:val="right"/>
              <w:rPr>
                <w:ins w:id="558" w:author="HIEN" w:date="2025-12-05T17:33:00Z" w16du:dateUtc="2025-12-05T10:33:00Z"/>
                <w:rFonts w:ascii="Times New Roman" w:eastAsia="Times New Roman" w:hAnsi="Times New Roman"/>
                <w:b/>
                <w:bCs/>
              </w:rPr>
            </w:pPr>
            <w:ins w:id="559" w:author="HIEN" w:date="2025-12-05T17:33:00Z" w16du:dateUtc="2025-12-05T10:33:00Z">
              <w:r w:rsidRPr="00E51F32">
                <w:rPr>
                  <w:rFonts w:ascii="Times New Roman" w:eastAsia="Times New Roman" w:hAnsi="Times New Roman"/>
                  <w:b/>
                  <w:bCs/>
                </w:rPr>
                <w:t>2,030,400</w:t>
              </w:r>
            </w:ins>
          </w:p>
        </w:tc>
        <w:tc>
          <w:tcPr>
            <w:tcW w:w="1061" w:type="dxa"/>
            <w:noWrap/>
            <w:vAlign w:val="center"/>
            <w:hideMark/>
          </w:tcPr>
          <w:p w14:paraId="5E9EDF2C" w14:textId="77777777" w:rsidR="00F96333" w:rsidRPr="00E51F32" w:rsidRDefault="00F96333" w:rsidP="00D34BFC">
            <w:pPr>
              <w:jc w:val="center"/>
              <w:rPr>
                <w:ins w:id="560" w:author="HIEN" w:date="2025-12-05T17:33:00Z" w16du:dateUtc="2025-12-05T10:33:00Z"/>
                <w:rFonts w:ascii="Times New Roman" w:eastAsia="Times New Roman" w:hAnsi="Times New Roman"/>
                <w:b/>
                <w:bCs/>
              </w:rPr>
            </w:pPr>
            <w:ins w:id="561" w:author="HIEN" w:date="2025-12-05T17:33:00Z" w16du:dateUtc="2025-12-05T10:33:00Z">
              <w:r w:rsidRPr="00E51F32">
                <w:rPr>
                  <w:rFonts w:ascii="Times New Roman" w:eastAsia="Times New Roman" w:hAnsi="Times New Roman"/>
                  <w:b/>
                  <w:bCs/>
                </w:rPr>
                <w:t xml:space="preserve">3 </w:t>
              </w:r>
              <w:proofErr w:type="spellStart"/>
              <w:r w:rsidRPr="00E51F32">
                <w:rPr>
                  <w:rFonts w:ascii="Times New Roman" w:eastAsia="Times New Roman" w:hAnsi="Times New Roman"/>
                  <w:b/>
                  <w:bCs/>
                </w:rPr>
                <w:t>tháng</w:t>
              </w:r>
              <w:proofErr w:type="spellEnd"/>
            </w:ins>
          </w:p>
        </w:tc>
      </w:tr>
      <w:tr w:rsidR="00083350" w:rsidRPr="00E51F32" w14:paraId="23CB3B73" w14:textId="77777777" w:rsidTr="00CB245B">
        <w:trPr>
          <w:gridAfter w:val="1"/>
          <w:wAfter w:w="10" w:type="dxa"/>
          <w:trHeight w:val="1010"/>
          <w:ins w:id="562" w:author="HIEN" w:date="2025-12-05T17:33:00Z"/>
        </w:trPr>
        <w:tc>
          <w:tcPr>
            <w:tcW w:w="605" w:type="dxa"/>
            <w:noWrap/>
            <w:vAlign w:val="center"/>
            <w:hideMark/>
          </w:tcPr>
          <w:p w14:paraId="46709B75" w14:textId="77777777" w:rsidR="00F96333" w:rsidRPr="00E51F32" w:rsidRDefault="00F96333" w:rsidP="00D34BFC">
            <w:pPr>
              <w:jc w:val="center"/>
              <w:rPr>
                <w:ins w:id="563" w:author="HIEN" w:date="2025-12-05T17:33:00Z" w16du:dateUtc="2025-12-05T10:33:00Z"/>
                <w:rFonts w:ascii="Times New Roman" w:eastAsia="Times New Roman" w:hAnsi="Times New Roman"/>
              </w:rPr>
            </w:pPr>
            <w:ins w:id="564" w:author="HIEN" w:date="2025-12-05T17:33:00Z" w16du:dateUtc="2025-12-05T10:33:00Z">
              <w:r w:rsidRPr="00E51F32">
                <w:rPr>
                  <w:rFonts w:ascii="Times New Roman" w:eastAsia="Times New Roman" w:hAnsi="Times New Roman"/>
                </w:rPr>
                <w:t>14</w:t>
              </w:r>
            </w:ins>
          </w:p>
        </w:tc>
        <w:tc>
          <w:tcPr>
            <w:tcW w:w="3714" w:type="dxa"/>
            <w:vAlign w:val="center"/>
            <w:hideMark/>
          </w:tcPr>
          <w:p w14:paraId="4C0C800D" w14:textId="77777777" w:rsidR="00F96333" w:rsidRPr="00E51F32" w:rsidRDefault="00F96333" w:rsidP="00D34BFC">
            <w:pPr>
              <w:rPr>
                <w:ins w:id="565" w:author="HIEN" w:date="2025-12-05T17:33:00Z" w16du:dateUtc="2025-12-05T10:33:00Z"/>
                <w:rFonts w:ascii="Times New Roman" w:eastAsia="Times New Roman" w:hAnsi="Times New Roman"/>
              </w:rPr>
            </w:pPr>
            <w:proofErr w:type="spellStart"/>
            <w:ins w:id="566" w:author="HIEN" w:date="2025-12-05T17:33:00Z" w16du:dateUtc="2025-12-05T10:33:00Z">
              <w:r w:rsidRPr="00E51F32">
                <w:rPr>
                  <w:rFonts w:ascii="Times New Roman" w:eastAsia="Times New Roman" w:hAnsi="Times New Roman"/>
                </w:rPr>
                <w:t>Máy</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quét</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mã</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vạch</w:t>
              </w:r>
              <w:proofErr w:type="spellEnd"/>
              <w:r w:rsidRPr="00E51F32">
                <w:rPr>
                  <w:rFonts w:ascii="Times New Roman" w:eastAsia="Times New Roman" w:hAnsi="Times New Roman"/>
                </w:rPr>
                <w:t xml:space="preserve"> Zebra DS9308-SR BLACK USB KIT: DS9308-SR00004ZZWW SCANNER, CBA-U21-S07ZBR SHIELDED USB CABLE</w:t>
              </w:r>
            </w:ins>
          </w:p>
        </w:tc>
        <w:tc>
          <w:tcPr>
            <w:tcW w:w="678" w:type="dxa"/>
            <w:noWrap/>
            <w:vAlign w:val="center"/>
            <w:hideMark/>
          </w:tcPr>
          <w:p w14:paraId="16995242" w14:textId="77777777" w:rsidR="00F96333" w:rsidRPr="00E51F32" w:rsidRDefault="00F96333" w:rsidP="00D34BFC">
            <w:pPr>
              <w:jc w:val="center"/>
              <w:rPr>
                <w:ins w:id="567" w:author="HIEN" w:date="2025-12-05T17:33:00Z" w16du:dateUtc="2025-12-05T10:33:00Z"/>
                <w:rFonts w:ascii="Times New Roman" w:eastAsia="Times New Roman" w:hAnsi="Times New Roman"/>
              </w:rPr>
            </w:pPr>
            <w:ins w:id="568" w:author="HIEN" w:date="2025-12-05T17:33:00Z" w16du:dateUtc="2025-12-05T10:33:00Z">
              <w:r w:rsidRPr="00E51F32">
                <w:rPr>
                  <w:rFonts w:ascii="Times New Roman" w:eastAsia="Times New Roman" w:hAnsi="Times New Roman"/>
                </w:rPr>
                <w:t>1</w:t>
              </w:r>
            </w:ins>
          </w:p>
        </w:tc>
        <w:tc>
          <w:tcPr>
            <w:tcW w:w="679" w:type="dxa"/>
            <w:noWrap/>
            <w:vAlign w:val="center"/>
            <w:hideMark/>
          </w:tcPr>
          <w:p w14:paraId="12F57829" w14:textId="77777777" w:rsidR="00F96333" w:rsidRPr="00E51F32" w:rsidRDefault="00F96333" w:rsidP="00D34BFC">
            <w:pPr>
              <w:jc w:val="center"/>
              <w:rPr>
                <w:ins w:id="569" w:author="HIEN" w:date="2025-12-05T17:33:00Z" w16du:dateUtc="2025-12-05T10:33:00Z"/>
                <w:rFonts w:ascii="Times New Roman" w:eastAsia="Times New Roman" w:hAnsi="Times New Roman"/>
              </w:rPr>
            </w:pPr>
            <w:proofErr w:type="spellStart"/>
            <w:ins w:id="570"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6E0F69A0" w14:textId="77777777" w:rsidR="00F96333" w:rsidRPr="00E51F32" w:rsidRDefault="00F96333" w:rsidP="00D34BFC">
            <w:pPr>
              <w:jc w:val="right"/>
              <w:rPr>
                <w:ins w:id="571" w:author="HIEN" w:date="2025-12-05T17:33:00Z" w16du:dateUtc="2025-12-05T10:33:00Z"/>
                <w:rFonts w:ascii="Times New Roman" w:eastAsia="Times New Roman" w:hAnsi="Times New Roman"/>
              </w:rPr>
            </w:pPr>
            <w:ins w:id="572" w:author="HIEN" w:date="2025-12-05T17:33:00Z" w16du:dateUtc="2025-12-05T10:33:00Z">
              <w:r w:rsidRPr="00E51F32">
                <w:rPr>
                  <w:rFonts w:ascii="Times New Roman" w:eastAsia="Times New Roman" w:hAnsi="Times New Roman"/>
                </w:rPr>
                <w:t xml:space="preserve">  </w:t>
              </w:r>
              <w:del w:id="573" w:author="Việt Nguyễn" w:date="2025-12-06T10:49:00Z" w16du:dateUtc="2025-12-06T03:49:00Z">
                <w:r w:rsidRPr="00E51F32" w:rsidDel="008A5F92">
                  <w:rPr>
                    <w:rFonts w:ascii="Times New Roman" w:eastAsia="Times New Roman" w:hAnsi="Times New Roman"/>
                  </w:rPr>
                  <w:delText xml:space="preserve"> </w:delText>
                </w:r>
              </w:del>
              <w:del w:id="574" w:author="Việt Nguyễn" w:date="2025-12-06T10:43:00Z" w16du:dateUtc="2025-12-06T03:43: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2,880,000 </w:t>
              </w:r>
            </w:ins>
          </w:p>
        </w:tc>
        <w:tc>
          <w:tcPr>
            <w:tcW w:w="783" w:type="dxa"/>
            <w:noWrap/>
            <w:vAlign w:val="center"/>
            <w:hideMark/>
          </w:tcPr>
          <w:p w14:paraId="605409D2" w14:textId="77777777" w:rsidR="00F96333" w:rsidRPr="00E51F32" w:rsidRDefault="00F96333" w:rsidP="00D34BFC">
            <w:pPr>
              <w:jc w:val="center"/>
              <w:rPr>
                <w:ins w:id="575" w:author="HIEN" w:date="2025-12-05T17:33:00Z" w16du:dateUtc="2025-12-05T10:33:00Z"/>
                <w:rFonts w:ascii="Times New Roman" w:eastAsia="Times New Roman" w:hAnsi="Times New Roman"/>
              </w:rPr>
            </w:pPr>
            <w:ins w:id="576" w:author="HIEN" w:date="2025-12-05T17:33:00Z" w16du:dateUtc="2025-12-05T10:33:00Z">
              <w:r w:rsidRPr="00E51F32">
                <w:rPr>
                  <w:rFonts w:ascii="Times New Roman" w:eastAsia="Times New Roman" w:hAnsi="Times New Roman"/>
                </w:rPr>
                <w:t>8%</w:t>
              </w:r>
            </w:ins>
          </w:p>
        </w:tc>
        <w:tc>
          <w:tcPr>
            <w:tcW w:w="1350" w:type="dxa"/>
            <w:noWrap/>
            <w:vAlign w:val="center"/>
            <w:hideMark/>
          </w:tcPr>
          <w:p w14:paraId="1309B04F" w14:textId="77777777" w:rsidR="00F96333" w:rsidRPr="00E51F32" w:rsidRDefault="00F96333" w:rsidP="00D34BFC">
            <w:pPr>
              <w:jc w:val="right"/>
              <w:rPr>
                <w:ins w:id="577" w:author="HIEN" w:date="2025-12-05T17:33:00Z" w16du:dateUtc="2025-12-05T10:33:00Z"/>
                <w:rFonts w:ascii="Times New Roman" w:eastAsia="Times New Roman" w:hAnsi="Times New Roman"/>
                <w:b/>
                <w:bCs/>
              </w:rPr>
            </w:pPr>
            <w:ins w:id="578" w:author="HIEN" w:date="2025-12-05T17:33:00Z" w16du:dateUtc="2025-12-05T10:33:00Z">
              <w:r w:rsidRPr="00E51F32">
                <w:rPr>
                  <w:rFonts w:ascii="Times New Roman" w:eastAsia="Times New Roman" w:hAnsi="Times New Roman"/>
                  <w:b/>
                  <w:bCs/>
                </w:rPr>
                <w:t>3,110,400</w:t>
              </w:r>
            </w:ins>
          </w:p>
        </w:tc>
        <w:tc>
          <w:tcPr>
            <w:tcW w:w="1061" w:type="dxa"/>
            <w:noWrap/>
            <w:vAlign w:val="center"/>
            <w:hideMark/>
          </w:tcPr>
          <w:p w14:paraId="75BD7334" w14:textId="77777777" w:rsidR="00F96333" w:rsidRPr="00E51F32" w:rsidRDefault="00F96333" w:rsidP="00D34BFC">
            <w:pPr>
              <w:jc w:val="center"/>
              <w:rPr>
                <w:ins w:id="579" w:author="HIEN" w:date="2025-12-05T17:33:00Z" w16du:dateUtc="2025-12-05T10:33:00Z"/>
                <w:rFonts w:ascii="Times New Roman" w:eastAsia="Times New Roman" w:hAnsi="Times New Roman"/>
                <w:b/>
                <w:bCs/>
              </w:rPr>
            </w:pPr>
            <w:ins w:id="580" w:author="HIEN" w:date="2025-12-05T17:33:00Z" w16du:dateUtc="2025-12-05T10:33:00Z">
              <w:r w:rsidRPr="00E51F32">
                <w:rPr>
                  <w:rFonts w:ascii="Times New Roman" w:eastAsia="Times New Roman" w:hAnsi="Times New Roman"/>
                  <w:b/>
                  <w:bCs/>
                </w:rPr>
                <w:t xml:space="preserve">3 </w:t>
              </w:r>
              <w:proofErr w:type="spellStart"/>
              <w:r w:rsidRPr="00E51F32">
                <w:rPr>
                  <w:rFonts w:ascii="Times New Roman" w:eastAsia="Times New Roman" w:hAnsi="Times New Roman"/>
                  <w:b/>
                  <w:bCs/>
                </w:rPr>
                <w:t>năm</w:t>
              </w:r>
              <w:proofErr w:type="spellEnd"/>
            </w:ins>
          </w:p>
        </w:tc>
      </w:tr>
      <w:tr w:rsidR="00083350" w:rsidRPr="00E51F32" w14:paraId="5DC39E16" w14:textId="77777777" w:rsidTr="00CB245B">
        <w:trPr>
          <w:gridAfter w:val="1"/>
          <w:wAfter w:w="10" w:type="dxa"/>
          <w:trHeight w:val="510"/>
          <w:ins w:id="581" w:author="HIEN" w:date="2025-12-05T17:33:00Z"/>
        </w:trPr>
        <w:tc>
          <w:tcPr>
            <w:tcW w:w="605" w:type="dxa"/>
            <w:noWrap/>
            <w:vAlign w:val="center"/>
            <w:hideMark/>
          </w:tcPr>
          <w:p w14:paraId="46B48391" w14:textId="77777777" w:rsidR="00F96333" w:rsidRPr="00E51F32" w:rsidRDefault="00F96333" w:rsidP="00D34BFC">
            <w:pPr>
              <w:jc w:val="center"/>
              <w:rPr>
                <w:ins w:id="582" w:author="HIEN" w:date="2025-12-05T17:33:00Z" w16du:dateUtc="2025-12-05T10:33:00Z"/>
                <w:rFonts w:ascii="Times New Roman" w:eastAsia="Times New Roman" w:hAnsi="Times New Roman"/>
              </w:rPr>
            </w:pPr>
            <w:ins w:id="583" w:author="HIEN" w:date="2025-12-05T17:33:00Z" w16du:dateUtc="2025-12-05T10:33:00Z">
              <w:r w:rsidRPr="00E51F32">
                <w:rPr>
                  <w:rFonts w:ascii="Times New Roman" w:eastAsia="Times New Roman" w:hAnsi="Times New Roman"/>
                </w:rPr>
                <w:t>15</w:t>
              </w:r>
            </w:ins>
          </w:p>
        </w:tc>
        <w:tc>
          <w:tcPr>
            <w:tcW w:w="3714" w:type="dxa"/>
            <w:vAlign w:val="center"/>
            <w:hideMark/>
          </w:tcPr>
          <w:p w14:paraId="51045E86" w14:textId="77777777" w:rsidR="00F96333" w:rsidRPr="00E51F32" w:rsidRDefault="00F96333" w:rsidP="00D34BFC">
            <w:pPr>
              <w:rPr>
                <w:ins w:id="584" w:author="HIEN" w:date="2025-12-05T17:33:00Z" w16du:dateUtc="2025-12-05T10:33:00Z"/>
                <w:rFonts w:ascii="Times New Roman" w:eastAsia="Times New Roman" w:hAnsi="Times New Roman"/>
              </w:rPr>
            </w:pPr>
            <w:ins w:id="585" w:author="HIEN" w:date="2025-12-05T17:33:00Z" w16du:dateUtc="2025-12-05T10:33:00Z">
              <w:r w:rsidRPr="00E51F32">
                <w:rPr>
                  <w:rFonts w:ascii="Times New Roman" w:eastAsia="Times New Roman" w:hAnsi="Times New Roman"/>
                </w:rPr>
                <w:t>Camera Hikvision DS-2CD1121G0-I (2.8MM)</w:t>
              </w:r>
            </w:ins>
          </w:p>
        </w:tc>
        <w:tc>
          <w:tcPr>
            <w:tcW w:w="678" w:type="dxa"/>
            <w:noWrap/>
            <w:vAlign w:val="center"/>
            <w:hideMark/>
          </w:tcPr>
          <w:p w14:paraId="2FAB1A97" w14:textId="77777777" w:rsidR="00F96333" w:rsidRPr="00E51F32" w:rsidRDefault="00F96333" w:rsidP="00D34BFC">
            <w:pPr>
              <w:jc w:val="center"/>
              <w:rPr>
                <w:ins w:id="586" w:author="HIEN" w:date="2025-12-05T17:33:00Z" w16du:dateUtc="2025-12-05T10:33:00Z"/>
                <w:rFonts w:ascii="Times New Roman" w:eastAsia="Times New Roman" w:hAnsi="Times New Roman"/>
              </w:rPr>
            </w:pPr>
            <w:ins w:id="587" w:author="HIEN" w:date="2025-12-05T17:33:00Z" w16du:dateUtc="2025-12-05T10:33:00Z">
              <w:r w:rsidRPr="00E51F32">
                <w:rPr>
                  <w:rFonts w:ascii="Times New Roman" w:eastAsia="Times New Roman" w:hAnsi="Times New Roman"/>
                </w:rPr>
                <w:t>4</w:t>
              </w:r>
            </w:ins>
          </w:p>
        </w:tc>
        <w:tc>
          <w:tcPr>
            <w:tcW w:w="679" w:type="dxa"/>
            <w:noWrap/>
            <w:vAlign w:val="center"/>
            <w:hideMark/>
          </w:tcPr>
          <w:p w14:paraId="5227D983" w14:textId="77777777" w:rsidR="00F96333" w:rsidRPr="00E51F32" w:rsidRDefault="00F96333" w:rsidP="00D34BFC">
            <w:pPr>
              <w:jc w:val="center"/>
              <w:rPr>
                <w:ins w:id="588" w:author="HIEN" w:date="2025-12-05T17:33:00Z" w16du:dateUtc="2025-12-05T10:33:00Z"/>
                <w:rFonts w:ascii="Times New Roman" w:eastAsia="Times New Roman" w:hAnsi="Times New Roman"/>
              </w:rPr>
            </w:pPr>
            <w:proofErr w:type="spellStart"/>
            <w:ins w:id="589"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5DD05B71" w14:textId="77777777" w:rsidR="00F96333" w:rsidRPr="00E51F32" w:rsidRDefault="00F96333" w:rsidP="00D34BFC">
            <w:pPr>
              <w:jc w:val="right"/>
              <w:rPr>
                <w:ins w:id="590" w:author="HIEN" w:date="2025-12-05T17:33:00Z" w16du:dateUtc="2025-12-05T10:33:00Z"/>
                <w:rFonts w:ascii="Times New Roman" w:eastAsia="Times New Roman" w:hAnsi="Times New Roman"/>
              </w:rPr>
            </w:pPr>
            <w:ins w:id="591" w:author="HIEN" w:date="2025-12-05T17:33:00Z" w16du:dateUtc="2025-12-05T10:33:00Z">
              <w:r w:rsidRPr="00E51F32">
                <w:rPr>
                  <w:rFonts w:ascii="Times New Roman" w:eastAsia="Times New Roman" w:hAnsi="Times New Roman"/>
                </w:rPr>
                <w:t xml:space="preserve">     </w:t>
              </w:r>
              <w:del w:id="592" w:author="Việt Nguyễn" w:date="2025-12-06T10:49:00Z" w16du:dateUtc="2025-12-06T03:49:00Z">
                <w:r w:rsidRPr="00E51F32" w:rsidDel="008A5F92">
                  <w:rPr>
                    <w:rFonts w:ascii="Times New Roman" w:eastAsia="Times New Roman" w:hAnsi="Times New Roman"/>
                  </w:rPr>
                  <w:delText xml:space="preserve"> </w:delText>
                </w:r>
              </w:del>
              <w:del w:id="593" w:author="Việt Nguyễn" w:date="2025-12-06T10:43:00Z" w16du:dateUtc="2025-12-06T03:43: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580,000 </w:t>
              </w:r>
            </w:ins>
          </w:p>
        </w:tc>
        <w:tc>
          <w:tcPr>
            <w:tcW w:w="783" w:type="dxa"/>
            <w:noWrap/>
            <w:vAlign w:val="center"/>
            <w:hideMark/>
          </w:tcPr>
          <w:p w14:paraId="1D50EAA0" w14:textId="77777777" w:rsidR="00F96333" w:rsidRPr="00E51F32" w:rsidRDefault="00F96333" w:rsidP="00D34BFC">
            <w:pPr>
              <w:jc w:val="center"/>
              <w:rPr>
                <w:ins w:id="594" w:author="HIEN" w:date="2025-12-05T17:33:00Z" w16du:dateUtc="2025-12-05T10:33:00Z"/>
                <w:rFonts w:ascii="Times New Roman" w:eastAsia="Times New Roman" w:hAnsi="Times New Roman"/>
              </w:rPr>
            </w:pPr>
            <w:ins w:id="595" w:author="HIEN" w:date="2025-12-05T17:33:00Z" w16du:dateUtc="2025-12-05T10:33:00Z">
              <w:r w:rsidRPr="00E51F32">
                <w:rPr>
                  <w:rFonts w:ascii="Times New Roman" w:eastAsia="Times New Roman" w:hAnsi="Times New Roman"/>
                </w:rPr>
                <w:t>8%</w:t>
              </w:r>
            </w:ins>
          </w:p>
        </w:tc>
        <w:tc>
          <w:tcPr>
            <w:tcW w:w="1350" w:type="dxa"/>
            <w:noWrap/>
            <w:vAlign w:val="center"/>
            <w:hideMark/>
          </w:tcPr>
          <w:p w14:paraId="4445B72B" w14:textId="77777777" w:rsidR="00F96333" w:rsidRPr="00E51F32" w:rsidRDefault="00F96333" w:rsidP="00D34BFC">
            <w:pPr>
              <w:jc w:val="right"/>
              <w:rPr>
                <w:ins w:id="596" w:author="HIEN" w:date="2025-12-05T17:33:00Z" w16du:dateUtc="2025-12-05T10:33:00Z"/>
                <w:rFonts w:ascii="Times New Roman" w:eastAsia="Times New Roman" w:hAnsi="Times New Roman"/>
                <w:b/>
                <w:bCs/>
              </w:rPr>
            </w:pPr>
            <w:ins w:id="597" w:author="HIEN" w:date="2025-12-05T17:33:00Z" w16du:dateUtc="2025-12-05T10:33:00Z">
              <w:r w:rsidRPr="00E51F32">
                <w:rPr>
                  <w:rFonts w:ascii="Times New Roman" w:eastAsia="Times New Roman" w:hAnsi="Times New Roman"/>
                  <w:b/>
                  <w:bCs/>
                </w:rPr>
                <w:t>2,505,600</w:t>
              </w:r>
            </w:ins>
          </w:p>
        </w:tc>
        <w:tc>
          <w:tcPr>
            <w:tcW w:w="1061" w:type="dxa"/>
            <w:noWrap/>
            <w:vAlign w:val="center"/>
            <w:hideMark/>
          </w:tcPr>
          <w:p w14:paraId="4190CB8E" w14:textId="77777777" w:rsidR="00F96333" w:rsidRPr="00E51F32" w:rsidRDefault="00F96333" w:rsidP="00D34BFC">
            <w:pPr>
              <w:jc w:val="center"/>
              <w:rPr>
                <w:ins w:id="598" w:author="HIEN" w:date="2025-12-05T17:33:00Z" w16du:dateUtc="2025-12-05T10:33:00Z"/>
                <w:rFonts w:ascii="Times New Roman" w:eastAsia="Times New Roman" w:hAnsi="Times New Roman"/>
                <w:b/>
                <w:bCs/>
              </w:rPr>
            </w:pPr>
            <w:ins w:id="599" w:author="HIEN" w:date="2025-12-05T17:33:00Z" w16du:dateUtc="2025-12-05T10:33:00Z">
              <w:r w:rsidRPr="00E51F32">
                <w:rPr>
                  <w:rFonts w:ascii="Times New Roman" w:eastAsia="Times New Roman" w:hAnsi="Times New Roman"/>
                  <w:b/>
                  <w:bCs/>
                </w:rPr>
                <w:t xml:space="preserve">1 </w:t>
              </w:r>
              <w:proofErr w:type="spellStart"/>
              <w:r w:rsidRPr="00E51F32">
                <w:rPr>
                  <w:rFonts w:ascii="Times New Roman" w:eastAsia="Times New Roman" w:hAnsi="Times New Roman"/>
                  <w:b/>
                  <w:bCs/>
                </w:rPr>
                <w:t>năm</w:t>
              </w:r>
              <w:proofErr w:type="spellEnd"/>
            </w:ins>
          </w:p>
        </w:tc>
      </w:tr>
      <w:tr w:rsidR="00083350" w:rsidRPr="00E51F32" w14:paraId="50E70DE6" w14:textId="77777777" w:rsidTr="00CB245B">
        <w:trPr>
          <w:gridAfter w:val="1"/>
          <w:wAfter w:w="10" w:type="dxa"/>
          <w:trHeight w:val="510"/>
          <w:ins w:id="600" w:author="HIEN" w:date="2025-12-05T17:33:00Z"/>
        </w:trPr>
        <w:tc>
          <w:tcPr>
            <w:tcW w:w="605" w:type="dxa"/>
            <w:noWrap/>
            <w:vAlign w:val="center"/>
            <w:hideMark/>
          </w:tcPr>
          <w:p w14:paraId="349499C5" w14:textId="77777777" w:rsidR="00F96333" w:rsidRPr="00E51F32" w:rsidRDefault="00F96333" w:rsidP="00D34BFC">
            <w:pPr>
              <w:jc w:val="center"/>
              <w:rPr>
                <w:ins w:id="601" w:author="HIEN" w:date="2025-12-05T17:33:00Z" w16du:dateUtc="2025-12-05T10:33:00Z"/>
                <w:rFonts w:ascii="Times New Roman" w:eastAsia="Times New Roman" w:hAnsi="Times New Roman"/>
              </w:rPr>
            </w:pPr>
            <w:ins w:id="602" w:author="HIEN" w:date="2025-12-05T17:33:00Z" w16du:dateUtc="2025-12-05T10:33:00Z">
              <w:r w:rsidRPr="00E51F32">
                <w:rPr>
                  <w:rFonts w:ascii="Times New Roman" w:eastAsia="Times New Roman" w:hAnsi="Times New Roman"/>
                </w:rPr>
                <w:lastRenderedPageBreak/>
                <w:t>16</w:t>
              </w:r>
            </w:ins>
          </w:p>
        </w:tc>
        <w:tc>
          <w:tcPr>
            <w:tcW w:w="3714" w:type="dxa"/>
            <w:vAlign w:val="center"/>
            <w:hideMark/>
          </w:tcPr>
          <w:p w14:paraId="7FD9A539" w14:textId="77777777" w:rsidR="00F96333" w:rsidRPr="00E51F32" w:rsidRDefault="00F96333" w:rsidP="00D34BFC">
            <w:pPr>
              <w:rPr>
                <w:ins w:id="603" w:author="HIEN" w:date="2025-12-05T17:33:00Z" w16du:dateUtc="2025-12-05T10:33:00Z"/>
                <w:rFonts w:ascii="Times New Roman" w:eastAsia="Times New Roman" w:hAnsi="Times New Roman"/>
              </w:rPr>
            </w:pPr>
            <w:ins w:id="604" w:author="HIEN" w:date="2025-12-05T17:33:00Z" w16du:dateUtc="2025-12-05T10:33:00Z">
              <w:r w:rsidRPr="00E51F32">
                <w:rPr>
                  <w:rFonts w:ascii="Times New Roman" w:eastAsia="Times New Roman" w:hAnsi="Times New Roman"/>
                </w:rPr>
                <w:t>Camera Hikvision DS-2CD1323G2-LIUF 2.8MM</w:t>
              </w:r>
            </w:ins>
          </w:p>
        </w:tc>
        <w:tc>
          <w:tcPr>
            <w:tcW w:w="678" w:type="dxa"/>
            <w:noWrap/>
            <w:vAlign w:val="center"/>
            <w:hideMark/>
          </w:tcPr>
          <w:p w14:paraId="5BA471CB" w14:textId="77777777" w:rsidR="00F96333" w:rsidRPr="00E51F32" w:rsidRDefault="00F96333" w:rsidP="00D34BFC">
            <w:pPr>
              <w:jc w:val="center"/>
              <w:rPr>
                <w:ins w:id="605" w:author="HIEN" w:date="2025-12-05T17:33:00Z" w16du:dateUtc="2025-12-05T10:33:00Z"/>
                <w:rFonts w:ascii="Times New Roman" w:eastAsia="Times New Roman" w:hAnsi="Times New Roman"/>
              </w:rPr>
            </w:pPr>
            <w:ins w:id="606" w:author="HIEN" w:date="2025-12-05T17:33:00Z" w16du:dateUtc="2025-12-05T10:33:00Z">
              <w:r w:rsidRPr="00E51F32">
                <w:rPr>
                  <w:rFonts w:ascii="Times New Roman" w:eastAsia="Times New Roman" w:hAnsi="Times New Roman"/>
                </w:rPr>
                <w:t>2</w:t>
              </w:r>
            </w:ins>
          </w:p>
        </w:tc>
        <w:tc>
          <w:tcPr>
            <w:tcW w:w="679" w:type="dxa"/>
            <w:noWrap/>
            <w:vAlign w:val="center"/>
            <w:hideMark/>
          </w:tcPr>
          <w:p w14:paraId="4EAE5CC6" w14:textId="77777777" w:rsidR="00F96333" w:rsidRPr="00E51F32" w:rsidRDefault="00F96333" w:rsidP="00D34BFC">
            <w:pPr>
              <w:jc w:val="center"/>
              <w:rPr>
                <w:ins w:id="607" w:author="HIEN" w:date="2025-12-05T17:33:00Z" w16du:dateUtc="2025-12-05T10:33:00Z"/>
                <w:rFonts w:ascii="Times New Roman" w:eastAsia="Times New Roman" w:hAnsi="Times New Roman"/>
              </w:rPr>
            </w:pPr>
            <w:proofErr w:type="spellStart"/>
            <w:ins w:id="608"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122A0494" w14:textId="77777777" w:rsidR="00F96333" w:rsidRPr="00E51F32" w:rsidRDefault="00F96333" w:rsidP="00D34BFC">
            <w:pPr>
              <w:jc w:val="right"/>
              <w:rPr>
                <w:ins w:id="609" w:author="HIEN" w:date="2025-12-05T17:33:00Z" w16du:dateUtc="2025-12-05T10:33:00Z"/>
                <w:rFonts w:ascii="Times New Roman" w:eastAsia="Times New Roman" w:hAnsi="Times New Roman"/>
              </w:rPr>
            </w:pPr>
            <w:ins w:id="610" w:author="HIEN" w:date="2025-12-05T17:33:00Z" w16du:dateUtc="2025-12-05T10:33:00Z">
              <w:r w:rsidRPr="00E51F32">
                <w:rPr>
                  <w:rFonts w:ascii="Times New Roman" w:eastAsia="Times New Roman" w:hAnsi="Times New Roman"/>
                </w:rPr>
                <w:t xml:space="preserve">     </w:t>
              </w:r>
              <w:del w:id="611" w:author="Việt Nguyễn" w:date="2025-12-06T10:49:00Z" w16du:dateUtc="2025-12-06T03:49:00Z">
                <w:r w:rsidRPr="00E51F32" w:rsidDel="008A5F92">
                  <w:rPr>
                    <w:rFonts w:ascii="Times New Roman" w:eastAsia="Times New Roman" w:hAnsi="Times New Roman"/>
                  </w:rPr>
                  <w:delText xml:space="preserve"> </w:delText>
                </w:r>
              </w:del>
              <w:del w:id="612" w:author="Việt Nguyễn" w:date="2025-12-06T10:43:00Z" w16du:dateUtc="2025-12-06T03:43: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750,000 </w:t>
              </w:r>
            </w:ins>
          </w:p>
        </w:tc>
        <w:tc>
          <w:tcPr>
            <w:tcW w:w="783" w:type="dxa"/>
            <w:noWrap/>
            <w:vAlign w:val="center"/>
            <w:hideMark/>
          </w:tcPr>
          <w:p w14:paraId="70FE63C6" w14:textId="77777777" w:rsidR="00F96333" w:rsidRPr="00E51F32" w:rsidRDefault="00F96333" w:rsidP="00D34BFC">
            <w:pPr>
              <w:jc w:val="center"/>
              <w:rPr>
                <w:ins w:id="613" w:author="HIEN" w:date="2025-12-05T17:33:00Z" w16du:dateUtc="2025-12-05T10:33:00Z"/>
                <w:rFonts w:ascii="Times New Roman" w:eastAsia="Times New Roman" w:hAnsi="Times New Roman"/>
              </w:rPr>
            </w:pPr>
            <w:ins w:id="614" w:author="HIEN" w:date="2025-12-05T17:33:00Z" w16du:dateUtc="2025-12-05T10:33:00Z">
              <w:r w:rsidRPr="00E51F32">
                <w:rPr>
                  <w:rFonts w:ascii="Times New Roman" w:eastAsia="Times New Roman" w:hAnsi="Times New Roman"/>
                </w:rPr>
                <w:t>8%</w:t>
              </w:r>
            </w:ins>
          </w:p>
        </w:tc>
        <w:tc>
          <w:tcPr>
            <w:tcW w:w="1350" w:type="dxa"/>
            <w:noWrap/>
            <w:vAlign w:val="center"/>
            <w:hideMark/>
          </w:tcPr>
          <w:p w14:paraId="6A46A41B" w14:textId="77777777" w:rsidR="00F96333" w:rsidRPr="00E51F32" w:rsidRDefault="00F96333" w:rsidP="00D34BFC">
            <w:pPr>
              <w:jc w:val="right"/>
              <w:rPr>
                <w:ins w:id="615" w:author="HIEN" w:date="2025-12-05T17:33:00Z" w16du:dateUtc="2025-12-05T10:33:00Z"/>
                <w:rFonts w:ascii="Times New Roman" w:eastAsia="Times New Roman" w:hAnsi="Times New Roman"/>
                <w:b/>
                <w:bCs/>
              </w:rPr>
            </w:pPr>
            <w:ins w:id="616" w:author="HIEN" w:date="2025-12-05T17:33:00Z" w16du:dateUtc="2025-12-05T10:33:00Z">
              <w:r w:rsidRPr="00E51F32">
                <w:rPr>
                  <w:rFonts w:ascii="Times New Roman" w:eastAsia="Times New Roman" w:hAnsi="Times New Roman"/>
                  <w:b/>
                  <w:bCs/>
                </w:rPr>
                <w:t>1,620,000</w:t>
              </w:r>
            </w:ins>
          </w:p>
        </w:tc>
        <w:tc>
          <w:tcPr>
            <w:tcW w:w="1061" w:type="dxa"/>
            <w:noWrap/>
            <w:vAlign w:val="center"/>
            <w:hideMark/>
          </w:tcPr>
          <w:p w14:paraId="33127F58" w14:textId="77777777" w:rsidR="00F96333" w:rsidRPr="00E51F32" w:rsidRDefault="00F96333" w:rsidP="00D34BFC">
            <w:pPr>
              <w:jc w:val="center"/>
              <w:rPr>
                <w:ins w:id="617" w:author="HIEN" w:date="2025-12-05T17:33:00Z" w16du:dateUtc="2025-12-05T10:33:00Z"/>
                <w:rFonts w:ascii="Times New Roman" w:eastAsia="Times New Roman" w:hAnsi="Times New Roman"/>
                <w:b/>
                <w:bCs/>
              </w:rPr>
            </w:pPr>
            <w:ins w:id="618" w:author="HIEN" w:date="2025-12-05T17:33:00Z" w16du:dateUtc="2025-12-05T10:33:00Z">
              <w:r w:rsidRPr="00E51F32">
                <w:rPr>
                  <w:rFonts w:ascii="Times New Roman" w:eastAsia="Times New Roman" w:hAnsi="Times New Roman"/>
                  <w:b/>
                  <w:bCs/>
                </w:rPr>
                <w:t xml:space="preserve">1 </w:t>
              </w:r>
              <w:proofErr w:type="spellStart"/>
              <w:r w:rsidRPr="00E51F32">
                <w:rPr>
                  <w:rFonts w:ascii="Times New Roman" w:eastAsia="Times New Roman" w:hAnsi="Times New Roman"/>
                  <w:b/>
                  <w:bCs/>
                </w:rPr>
                <w:t>năm</w:t>
              </w:r>
              <w:proofErr w:type="spellEnd"/>
            </w:ins>
          </w:p>
        </w:tc>
      </w:tr>
      <w:tr w:rsidR="00083350" w:rsidRPr="00E51F32" w14:paraId="58CCD66E" w14:textId="77777777" w:rsidTr="00CB245B">
        <w:trPr>
          <w:gridAfter w:val="1"/>
          <w:wAfter w:w="10" w:type="dxa"/>
          <w:trHeight w:val="566"/>
          <w:ins w:id="619" w:author="HIEN" w:date="2025-12-05T17:33:00Z"/>
        </w:trPr>
        <w:tc>
          <w:tcPr>
            <w:tcW w:w="605" w:type="dxa"/>
            <w:noWrap/>
            <w:vAlign w:val="center"/>
            <w:hideMark/>
          </w:tcPr>
          <w:p w14:paraId="4B0D1B41" w14:textId="77777777" w:rsidR="00F96333" w:rsidRPr="00E51F32" w:rsidRDefault="00F96333" w:rsidP="00D34BFC">
            <w:pPr>
              <w:jc w:val="center"/>
              <w:rPr>
                <w:ins w:id="620" w:author="HIEN" w:date="2025-12-05T17:33:00Z" w16du:dateUtc="2025-12-05T10:33:00Z"/>
                <w:rFonts w:ascii="Times New Roman" w:eastAsia="Times New Roman" w:hAnsi="Times New Roman"/>
              </w:rPr>
            </w:pPr>
            <w:ins w:id="621" w:author="HIEN" w:date="2025-12-05T17:33:00Z" w16du:dateUtc="2025-12-05T10:33:00Z">
              <w:r w:rsidRPr="00E51F32">
                <w:rPr>
                  <w:rFonts w:ascii="Times New Roman" w:eastAsia="Times New Roman" w:hAnsi="Times New Roman"/>
                </w:rPr>
                <w:t>17</w:t>
              </w:r>
            </w:ins>
          </w:p>
        </w:tc>
        <w:tc>
          <w:tcPr>
            <w:tcW w:w="3714" w:type="dxa"/>
            <w:vAlign w:val="center"/>
            <w:hideMark/>
          </w:tcPr>
          <w:p w14:paraId="6FA5B82D" w14:textId="77777777" w:rsidR="00F96333" w:rsidRPr="00E51F32" w:rsidRDefault="00F96333" w:rsidP="00D34BFC">
            <w:pPr>
              <w:rPr>
                <w:ins w:id="622" w:author="HIEN" w:date="2025-12-05T17:33:00Z" w16du:dateUtc="2025-12-05T10:33:00Z"/>
                <w:rFonts w:ascii="Times New Roman" w:eastAsia="Times New Roman" w:hAnsi="Times New Roman"/>
              </w:rPr>
            </w:pPr>
            <w:ins w:id="623" w:author="HIEN" w:date="2025-12-05T17:33:00Z" w16du:dateUtc="2025-12-05T10:33:00Z">
              <w:r w:rsidRPr="00E51F32">
                <w:rPr>
                  <w:rFonts w:ascii="Times New Roman" w:eastAsia="Times New Roman" w:hAnsi="Times New Roman"/>
                </w:rPr>
                <w:t>MÁY SCANJET HP PRO 2000 S2 (6FW06A) - 01Y</w:t>
              </w:r>
            </w:ins>
          </w:p>
        </w:tc>
        <w:tc>
          <w:tcPr>
            <w:tcW w:w="678" w:type="dxa"/>
            <w:vAlign w:val="center"/>
            <w:hideMark/>
          </w:tcPr>
          <w:p w14:paraId="43978E75" w14:textId="77777777" w:rsidR="00F96333" w:rsidRPr="00E51F32" w:rsidRDefault="00F96333" w:rsidP="00D34BFC">
            <w:pPr>
              <w:jc w:val="center"/>
              <w:rPr>
                <w:ins w:id="624" w:author="HIEN" w:date="2025-12-05T17:33:00Z" w16du:dateUtc="2025-12-05T10:33:00Z"/>
                <w:rFonts w:ascii="Times New Roman" w:eastAsia="Times New Roman" w:hAnsi="Times New Roman"/>
              </w:rPr>
            </w:pPr>
            <w:ins w:id="625" w:author="HIEN" w:date="2025-12-05T17:33:00Z" w16du:dateUtc="2025-12-05T10:33:00Z">
              <w:r w:rsidRPr="00E51F32">
                <w:rPr>
                  <w:rFonts w:ascii="Times New Roman" w:eastAsia="Times New Roman" w:hAnsi="Times New Roman"/>
                </w:rPr>
                <w:t>1</w:t>
              </w:r>
            </w:ins>
          </w:p>
        </w:tc>
        <w:tc>
          <w:tcPr>
            <w:tcW w:w="679" w:type="dxa"/>
            <w:noWrap/>
            <w:vAlign w:val="center"/>
            <w:hideMark/>
          </w:tcPr>
          <w:p w14:paraId="2840FEF0" w14:textId="77777777" w:rsidR="00F96333" w:rsidRPr="00E51F32" w:rsidRDefault="00F96333" w:rsidP="00D34BFC">
            <w:pPr>
              <w:jc w:val="center"/>
              <w:rPr>
                <w:ins w:id="626" w:author="HIEN" w:date="2025-12-05T17:33:00Z" w16du:dateUtc="2025-12-05T10:33:00Z"/>
                <w:rFonts w:ascii="Times New Roman" w:eastAsia="Times New Roman" w:hAnsi="Times New Roman"/>
              </w:rPr>
            </w:pPr>
            <w:proofErr w:type="spellStart"/>
            <w:ins w:id="627"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60810E42" w14:textId="77777777" w:rsidR="00F96333" w:rsidRPr="00E51F32" w:rsidRDefault="00F96333" w:rsidP="00D34BFC">
            <w:pPr>
              <w:jc w:val="right"/>
              <w:rPr>
                <w:ins w:id="628" w:author="HIEN" w:date="2025-12-05T17:33:00Z" w16du:dateUtc="2025-12-05T10:33:00Z"/>
                <w:rFonts w:ascii="Times New Roman" w:eastAsia="Times New Roman" w:hAnsi="Times New Roman"/>
              </w:rPr>
            </w:pPr>
            <w:ins w:id="629" w:author="HIEN" w:date="2025-12-05T17:33:00Z" w16du:dateUtc="2025-12-05T10:33:00Z">
              <w:r w:rsidRPr="00E51F32">
                <w:rPr>
                  <w:rFonts w:ascii="Times New Roman" w:eastAsia="Times New Roman" w:hAnsi="Times New Roman"/>
                </w:rPr>
                <w:t xml:space="preserve">  </w:t>
              </w:r>
              <w:del w:id="630" w:author="Việt Nguyễn" w:date="2025-12-06T10:49:00Z" w16du:dateUtc="2025-12-06T03:49:00Z">
                <w:r w:rsidRPr="00E51F32" w:rsidDel="008A5F92">
                  <w:rPr>
                    <w:rFonts w:ascii="Times New Roman" w:eastAsia="Times New Roman" w:hAnsi="Times New Roman"/>
                  </w:rPr>
                  <w:delText xml:space="preserve"> </w:delText>
                </w:r>
              </w:del>
              <w:del w:id="631" w:author="Việt Nguyễn" w:date="2025-12-06T10:43:00Z" w16du:dateUtc="2025-12-06T03:43: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7,150,000 </w:t>
              </w:r>
            </w:ins>
          </w:p>
        </w:tc>
        <w:tc>
          <w:tcPr>
            <w:tcW w:w="783" w:type="dxa"/>
            <w:noWrap/>
            <w:vAlign w:val="center"/>
            <w:hideMark/>
          </w:tcPr>
          <w:p w14:paraId="520CE858" w14:textId="77777777" w:rsidR="00F96333" w:rsidRPr="00E51F32" w:rsidRDefault="00F96333" w:rsidP="00D34BFC">
            <w:pPr>
              <w:jc w:val="center"/>
              <w:rPr>
                <w:ins w:id="632" w:author="HIEN" w:date="2025-12-05T17:33:00Z" w16du:dateUtc="2025-12-05T10:33:00Z"/>
                <w:rFonts w:ascii="Times New Roman" w:eastAsia="Times New Roman" w:hAnsi="Times New Roman"/>
              </w:rPr>
            </w:pPr>
            <w:ins w:id="633" w:author="HIEN" w:date="2025-12-05T17:33:00Z" w16du:dateUtc="2025-12-05T10:33:00Z">
              <w:r w:rsidRPr="00E51F32">
                <w:rPr>
                  <w:rFonts w:ascii="Times New Roman" w:eastAsia="Times New Roman" w:hAnsi="Times New Roman"/>
                </w:rPr>
                <w:t>8%</w:t>
              </w:r>
            </w:ins>
          </w:p>
        </w:tc>
        <w:tc>
          <w:tcPr>
            <w:tcW w:w="1350" w:type="dxa"/>
            <w:noWrap/>
            <w:vAlign w:val="center"/>
            <w:hideMark/>
          </w:tcPr>
          <w:p w14:paraId="543A6729" w14:textId="77777777" w:rsidR="00F96333" w:rsidRPr="00E51F32" w:rsidRDefault="00F96333" w:rsidP="00D34BFC">
            <w:pPr>
              <w:jc w:val="right"/>
              <w:rPr>
                <w:ins w:id="634" w:author="HIEN" w:date="2025-12-05T17:33:00Z" w16du:dateUtc="2025-12-05T10:33:00Z"/>
                <w:rFonts w:ascii="Times New Roman" w:eastAsia="Times New Roman" w:hAnsi="Times New Roman"/>
                <w:b/>
                <w:bCs/>
              </w:rPr>
            </w:pPr>
            <w:ins w:id="635" w:author="HIEN" w:date="2025-12-05T17:33:00Z" w16du:dateUtc="2025-12-05T10:33:00Z">
              <w:r w:rsidRPr="00E51F32">
                <w:rPr>
                  <w:rFonts w:ascii="Times New Roman" w:eastAsia="Times New Roman" w:hAnsi="Times New Roman"/>
                  <w:b/>
                  <w:bCs/>
                </w:rPr>
                <w:t>7,722,000</w:t>
              </w:r>
            </w:ins>
          </w:p>
        </w:tc>
        <w:tc>
          <w:tcPr>
            <w:tcW w:w="1061" w:type="dxa"/>
            <w:vAlign w:val="center"/>
            <w:hideMark/>
          </w:tcPr>
          <w:p w14:paraId="5F947F03" w14:textId="77777777" w:rsidR="00F96333" w:rsidRPr="00E51F32" w:rsidRDefault="00F96333" w:rsidP="00D34BFC">
            <w:pPr>
              <w:jc w:val="center"/>
              <w:rPr>
                <w:ins w:id="636" w:author="HIEN" w:date="2025-12-05T17:33:00Z" w16du:dateUtc="2025-12-05T10:33:00Z"/>
                <w:rFonts w:ascii="Times New Roman" w:eastAsia="Times New Roman" w:hAnsi="Times New Roman"/>
                <w:b/>
                <w:bCs/>
              </w:rPr>
            </w:pPr>
            <w:ins w:id="637" w:author="HIEN" w:date="2025-12-05T17:33:00Z" w16du:dateUtc="2025-12-05T10:33:00Z">
              <w:r w:rsidRPr="00E51F32">
                <w:rPr>
                  <w:rFonts w:ascii="Times New Roman" w:eastAsia="Times New Roman" w:hAnsi="Times New Roman"/>
                  <w:b/>
                  <w:bCs/>
                </w:rPr>
                <w:t xml:space="preserve">1 </w:t>
              </w:r>
              <w:proofErr w:type="spellStart"/>
              <w:r w:rsidRPr="00E51F32">
                <w:rPr>
                  <w:rFonts w:ascii="Times New Roman" w:eastAsia="Times New Roman" w:hAnsi="Times New Roman"/>
                  <w:b/>
                  <w:bCs/>
                </w:rPr>
                <w:t>năm</w:t>
              </w:r>
              <w:proofErr w:type="spellEnd"/>
            </w:ins>
          </w:p>
        </w:tc>
      </w:tr>
      <w:tr w:rsidR="00083350" w:rsidRPr="00E51F32" w14:paraId="1C340BCA" w14:textId="77777777" w:rsidTr="00CB245B">
        <w:trPr>
          <w:gridAfter w:val="1"/>
          <w:wAfter w:w="10" w:type="dxa"/>
          <w:trHeight w:val="323"/>
          <w:ins w:id="638" w:author="HIEN" w:date="2025-12-05T17:33:00Z"/>
        </w:trPr>
        <w:tc>
          <w:tcPr>
            <w:tcW w:w="605" w:type="dxa"/>
            <w:noWrap/>
            <w:vAlign w:val="center"/>
            <w:hideMark/>
          </w:tcPr>
          <w:p w14:paraId="454B25DC" w14:textId="77777777" w:rsidR="00F96333" w:rsidRPr="00E51F32" w:rsidRDefault="00F96333" w:rsidP="00D34BFC">
            <w:pPr>
              <w:jc w:val="center"/>
              <w:rPr>
                <w:ins w:id="639" w:author="HIEN" w:date="2025-12-05T17:33:00Z" w16du:dateUtc="2025-12-05T10:33:00Z"/>
                <w:rFonts w:ascii="Times New Roman" w:eastAsia="Times New Roman" w:hAnsi="Times New Roman"/>
              </w:rPr>
            </w:pPr>
            <w:ins w:id="640" w:author="HIEN" w:date="2025-12-05T17:33:00Z" w16du:dateUtc="2025-12-05T10:33:00Z">
              <w:r w:rsidRPr="00E51F32">
                <w:rPr>
                  <w:rFonts w:ascii="Times New Roman" w:eastAsia="Times New Roman" w:hAnsi="Times New Roman"/>
                </w:rPr>
                <w:t>18</w:t>
              </w:r>
            </w:ins>
          </w:p>
        </w:tc>
        <w:tc>
          <w:tcPr>
            <w:tcW w:w="3714" w:type="dxa"/>
            <w:vAlign w:val="center"/>
            <w:hideMark/>
          </w:tcPr>
          <w:p w14:paraId="3D2773BB" w14:textId="77777777" w:rsidR="00F96333" w:rsidRPr="00E51F32" w:rsidRDefault="00F96333" w:rsidP="00D34BFC">
            <w:pPr>
              <w:rPr>
                <w:ins w:id="641" w:author="HIEN" w:date="2025-12-05T17:33:00Z" w16du:dateUtc="2025-12-05T10:33:00Z"/>
                <w:rFonts w:ascii="Times New Roman" w:eastAsia="Times New Roman" w:hAnsi="Times New Roman"/>
                <w:lang w:val="pt-PT"/>
              </w:rPr>
            </w:pPr>
            <w:ins w:id="642" w:author="HIEN" w:date="2025-12-05T17:33:00Z" w16du:dateUtc="2025-12-05T10:33:00Z">
              <w:r w:rsidRPr="00E51F32">
                <w:rPr>
                  <w:rFonts w:ascii="Times New Roman" w:eastAsia="Times New Roman" w:hAnsi="Times New Roman"/>
                  <w:lang w:val="pt-PT"/>
                </w:rPr>
                <w:t>Bộ phát UniFi U7 Lite</w:t>
              </w:r>
            </w:ins>
          </w:p>
        </w:tc>
        <w:tc>
          <w:tcPr>
            <w:tcW w:w="678" w:type="dxa"/>
            <w:vAlign w:val="center"/>
            <w:hideMark/>
          </w:tcPr>
          <w:p w14:paraId="2D8FA606" w14:textId="77777777" w:rsidR="00F96333" w:rsidRPr="00E51F32" w:rsidRDefault="00F96333" w:rsidP="00D34BFC">
            <w:pPr>
              <w:jc w:val="center"/>
              <w:rPr>
                <w:ins w:id="643" w:author="HIEN" w:date="2025-12-05T17:33:00Z" w16du:dateUtc="2025-12-05T10:33:00Z"/>
                <w:rFonts w:ascii="Times New Roman" w:eastAsia="Times New Roman" w:hAnsi="Times New Roman"/>
              </w:rPr>
            </w:pPr>
            <w:ins w:id="644" w:author="HIEN" w:date="2025-12-05T17:33:00Z" w16du:dateUtc="2025-12-05T10:33:00Z">
              <w:r w:rsidRPr="00E51F32">
                <w:rPr>
                  <w:rFonts w:ascii="Times New Roman" w:eastAsia="Times New Roman" w:hAnsi="Times New Roman"/>
                </w:rPr>
                <w:t>1</w:t>
              </w:r>
            </w:ins>
          </w:p>
        </w:tc>
        <w:tc>
          <w:tcPr>
            <w:tcW w:w="679" w:type="dxa"/>
            <w:noWrap/>
            <w:vAlign w:val="center"/>
            <w:hideMark/>
          </w:tcPr>
          <w:p w14:paraId="7AE10CE4" w14:textId="77777777" w:rsidR="00F96333" w:rsidRPr="00E51F32" w:rsidRDefault="00F96333" w:rsidP="00D34BFC">
            <w:pPr>
              <w:jc w:val="center"/>
              <w:rPr>
                <w:ins w:id="645" w:author="HIEN" w:date="2025-12-05T17:33:00Z" w16du:dateUtc="2025-12-05T10:33:00Z"/>
                <w:rFonts w:ascii="Times New Roman" w:eastAsia="Times New Roman" w:hAnsi="Times New Roman"/>
              </w:rPr>
            </w:pPr>
            <w:proofErr w:type="spellStart"/>
            <w:ins w:id="646"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26B8896E" w14:textId="77777777" w:rsidR="00F96333" w:rsidRPr="00E51F32" w:rsidRDefault="00F96333" w:rsidP="00D34BFC">
            <w:pPr>
              <w:jc w:val="right"/>
              <w:rPr>
                <w:ins w:id="647" w:author="HIEN" w:date="2025-12-05T17:33:00Z" w16du:dateUtc="2025-12-05T10:33:00Z"/>
                <w:rFonts w:ascii="Times New Roman" w:eastAsia="Times New Roman" w:hAnsi="Times New Roman"/>
              </w:rPr>
            </w:pPr>
            <w:ins w:id="648" w:author="HIEN" w:date="2025-12-05T17:33:00Z" w16du:dateUtc="2025-12-05T10:33:00Z">
              <w:r w:rsidRPr="00E51F32">
                <w:rPr>
                  <w:rFonts w:ascii="Times New Roman" w:eastAsia="Times New Roman" w:hAnsi="Times New Roman"/>
                </w:rPr>
                <w:t xml:space="preserve">  </w:t>
              </w:r>
              <w:del w:id="649" w:author="Việt Nguyễn" w:date="2025-12-06T10:49:00Z" w16du:dateUtc="2025-12-06T03:49:00Z">
                <w:r w:rsidRPr="00E51F32" w:rsidDel="008A5F92">
                  <w:rPr>
                    <w:rFonts w:ascii="Times New Roman" w:eastAsia="Times New Roman" w:hAnsi="Times New Roman"/>
                  </w:rPr>
                  <w:delText xml:space="preserve"> </w:delText>
                </w:r>
              </w:del>
              <w:del w:id="650" w:author="Việt Nguyễn" w:date="2025-12-06T10:43:00Z" w16du:dateUtc="2025-12-06T03:43: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3,600,000 </w:t>
              </w:r>
            </w:ins>
          </w:p>
        </w:tc>
        <w:tc>
          <w:tcPr>
            <w:tcW w:w="783" w:type="dxa"/>
            <w:noWrap/>
            <w:vAlign w:val="center"/>
            <w:hideMark/>
          </w:tcPr>
          <w:p w14:paraId="107D0B85" w14:textId="77777777" w:rsidR="00F96333" w:rsidRPr="00E51F32" w:rsidRDefault="00F96333" w:rsidP="00D34BFC">
            <w:pPr>
              <w:jc w:val="center"/>
              <w:rPr>
                <w:ins w:id="651" w:author="HIEN" w:date="2025-12-05T17:33:00Z" w16du:dateUtc="2025-12-05T10:33:00Z"/>
                <w:rFonts w:ascii="Times New Roman" w:eastAsia="Times New Roman" w:hAnsi="Times New Roman"/>
              </w:rPr>
            </w:pPr>
            <w:ins w:id="652" w:author="HIEN" w:date="2025-12-05T17:33:00Z" w16du:dateUtc="2025-12-05T10:33:00Z">
              <w:r w:rsidRPr="00E51F32">
                <w:rPr>
                  <w:rFonts w:ascii="Times New Roman" w:eastAsia="Times New Roman" w:hAnsi="Times New Roman"/>
                </w:rPr>
                <w:t>8%</w:t>
              </w:r>
            </w:ins>
          </w:p>
        </w:tc>
        <w:tc>
          <w:tcPr>
            <w:tcW w:w="1350" w:type="dxa"/>
            <w:noWrap/>
            <w:vAlign w:val="center"/>
            <w:hideMark/>
          </w:tcPr>
          <w:p w14:paraId="282F9687" w14:textId="77777777" w:rsidR="00F96333" w:rsidRPr="00E51F32" w:rsidRDefault="00F96333" w:rsidP="00D34BFC">
            <w:pPr>
              <w:jc w:val="right"/>
              <w:rPr>
                <w:ins w:id="653" w:author="HIEN" w:date="2025-12-05T17:33:00Z" w16du:dateUtc="2025-12-05T10:33:00Z"/>
                <w:rFonts w:ascii="Times New Roman" w:eastAsia="Times New Roman" w:hAnsi="Times New Roman"/>
                <w:b/>
                <w:bCs/>
              </w:rPr>
            </w:pPr>
            <w:ins w:id="654" w:author="HIEN" w:date="2025-12-05T17:33:00Z" w16du:dateUtc="2025-12-05T10:33:00Z">
              <w:r w:rsidRPr="00E51F32">
                <w:rPr>
                  <w:rFonts w:ascii="Times New Roman" w:eastAsia="Times New Roman" w:hAnsi="Times New Roman"/>
                  <w:b/>
                  <w:bCs/>
                </w:rPr>
                <w:t>3,888,000</w:t>
              </w:r>
            </w:ins>
          </w:p>
        </w:tc>
        <w:tc>
          <w:tcPr>
            <w:tcW w:w="1061" w:type="dxa"/>
            <w:vAlign w:val="center"/>
            <w:hideMark/>
          </w:tcPr>
          <w:p w14:paraId="44AE8F23" w14:textId="77777777" w:rsidR="00F96333" w:rsidRPr="00E51F32" w:rsidRDefault="00F96333" w:rsidP="00D34BFC">
            <w:pPr>
              <w:jc w:val="center"/>
              <w:rPr>
                <w:ins w:id="655" w:author="HIEN" w:date="2025-12-05T17:33:00Z" w16du:dateUtc="2025-12-05T10:33:00Z"/>
                <w:rFonts w:ascii="Times New Roman" w:eastAsia="Times New Roman" w:hAnsi="Times New Roman"/>
                <w:b/>
                <w:bCs/>
              </w:rPr>
            </w:pPr>
            <w:ins w:id="656" w:author="HIEN" w:date="2025-12-05T17:33:00Z" w16du:dateUtc="2025-12-05T10:33:00Z">
              <w:r w:rsidRPr="00E51F32">
                <w:rPr>
                  <w:rFonts w:ascii="Times New Roman" w:eastAsia="Times New Roman" w:hAnsi="Times New Roman"/>
                  <w:b/>
                  <w:bCs/>
                </w:rPr>
                <w:t xml:space="preserve">1 </w:t>
              </w:r>
              <w:proofErr w:type="spellStart"/>
              <w:r w:rsidRPr="00E51F32">
                <w:rPr>
                  <w:rFonts w:ascii="Times New Roman" w:eastAsia="Times New Roman" w:hAnsi="Times New Roman"/>
                  <w:b/>
                  <w:bCs/>
                </w:rPr>
                <w:t>năm</w:t>
              </w:r>
              <w:proofErr w:type="spellEnd"/>
            </w:ins>
          </w:p>
        </w:tc>
      </w:tr>
      <w:tr w:rsidR="00083350" w:rsidRPr="00E51F32" w14:paraId="03AD155D" w14:textId="77777777" w:rsidTr="00CB245B">
        <w:trPr>
          <w:gridAfter w:val="1"/>
          <w:wAfter w:w="10" w:type="dxa"/>
          <w:trHeight w:val="350"/>
          <w:ins w:id="657" w:author="HIEN" w:date="2025-12-05T17:33:00Z"/>
        </w:trPr>
        <w:tc>
          <w:tcPr>
            <w:tcW w:w="605" w:type="dxa"/>
            <w:noWrap/>
            <w:vAlign w:val="center"/>
            <w:hideMark/>
          </w:tcPr>
          <w:p w14:paraId="13B4FFF4" w14:textId="77777777" w:rsidR="00F96333" w:rsidRPr="00E51F32" w:rsidRDefault="00F96333" w:rsidP="00D34BFC">
            <w:pPr>
              <w:jc w:val="center"/>
              <w:rPr>
                <w:ins w:id="658" w:author="HIEN" w:date="2025-12-05T17:33:00Z" w16du:dateUtc="2025-12-05T10:33:00Z"/>
                <w:rFonts w:ascii="Times New Roman" w:eastAsia="Times New Roman" w:hAnsi="Times New Roman"/>
              </w:rPr>
            </w:pPr>
            <w:ins w:id="659" w:author="HIEN" w:date="2025-12-05T17:33:00Z" w16du:dateUtc="2025-12-05T10:33:00Z">
              <w:r w:rsidRPr="00E51F32">
                <w:rPr>
                  <w:rFonts w:ascii="Times New Roman" w:eastAsia="Times New Roman" w:hAnsi="Times New Roman"/>
                </w:rPr>
                <w:t>18.1</w:t>
              </w:r>
            </w:ins>
          </w:p>
        </w:tc>
        <w:tc>
          <w:tcPr>
            <w:tcW w:w="3714" w:type="dxa"/>
            <w:vAlign w:val="center"/>
            <w:hideMark/>
          </w:tcPr>
          <w:p w14:paraId="5C270928" w14:textId="77777777" w:rsidR="00F96333" w:rsidRPr="00E51F32" w:rsidRDefault="00F96333" w:rsidP="00D34BFC">
            <w:pPr>
              <w:rPr>
                <w:ins w:id="660" w:author="HIEN" w:date="2025-12-05T17:33:00Z" w16du:dateUtc="2025-12-05T10:33:00Z"/>
                <w:rFonts w:ascii="Times New Roman" w:eastAsia="Times New Roman" w:hAnsi="Times New Roman"/>
              </w:rPr>
            </w:pPr>
            <w:proofErr w:type="spellStart"/>
            <w:ins w:id="661" w:author="HIEN" w:date="2025-12-05T17:33:00Z" w16du:dateUtc="2025-12-05T10:33:00Z">
              <w:r w:rsidRPr="00E51F32">
                <w:rPr>
                  <w:rFonts w:ascii="Times New Roman" w:eastAsia="Times New Roman" w:hAnsi="Times New Roman"/>
                </w:rPr>
                <w:t>Nguồn</w:t>
              </w:r>
              <w:proofErr w:type="spellEnd"/>
              <w:r w:rsidRPr="00E51F32">
                <w:rPr>
                  <w:rFonts w:ascii="Times New Roman" w:eastAsia="Times New Roman" w:hAnsi="Times New Roman"/>
                </w:rPr>
                <w:t xml:space="preserve"> U-</w:t>
              </w:r>
              <w:proofErr w:type="spellStart"/>
              <w:r w:rsidRPr="00E51F32">
                <w:rPr>
                  <w:rFonts w:ascii="Times New Roman" w:eastAsia="Times New Roman" w:hAnsi="Times New Roman"/>
                </w:rPr>
                <w:t>poe</w:t>
              </w:r>
              <w:proofErr w:type="spellEnd"/>
            </w:ins>
          </w:p>
        </w:tc>
        <w:tc>
          <w:tcPr>
            <w:tcW w:w="678" w:type="dxa"/>
            <w:vAlign w:val="center"/>
            <w:hideMark/>
          </w:tcPr>
          <w:p w14:paraId="60973592" w14:textId="77777777" w:rsidR="00F96333" w:rsidRPr="00E51F32" w:rsidRDefault="00F96333" w:rsidP="00D34BFC">
            <w:pPr>
              <w:jc w:val="center"/>
              <w:rPr>
                <w:ins w:id="662" w:author="HIEN" w:date="2025-12-05T17:33:00Z" w16du:dateUtc="2025-12-05T10:33:00Z"/>
                <w:rFonts w:ascii="Times New Roman" w:eastAsia="Times New Roman" w:hAnsi="Times New Roman"/>
              </w:rPr>
            </w:pPr>
            <w:ins w:id="663" w:author="HIEN" w:date="2025-12-05T17:33:00Z" w16du:dateUtc="2025-12-05T10:33:00Z">
              <w:r w:rsidRPr="00E51F32">
                <w:rPr>
                  <w:rFonts w:ascii="Times New Roman" w:eastAsia="Times New Roman" w:hAnsi="Times New Roman"/>
                </w:rPr>
                <w:t>1</w:t>
              </w:r>
            </w:ins>
          </w:p>
        </w:tc>
        <w:tc>
          <w:tcPr>
            <w:tcW w:w="679" w:type="dxa"/>
            <w:noWrap/>
            <w:vAlign w:val="center"/>
            <w:hideMark/>
          </w:tcPr>
          <w:p w14:paraId="23EF0D6A" w14:textId="77777777" w:rsidR="00F96333" w:rsidRPr="00E51F32" w:rsidRDefault="00F96333" w:rsidP="00D34BFC">
            <w:pPr>
              <w:jc w:val="center"/>
              <w:rPr>
                <w:ins w:id="664" w:author="HIEN" w:date="2025-12-05T17:33:00Z" w16du:dateUtc="2025-12-05T10:33:00Z"/>
                <w:rFonts w:ascii="Times New Roman" w:eastAsia="Times New Roman" w:hAnsi="Times New Roman"/>
              </w:rPr>
            </w:pPr>
            <w:proofErr w:type="spellStart"/>
            <w:ins w:id="665"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24E25A26" w14:textId="77777777" w:rsidR="00F96333" w:rsidRPr="00E51F32" w:rsidRDefault="00F96333" w:rsidP="00D34BFC">
            <w:pPr>
              <w:jc w:val="right"/>
              <w:rPr>
                <w:ins w:id="666" w:author="HIEN" w:date="2025-12-05T17:33:00Z" w16du:dateUtc="2025-12-05T10:33:00Z"/>
                <w:rFonts w:ascii="Times New Roman" w:eastAsia="Times New Roman" w:hAnsi="Times New Roman"/>
              </w:rPr>
            </w:pPr>
            <w:ins w:id="667" w:author="HIEN" w:date="2025-12-05T17:33:00Z" w16du:dateUtc="2025-12-05T10:33:00Z">
              <w:r w:rsidRPr="00E51F32">
                <w:rPr>
                  <w:rFonts w:ascii="Times New Roman" w:eastAsia="Times New Roman" w:hAnsi="Times New Roman"/>
                </w:rPr>
                <w:t xml:space="preserve">     </w:t>
              </w:r>
              <w:del w:id="668" w:author="Việt Nguyễn" w:date="2025-12-06T10:49:00Z" w16du:dateUtc="2025-12-06T03:49:00Z">
                <w:r w:rsidRPr="00E51F32" w:rsidDel="008A5F92">
                  <w:rPr>
                    <w:rFonts w:ascii="Times New Roman" w:eastAsia="Times New Roman" w:hAnsi="Times New Roman"/>
                  </w:rPr>
                  <w:delText xml:space="preserve"> </w:delText>
                </w:r>
              </w:del>
              <w:del w:id="669" w:author="Việt Nguyễn" w:date="2025-12-06T10:44:00Z" w16du:dateUtc="2025-12-06T03:44: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470,000 </w:t>
              </w:r>
            </w:ins>
          </w:p>
        </w:tc>
        <w:tc>
          <w:tcPr>
            <w:tcW w:w="783" w:type="dxa"/>
            <w:noWrap/>
            <w:vAlign w:val="center"/>
            <w:hideMark/>
          </w:tcPr>
          <w:p w14:paraId="1AA937F4" w14:textId="77777777" w:rsidR="00F96333" w:rsidRPr="00E51F32" w:rsidRDefault="00F96333" w:rsidP="00D34BFC">
            <w:pPr>
              <w:jc w:val="center"/>
              <w:rPr>
                <w:ins w:id="670" w:author="HIEN" w:date="2025-12-05T17:33:00Z" w16du:dateUtc="2025-12-05T10:33:00Z"/>
                <w:rFonts w:ascii="Times New Roman" w:eastAsia="Times New Roman" w:hAnsi="Times New Roman"/>
              </w:rPr>
            </w:pPr>
            <w:ins w:id="671" w:author="HIEN" w:date="2025-12-05T17:33:00Z" w16du:dateUtc="2025-12-05T10:33:00Z">
              <w:r w:rsidRPr="00E51F32">
                <w:rPr>
                  <w:rFonts w:ascii="Times New Roman" w:eastAsia="Times New Roman" w:hAnsi="Times New Roman"/>
                </w:rPr>
                <w:t>8%</w:t>
              </w:r>
            </w:ins>
          </w:p>
        </w:tc>
        <w:tc>
          <w:tcPr>
            <w:tcW w:w="1350" w:type="dxa"/>
            <w:noWrap/>
            <w:vAlign w:val="center"/>
            <w:hideMark/>
          </w:tcPr>
          <w:p w14:paraId="68D43E71" w14:textId="77777777" w:rsidR="00F96333" w:rsidRPr="00E51F32" w:rsidRDefault="00F96333" w:rsidP="00D34BFC">
            <w:pPr>
              <w:jc w:val="right"/>
              <w:rPr>
                <w:ins w:id="672" w:author="HIEN" w:date="2025-12-05T17:33:00Z" w16du:dateUtc="2025-12-05T10:33:00Z"/>
                <w:rFonts w:ascii="Times New Roman" w:eastAsia="Times New Roman" w:hAnsi="Times New Roman"/>
                <w:b/>
                <w:bCs/>
              </w:rPr>
            </w:pPr>
            <w:ins w:id="673" w:author="HIEN" w:date="2025-12-05T17:33:00Z" w16du:dateUtc="2025-12-05T10:33:00Z">
              <w:r w:rsidRPr="00E51F32">
                <w:rPr>
                  <w:rFonts w:ascii="Times New Roman" w:eastAsia="Times New Roman" w:hAnsi="Times New Roman"/>
                  <w:b/>
                  <w:bCs/>
                </w:rPr>
                <w:t>507,600</w:t>
              </w:r>
            </w:ins>
          </w:p>
        </w:tc>
        <w:tc>
          <w:tcPr>
            <w:tcW w:w="1061" w:type="dxa"/>
            <w:vAlign w:val="center"/>
            <w:hideMark/>
          </w:tcPr>
          <w:p w14:paraId="316C54BC" w14:textId="77777777" w:rsidR="00F96333" w:rsidRPr="00E51F32" w:rsidRDefault="00F96333" w:rsidP="00D34BFC">
            <w:pPr>
              <w:jc w:val="center"/>
              <w:rPr>
                <w:ins w:id="674" w:author="HIEN" w:date="2025-12-05T17:33:00Z" w16du:dateUtc="2025-12-05T10:33:00Z"/>
                <w:rFonts w:ascii="Times New Roman" w:eastAsia="Times New Roman" w:hAnsi="Times New Roman"/>
                <w:b/>
                <w:bCs/>
              </w:rPr>
            </w:pPr>
            <w:ins w:id="675" w:author="HIEN" w:date="2025-12-05T17:33:00Z" w16du:dateUtc="2025-12-05T10:33:00Z">
              <w:r w:rsidRPr="00E51F32">
                <w:rPr>
                  <w:rFonts w:ascii="Times New Roman" w:eastAsia="Times New Roman" w:hAnsi="Times New Roman"/>
                  <w:b/>
                  <w:bCs/>
                </w:rPr>
                <w:t xml:space="preserve">3 </w:t>
              </w:r>
              <w:proofErr w:type="spellStart"/>
              <w:r w:rsidRPr="00E51F32">
                <w:rPr>
                  <w:rFonts w:ascii="Times New Roman" w:eastAsia="Times New Roman" w:hAnsi="Times New Roman"/>
                  <w:b/>
                  <w:bCs/>
                </w:rPr>
                <w:t>tháng</w:t>
              </w:r>
              <w:proofErr w:type="spellEnd"/>
            </w:ins>
          </w:p>
        </w:tc>
      </w:tr>
      <w:tr w:rsidR="00083350" w:rsidRPr="00E51F32" w14:paraId="20D69633" w14:textId="77777777" w:rsidTr="00CB245B">
        <w:trPr>
          <w:gridAfter w:val="1"/>
          <w:wAfter w:w="10" w:type="dxa"/>
          <w:trHeight w:val="368"/>
          <w:ins w:id="676" w:author="HIEN" w:date="2025-12-05T17:33:00Z"/>
        </w:trPr>
        <w:tc>
          <w:tcPr>
            <w:tcW w:w="605" w:type="dxa"/>
            <w:noWrap/>
            <w:vAlign w:val="center"/>
            <w:hideMark/>
          </w:tcPr>
          <w:p w14:paraId="221955DF" w14:textId="77777777" w:rsidR="00F96333" w:rsidRPr="00E51F32" w:rsidRDefault="00F96333" w:rsidP="00D34BFC">
            <w:pPr>
              <w:jc w:val="center"/>
              <w:rPr>
                <w:ins w:id="677" w:author="HIEN" w:date="2025-12-05T17:33:00Z" w16du:dateUtc="2025-12-05T10:33:00Z"/>
                <w:rFonts w:ascii="Times New Roman" w:eastAsia="Times New Roman" w:hAnsi="Times New Roman"/>
              </w:rPr>
            </w:pPr>
            <w:ins w:id="678" w:author="HIEN" w:date="2025-12-05T17:33:00Z" w16du:dateUtc="2025-12-05T10:33:00Z">
              <w:r w:rsidRPr="00E51F32">
                <w:rPr>
                  <w:rFonts w:ascii="Times New Roman" w:eastAsia="Times New Roman" w:hAnsi="Times New Roman"/>
                </w:rPr>
                <w:t>19</w:t>
              </w:r>
            </w:ins>
          </w:p>
        </w:tc>
        <w:tc>
          <w:tcPr>
            <w:tcW w:w="3714" w:type="dxa"/>
            <w:vAlign w:val="center"/>
            <w:hideMark/>
          </w:tcPr>
          <w:p w14:paraId="28F1B21D" w14:textId="77777777" w:rsidR="00F96333" w:rsidRPr="00E51F32" w:rsidRDefault="00F96333" w:rsidP="00D34BFC">
            <w:pPr>
              <w:rPr>
                <w:ins w:id="679" w:author="HIEN" w:date="2025-12-05T17:33:00Z" w16du:dateUtc="2025-12-05T10:33:00Z"/>
                <w:rFonts w:ascii="Times New Roman" w:eastAsia="Times New Roman" w:hAnsi="Times New Roman"/>
              </w:rPr>
            </w:pPr>
            <w:proofErr w:type="spellStart"/>
            <w:ins w:id="680" w:author="HIEN" w:date="2025-12-05T17:33:00Z" w16du:dateUtc="2025-12-05T10:33:00Z">
              <w:r w:rsidRPr="00E51F32">
                <w:rPr>
                  <w:rFonts w:ascii="Times New Roman" w:eastAsia="Times New Roman" w:hAnsi="Times New Roman"/>
                </w:rPr>
                <w:t>Bộ</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phát</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wifi</w:t>
              </w:r>
              <w:proofErr w:type="spellEnd"/>
              <w:r w:rsidRPr="00E51F32">
                <w:rPr>
                  <w:rFonts w:ascii="Times New Roman" w:eastAsia="Times New Roman" w:hAnsi="Times New Roman"/>
                </w:rPr>
                <w:t xml:space="preserve"> Swiss Army Knife Ultra</w:t>
              </w:r>
            </w:ins>
          </w:p>
        </w:tc>
        <w:tc>
          <w:tcPr>
            <w:tcW w:w="678" w:type="dxa"/>
            <w:vAlign w:val="center"/>
            <w:hideMark/>
          </w:tcPr>
          <w:p w14:paraId="5B4AC60B" w14:textId="77777777" w:rsidR="00F96333" w:rsidRPr="00E51F32" w:rsidRDefault="00F96333" w:rsidP="00D34BFC">
            <w:pPr>
              <w:jc w:val="center"/>
              <w:rPr>
                <w:ins w:id="681" w:author="HIEN" w:date="2025-12-05T17:33:00Z" w16du:dateUtc="2025-12-05T10:33:00Z"/>
                <w:rFonts w:ascii="Times New Roman" w:eastAsia="Times New Roman" w:hAnsi="Times New Roman"/>
              </w:rPr>
            </w:pPr>
            <w:ins w:id="682" w:author="HIEN" w:date="2025-12-05T17:33:00Z" w16du:dateUtc="2025-12-05T10:33:00Z">
              <w:r w:rsidRPr="00E51F32">
                <w:rPr>
                  <w:rFonts w:ascii="Times New Roman" w:eastAsia="Times New Roman" w:hAnsi="Times New Roman"/>
                </w:rPr>
                <w:t>1</w:t>
              </w:r>
            </w:ins>
          </w:p>
        </w:tc>
        <w:tc>
          <w:tcPr>
            <w:tcW w:w="679" w:type="dxa"/>
            <w:noWrap/>
            <w:vAlign w:val="center"/>
            <w:hideMark/>
          </w:tcPr>
          <w:p w14:paraId="5E9C8716" w14:textId="77777777" w:rsidR="00F96333" w:rsidRPr="00E51F32" w:rsidRDefault="00F96333" w:rsidP="00D34BFC">
            <w:pPr>
              <w:jc w:val="center"/>
              <w:rPr>
                <w:ins w:id="683" w:author="HIEN" w:date="2025-12-05T17:33:00Z" w16du:dateUtc="2025-12-05T10:33:00Z"/>
                <w:rFonts w:ascii="Times New Roman" w:eastAsia="Times New Roman" w:hAnsi="Times New Roman"/>
              </w:rPr>
            </w:pPr>
            <w:proofErr w:type="spellStart"/>
            <w:ins w:id="684"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35F730D5" w14:textId="77777777" w:rsidR="00F96333" w:rsidRPr="00E51F32" w:rsidRDefault="00F96333" w:rsidP="00D34BFC">
            <w:pPr>
              <w:jc w:val="right"/>
              <w:rPr>
                <w:ins w:id="685" w:author="HIEN" w:date="2025-12-05T17:33:00Z" w16du:dateUtc="2025-12-05T10:33:00Z"/>
                <w:rFonts w:ascii="Times New Roman" w:eastAsia="Times New Roman" w:hAnsi="Times New Roman"/>
              </w:rPr>
            </w:pPr>
            <w:ins w:id="686" w:author="HIEN" w:date="2025-12-05T17:33:00Z" w16du:dateUtc="2025-12-05T10:33:00Z">
              <w:r w:rsidRPr="00E51F32">
                <w:rPr>
                  <w:rFonts w:ascii="Times New Roman" w:eastAsia="Times New Roman" w:hAnsi="Times New Roman"/>
                </w:rPr>
                <w:t xml:space="preserve">  </w:t>
              </w:r>
              <w:del w:id="687" w:author="Việt Nguyễn" w:date="2025-12-06T10:49:00Z" w16du:dateUtc="2025-12-06T03:49:00Z">
                <w:r w:rsidRPr="00E51F32" w:rsidDel="008A5F92">
                  <w:rPr>
                    <w:rFonts w:ascii="Times New Roman" w:eastAsia="Times New Roman" w:hAnsi="Times New Roman"/>
                  </w:rPr>
                  <w:delText xml:space="preserve"> </w:delText>
                </w:r>
              </w:del>
              <w:del w:id="688" w:author="Việt Nguyễn" w:date="2025-12-06T10:44:00Z" w16du:dateUtc="2025-12-06T03:44: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2,750,000 </w:t>
              </w:r>
            </w:ins>
          </w:p>
        </w:tc>
        <w:tc>
          <w:tcPr>
            <w:tcW w:w="783" w:type="dxa"/>
            <w:noWrap/>
            <w:vAlign w:val="center"/>
            <w:hideMark/>
          </w:tcPr>
          <w:p w14:paraId="67192D0C" w14:textId="77777777" w:rsidR="00F96333" w:rsidRPr="00E51F32" w:rsidRDefault="00F96333" w:rsidP="00D34BFC">
            <w:pPr>
              <w:jc w:val="center"/>
              <w:rPr>
                <w:ins w:id="689" w:author="HIEN" w:date="2025-12-05T17:33:00Z" w16du:dateUtc="2025-12-05T10:33:00Z"/>
                <w:rFonts w:ascii="Times New Roman" w:eastAsia="Times New Roman" w:hAnsi="Times New Roman"/>
              </w:rPr>
            </w:pPr>
            <w:ins w:id="690" w:author="HIEN" w:date="2025-12-05T17:33:00Z" w16du:dateUtc="2025-12-05T10:33:00Z">
              <w:r w:rsidRPr="00E51F32">
                <w:rPr>
                  <w:rFonts w:ascii="Times New Roman" w:eastAsia="Times New Roman" w:hAnsi="Times New Roman"/>
                </w:rPr>
                <w:t>8%</w:t>
              </w:r>
            </w:ins>
          </w:p>
        </w:tc>
        <w:tc>
          <w:tcPr>
            <w:tcW w:w="1350" w:type="dxa"/>
            <w:noWrap/>
            <w:vAlign w:val="center"/>
            <w:hideMark/>
          </w:tcPr>
          <w:p w14:paraId="4BE2251D" w14:textId="77777777" w:rsidR="00F96333" w:rsidRPr="00E51F32" w:rsidRDefault="00F96333" w:rsidP="00D34BFC">
            <w:pPr>
              <w:jc w:val="right"/>
              <w:rPr>
                <w:ins w:id="691" w:author="HIEN" w:date="2025-12-05T17:33:00Z" w16du:dateUtc="2025-12-05T10:33:00Z"/>
                <w:rFonts w:ascii="Times New Roman" w:eastAsia="Times New Roman" w:hAnsi="Times New Roman"/>
                <w:b/>
                <w:bCs/>
              </w:rPr>
            </w:pPr>
            <w:ins w:id="692" w:author="HIEN" w:date="2025-12-05T17:33:00Z" w16du:dateUtc="2025-12-05T10:33:00Z">
              <w:r w:rsidRPr="00E51F32">
                <w:rPr>
                  <w:rFonts w:ascii="Times New Roman" w:eastAsia="Times New Roman" w:hAnsi="Times New Roman"/>
                  <w:b/>
                  <w:bCs/>
                </w:rPr>
                <w:t>2,970,000</w:t>
              </w:r>
            </w:ins>
          </w:p>
        </w:tc>
        <w:tc>
          <w:tcPr>
            <w:tcW w:w="1061" w:type="dxa"/>
            <w:vAlign w:val="center"/>
            <w:hideMark/>
          </w:tcPr>
          <w:p w14:paraId="3DB697C3" w14:textId="77777777" w:rsidR="00F96333" w:rsidRPr="00E51F32" w:rsidRDefault="00F96333" w:rsidP="00D34BFC">
            <w:pPr>
              <w:jc w:val="center"/>
              <w:rPr>
                <w:ins w:id="693" w:author="HIEN" w:date="2025-12-05T17:33:00Z" w16du:dateUtc="2025-12-05T10:33:00Z"/>
                <w:rFonts w:ascii="Times New Roman" w:eastAsia="Times New Roman" w:hAnsi="Times New Roman"/>
                <w:b/>
                <w:bCs/>
              </w:rPr>
            </w:pPr>
            <w:ins w:id="694" w:author="HIEN" w:date="2025-12-05T17:33:00Z" w16du:dateUtc="2025-12-05T10:33:00Z">
              <w:r w:rsidRPr="00E51F32">
                <w:rPr>
                  <w:rFonts w:ascii="Times New Roman" w:eastAsia="Times New Roman" w:hAnsi="Times New Roman"/>
                  <w:b/>
                  <w:bCs/>
                </w:rPr>
                <w:t xml:space="preserve">1 </w:t>
              </w:r>
              <w:proofErr w:type="spellStart"/>
              <w:r w:rsidRPr="00E51F32">
                <w:rPr>
                  <w:rFonts w:ascii="Times New Roman" w:eastAsia="Times New Roman" w:hAnsi="Times New Roman"/>
                  <w:b/>
                  <w:bCs/>
                </w:rPr>
                <w:t>năm</w:t>
              </w:r>
              <w:proofErr w:type="spellEnd"/>
            </w:ins>
          </w:p>
        </w:tc>
      </w:tr>
      <w:tr w:rsidR="00083350" w:rsidRPr="00E51F32" w14:paraId="5906357D" w14:textId="77777777" w:rsidTr="00CB245B">
        <w:trPr>
          <w:gridAfter w:val="1"/>
          <w:wAfter w:w="10" w:type="dxa"/>
          <w:trHeight w:val="404"/>
          <w:ins w:id="695" w:author="HIEN" w:date="2025-12-05T17:33:00Z"/>
        </w:trPr>
        <w:tc>
          <w:tcPr>
            <w:tcW w:w="605" w:type="dxa"/>
            <w:noWrap/>
            <w:vAlign w:val="center"/>
            <w:hideMark/>
          </w:tcPr>
          <w:p w14:paraId="634CDD0B" w14:textId="77777777" w:rsidR="00F96333" w:rsidRPr="00E51F32" w:rsidRDefault="00F96333" w:rsidP="00D34BFC">
            <w:pPr>
              <w:jc w:val="center"/>
              <w:rPr>
                <w:ins w:id="696" w:author="HIEN" w:date="2025-12-05T17:33:00Z" w16du:dateUtc="2025-12-05T10:33:00Z"/>
                <w:rFonts w:ascii="Times New Roman" w:eastAsia="Times New Roman" w:hAnsi="Times New Roman"/>
              </w:rPr>
            </w:pPr>
            <w:ins w:id="697" w:author="HIEN" w:date="2025-12-05T17:33:00Z" w16du:dateUtc="2025-12-05T10:33:00Z">
              <w:r w:rsidRPr="00E51F32">
                <w:rPr>
                  <w:rFonts w:ascii="Times New Roman" w:eastAsia="Times New Roman" w:hAnsi="Times New Roman"/>
                </w:rPr>
                <w:t>19.1</w:t>
              </w:r>
            </w:ins>
          </w:p>
        </w:tc>
        <w:tc>
          <w:tcPr>
            <w:tcW w:w="3714" w:type="dxa"/>
            <w:vAlign w:val="center"/>
            <w:hideMark/>
          </w:tcPr>
          <w:p w14:paraId="63D88133" w14:textId="77777777" w:rsidR="00F96333" w:rsidRPr="00E51F32" w:rsidRDefault="00F96333" w:rsidP="00D34BFC">
            <w:pPr>
              <w:rPr>
                <w:ins w:id="698" w:author="HIEN" w:date="2025-12-05T17:33:00Z" w16du:dateUtc="2025-12-05T10:33:00Z"/>
                <w:rFonts w:ascii="Times New Roman" w:eastAsia="Times New Roman" w:hAnsi="Times New Roman"/>
              </w:rPr>
            </w:pPr>
            <w:proofErr w:type="spellStart"/>
            <w:ins w:id="699" w:author="HIEN" w:date="2025-12-05T17:33:00Z" w16du:dateUtc="2025-12-05T10:33:00Z">
              <w:r w:rsidRPr="00E51F32">
                <w:rPr>
                  <w:rFonts w:ascii="Times New Roman" w:eastAsia="Times New Roman" w:hAnsi="Times New Roman"/>
                </w:rPr>
                <w:t>Nguồn</w:t>
              </w:r>
              <w:proofErr w:type="spellEnd"/>
              <w:r w:rsidRPr="00E51F32">
                <w:rPr>
                  <w:rFonts w:ascii="Times New Roman" w:eastAsia="Times New Roman" w:hAnsi="Times New Roman"/>
                </w:rPr>
                <w:t xml:space="preserve"> U-POE-AF</w:t>
              </w:r>
            </w:ins>
          </w:p>
        </w:tc>
        <w:tc>
          <w:tcPr>
            <w:tcW w:w="678" w:type="dxa"/>
            <w:vAlign w:val="center"/>
            <w:hideMark/>
          </w:tcPr>
          <w:p w14:paraId="03E16137" w14:textId="77777777" w:rsidR="00F96333" w:rsidRPr="00E51F32" w:rsidRDefault="00F96333" w:rsidP="00D34BFC">
            <w:pPr>
              <w:jc w:val="center"/>
              <w:rPr>
                <w:ins w:id="700" w:author="HIEN" w:date="2025-12-05T17:33:00Z" w16du:dateUtc="2025-12-05T10:33:00Z"/>
                <w:rFonts w:ascii="Times New Roman" w:eastAsia="Times New Roman" w:hAnsi="Times New Roman"/>
              </w:rPr>
            </w:pPr>
            <w:ins w:id="701" w:author="HIEN" w:date="2025-12-05T17:33:00Z" w16du:dateUtc="2025-12-05T10:33:00Z">
              <w:r w:rsidRPr="00E51F32">
                <w:rPr>
                  <w:rFonts w:ascii="Times New Roman" w:eastAsia="Times New Roman" w:hAnsi="Times New Roman"/>
                </w:rPr>
                <w:t>1</w:t>
              </w:r>
            </w:ins>
          </w:p>
        </w:tc>
        <w:tc>
          <w:tcPr>
            <w:tcW w:w="679" w:type="dxa"/>
            <w:noWrap/>
            <w:vAlign w:val="center"/>
            <w:hideMark/>
          </w:tcPr>
          <w:p w14:paraId="785B2CBB" w14:textId="77777777" w:rsidR="00F96333" w:rsidRPr="00E51F32" w:rsidRDefault="00F96333" w:rsidP="00D34BFC">
            <w:pPr>
              <w:jc w:val="center"/>
              <w:rPr>
                <w:ins w:id="702" w:author="HIEN" w:date="2025-12-05T17:33:00Z" w16du:dateUtc="2025-12-05T10:33:00Z"/>
                <w:rFonts w:ascii="Times New Roman" w:eastAsia="Times New Roman" w:hAnsi="Times New Roman"/>
              </w:rPr>
            </w:pPr>
            <w:proofErr w:type="spellStart"/>
            <w:ins w:id="703"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5CCFF326" w14:textId="77777777" w:rsidR="00F96333" w:rsidRPr="00E51F32" w:rsidRDefault="00F96333" w:rsidP="00D34BFC">
            <w:pPr>
              <w:jc w:val="right"/>
              <w:rPr>
                <w:ins w:id="704" w:author="HIEN" w:date="2025-12-05T17:33:00Z" w16du:dateUtc="2025-12-05T10:33:00Z"/>
                <w:rFonts w:ascii="Times New Roman" w:eastAsia="Times New Roman" w:hAnsi="Times New Roman"/>
              </w:rPr>
            </w:pPr>
            <w:ins w:id="705" w:author="HIEN" w:date="2025-12-05T17:33:00Z" w16du:dateUtc="2025-12-05T10:33:00Z">
              <w:r w:rsidRPr="00E51F32">
                <w:rPr>
                  <w:rFonts w:ascii="Times New Roman" w:eastAsia="Times New Roman" w:hAnsi="Times New Roman"/>
                </w:rPr>
                <w:t xml:space="preserve">     </w:t>
              </w:r>
              <w:del w:id="706" w:author="Việt Nguyễn" w:date="2025-12-06T10:49:00Z" w16du:dateUtc="2025-12-06T03:49:00Z">
                <w:r w:rsidRPr="00E51F32" w:rsidDel="008A5F92">
                  <w:rPr>
                    <w:rFonts w:ascii="Times New Roman" w:eastAsia="Times New Roman" w:hAnsi="Times New Roman"/>
                  </w:rPr>
                  <w:delText xml:space="preserve"> </w:delText>
                </w:r>
              </w:del>
              <w:del w:id="707" w:author="Việt Nguyễn" w:date="2025-12-06T10:44:00Z" w16du:dateUtc="2025-12-06T03:44: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470,000 </w:t>
              </w:r>
            </w:ins>
          </w:p>
        </w:tc>
        <w:tc>
          <w:tcPr>
            <w:tcW w:w="783" w:type="dxa"/>
            <w:noWrap/>
            <w:vAlign w:val="center"/>
            <w:hideMark/>
          </w:tcPr>
          <w:p w14:paraId="30AFE454" w14:textId="77777777" w:rsidR="00F96333" w:rsidRPr="00E51F32" w:rsidRDefault="00F96333" w:rsidP="00D34BFC">
            <w:pPr>
              <w:jc w:val="center"/>
              <w:rPr>
                <w:ins w:id="708" w:author="HIEN" w:date="2025-12-05T17:33:00Z" w16du:dateUtc="2025-12-05T10:33:00Z"/>
                <w:rFonts w:ascii="Times New Roman" w:eastAsia="Times New Roman" w:hAnsi="Times New Roman"/>
              </w:rPr>
            </w:pPr>
            <w:ins w:id="709" w:author="HIEN" w:date="2025-12-05T17:33:00Z" w16du:dateUtc="2025-12-05T10:33:00Z">
              <w:r w:rsidRPr="00E51F32">
                <w:rPr>
                  <w:rFonts w:ascii="Times New Roman" w:eastAsia="Times New Roman" w:hAnsi="Times New Roman"/>
                </w:rPr>
                <w:t>8%</w:t>
              </w:r>
            </w:ins>
          </w:p>
        </w:tc>
        <w:tc>
          <w:tcPr>
            <w:tcW w:w="1350" w:type="dxa"/>
            <w:noWrap/>
            <w:vAlign w:val="center"/>
            <w:hideMark/>
          </w:tcPr>
          <w:p w14:paraId="66D73717" w14:textId="77777777" w:rsidR="00F96333" w:rsidRPr="00E51F32" w:rsidRDefault="00F96333" w:rsidP="00D34BFC">
            <w:pPr>
              <w:jc w:val="right"/>
              <w:rPr>
                <w:ins w:id="710" w:author="HIEN" w:date="2025-12-05T17:33:00Z" w16du:dateUtc="2025-12-05T10:33:00Z"/>
                <w:rFonts w:ascii="Times New Roman" w:eastAsia="Times New Roman" w:hAnsi="Times New Roman"/>
                <w:b/>
                <w:bCs/>
              </w:rPr>
            </w:pPr>
            <w:ins w:id="711" w:author="HIEN" w:date="2025-12-05T17:33:00Z" w16du:dateUtc="2025-12-05T10:33:00Z">
              <w:r w:rsidRPr="00E51F32">
                <w:rPr>
                  <w:rFonts w:ascii="Times New Roman" w:eastAsia="Times New Roman" w:hAnsi="Times New Roman"/>
                  <w:b/>
                  <w:bCs/>
                </w:rPr>
                <w:t>507,600</w:t>
              </w:r>
            </w:ins>
          </w:p>
        </w:tc>
        <w:tc>
          <w:tcPr>
            <w:tcW w:w="1061" w:type="dxa"/>
            <w:vAlign w:val="center"/>
            <w:hideMark/>
          </w:tcPr>
          <w:p w14:paraId="69695F9E" w14:textId="77777777" w:rsidR="00F96333" w:rsidRPr="00E51F32" w:rsidRDefault="00F96333" w:rsidP="00D34BFC">
            <w:pPr>
              <w:jc w:val="center"/>
              <w:rPr>
                <w:ins w:id="712" w:author="HIEN" w:date="2025-12-05T17:33:00Z" w16du:dateUtc="2025-12-05T10:33:00Z"/>
                <w:rFonts w:ascii="Times New Roman" w:eastAsia="Times New Roman" w:hAnsi="Times New Roman"/>
                <w:b/>
                <w:bCs/>
              </w:rPr>
            </w:pPr>
            <w:ins w:id="713" w:author="HIEN" w:date="2025-12-05T17:33:00Z" w16du:dateUtc="2025-12-05T10:33:00Z">
              <w:r w:rsidRPr="00E51F32">
                <w:rPr>
                  <w:rFonts w:ascii="Times New Roman" w:eastAsia="Times New Roman" w:hAnsi="Times New Roman"/>
                  <w:b/>
                  <w:bCs/>
                </w:rPr>
                <w:t xml:space="preserve">3 </w:t>
              </w:r>
              <w:proofErr w:type="spellStart"/>
              <w:r w:rsidRPr="00E51F32">
                <w:rPr>
                  <w:rFonts w:ascii="Times New Roman" w:eastAsia="Times New Roman" w:hAnsi="Times New Roman"/>
                  <w:b/>
                  <w:bCs/>
                </w:rPr>
                <w:t>tháng</w:t>
              </w:r>
              <w:proofErr w:type="spellEnd"/>
            </w:ins>
          </w:p>
        </w:tc>
      </w:tr>
      <w:tr w:rsidR="00083350" w:rsidRPr="00E51F32" w14:paraId="1AADF90C" w14:textId="77777777" w:rsidTr="00CB245B">
        <w:trPr>
          <w:gridAfter w:val="1"/>
          <w:wAfter w:w="10" w:type="dxa"/>
          <w:trHeight w:val="685"/>
          <w:ins w:id="714" w:author="HIEN" w:date="2025-12-05T17:33:00Z"/>
        </w:trPr>
        <w:tc>
          <w:tcPr>
            <w:tcW w:w="605" w:type="dxa"/>
            <w:noWrap/>
            <w:vAlign w:val="center"/>
            <w:hideMark/>
          </w:tcPr>
          <w:p w14:paraId="5E3ED1AD" w14:textId="77777777" w:rsidR="00F96333" w:rsidRPr="00E51F32" w:rsidRDefault="00F96333" w:rsidP="00D34BFC">
            <w:pPr>
              <w:jc w:val="center"/>
              <w:rPr>
                <w:ins w:id="715" w:author="HIEN" w:date="2025-12-05T17:33:00Z" w16du:dateUtc="2025-12-05T10:33:00Z"/>
                <w:rFonts w:ascii="Times New Roman" w:eastAsia="Times New Roman" w:hAnsi="Times New Roman"/>
              </w:rPr>
            </w:pPr>
            <w:ins w:id="716" w:author="HIEN" w:date="2025-12-05T17:33:00Z" w16du:dateUtc="2025-12-05T10:33:00Z">
              <w:r w:rsidRPr="00E51F32">
                <w:rPr>
                  <w:rFonts w:ascii="Times New Roman" w:eastAsia="Times New Roman" w:hAnsi="Times New Roman"/>
                </w:rPr>
                <w:t>20</w:t>
              </w:r>
            </w:ins>
          </w:p>
        </w:tc>
        <w:tc>
          <w:tcPr>
            <w:tcW w:w="3714" w:type="dxa"/>
            <w:vAlign w:val="center"/>
            <w:hideMark/>
          </w:tcPr>
          <w:p w14:paraId="2D81A771" w14:textId="77777777" w:rsidR="00F96333" w:rsidRPr="00E51F32" w:rsidRDefault="00F96333" w:rsidP="00D34BFC">
            <w:pPr>
              <w:rPr>
                <w:ins w:id="717" w:author="HIEN" w:date="2025-12-05T17:33:00Z" w16du:dateUtc="2025-12-05T10:33:00Z"/>
                <w:rFonts w:ascii="Times New Roman" w:eastAsia="Times New Roman" w:hAnsi="Times New Roman"/>
              </w:rPr>
            </w:pPr>
            <w:ins w:id="718" w:author="HIEN" w:date="2025-12-05T17:33:00Z" w16du:dateUtc="2025-12-05T10:33:00Z">
              <w:r w:rsidRPr="00E51F32">
                <w:rPr>
                  <w:rFonts w:ascii="Times New Roman" w:eastAsia="Times New Roman" w:hAnsi="Times New Roman"/>
                </w:rPr>
                <w:t>WD HDD Purple 6TB 3.5" SATA 3/ 256MB Cache/ 5400RPM (</w:t>
              </w:r>
              <w:proofErr w:type="spellStart"/>
              <w:r w:rsidRPr="00E51F32">
                <w:rPr>
                  <w:rFonts w:ascii="Times New Roman" w:eastAsia="Times New Roman" w:hAnsi="Times New Roman"/>
                </w:rPr>
                <w:t>Màu</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tím</w:t>
              </w:r>
              <w:proofErr w:type="spellEnd"/>
              <w:r w:rsidRPr="00E51F32">
                <w:rPr>
                  <w:rFonts w:ascii="Times New Roman" w:eastAsia="Times New Roman" w:hAnsi="Times New Roman"/>
                </w:rPr>
                <w:t xml:space="preserve">)  </w:t>
              </w:r>
            </w:ins>
          </w:p>
        </w:tc>
        <w:tc>
          <w:tcPr>
            <w:tcW w:w="678" w:type="dxa"/>
            <w:vAlign w:val="center"/>
            <w:hideMark/>
          </w:tcPr>
          <w:p w14:paraId="62015CF6" w14:textId="77777777" w:rsidR="00F96333" w:rsidRPr="00E51F32" w:rsidRDefault="00F96333" w:rsidP="00D34BFC">
            <w:pPr>
              <w:jc w:val="center"/>
              <w:rPr>
                <w:ins w:id="719" w:author="HIEN" w:date="2025-12-05T17:33:00Z" w16du:dateUtc="2025-12-05T10:33:00Z"/>
                <w:rFonts w:ascii="Times New Roman" w:eastAsia="Times New Roman" w:hAnsi="Times New Roman"/>
              </w:rPr>
            </w:pPr>
            <w:ins w:id="720" w:author="HIEN" w:date="2025-12-05T17:33:00Z" w16du:dateUtc="2025-12-05T10:33:00Z">
              <w:r w:rsidRPr="00E51F32">
                <w:rPr>
                  <w:rFonts w:ascii="Times New Roman" w:eastAsia="Times New Roman" w:hAnsi="Times New Roman"/>
                </w:rPr>
                <w:t>1</w:t>
              </w:r>
            </w:ins>
          </w:p>
        </w:tc>
        <w:tc>
          <w:tcPr>
            <w:tcW w:w="679" w:type="dxa"/>
            <w:noWrap/>
            <w:vAlign w:val="center"/>
            <w:hideMark/>
          </w:tcPr>
          <w:p w14:paraId="69582B12" w14:textId="77777777" w:rsidR="00F96333" w:rsidRPr="00E51F32" w:rsidRDefault="00F96333" w:rsidP="00D34BFC">
            <w:pPr>
              <w:jc w:val="center"/>
              <w:rPr>
                <w:ins w:id="721" w:author="HIEN" w:date="2025-12-05T17:33:00Z" w16du:dateUtc="2025-12-05T10:33:00Z"/>
                <w:rFonts w:ascii="Times New Roman" w:eastAsia="Times New Roman" w:hAnsi="Times New Roman"/>
              </w:rPr>
            </w:pPr>
            <w:proofErr w:type="spellStart"/>
            <w:ins w:id="722"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76794C58" w14:textId="77777777" w:rsidR="00F96333" w:rsidRPr="00E51F32" w:rsidRDefault="00F96333" w:rsidP="00D34BFC">
            <w:pPr>
              <w:jc w:val="right"/>
              <w:rPr>
                <w:ins w:id="723" w:author="HIEN" w:date="2025-12-05T17:33:00Z" w16du:dateUtc="2025-12-05T10:33:00Z"/>
                <w:rFonts w:ascii="Times New Roman" w:eastAsia="Times New Roman" w:hAnsi="Times New Roman"/>
              </w:rPr>
            </w:pPr>
            <w:ins w:id="724" w:author="HIEN" w:date="2025-12-05T17:33:00Z" w16du:dateUtc="2025-12-05T10:33:00Z">
              <w:r w:rsidRPr="00E51F32">
                <w:rPr>
                  <w:rFonts w:ascii="Times New Roman" w:eastAsia="Times New Roman" w:hAnsi="Times New Roman"/>
                </w:rPr>
                <w:t xml:space="preserve">  </w:t>
              </w:r>
              <w:del w:id="725" w:author="Việt Nguyễn" w:date="2025-12-06T10:49:00Z" w16du:dateUtc="2025-12-06T03:49:00Z">
                <w:r w:rsidRPr="00E51F32" w:rsidDel="008A5F92">
                  <w:rPr>
                    <w:rFonts w:ascii="Times New Roman" w:eastAsia="Times New Roman" w:hAnsi="Times New Roman"/>
                  </w:rPr>
                  <w:delText xml:space="preserve"> </w:delText>
                </w:r>
              </w:del>
              <w:del w:id="726" w:author="Việt Nguyễn" w:date="2025-12-06T10:44:00Z" w16du:dateUtc="2025-12-06T03:44: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4,820,000 </w:t>
              </w:r>
            </w:ins>
          </w:p>
        </w:tc>
        <w:tc>
          <w:tcPr>
            <w:tcW w:w="783" w:type="dxa"/>
            <w:noWrap/>
            <w:vAlign w:val="center"/>
            <w:hideMark/>
          </w:tcPr>
          <w:p w14:paraId="2672C102" w14:textId="77777777" w:rsidR="00F96333" w:rsidRPr="00E51F32" w:rsidRDefault="00F96333" w:rsidP="00D34BFC">
            <w:pPr>
              <w:jc w:val="center"/>
              <w:rPr>
                <w:ins w:id="727" w:author="HIEN" w:date="2025-12-05T17:33:00Z" w16du:dateUtc="2025-12-05T10:33:00Z"/>
                <w:rFonts w:ascii="Times New Roman" w:eastAsia="Times New Roman" w:hAnsi="Times New Roman"/>
              </w:rPr>
            </w:pPr>
            <w:ins w:id="728" w:author="HIEN" w:date="2025-12-05T17:33:00Z" w16du:dateUtc="2025-12-05T10:33:00Z">
              <w:r w:rsidRPr="00E51F32">
                <w:rPr>
                  <w:rFonts w:ascii="Times New Roman" w:eastAsia="Times New Roman" w:hAnsi="Times New Roman"/>
                </w:rPr>
                <w:t>8%</w:t>
              </w:r>
            </w:ins>
          </w:p>
        </w:tc>
        <w:tc>
          <w:tcPr>
            <w:tcW w:w="1350" w:type="dxa"/>
            <w:noWrap/>
            <w:vAlign w:val="center"/>
            <w:hideMark/>
          </w:tcPr>
          <w:p w14:paraId="1B633914" w14:textId="77777777" w:rsidR="00F96333" w:rsidRPr="00E51F32" w:rsidRDefault="00F96333" w:rsidP="00D34BFC">
            <w:pPr>
              <w:jc w:val="right"/>
              <w:rPr>
                <w:ins w:id="729" w:author="HIEN" w:date="2025-12-05T17:33:00Z" w16du:dateUtc="2025-12-05T10:33:00Z"/>
                <w:rFonts w:ascii="Times New Roman" w:eastAsia="Times New Roman" w:hAnsi="Times New Roman"/>
                <w:b/>
                <w:bCs/>
              </w:rPr>
            </w:pPr>
            <w:ins w:id="730" w:author="HIEN" w:date="2025-12-05T17:33:00Z" w16du:dateUtc="2025-12-05T10:33:00Z">
              <w:r w:rsidRPr="00E51F32">
                <w:rPr>
                  <w:rFonts w:ascii="Times New Roman" w:eastAsia="Times New Roman" w:hAnsi="Times New Roman"/>
                  <w:b/>
                  <w:bCs/>
                </w:rPr>
                <w:t>5,205,600</w:t>
              </w:r>
            </w:ins>
          </w:p>
        </w:tc>
        <w:tc>
          <w:tcPr>
            <w:tcW w:w="1061" w:type="dxa"/>
            <w:vAlign w:val="center"/>
            <w:hideMark/>
          </w:tcPr>
          <w:p w14:paraId="48917574" w14:textId="77777777" w:rsidR="00F96333" w:rsidRPr="00E51F32" w:rsidRDefault="00F96333" w:rsidP="00D34BFC">
            <w:pPr>
              <w:jc w:val="center"/>
              <w:rPr>
                <w:ins w:id="731" w:author="HIEN" w:date="2025-12-05T17:33:00Z" w16du:dateUtc="2025-12-05T10:33:00Z"/>
                <w:rFonts w:ascii="Times New Roman" w:eastAsia="Times New Roman" w:hAnsi="Times New Roman"/>
                <w:b/>
                <w:bCs/>
              </w:rPr>
            </w:pPr>
            <w:ins w:id="732" w:author="HIEN" w:date="2025-12-05T17:33:00Z" w16du:dateUtc="2025-12-05T10:33:00Z">
              <w:r w:rsidRPr="00E51F32">
                <w:rPr>
                  <w:rFonts w:ascii="Times New Roman" w:eastAsia="Times New Roman" w:hAnsi="Times New Roman"/>
                  <w:b/>
                  <w:bCs/>
                </w:rPr>
                <w:t xml:space="preserve">3 </w:t>
              </w:r>
              <w:proofErr w:type="spellStart"/>
              <w:r w:rsidRPr="00E51F32">
                <w:rPr>
                  <w:rFonts w:ascii="Times New Roman" w:eastAsia="Times New Roman" w:hAnsi="Times New Roman"/>
                  <w:b/>
                  <w:bCs/>
                </w:rPr>
                <w:t>năm</w:t>
              </w:r>
              <w:proofErr w:type="spellEnd"/>
            </w:ins>
          </w:p>
        </w:tc>
      </w:tr>
      <w:tr w:rsidR="00083350" w:rsidRPr="00E51F32" w14:paraId="3C7390B0" w14:textId="77777777" w:rsidTr="00CB245B">
        <w:trPr>
          <w:gridAfter w:val="1"/>
          <w:wAfter w:w="10" w:type="dxa"/>
          <w:trHeight w:val="359"/>
          <w:ins w:id="733" w:author="HIEN" w:date="2025-12-05T17:33:00Z"/>
        </w:trPr>
        <w:tc>
          <w:tcPr>
            <w:tcW w:w="605" w:type="dxa"/>
            <w:noWrap/>
            <w:vAlign w:val="center"/>
            <w:hideMark/>
          </w:tcPr>
          <w:p w14:paraId="1F38076B" w14:textId="77777777" w:rsidR="00F96333" w:rsidRPr="00E51F32" w:rsidRDefault="00F96333" w:rsidP="00D34BFC">
            <w:pPr>
              <w:jc w:val="center"/>
              <w:rPr>
                <w:ins w:id="734" w:author="HIEN" w:date="2025-12-05T17:33:00Z" w16du:dateUtc="2025-12-05T10:33:00Z"/>
                <w:rFonts w:ascii="Times New Roman" w:eastAsia="Times New Roman" w:hAnsi="Times New Roman"/>
              </w:rPr>
            </w:pPr>
            <w:ins w:id="735" w:author="HIEN" w:date="2025-12-05T17:33:00Z" w16du:dateUtc="2025-12-05T10:33:00Z">
              <w:r w:rsidRPr="00E51F32">
                <w:rPr>
                  <w:rFonts w:ascii="Times New Roman" w:eastAsia="Times New Roman" w:hAnsi="Times New Roman"/>
                </w:rPr>
                <w:t>21</w:t>
              </w:r>
            </w:ins>
          </w:p>
        </w:tc>
        <w:tc>
          <w:tcPr>
            <w:tcW w:w="3714" w:type="dxa"/>
            <w:vAlign w:val="center"/>
            <w:hideMark/>
          </w:tcPr>
          <w:p w14:paraId="2215EEEC" w14:textId="77777777" w:rsidR="00F96333" w:rsidRPr="00E51F32" w:rsidRDefault="00F96333" w:rsidP="00D34BFC">
            <w:pPr>
              <w:rPr>
                <w:ins w:id="736" w:author="HIEN" w:date="2025-12-05T17:33:00Z" w16du:dateUtc="2025-12-05T10:33:00Z"/>
                <w:rFonts w:ascii="Times New Roman" w:eastAsia="Times New Roman" w:hAnsi="Times New Roman"/>
              </w:rPr>
            </w:pPr>
            <w:proofErr w:type="spellStart"/>
            <w:ins w:id="737" w:author="HIEN" w:date="2025-12-05T17:33:00Z" w16du:dateUtc="2025-12-05T10:33:00Z">
              <w:r w:rsidRPr="00E51F32">
                <w:rPr>
                  <w:rFonts w:ascii="Times New Roman" w:eastAsia="Times New Roman" w:hAnsi="Times New Roman"/>
                </w:rPr>
                <w:t>Két</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đựng</w:t>
              </w:r>
              <w:proofErr w:type="spellEnd"/>
              <w:r w:rsidRPr="00E51F32">
                <w:rPr>
                  <w:rFonts w:ascii="Times New Roman" w:eastAsia="Times New Roman" w:hAnsi="Times New Roman"/>
                </w:rPr>
                <w:t xml:space="preserve"> </w:t>
              </w:r>
              <w:proofErr w:type="spellStart"/>
              <w:r w:rsidRPr="00E51F32">
                <w:rPr>
                  <w:rFonts w:ascii="Times New Roman" w:eastAsia="Times New Roman" w:hAnsi="Times New Roman"/>
                </w:rPr>
                <w:t>tiền</w:t>
              </w:r>
              <w:proofErr w:type="spellEnd"/>
              <w:r w:rsidRPr="00E51F32">
                <w:rPr>
                  <w:rFonts w:ascii="Times New Roman" w:eastAsia="Times New Roman" w:hAnsi="Times New Roman"/>
                </w:rPr>
                <w:t xml:space="preserve"> JJ335</w:t>
              </w:r>
            </w:ins>
          </w:p>
        </w:tc>
        <w:tc>
          <w:tcPr>
            <w:tcW w:w="678" w:type="dxa"/>
            <w:vAlign w:val="center"/>
            <w:hideMark/>
          </w:tcPr>
          <w:p w14:paraId="3E7B97EB" w14:textId="77777777" w:rsidR="00F96333" w:rsidRPr="00E51F32" w:rsidRDefault="00F96333" w:rsidP="00D34BFC">
            <w:pPr>
              <w:jc w:val="center"/>
              <w:rPr>
                <w:ins w:id="738" w:author="HIEN" w:date="2025-12-05T17:33:00Z" w16du:dateUtc="2025-12-05T10:33:00Z"/>
                <w:rFonts w:ascii="Times New Roman" w:eastAsia="Times New Roman" w:hAnsi="Times New Roman"/>
              </w:rPr>
            </w:pPr>
            <w:ins w:id="739" w:author="HIEN" w:date="2025-12-05T17:33:00Z" w16du:dateUtc="2025-12-05T10:33:00Z">
              <w:r w:rsidRPr="00E51F32">
                <w:rPr>
                  <w:rFonts w:ascii="Times New Roman" w:eastAsia="Times New Roman" w:hAnsi="Times New Roman"/>
                </w:rPr>
                <w:t>1</w:t>
              </w:r>
            </w:ins>
          </w:p>
        </w:tc>
        <w:tc>
          <w:tcPr>
            <w:tcW w:w="679" w:type="dxa"/>
            <w:noWrap/>
            <w:vAlign w:val="center"/>
            <w:hideMark/>
          </w:tcPr>
          <w:p w14:paraId="267FF774" w14:textId="77777777" w:rsidR="00F96333" w:rsidRPr="00E51F32" w:rsidRDefault="00F96333" w:rsidP="00D34BFC">
            <w:pPr>
              <w:jc w:val="center"/>
              <w:rPr>
                <w:ins w:id="740" w:author="HIEN" w:date="2025-12-05T17:33:00Z" w16du:dateUtc="2025-12-05T10:33:00Z"/>
                <w:rFonts w:ascii="Times New Roman" w:eastAsia="Times New Roman" w:hAnsi="Times New Roman"/>
              </w:rPr>
            </w:pPr>
            <w:proofErr w:type="spellStart"/>
            <w:ins w:id="741" w:author="HIEN" w:date="2025-12-05T17:33:00Z" w16du:dateUtc="2025-12-05T10:33:00Z">
              <w:r w:rsidRPr="00E51F32">
                <w:rPr>
                  <w:rFonts w:ascii="Times New Roman" w:eastAsia="Times New Roman" w:hAnsi="Times New Roman"/>
                </w:rPr>
                <w:t>cái</w:t>
              </w:r>
              <w:proofErr w:type="spellEnd"/>
            </w:ins>
          </w:p>
        </w:tc>
        <w:tc>
          <w:tcPr>
            <w:tcW w:w="1305" w:type="dxa"/>
            <w:noWrap/>
            <w:vAlign w:val="center"/>
            <w:hideMark/>
          </w:tcPr>
          <w:p w14:paraId="1644D1E5" w14:textId="77777777" w:rsidR="00F96333" w:rsidRPr="00E51F32" w:rsidRDefault="00F96333" w:rsidP="00D34BFC">
            <w:pPr>
              <w:jc w:val="right"/>
              <w:rPr>
                <w:ins w:id="742" w:author="HIEN" w:date="2025-12-05T17:33:00Z" w16du:dateUtc="2025-12-05T10:33:00Z"/>
                <w:rFonts w:ascii="Times New Roman" w:eastAsia="Times New Roman" w:hAnsi="Times New Roman"/>
              </w:rPr>
            </w:pPr>
            <w:ins w:id="743" w:author="HIEN" w:date="2025-12-05T17:33:00Z" w16du:dateUtc="2025-12-05T10:33:00Z">
              <w:r w:rsidRPr="00E51F32">
                <w:rPr>
                  <w:rFonts w:ascii="Times New Roman" w:eastAsia="Times New Roman" w:hAnsi="Times New Roman"/>
                </w:rPr>
                <w:t xml:space="preserve">     </w:t>
              </w:r>
              <w:del w:id="744" w:author="Việt Nguyễn" w:date="2025-12-06T10:49:00Z" w16du:dateUtc="2025-12-06T03:49:00Z">
                <w:r w:rsidRPr="00E51F32" w:rsidDel="008A5F92">
                  <w:rPr>
                    <w:rFonts w:ascii="Times New Roman" w:eastAsia="Times New Roman" w:hAnsi="Times New Roman"/>
                  </w:rPr>
                  <w:delText xml:space="preserve"> </w:delText>
                </w:r>
              </w:del>
              <w:del w:id="745" w:author="Việt Nguyễn" w:date="2025-12-06T10:44:00Z" w16du:dateUtc="2025-12-06T03:44:00Z">
                <w:r w:rsidRPr="00E51F32" w:rsidDel="00CB245B">
                  <w:rPr>
                    <w:rFonts w:ascii="Times New Roman" w:eastAsia="Times New Roman" w:hAnsi="Times New Roman"/>
                  </w:rPr>
                  <w:delText xml:space="preserve">     </w:delText>
                </w:r>
              </w:del>
              <w:r w:rsidRPr="00E51F32">
                <w:rPr>
                  <w:rFonts w:ascii="Times New Roman" w:eastAsia="Times New Roman" w:hAnsi="Times New Roman"/>
                </w:rPr>
                <w:t xml:space="preserve">530,000 </w:t>
              </w:r>
            </w:ins>
          </w:p>
        </w:tc>
        <w:tc>
          <w:tcPr>
            <w:tcW w:w="783" w:type="dxa"/>
            <w:noWrap/>
            <w:vAlign w:val="center"/>
            <w:hideMark/>
          </w:tcPr>
          <w:p w14:paraId="6934ECDF" w14:textId="77777777" w:rsidR="00F96333" w:rsidRPr="00E51F32" w:rsidRDefault="00F96333" w:rsidP="00D34BFC">
            <w:pPr>
              <w:jc w:val="center"/>
              <w:rPr>
                <w:ins w:id="746" w:author="HIEN" w:date="2025-12-05T17:33:00Z" w16du:dateUtc="2025-12-05T10:33:00Z"/>
                <w:rFonts w:ascii="Times New Roman" w:eastAsia="Times New Roman" w:hAnsi="Times New Roman"/>
              </w:rPr>
            </w:pPr>
            <w:ins w:id="747" w:author="HIEN" w:date="2025-12-05T17:33:00Z" w16du:dateUtc="2025-12-05T10:33:00Z">
              <w:r w:rsidRPr="00E51F32">
                <w:rPr>
                  <w:rFonts w:ascii="Times New Roman" w:eastAsia="Times New Roman" w:hAnsi="Times New Roman"/>
                </w:rPr>
                <w:t>8%</w:t>
              </w:r>
            </w:ins>
          </w:p>
        </w:tc>
        <w:tc>
          <w:tcPr>
            <w:tcW w:w="1350" w:type="dxa"/>
            <w:noWrap/>
            <w:vAlign w:val="center"/>
            <w:hideMark/>
          </w:tcPr>
          <w:p w14:paraId="2E700712" w14:textId="77777777" w:rsidR="00F96333" w:rsidRPr="00E51F32" w:rsidRDefault="00F96333" w:rsidP="00D34BFC">
            <w:pPr>
              <w:jc w:val="right"/>
              <w:rPr>
                <w:ins w:id="748" w:author="HIEN" w:date="2025-12-05T17:33:00Z" w16du:dateUtc="2025-12-05T10:33:00Z"/>
                <w:rFonts w:ascii="Times New Roman" w:eastAsia="Times New Roman" w:hAnsi="Times New Roman"/>
                <w:b/>
                <w:bCs/>
              </w:rPr>
            </w:pPr>
            <w:ins w:id="749" w:author="HIEN" w:date="2025-12-05T17:33:00Z" w16du:dateUtc="2025-12-05T10:33:00Z">
              <w:r w:rsidRPr="00E51F32">
                <w:rPr>
                  <w:rFonts w:ascii="Times New Roman" w:eastAsia="Times New Roman" w:hAnsi="Times New Roman"/>
                  <w:b/>
                  <w:bCs/>
                </w:rPr>
                <w:t>572,400</w:t>
              </w:r>
            </w:ins>
          </w:p>
        </w:tc>
        <w:tc>
          <w:tcPr>
            <w:tcW w:w="1061" w:type="dxa"/>
            <w:vAlign w:val="center"/>
            <w:hideMark/>
          </w:tcPr>
          <w:p w14:paraId="1ACC1223" w14:textId="77777777" w:rsidR="00F96333" w:rsidRPr="00E51F32" w:rsidRDefault="00F96333" w:rsidP="00D34BFC">
            <w:pPr>
              <w:jc w:val="center"/>
              <w:rPr>
                <w:ins w:id="750" w:author="HIEN" w:date="2025-12-05T17:33:00Z" w16du:dateUtc="2025-12-05T10:33:00Z"/>
                <w:rFonts w:ascii="Times New Roman" w:eastAsia="Times New Roman" w:hAnsi="Times New Roman"/>
                <w:b/>
                <w:bCs/>
              </w:rPr>
            </w:pPr>
            <w:ins w:id="751" w:author="HIEN" w:date="2025-12-05T17:33:00Z" w16du:dateUtc="2025-12-05T10:33:00Z">
              <w:r w:rsidRPr="00E51F32">
                <w:rPr>
                  <w:rFonts w:ascii="Times New Roman" w:eastAsia="Times New Roman" w:hAnsi="Times New Roman"/>
                  <w:b/>
                  <w:bCs/>
                </w:rPr>
                <w:t> </w:t>
              </w:r>
            </w:ins>
          </w:p>
        </w:tc>
      </w:tr>
      <w:tr w:rsidR="00083350" w:rsidRPr="00E51F32" w14:paraId="1817FDCA" w14:textId="77777777" w:rsidTr="00CB245B">
        <w:trPr>
          <w:trHeight w:val="433"/>
          <w:ins w:id="752" w:author="HIEN" w:date="2025-12-05T17:33:00Z"/>
        </w:trPr>
        <w:tc>
          <w:tcPr>
            <w:tcW w:w="605" w:type="dxa"/>
            <w:noWrap/>
            <w:vAlign w:val="center"/>
            <w:hideMark/>
          </w:tcPr>
          <w:p w14:paraId="38828A4D" w14:textId="77777777" w:rsidR="00F96333" w:rsidRPr="00E51F32" w:rsidRDefault="00F96333" w:rsidP="00D34BFC">
            <w:pPr>
              <w:jc w:val="center"/>
              <w:rPr>
                <w:ins w:id="753" w:author="HIEN" w:date="2025-12-05T17:33:00Z" w16du:dateUtc="2025-12-05T10:33:00Z"/>
                <w:rFonts w:ascii="Times New Roman" w:eastAsia="Times New Roman" w:hAnsi="Times New Roman"/>
                <w:b/>
                <w:bCs/>
              </w:rPr>
            </w:pPr>
            <w:ins w:id="754" w:author="HIEN" w:date="2025-12-05T17:33:00Z" w16du:dateUtc="2025-12-05T10:33:00Z">
              <w:r w:rsidRPr="00E51F32">
                <w:rPr>
                  <w:rFonts w:ascii="Times New Roman" w:eastAsia="Times New Roman" w:hAnsi="Times New Roman"/>
                  <w:b/>
                  <w:bCs/>
                </w:rPr>
                <w:t> </w:t>
              </w:r>
            </w:ins>
          </w:p>
        </w:tc>
        <w:tc>
          <w:tcPr>
            <w:tcW w:w="7159" w:type="dxa"/>
            <w:gridSpan w:val="5"/>
            <w:vAlign w:val="center"/>
          </w:tcPr>
          <w:p w14:paraId="03008810" w14:textId="369B5D6C" w:rsidR="00F96333" w:rsidRPr="00E51F32" w:rsidRDefault="00F96333" w:rsidP="00D34BFC">
            <w:pPr>
              <w:jc w:val="right"/>
              <w:rPr>
                <w:ins w:id="755" w:author="HIEN" w:date="2025-12-05T17:33:00Z" w16du:dateUtc="2025-12-05T10:33:00Z"/>
                <w:rFonts w:ascii="Times New Roman" w:eastAsia="Times New Roman" w:hAnsi="Times New Roman"/>
                <w:b/>
                <w:bCs/>
              </w:rPr>
            </w:pPr>
            <w:ins w:id="756" w:author="Việt Nguyễn" w:date="2025-12-06T10:38:00Z" w16du:dateUtc="2025-12-06T03:38:00Z">
              <w:r w:rsidRPr="00E51F32">
                <w:rPr>
                  <w:rFonts w:ascii="Times New Roman" w:eastAsia="Times New Roman" w:hAnsi="Times New Roman"/>
                  <w:b/>
                  <w:bCs/>
                </w:rPr>
                <w:t>TỔNG CỘNG</w:t>
              </w:r>
            </w:ins>
          </w:p>
        </w:tc>
        <w:tc>
          <w:tcPr>
            <w:tcW w:w="1350" w:type="dxa"/>
            <w:noWrap/>
            <w:vAlign w:val="center"/>
            <w:hideMark/>
          </w:tcPr>
          <w:p w14:paraId="46708A5B" w14:textId="77777777" w:rsidR="00F96333" w:rsidRPr="00E51F32" w:rsidRDefault="00F96333" w:rsidP="00D34BFC">
            <w:pPr>
              <w:jc w:val="right"/>
              <w:rPr>
                <w:ins w:id="757" w:author="HIEN" w:date="2025-12-05T17:33:00Z" w16du:dateUtc="2025-12-05T10:33:00Z"/>
                <w:rFonts w:ascii="Times New Roman" w:eastAsia="Times New Roman" w:hAnsi="Times New Roman"/>
                <w:b/>
                <w:bCs/>
              </w:rPr>
            </w:pPr>
            <w:ins w:id="758" w:author="HIEN" w:date="2025-12-05T17:33:00Z" w16du:dateUtc="2025-12-05T10:33:00Z">
              <w:r w:rsidRPr="00E51F32">
                <w:rPr>
                  <w:rFonts w:ascii="Times New Roman" w:eastAsia="Times New Roman" w:hAnsi="Times New Roman"/>
                  <w:b/>
                  <w:bCs/>
                </w:rPr>
                <w:t>95,223,600</w:t>
              </w:r>
            </w:ins>
          </w:p>
        </w:tc>
        <w:tc>
          <w:tcPr>
            <w:tcW w:w="1071" w:type="dxa"/>
            <w:gridSpan w:val="2"/>
            <w:noWrap/>
            <w:vAlign w:val="center"/>
            <w:hideMark/>
          </w:tcPr>
          <w:p w14:paraId="667895E8" w14:textId="77777777" w:rsidR="00F96333" w:rsidRPr="00E51F32" w:rsidRDefault="00F96333" w:rsidP="00D34BFC">
            <w:pPr>
              <w:jc w:val="center"/>
              <w:rPr>
                <w:ins w:id="759" w:author="HIEN" w:date="2025-12-05T17:33:00Z" w16du:dateUtc="2025-12-05T10:33:00Z"/>
                <w:rFonts w:ascii="Times New Roman" w:eastAsia="Times New Roman" w:hAnsi="Times New Roman"/>
                <w:b/>
                <w:bCs/>
              </w:rPr>
            </w:pPr>
            <w:ins w:id="760" w:author="HIEN" w:date="2025-12-05T17:33:00Z" w16du:dateUtc="2025-12-05T10:33:00Z">
              <w:r w:rsidRPr="00E51F32">
                <w:rPr>
                  <w:rFonts w:ascii="Times New Roman" w:eastAsia="Times New Roman" w:hAnsi="Times New Roman"/>
                  <w:b/>
                  <w:bCs/>
                </w:rPr>
                <w:t> </w:t>
              </w:r>
            </w:ins>
          </w:p>
        </w:tc>
      </w:tr>
    </w:tbl>
    <w:p w14:paraId="33499A0A" w14:textId="77777777" w:rsidR="007305AA" w:rsidRPr="00E51F32" w:rsidRDefault="007305AA" w:rsidP="00DA541C">
      <w:pPr>
        <w:keepNext/>
        <w:widowControl w:val="0"/>
        <w:jc w:val="both"/>
        <w:rPr>
          <w:rFonts w:ascii="Times New Roman" w:hAnsi="Times New Roman"/>
          <w:b/>
          <w:bCs/>
        </w:rPr>
      </w:pPr>
    </w:p>
    <w:p w14:paraId="2A12C1DF" w14:textId="77777777" w:rsidR="00A066EA" w:rsidRPr="00E51F32" w:rsidRDefault="00A066EA" w:rsidP="00DA541C">
      <w:pPr>
        <w:keepNext/>
        <w:widowControl w:val="0"/>
        <w:jc w:val="both"/>
        <w:rPr>
          <w:rFonts w:ascii="Times New Roman" w:hAnsi="Times New Roman"/>
          <w:b/>
          <w:bCs/>
        </w:rPr>
      </w:pPr>
    </w:p>
    <w:p w14:paraId="0F6E62FE" w14:textId="1FE5C2D6" w:rsidR="007305AA" w:rsidRPr="00E51F32" w:rsidRDefault="00A066EA" w:rsidP="00DA541C">
      <w:pPr>
        <w:keepNext/>
        <w:widowControl w:val="0"/>
        <w:jc w:val="center"/>
        <w:rPr>
          <w:rFonts w:ascii="Times New Roman" w:hAnsi="Times New Roman"/>
          <w:b/>
          <w:bCs/>
        </w:rPr>
      </w:pPr>
      <w:r w:rsidRPr="00E51F32">
        <w:rPr>
          <w:rFonts w:ascii="Times New Roman" w:hAnsi="Times New Roman"/>
          <w:b/>
          <w:bCs/>
        </w:rPr>
        <w:br w:type="page"/>
      </w:r>
      <w:r w:rsidR="007305AA" w:rsidRPr="00E51F32">
        <w:rPr>
          <w:rFonts w:ascii="Times New Roman" w:hAnsi="Times New Roman"/>
          <w:b/>
          <w:bCs/>
        </w:rPr>
        <w:lastRenderedPageBreak/>
        <w:t xml:space="preserve">PHỤ LỤC 2: </w:t>
      </w:r>
      <w:r w:rsidR="009916C8" w:rsidRPr="00E51F32">
        <w:rPr>
          <w:rFonts w:ascii="Times New Roman" w:hAnsi="Times New Roman"/>
          <w:b/>
          <w:bCs/>
        </w:rPr>
        <w:t xml:space="preserve">NGUYÊN TẮC </w:t>
      </w:r>
      <w:r w:rsidRPr="00E51F32">
        <w:rPr>
          <w:rFonts w:ascii="Times New Roman" w:hAnsi="Times New Roman"/>
          <w:b/>
          <w:bCs/>
        </w:rPr>
        <w:t>THANH TOÁN</w:t>
      </w:r>
      <w:r w:rsidR="00CD1628" w:rsidRPr="00E51F32">
        <w:rPr>
          <w:rFonts w:ascii="Times New Roman" w:hAnsi="Times New Roman"/>
          <w:b/>
          <w:bCs/>
        </w:rPr>
        <w:t xml:space="preserve"> VÀ GIAO HÀNG</w:t>
      </w:r>
    </w:p>
    <w:p w14:paraId="0E708285" w14:textId="43F936CA" w:rsidR="00A066EA" w:rsidRPr="00E51F32" w:rsidRDefault="00A066EA" w:rsidP="00DA541C">
      <w:pPr>
        <w:keepNext/>
        <w:widowControl w:val="0"/>
        <w:jc w:val="center"/>
        <w:rPr>
          <w:rFonts w:ascii="Times New Roman" w:hAnsi="Times New Roman"/>
          <w:b/>
          <w:bCs/>
          <w:i/>
          <w:iCs/>
        </w:rPr>
      </w:pPr>
      <w:r w:rsidRPr="00E51F32">
        <w:rPr>
          <w:rFonts w:ascii="Times New Roman" w:hAnsi="Times New Roman"/>
          <w:b/>
          <w:bCs/>
          <w:i/>
          <w:iCs/>
        </w:rPr>
        <w:t xml:space="preserve">APPENDIX 2: </w:t>
      </w:r>
      <w:r w:rsidR="009916C8" w:rsidRPr="00E51F32">
        <w:rPr>
          <w:rFonts w:ascii="Times New Roman" w:hAnsi="Times New Roman"/>
          <w:b/>
          <w:bCs/>
          <w:i/>
          <w:iCs/>
        </w:rPr>
        <w:t xml:space="preserve">PRINCIPLES FOR </w:t>
      </w:r>
      <w:r w:rsidRPr="00E51F32">
        <w:rPr>
          <w:rFonts w:ascii="Times New Roman" w:hAnsi="Times New Roman"/>
          <w:b/>
          <w:bCs/>
          <w:i/>
          <w:iCs/>
        </w:rPr>
        <w:t>PAYMENT</w:t>
      </w:r>
      <w:r w:rsidR="00CD1628" w:rsidRPr="00E51F32">
        <w:rPr>
          <w:rFonts w:ascii="Times New Roman" w:hAnsi="Times New Roman"/>
          <w:b/>
          <w:bCs/>
          <w:i/>
          <w:iCs/>
        </w:rPr>
        <w:t xml:space="preserve"> AND DELIVERY</w:t>
      </w:r>
    </w:p>
    <w:p w14:paraId="18D8761B" w14:textId="77777777" w:rsidR="007305AA" w:rsidRPr="00E51F32" w:rsidRDefault="007305AA" w:rsidP="00DA541C">
      <w:pPr>
        <w:keepNext/>
        <w:widowControl w:val="0"/>
        <w:jc w:val="both"/>
        <w:rPr>
          <w:rFonts w:ascii="Times New Roman" w:hAnsi="Times New Roman"/>
          <w:bCs/>
        </w:rPr>
      </w:pPr>
    </w:p>
    <w:p w14:paraId="5E9803FA" w14:textId="6E445348" w:rsidR="00EF2959" w:rsidRPr="00E51F32" w:rsidRDefault="007305AA" w:rsidP="00864BEE">
      <w:pPr>
        <w:keepNext/>
        <w:widowControl w:val="0"/>
        <w:numPr>
          <w:ilvl w:val="0"/>
          <w:numId w:val="11"/>
        </w:numPr>
        <w:tabs>
          <w:tab w:val="left" w:pos="567"/>
        </w:tabs>
        <w:ind w:left="567" w:hanging="567"/>
        <w:jc w:val="both"/>
        <w:rPr>
          <w:rFonts w:ascii="Times New Roman" w:hAnsi="Times New Roman"/>
          <w:b/>
          <w:bCs/>
        </w:rPr>
      </w:pPr>
      <w:bookmarkStart w:id="761" w:name="_Hlk167802385"/>
      <w:proofErr w:type="spellStart"/>
      <w:r w:rsidRPr="00E51F32">
        <w:rPr>
          <w:rFonts w:ascii="Times New Roman" w:hAnsi="Times New Roman"/>
          <w:b/>
          <w:bCs/>
        </w:rPr>
        <w:t>Giá</w:t>
      </w:r>
      <w:proofErr w:type="spellEnd"/>
      <w:r w:rsidR="005C5508" w:rsidRPr="00E51F32">
        <w:rPr>
          <w:rFonts w:ascii="Times New Roman" w:hAnsi="Times New Roman"/>
          <w:b/>
          <w:bCs/>
        </w:rPr>
        <w:t xml:space="preserve"> </w:t>
      </w:r>
      <w:proofErr w:type="spellStart"/>
      <w:r w:rsidR="005C5508" w:rsidRPr="00E51F32">
        <w:rPr>
          <w:rFonts w:ascii="Times New Roman" w:hAnsi="Times New Roman"/>
          <w:b/>
          <w:bCs/>
        </w:rPr>
        <w:t>trị</w:t>
      </w:r>
      <w:proofErr w:type="spellEnd"/>
      <w:r w:rsidR="005C5508" w:rsidRPr="00E51F32">
        <w:rPr>
          <w:rFonts w:ascii="Times New Roman" w:hAnsi="Times New Roman"/>
          <w:b/>
          <w:bCs/>
        </w:rPr>
        <w:t xml:space="preserve"> </w:t>
      </w:r>
      <w:proofErr w:type="spellStart"/>
      <w:r w:rsidR="005C5508" w:rsidRPr="00E51F32">
        <w:rPr>
          <w:rFonts w:ascii="Times New Roman" w:hAnsi="Times New Roman"/>
          <w:b/>
          <w:bCs/>
        </w:rPr>
        <w:t>Hàng</w:t>
      </w:r>
      <w:proofErr w:type="spellEnd"/>
      <w:r w:rsidR="005C5508" w:rsidRPr="00E51F32">
        <w:rPr>
          <w:rFonts w:ascii="Times New Roman" w:hAnsi="Times New Roman"/>
          <w:b/>
          <w:bCs/>
        </w:rPr>
        <w:t xml:space="preserve"> </w:t>
      </w:r>
      <w:proofErr w:type="spellStart"/>
      <w:r w:rsidR="005C5508" w:rsidRPr="00E51F32">
        <w:rPr>
          <w:rFonts w:ascii="Times New Roman" w:hAnsi="Times New Roman"/>
          <w:b/>
          <w:bCs/>
        </w:rPr>
        <w:t>Hóa</w:t>
      </w:r>
      <w:proofErr w:type="spellEnd"/>
    </w:p>
    <w:p w14:paraId="674F0971" w14:textId="3A93CD07" w:rsidR="008C5B20" w:rsidRPr="00E51F32" w:rsidRDefault="008C5B20" w:rsidP="008C5B20">
      <w:pPr>
        <w:keepNext/>
        <w:widowControl w:val="0"/>
        <w:tabs>
          <w:tab w:val="left" w:pos="567"/>
        </w:tabs>
        <w:ind w:left="567"/>
        <w:jc w:val="both"/>
        <w:rPr>
          <w:rFonts w:ascii="Times New Roman" w:hAnsi="Times New Roman"/>
          <w:b/>
          <w:bCs/>
          <w:i/>
          <w:iCs/>
        </w:rPr>
      </w:pPr>
      <w:r w:rsidRPr="00E51F32">
        <w:rPr>
          <w:rFonts w:ascii="Times New Roman" w:hAnsi="Times New Roman"/>
          <w:b/>
          <w:bCs/>
          <w:i/>
          <w:iCs/>
        </w:rPr>
        <w:t>Value of Goods</w:t>
      </w:r>
    </w:p>
    <w:p w14:paraId="38AF2B7F" w14:textId="77777777" w:rsidR="00EF2959" w:rsidRPr="00E51F32" w:rsidRDefault="00EF2959" w:rsidP="00DA541C">
      <w:pPr>
        <w:keepNext/>
        <w:widowControl w:val="0"/>
        <w:jc w:val="both"/>
        <w:rPr>
          <w:rFonts w:ascii="Times New Roman" w:hAnsi="Times New Roman"/>
          <w:b/>
          <w:bCs/>
        </w:rPr>
      </w:pPr>
    </w:p>
    <w:p w14:paraId="7AD5D141" w14:textId="5177E138" w:rsidR="005C5508" w:rsidRPr="00E51F32" w:rsidRDefault="005C5508" w:rsidP="005C5508">
      <w:pPr>
        <w:keepNext/>
        <w:widowControl w:val="0"/>
        <w:numPr>
          <w:ilvl w:val="1"/>
          <w:numId w:val="11"/>
        </w:numPr>
        <w:tabs>
          <w:tab w:val="left" w:pos="540"/>
        </w:tabs>
        <w:ind w:left="567" w:hanging="567"/>
        <w:jc w:val="both"/>
        <w:rPr>
          <w:rFonts w:ascii="Times New Roman" w:hAnsi="Times New Roman"/>
        </w:rPr>
      </w:pPr>
      <w:proofErr w:type="spellStart"/>
      <w:r w:rsidRPr="00E51F32">
        <w:rPr>
          <w:rFonts w:ascii="Times New Roman" w:hAnsi="Times New Roman"/>
        </w:rPr>
        <w:t>Giá</w:t>
      </w:r>
      <w:proofErr w:type="spellEnd"/>
      <w:r w:rsidRPr="00E51F32">
        <w:rPr>
          <w:rFonts w:ascii="Times New Roman" w:hAnsi="Times New Roman"/>
        </w:rPr>
        <w:t xml:space="preserve"> </w:t>
      </w:r>
      <w:proofErr w:type="spellStart"/>
      <w:r w:rsidRPr="00E51F32">
        <w:rPr>
          <w:rFonts w:ascii="Times New Roman" w:hAnsi="Times New Roman"/>
        </w:rPr>
        <w:t>trị</w:t>
      </w:r>
      <w:proofErr w:type="spellEnd"/>
      <w:r w:rsidRPr="00E51F32">
        <w:rPr>
          <w:rFonts w:ascii="Times New Roman" w:hAnsi="Times New Roman"/>
        </w:rPr>
        <w:t xml:space="preserve"> </w:t>
      </w:r>
      <w:proofErr w:type="spellStart"/>
      <w:r w:rsidRPr="00E51F32">
        <w:rPr>
          <w:rFonts w:ascii="Times New Roman" w:hAnsi="Times New Roman"/>
        </w:rPr>
        <w:t>Hàng</w:t>
      </w:r>
      <w:proofErr w:type="spellEnd"/>
      <w:r w:rsidRPr="00E51F32">
        <w:rPr>
          <w:rFonts w:ascii="Times New Roman" w:hAnsi="Times New Roman"/>
        </w:rPr>
        <w:t xml:space="preserve"> </w:t>
      </w:r>
      <w:proofErr w:type="spellStart"/>
      <w:r w:rsidRPr="00E51F32">
        <w:rPr>
          <w:rFonts w:ascii="Times New Roman" w:hAnsi="Times New Roman"/>
        </w:rPr>
        <w:t>Hóa</w:t>
      </w:r>
      <w:proofErr w:type="spellEnd"/>
      <w:r w:rsidRPr="00E51F32">
        <w:rPr>
          <w:rFonts w:ascii="Times New Roman" w:hAnsi="Times New Roman"/>
        </w:rPr>
        <w:t xml:space="preserve"> </w:t>
      </w:r>
      <w:proofErr w:type="spellStart"/>
      <w:r w:rsidRPr="00E51F32">
        <w:rPr>
          <w:rFonts w:ascii="Times New Roman" w:hAnsi="Times New Roman"/>
        </w:rPr>
        <w:t>là</w:t>
      </w:r>
      <w:proofErr w:type="spellEnd"/>
      <w:r w:rsidRPr="00E51F32">
        <w:rPr>
          <w:rFonts w:ascii="Times New Roman" w:hAnsi="Times New Roman"/>
        </w:rPr>
        <w:t xml:space="preserve"> </w:t>
      </w:r>
      <w:ins w:id="762" w:author="HIEN" w:date="2025-12-05T17:36:00Z" w16du:dateUtc="2025-12-05T10:36:00Z">
        <w:r w:rsidR="00D34BFC" w:rsidRPr="00E51F32">
          <w:rPr>
            <w:rFonts w:ascii="Times New Roman" w:hAnsi="Times New Roman"/>
            <w:b/>
            <w:bCs/>
            <w:iCs/>
          </w:rPr>
          <w:t>95,223,600</w:t>
        </w:r>
      </w:ins>
      <w:del w:id="763" w:author="HIEN" w:date="2025-12-05T17:36:00Z" w16du:dateUtc="2025-12-05T10:36:00Z">
        <w:r w:rsidR="006C4C9F" w:rsidRPr="00E51F32" w:rsidDel="00D34BFC">
          <w:rPr>
            <w:rFonts w:ascii="Times New Roman" w:hAnsi="Times New Roman"/>
            <w:b/>
            <w:bCs/>
            <w:iCs/>
          </w:rPr>
          <w:delText xml:space="preserve">63,860,400 </w:delText>
        </w:r>
      </w:del>
      <w:r w:rsidR="006C4C9F" w:rsidRPr="00E51F32">
        <w:rPr>
          <w:rFonts w:ascii="Times New Roman" w:hAnsi="Times New Roman"/>
          <w:b/>
          <w:bCs/>
          <w:iCs/>
        </w:rPr>
        <w:t>VNĐ</w:t>
      </w:r>
      <w:r w:rsidRPr="00E51F32">
        <w:rPr>
          <w:rFonts w:ascii="Times New Roman" w:hAnsi="Times New Roman"/>
        </w:rPr>
        <w:t xml:space="preserve"> (</w:t>
      </w:r>
      <w:proofErr w:type="spellStart"/>
      <w:r w:rsidRPr="00E51F32">
        <w:rPr>
          <w:rFonts w:ascii="Times New Roman" w:hAnsi="Times New Roman"/>
        </w:rPr>
        <w:t>Bằng</w:t>
      </w:r>
      <w:proofErr w:type="spellEnd"/>
      <w:r w:rsidRPr="00E51F32">
        <w:rPr>
          <w:rFonts w:ascii="Times New Roman" w:hAnsi="Times New Roman"/>
        </w:rPr>
        <w:t xml:space="preserve"> </w:t>
      </w:r>
      <w:proofErr w:type="spellStart"/>
      <w:r w:rsidRPr="00E51F32">
        <w:rPr>
          <w:rFonts w:ascii="Times New Roman" w:hAnsi="Times New Roman"/>
        </w:rPr>
        <w:t>chữ</w:t>
      </w:r>
      <w:proofErr w:type="spellEnd"/>
      <w:r w:rsidRPr="00E51F32">
        <w:rPr>
          <w:rFonts w:ascii="Times New Roman" w:hAnsi="Times New Roman"/>
        </w:rPr>
        <w:t xml:space="preserve">: </w:t>
      </w:r>
      <w:del w:id="764" w:author="HIEN" w:date="2025-12-05T17:36:00Z" w16du:dateUtc="2025-12-05T10:36:00Z">
        <w:r w:rsidR="006C4C9F" w:rsidRPr="00E51F32" w:rsidDel="00D34BFC">
          <w:rPr>
            <w:rFonts w:ascii="Times New Roman" w:hAnsi="Times New Roman"/>
            <w:bCs/>
            <w:iCs/>
          </w:rPr>
          <w:delText xml:space="preserve">Sáu mươi ba triệu tám tram </w:delText>
        </w:r>
      </w:del>
      <w:ins w:id="765" w:author="Hoài Phan" w:date="2025-08-20T15:48:00Z" w16du:dateUtc="2025-08-20T08:48:00Z">
        <w:del w:id="766" w:author="HIEN" w:date="2025-12-05T17:36:00Z" w16du:dateUtc="2025-12-05T10:36:00Z">
          <w:r w:rsidR="0091417A" w:rsidRPr="00E51F32" w:rsidDel="00D34BFC">
            <w:rPr>
              <w:rFonts w:ascii="Times New Roman" w:hAnsi="Times New Roman"/>
              <w:bCs/>
              <w:iCs/>
            </w:rPr>
            <w:delText xml:space="preserve">trăm </w:delText>
          </w:r>
        </w:del>
      </w:ins>
      <w:del w:id="767" w:author="HIEN" w:date="2025-12-05T17:36:00Z" w16du:dateUtc="2025-12-05T10:36:00Z">
        <w:r w:rsidR="006C4C9F" w:rsidRPr="00E51F32" w:rsidDel="00D34BFC">
          <w:rPr>
            <w:rFonts w:ascii="Times New Roman" w:hAnsi="Times New Roman"/>
            <w:bCs/>
            <w:iCs/>
          </w:rPr>
          <w:delText>sáu mươi nghìn bốn trăm</w:delText>
        </w:r>
      </w:del>
      <w:proofErr w:type="spellStart"/>
      <w:ins w:id="768" w:author="HIEN" w:date="2025-12-05T17:36:00Z" w16du:dateUtc="2025-12-05T10:36:00Z">
        <w:r w:rsidR="00D34BFC" w:rsidRPr="00E51F32">
          <w:rPr>
            <w:rFonts w:ascii="Times New Roman" w:hAnsi="Times New Roman"/>
            <w:bCs/>
            <w:iCs/>
          </w:rPr>
          <w:t>Chín</w:t>
        </w:r>
        <w:proofErr w:type="spellEnd"/>
        <w:r w:rsidR="00D34BFC" w:rsidRPr="00E51F32">
          <w:rPr>
            <w:rFonts w:ascii="Times New Roman" w:hAnsi="Times New Roman"/>
            <w:bCs/>
            <w:iCs/>
          </w:rPr>
          <w:t xml:space="preserve"> </w:t>
        </w:r>
        <w:proofErr w:type="spellStart"/>
        <w:r w:rsidR="00D34BFC" w:rsidRPr="00E51F32">
          <w:rPr>
            <w:rFonts w:ascii="Times New Roman" w:hAnsi="Times New Roman"/>
            <w:bCs/>
            <w:iCs/>
          </w:rPr>
          <w:t>mươi</w:t>
        </w:r>
        <w:proofErr w:type="spellEnd"/>
        <w:r w:rsidR="00D34BFC" w:rsidRPr="00E51F32">
          <w:rPr>
            <w:rFonts w:ascii="Times New Roman" w:hAnsi="Times New Roman"/>
            <w:bCs/>
            <w:iCs/>
          </w:rPr>
          <w:t xml:space="preserve"> </w:t>
        </w:r>
        <w:proofErr w:type="spellStart"/>
        <w:r w:rsidR="00D34BFC" w:rsidRPr="00E51F32">
          <w:rPr>
            <w:rFonts w:ascii="Times New Roman" w:hAnsi="Times New Roman"/>
            <w:bCs/>
            <w:iCs/>
          </w:rPr>
          <w:t>lăm</w:t>
        </w:r>
        <w:proofErr w:type="spellEnd"/>
        <w:r w:rsidR="00D34BFC" w:rsidRPr="00E51F32">
          <w:rPr>
            <w:rFonts w:ascii="Times New Roman" w:hAnsi="Times New Roman"/>
            <w:bCs/>
            <w:iCs/>
          </w:rPr>
          <w:t xml:space="preserve"> </w:t>
        </w:r>
        <w:proofErr w:type="spellStart"/>
        <w:r w:rsidR="00D34BFC" w:rsidRPr="00E51F32">
          <w:rPr>
            <w:rFonts w:ascii="Times New Roman" w:hAnsi="Times New Roman"/>
            <w:bCs/>
            <w:iCs/>
          </w:rPr>
          <w:t>triệu</w:t>
        </w:r>
        <w:proofErr w:type="spellEnd"/>
        <w:r w:rsidR="00D34BFC" w:rsidRPr="00E51F32">
          <w:rPr>
            <w:rFonts w:ascii="Times New Roman" w:hAnsi="Times New Roman"/>
            <w:bCs/>
            <w:iCs/>
          </w:rPr>
          <w:t xml:space="preserve">, hai </w:t>
        </w:r>
        <w:proofErr w:type="spellStart"/>
        <w:r w:rsidR="00D34BFC" w:rsidRPr="00E51F32">
          <w:rPr>
            <w:rFonts w:ascii="Times New Roman" w:hAnsi="Times New Roman"/>
            <w:bCs/>
            <w:iCs/>
          </w:rPr>
          <w:t>trăm</w:t>
        </w:r>
        <w:proofErr w:type="spellEnd"/>
        <w:r w:rsidR="00D34BFC" w:rsidRPr="00E51F32">
          <w:rPr>
            <w:rFonts w:ascii="Times New Roman" w:hAnsi="Times New Roman"/>
            <w:bCs/>
            <w:iCs/>
          </w:rPr>
          <w:t xml:space="preserve"> hai </w:t>
        </w:r>
        <w:proofErr w:type="spellStart"/>
        <w:r w:rsidR="00D34BFC" w:rsidRPr="00E51F32">
          <w:rPr>
            <w:rFonts w:ascii="Times New Roman" w:hAnsi="Times New Roman"/>
            <w:bCs/>
            <w:iCs/>
          </w:rPr>
          <w:t>mươi</w:t>
        </w:r>
        <w:proofErr w:type="spellEnd"/>
        <w:r w:rsidR="00D34BFC" w:rsidRPr="00E51F32">
          <w:rPr>
            <w:rFonts w:ascii="Times New Roman" w:hAnsi="Times New Roman"/>
            <w:bCs/>
            <w:iCs/>
          </w:rPr>
          <w:t xml:space="preserve"> </w:t>
        </w:r>
        <w:proofErr w:type="spellStart"/>
        <w:r w:rsidR="00D34BFC" w:rsidRPr="00E51F32">
          <w:rPr>
            <w:rFonts w:ascii="Times New Roman" w:hAnsi="Times New Roman"/>
            <w:bCs/>
            <w:iCs/>
          </w:rPr>
          <w:t>ba</w:t>
        </w:r>
      </w:ins>
      <w:proofErr w:type="spellEnd"/>
      <w:ins w:id="769" w:author="HIEN" w:date="2025-12-05T17:37:00Z" w16du:dateUtc="2025-12-05T10:37:00Z">
        <w:r w:rsidR="00D34BFC" w:rsidRPr="00E51F32">
          <w:rPr>
            <w:rFonts w:ascii="Times New Roman" w:hAnsi="Times New Roman"/>
            <w:bCs/>
            <w:iCs/>
          </w:rPr>
          <w:t xml:space="preserve"> </w:t>
        </w:r>
        <w:proofErr w:type="spellStart"/>
        <w:r w:rsidR="00D34BFC" w:rsidRPr="00E51F32">
          <w:rPr>
            <w:rFonts w:ascii="Times New Roman" w:hAnsi="Times New Roman"/>
            <w:bCs/>
            <w:iCs/>
          </w:rPr>
          <w:t>ngàn</w:t>
        </w:r>
        <w:proofErr w:type="spellEnd"/>
        <w:r w:rsidR="00D34BFC" w:rsidRPr="00E51F32">
          <w:rPr>
            <w:rFonts w:ascii="Times New Roman" w:hAnsi="Times New Roman"/>
            <w:bCs/>
            <w:iCs/>
          </w:rPr>
          <w:t xml:space="preserve">, </w:t>
        </w:r>
        <w:proofErr w:type="spellStart"/>
        <w:r w:rsidR="00D34BFC" w:rsidRPr="00E51F32">
          <w:rPr>
            <w:rFonts w:ascii="Times New Roman" w:hAnsi="Times New Roman"/>
            <w:bCs/>
            <w:iCs/>
          </w:rPr>
          <w:t>sáu</w:t>
        </w:r>
        <w:proofErr w:type="spellEnd"/>
        <w:r w:rsidR="00D34BFC" w:rsidRPr="00E51F32">
          <w:rPr>
            <w:rFonts w:ascii="Times New Roman" w:hAnsi="Times New Roman"/>
            <w:bCs/>
            <w:iCs/>
          </w:rPr>
          <w:t xml:space="preserve"> </w:t>
        </w:r>
        <w:proofErr w:type="spellStart"/>
        <w:r w:rsidR="00D34BFC" w:rsidRPr="00E51F32">
          <w:rPr>
            <w:rFonts w:ascii="Times New Roman" w:hAnsi="Times New Roman"/>
            <w:bCs/>
            <w:iCs/>
          </w:rPr>
          <w:t>trăm</w:t>
        </w:r>
        <w:proofErr w:type="spellEnd"/>
        <w:r w:rsidR="00D34BFC" w:rsidRPr="00E51F32">
          <w:rPr>
            <w:rFonts w:ascii="Times New Roman" w:hAnsi="Times New Roman"/>
            <w:bCs/>
            <w:iCs/>
          </w:rPr>
          <w:t xml:space="preserve"> </w:t>
        </w:r>
        <w:proofErr w:type="spellStart"/>
        <w:r w:rsidR="00D34BFC" w:rsidRPr="00E51F32">
          <w:rPr>
            <w:rFonts w:ascii="Times New Roman" w:hAnsi="Times New Roman"/>
            <w:bCs/>
            <w:iCs/>
          </w:rPr>
          <w:t>đồng</w:t>
        </w:r>
      </w:ins>
      <w:proofErr w:type="spellEnd"/>
      <w:r w:rsidRPr="00E51F32">
        <w:rPr>
          <w:rFonts w:ascii="Times New Roman" w:hAnsi="Times New Roman"/>
        </w:rPr>
        <w:t xml:space="preserve">) </w:t>
      </w:r>
      <w:proofErr w:type="spellStart"/>
      <w:r w:rsidRPr="00E51F32">
        <w:rPr>
          <w:rFonts w:ascii="Times New Roman" w:hAnsi="Times New Roman"/>
        </w:rPr>
        <w:t>Đồng</w:t>
      </w:r>
      <w:proofErr w:type="spellEnd"/>
      <w:r w:rsidRPr="00E51F32">
        <w:rPr>
          <w:rFonts w:ascii="Times New Roman" w:hAnsi="Times New Roman"/>
        </w:rPr>
        <w:t xml:space="preserve"> Việt Nam.</w:t>
      </w:r>
    </w:p>
    <w:p w14:paraId="0E9A0550" w14:textId="09CED3A8" w:rsidR="008C5B20" w:rsidRPr="00E51F32" w:rsidRDefault="008C5B20" w:rsidP="008C5B20">
      <w:pPr>
        <w:keepNext/>
        <w:widowControl w:val="0"/>
        <w:tabs>
          <w:tab w:val="left" w:pos="540"/>
        </w:tabs>
        <w:ind w:left="567"/>
        <w:jc w:val="both"/>
        <w:rPr>
          <w:rFonts w:ascii="Times New Roman" w:hAnsi="Times New Roman"/>
          <w:i/>
          <w:iCs/>
        </w:rPr>
      </w:pPr>
      <w:r w:rsidRPr="00E51F32">
        <w:rPr>
          <w:rFonts w:ascii="Times New Roman" w:hAnsi="Times New Roman"/>
          <w:i/>
          <w:iCs/>
        </w:rPr>
        <w:t xml:space="preserve">The value of the Goods is </w:t>
      </w:r>
      <w:ins w:id="770" w:author="HIEN" w:date="2025-12-05T17:37:00Z" w16du:dateUtc="2025-12-05T10:37:00Z">
        <w:r w:rsidR="00D34BFC" w:rsidRPr="00E51F32">
          <w:rPr>
            <w:rFonts w:ascii="Times New Roman" w:hAnsi="Times New Roman"/>
            <w:b/>
            <w:bCs/>
            <w:iCs/>
          </w:rPr>
          <w:t>95,223,600</w:t>
        </w:r>
        <w:r w:rsidR="00D34BFC" w:rsidRPr="00E51F32" w:rsidDel="00D34BFC">
          <w:rPr>
            <w:rFonts w:ascii="Times New Roman" w:hAnsi="Times New Roman"/>
            <w:b/>
            <w:bCs/>
            <w:iCs/>
          </w:rPr>
          <w:t xml:space="preserve"> </w:t>
        </w:r>
      </w:ins>
      <w:del w:id="771" w:author="HIEN" w:date="2025-12-05T17:37:00Z" w16du:dateUtc="2025-12-05T10:37:00Z">
        <w:r w:rsidR="006C4C9F" w:rsidRPr="00E51F32" w:rsidDel="00D34BFC">
          <w:rPr>
            <w:rFonts w:ascii="Times New Roman" w:hAnsi="Times New Roman"/>
            <w:b/>
            <w:bCs/>
            <w:iCs/>
          </w:rPr>
          <w:delText>63,860,400</w:delText>
        </w:r>
        <w:r w:rsidRPr="00E51F32" w:rsidDel="00D34BFC">
          <w:rPr>
            <w:rFonts w:ascii="Times New Roman" w:hAnsi="Times New Roman"/>
            <w:i/>
            <w:iCs/>
          </w:rPr>
          <w:delText xml:space="preserve"> </w:delText>
        </w:r>
      </w:del>
      <w:r w:rsidRPr="00E51F32">
        <w:rPr>
          <w:rFonts w:ascii="Times New Roman" w:hAnsi="Times New Roman"/>
          <w:i/>
          <w:iCs/>
        </w:rPr>
        <w:t xml:space="preserve">(In words: </w:t>
      </w:r>
      <w:del w:id="772" w:author="HIEN" w:date="2025-12-05T17:37:00Z" w16du:dateUtc="2025-12-05T10:37:00Z">
        <w:r w:rsidR="006C4C9F" w:rsidRPr="00E51F32" w:rsidDel="00D34BFC">
          <w:rPr>
            <w:rFonts w:ascii="Times New Roman" w:hAnsi="Times New Roman"/>
            <w:i/>
            <w:iCs/>
          </w:rPr>
          <w:delText>Sixty</w:delText>
        </w:r>
      </w:del>
      <w:ins w:id="773" w:author="Hoài Phan" w:date="2025-08-20T15:49:00Z" w16du:dateUtc="2025-08-20T08:49:00Z">
        <w:del w:id="774" w:author="HIEN" w:date="2025-12-05T17:37:00Z" w16du:dateUtc="2025-12-05T10:37:00Z">
          <w:r w:rsidR="0091417A" w:rsidRPr="00E51F32" w:rsidDel="00D34BFC">
            <w:rPr>
              <w:rFonts w:ascii="Times New Roman" w:hAnsi="Times New Roman"/>
              <w:i/>
              <w:iCs/>
            </w:rPr>
            <w:delText>-</w:delText>
          </w:r>
        </w:del>
      </w:ins>
      <w:del w:id="775" w:author="HIEN" w:date="2025-12-05T17:37:00Z" w16du:dateUtc="2025-12-05T10:37:00Z">
        <w:r w:rsidR="006C4C9F" w:rsidRPr="00E51F32" w:rsidDel="00D34BFC">
          <w:rPr>
            <w:rFonts w:ascii="Times New Roman" w:hAnsi="Times New Roman"/>
            <w:i/>
            <w:iCs/>
          </w:rPr>
          <w:delText xml:space="preserve"> three million, eight hundred sixty thousand, four</w:delText>
        </w:r>
      </w:del>
      <w:ins w:id="776" w:author="HIEN" w:date="2025-12-05T17:37:00Z" w16du:dateUtc="2025-12-05T10:37:00Z">
        <w:r w:rsidR="00D34BFC" w:rsidRPr="00E51F32">
          <w:rPr>
            <w:rFonts w:ascii="Times New Roman" w:hAnsi="Times New Roman"/>
            <w:i/>
            <w:iCs/>
          </w:rPr>
          <w:t xml:space="preserve">Ninety-five million, two </w:t>
        </w:r>
      </w:ins>
      <w:ins w:id="777" w:author="HIEN" w:date="2025-12-05T17:38:00Z" w16du:dateUtc="2025-12-05T10:38:00Z">
        <w:r w:rsidR="00D34BFC" w:rsidRPr="00E51F32">
          <w:rPr>
            <w:rFonts w:ascii="Times New Roman" w:hAnsi="Times New Roman"/>
            <w:i/>
            <w:iCs/>
          </w:rPr>
          <w:t xml:space="preserve">hundred twenty-three thousand, six </w:t>
        </w:r>
      </w:ins>
      <w:r w:rsidR="006C4C9F" w:rsidRPr="00E51F32">
        <w:rPr>
          <w:rFonts w:ascii="Times New Roman" w:hAnsi="Times New Roman"/>
          <w:i/>
          <w:iCs/>
        </w:rPr>
        <w:t xml:space="preserve"> hundred</w:t>
      </w:r>
      <w:del w:id="778" w:author="HIEN" w:date="2025-12-05T17:38:00Z" w16du:dateUtc="2025-12-05T10:38:00Z">
        <w:r w:rsidRPr="00E51F32" w:rsidDel="00D34BFC">
          <w:rPr>
            <w:rFonts w:ascii="Times New Roman" w:hAnsi="Times New Roman"/>
            <w:i/>
            <w:iCs/>
          </w:rPr>
          <w:delText>)</w:delText>
        </w:r>
      </w:del>
      <w:r w:rsidRPr="00E51F32">
        <w:rPr>
          <w:rFonts w:ascii="Times New Roman" w:hAnsi="Times New Roman"/>
          <w:i/>
          <w:iCs/>
        </w:rPr>
        <w:t xml:space="preserve"> Vietnamese Dong</w:t>
      </w:r>
      <w:ins w:id="779" w:author="HIEN" w:date="2025-12-05T17:38:00Z" w16du:dateUtc="2025-12-05T10:38:00Z">
        <w:r w:rsidR="00D34BFC" w:rsidRPr="00E51F32">
          <w:rPr>
            <w:rFonts w:ascii="Times New Roman" w:hAnsi="Times New Roman"/>
            <w:i/>
            <w:iCs/>
          </w:rPr>
          <w:t>).</w:t>
        </w:r>
      </w:ins>
    </w:p>
    <w:p w14:paraId="6C5F4B79" w14:textId="53F34BF6" w:rsidR="005C5508" w:rsidRPr="00E51F32" w:rsidRDefault="005C5508" w:rsidP="005C5508">
      <w:pPr>
        <w:keepNext/>
        <w:widowControl w:val="0"/>
        <w:tabs>
          <w:tab w:val="left" w:pos="540"/>
        </w:tabs>
        <w:ind w:left="567"/>
        <w:jc w:val="both"/>
        <w:rPr>
          <w:rFonts w:ascii="Times New Roman" w:hAnsi="Times New Roman"/>
          <w:bCs/>
        </w:rPr>
      </w:pPr>
    </w:p>
    <w:p w14:paraId="084AD3B3" w14:textId="6C34E736" w:rsidR="007305AA" w:rsidRPr="00E51F32" w:rsidRDefault="005C5508" w:rsidP="00864BEE">
      <w:pPr>
        <w:keepNext/>
        <w:widowControl w:val="0"/>
        <w:numPr>
          <w:ilvl w:val="1"/>
          <w:numId w:val="11"/>
        </w:numPr>
        <w:tabs>
          <w:tab w:val="left" w:pos="540"/>
        </w:tabs>
        <w:ind w:left="567" w:hanging="567"/>
        <w:jc w:val="both"/>
        <w:rPr>
          <w:rFonts w:ascii="Times New Roman" w:hAnsi="Times New Roman"/>
          <w:bCs/>
        </w:rPr>
      </w:pPr>
      <w:proofErr w:type="spellStart"/>
      <w:r w:rsidRPr="00E51F32">
        <w:rPr>
          <w:rFonts w:ascii="Times New Roman" w:hAnsi="Times New Roman"/>
        </w:rPr>
        <w:t>Giá</w:t>
      </w:r>
      <w:proofErr w:type="spellEnd"/>
      <w:r w:rsidRPr="00E51F32">
        <w:rPr>
          <w:rFonts w:ascii="Times New Roman" w:hAnsi="Times New Roman"/>
        </w:rPr>
        <w:t xml:space="preserve"> </w:t>
      </w:r>
      <w:proofErr w:type="spellStart"/>
      <w:r w:rsidRPr="00E51F32">
        <w:rPr>
          <w:rFonts w:ascii="Times New Roman" w:hAnsi="Times New Roman"/>
        </w:rPr>
        <w:t>trị</w:t>
      </w:r>
      <w:proofErr w:type="spellEnd"/>
      <w:r w:rsidRPr="00E51F32">
        <w:rPr>
          <w:rFonts w:ascii="Times New Roman" w:hAnsi="Times New Roman"/>
        </w:rPr>
        <w:t xml:space="preserve"> </w:t>
      </w:r>
      <w:proofErr w:type="spellStart"/>
      <w:r w:rsidRPr="00E51F32">
        <w:rPr>
          <w:rFonts w:ascii="Times New Roman" w:hAnsi="Times New Roman"/>
        </w:rPr>
        <w:t>Hàng</w:t>
      </w:r>
      <w:proofErr w:type="spellEnd"/>
      <w:r w:rsidRPr="00E51F32">
        <w:rPr>
          <w:rFonts w:ascii="Times New Roman" w:hAnsi="Times New Roman"/>
        </w:rPr>
        <w:t xml:space="preserve"> </w:t>
      </w:r>
      <w:proofErr w:type="spellStart"/>
      <w:r w:rsidRPr="00E51F32">
        <w:rPr>
          <w:rFonts w:ascii="Times New Roman" w:hAnsi="Times New Roman"/>
        </w:rPr>
        <w:t>Hóa</w:t>
      </w:r>
      <w:proofErr w:type="spellEnd"/>
      <w:r w:rsidRPr="00E51F32">
        <w:rPr>
          <w:rFonts w:ascii="Times New Roman" w:hAnsi="Times New Roman"/>
        </w:rPr>
        <w:t xml:space="preserve"> </w:t>
      </w:r>
      <w:proofErr w:type="spellStart"/>
      <w:r w:rsidRPr="00E51F32">
        <w:rPr>
          <w:rFonts w:ascii="Times New Roman" w:hAnsi="Times New Roman"/>
        </w:rPr>
        <w:t>nêu</w:t>
      </w:r>
      <w:proofErr w:type="spellEnd"/>
      <w:r w:rsidRPr="00E51F32">
        <w:rPr>
          <w:rFonts w:ascii="Times New Roman" w:hAnsi="Times New Roman"/>
        </w:rPr>
        <w:t xml:space="preserve"> </w:t>
      </w:r>
      <w:proofErr w:type="spellStart"/>
      <w:r w:rsidRPr="00E51F32">
        <w:rPr>
          <w:rFonts w:ascii="Times New Roman" w:hAnsi="Times New Roman"/>
        </w:rPr>
        <w:t>trên</w:t>
      </w:r>
      <w:proofErr w:type="spellEnd"/>
      <w:r w:rsidRPr="00E51F32">
        <w:rPr>
          <w:rFonts w:ascii="Times New Roman" w:hAnsi="Times New Roman"/>
        </w:rPr>
        <w:t xml:space="preserve"> </w:t>
      </w:r>
      <w:proofErr w:type="spellStart"/>
      <w:r w:rsidR="007305AA" w:rsidRPr="00E51F32">
        <w:rPr>
          <w:rFonts w:ascii="Times New Roman" w:hAnsi="Times New Roman"/>
          <w:bCs/>
        </w:rPr>
        <w:t>chưa</w:t>
      </w:r>
      <w:proofErr w:type="spellEnd"/>
      <w:r w:rsidR="007305AA" w:rsidRPr="00E51F32">
        <w:rPr>
          <w:rFonts w:ascii="Times New Roman" w:hAnsi="Times New Roman"/>
          <w:bCs/>
        </w:rPr>
        <w:t xml:space="preserve"> bao </w:t>
      </w:r>
      <w:proofErr w:type="spellStart"/>
      <w:r w:rsidR="007305AA" w:rsidRPr="00E51F32">
        <w:rPr>
          <w:rFonts w:ascii="Times New Roman" w:hAnsi="Times New Roman"/>
          <w:bCs/>
        </w:rPr>
        <w:t>gồm</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thuế</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giá</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trị</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gia</w:t>
      </w:r>
      <w:proofErr w:type="spellEnd"/>
      <w:r w:rsidR="007305AA" w:rsidRPr="00E51F32">
        <w:rPr>
          <w:rFonts w:ascii="Times New Roman" w:hAnsi="Times New Roman"/>
          <w:bCs/>
        </w:rPr>
        <w:t xml:space="preserve"> </w:t>
      </w:r>
      <w:proofErr w:type="spellStart"/>
      <w:r w:rsidR="00D935AF" w:rsidRPr="00E51F32">
        <w:rPr>
          <w:rFonts w:ascii="Times New Roman" w:hAnsi="Times New Roman"/>
          <w:bCs/>
        </w:rPr>
        <w:t>tă</w:t>
      </w:r>
      <w:r w:rsidR="007305AA" w:rsidRPr="00E51F32">
        <w:rPr>
          <w:rFonts w:ascii="Times New Roman" w:hAnsi="Times New Roman"/>
          <w:bCs/>
        </w:rPr>
        <w:t>ng</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nhưng</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đã</w:t>
      </w:r>
      <w:proofErr w:type="spellEnd"/>
      <w:r w:rsidR="007305AA" w:rsidRPr="00E51F32">
        <w:rPr>
          <w:rFonts w:ascii="Times New Roman" w:hAnsi="Times New Roman"/>
          <w:bCs/>
        </w:rPr>
        <w:t xml:space="preserve"> bao </w:t>
      </w:r>
      <w:proofErr w:type="spellStart"/>
      <w:r w:rsidR="007305AA" w:rsidRPr="00E51F32">
        <w:rPr>
          <w:rFonts w:ascii="Times New Roman" w:hAnsi="Times New Roman"/>
          <w:bCs/>
        </w:rPr>
        <w:t>gồm</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phí</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vận</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chuyển</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để</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giao</w:t>
      </w:r>
      <w:proofErr w:type="spellEnd"/>
      <w:r w:rsidR="007305AA" w:rsidRPr="00E51F32">
        <w:rPr>
          <w:rFonts w:ascii="Times New Roman" w:hAnsi="Times New Roman"/>
          <w:bCs/>
        </w:rPr>
        <w:t xml:space="preserve"> </w:t>
      </w:r>
      <w:proofErr w:type="spellStart"/>
      <w:r w:rsidR="00CD1628" w:rsidRPr="00E51F32">
        <w:rPr>
          <w:rFonts w:ascii="Times New Roman" w:hAnsi="Times New Roman"/>
          <w:bCs/>
        </w:rPr>
        <w:t>Hàng</w:t>
      </w:r>
      <w:proofErr w:type="spellEnd"/>
      <w:r w:rsidR="00CD1628" w:rsidRPr="00E51F32">
        <w:rPr>
          <w:rFonts w:ascii="Times New Roman" w:hAnsi="Times New Roman"/>
          <w:bCs/>
        </w:rPr>
        <w:t xml:space="preserve"> </w:t>
      </w:r>
      <w:proofErr w:type="spellStart"/>
      <w:r w:rsidR="00CD1628" w:rsidRPr="00E51F32">
        <w:rPr>
          <w:rFonts w:ascii="Times New Roman" w:hAnsi="Times New Roman"/>
          <w:bCs/>
        </w:rPr>
        <w:t>Hóa</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tại</w:t>
      </w:r>
      <w:proofErr w:type="spellEnd"/>
      <w:r w:rsidR="007305AA" w:rsidRPr="00E51F32">
        <w:rPr>
          <w:rFonts w:ascii="Times New Roman" w:hAnsi="Times New Roman"/>
          <w:bCs/>
        </w:rPr>
        <w:t xml:space="preserve"> </w:t>
      </w:r>
      <w:proofErr w:type="spellStart"/>
      <w:r w:rsidR="00EF2959" w:rsidRPr="00E51F32">
        <w:rPr>
          <w:rFonts w:ascii="Times New Roman" w:hAnsi="Times New Roman"/>
          <w:bCs/>
        </w:rPr>
        <w:t>địa</w:t>
      </w:r>
      <w:proofErr w:type="spellEnd"/>
      <w:r w:rsidR="00EF2959" w:rsidRPr="00E51F32">
        <w:rPr>
          <w:rFonts w:ascii="Times New Roman" w:hAnsi="Times New Roman"/>
          <w:bCs/>
        </w:rPr>
        <w:t xml:space="preserve"> </w:t>
      </w:r>
      <w:proofErr w:type="spellStart"/>
      <w:r w:rsidR="00EF2959" w:rsidRPr="00E51F32">
        <w:rPr>
          <w:rFonts w:ascii="Times New Roman" w:hAnsi="Times New Roman"/>
          <w:bCs/>
        </w:rPr>
        <w:t>điểm</w:t>
      </w:r>
      <w:proofErr w:type="spellEnd"/>
      <w:r w:rsidR="00EF2959" w:rsidRPr="00E51F32">
        <w:rPr>
          <w:rFonts w:ascii="Times New Roman" w:hAnsi="Times New Roman"/>
          <w:bCs/>
        </w:rPr>
        <w:t xml:space="preserve"> </w:t>
      </w:r>
      <w:proofErr w:type="spellStart"/>
      <w:r w:rsidR="00EF2959" w:rsidRPr="00E51F32">
        <w:rPr>
          <w:rFonts w:ascii="Times New Roman" w:hAnsi="Times New Roman"/>
          <w:bCs/>
        </w:rPr>
        <w:t>giao</w:t>
      </w:r>
      <w:proofErr w:type="spellEnd"/>
      <w:r w:rsidR="00EF2959" w:rsidRPr="00E51F32">
        <w:rPr>
          <w:rFonts w:ascii="Times New Roman" w:hAnsi="Times New Roman"/>
          <w:bCs/>
        </w:rPr>
        <w:t xml:space="preserve"> </w:t>
      </w:r>
      <w:proofErr w:type="spellStart"/>
      <w:r w:rsidR="00EF2959" w:rsidRPr="00E51F32">
        <w:rPr>
          <w:rFonts w:ascii="Times New Roman" w:hAnsi="Times New Roman"/>
          <w:bCs/>
        </w:rPr>
        <w:t>hàng</w:t>
      </w:r>
      <w:proofErr w:type="spellEnd"/>
      <w:r w:rsidR="00452691" w:rsidRPr="00E51F32">
        <w:rPr>
          <w:rFonts w:ascii="Times New Roman" w:hAnsi="Times New Roman"/>
          <w:bCs/>
        </w:rPr>
        <w:t xml:space="preserve">, bao </w:t>
      </w:r>
      <w:proofErr w:type="spellStart"/>
      <w:r w:rsidR="00452691" w:rsidRPr="00E51F32">
        <w:rPr>
          <w:rFonts w:ascii="Times New Roman" w:hAnsi="Times New Roman"/>
          <w:bCs/>
        </w:rPr>
        <w:t>gồm</w:t>
      </w:r>
      <w:proofErr w:type="spellEnd"/>
      <w:r w:rsidR="00452691" w:rsidRPr="00E51F32">
        <w:rPr>
          <w:rFonts w:ascii="Times New Roman" w:hAnsi="Times New Roman"/>
          <w:bCs/>
        </w:rPr>
        <w:t xml:space="preserve"> </w:t>
      </w:r>
      <w:proofErr w:type="spellStart"/>
      <w:r w:rsidR="00452691" w:rsidRPr="00E51F32">
        <w:rPr>
          <w:rFonts w:ascii="Times New Roman" w:hAnsi="Times New Roman"/>
          <w:bCs/>
        </w:rPr>
        <w:t>việc</w:t>
      </w:r>
      <w:proofErr w:type="spellEnd"/>
      <w:r w:rsidR="00452691" w:rsidRPr="00E51F32">
        <w:rPr>
          <w:rFonts w:ascii="Times New Roman" w:hAnsi="Times New Roman"/>
          <w:bCs/>
        </w:rPr>
        <w:t xml:space="preserve"> </w:t>
      </w:r>
      <w:proofErr w:type="spellStart"/>
      <w:r w:rsidR="00452691" w:rsidRPr="00E51F32">
        <w:rPr>
          <w:rFonts w:ascii="Times New Roman" w:hAnsi="Times New Roman"/>
          <w:bCs/>
        </w:rPr>
        <w:t>bốc</w:t>
      </w:r>
      <w:proofErr w:type="spellEnd"/>
      <w:r w:rsidR="00452691" w:rsidRPr="00E51F32">
        <w:rPr>
          <w:rFonts w:ascii="Times New Roman" w:hAnsi="Times New Roman"/>
          <w:bCs/>
        </w:rPr>
        <w:t xml:space="preserve"> </w:t>
      </w:r>
      <w:proofErr w:type="spellStart"/>
      <w:r w:rsidR="00452691" w:rsidRPr="00E51F32">
        <w:rPr>
          <w:rFonts w:ascii="Times New Roman" w:hAnsi="Times New Roman"/>
          <w:bCs/>
        </w:rPr>
        <w:t>dỡ</w:t>
      </w:r>
      <w:proofErr w:type="spellEnd"/>
      <w:r w:rsidR="00452691" w:rsidRPr="00E51F32">
        <w:rPr>
          <w:rFonts w:ascii="Times New Roman" w:hAnsi="Times New Roman"/>
          <w:bCs/>
        </w:rPr>
        <w:t xml:space="preserve"> </w:t>
      </w:r>
      <w:proofErr w:type="spellStart"/>
      <w:r w:rsidR="00452691" w:rsidRPr="00E51F32">
        <w:rPr>
          <w:rFonts w:ascii="Times New Roman" w:hAnsi="Times New Roman"/>
          <w:bCs/>
        </w:rPr>
        <w:t>xuống</w:t>
      </w:r>
      <w:proofErr w:type="spellEnd"/>
      <w:r w:rsidR="00452691" w:rsidRPr="00E51F32">
        <w:rPr>
          <w:rFonts w:ascii="Times New Roman" w:hAnsi="Times New Roman"/>
          <w:bCs/>
        </w:rPr>
        <w:t xml:space="preserve"> </w:t>
      </w:r>
      <w:proofErr w:type="spellStart"/>
      <w:r w:rsidR="00452691" w:rsidRPr="00E51F32">
        <w:rPr>
          <w:rFonts w:ascii="Times New Roman" w:hAnsi="Times New Roman"/>
          <w:bCs/>
        </w:rPr>
        <w:t>hàng</w:t>
      </w:r>
      <w:proofErr w:type="spellEnd"/>
      <w:r w:rsidR="00452691" w:rsidRPr="00E51F32">
        <w:rPr>
          <w:rFonts w:ascii="Times New Roman" w:hAnsi="Times New Roman"/>
          <w:bCs/>
        </w:rPr>
        <w:t xml:space="preserve"> </w:t>
      </w:r>
      <w:proofErr w:type="spellStart"/>
      <w:r w:rsidR="00452691" w:rsidRPr="00E51F32">
        <w:rPr>
          <w:rFonts w:ascii="Times New Roman" w:hAnsi="Times New Roman"/>
          <w:bCs/>
        </w:rPr>
        <w:t>tại</w:t>
      </w:r>
      <w:proofErr w:type="spellEnd"/>
      <w:r w:rsidR="00452691" w:rsidRPr="00E51F32">
        <w:rPr>
          <w:rFonts w:ascii="Times New Roman" w:hAnsi="Times New Roman"/>
          <w:bCs/>
        </w:rPr>
        <w:t xml:space="preserve"> </w:t>
      </w:r>
      <w:proofErr w:type="spellStart"/>
      <w:r w:rsidR="00452691" w:rsidRPr="00E51F32">
        <w:rPr>
          <w:rFonts w:ascii="Times New Roman" w:hAnsi="Times New Roman"/>
          <w:bCs/>
        </w:rPr>
        <w:t>kho</w:t>
      </w:r>
      <w:proofErr w:type="spellEnd"/>
      <w:r w:rsidR="00452691" w:rsidRPr="00E51F32">
        <w:rPr>
          <w:rFonts w:ascii="Times New Roman" w:hAnsi="Times New Roman"/>
          <w:bCs/>
        </w:rPr>
        <w:t xml:space="preserve"> </w:t>
      </w:r>
      <w:proofErr w:type="spellStart"/>
      <w:r w:rsidR="00452691" w:rsidRPr="00E51F32">
        <w:rPr>
          <w:rFonts w:ascii="Times New Roman" w:hAnsi="Times New Roman"/>
          <w:bCs/>
        </w:rPr>
        <w:t>của</w:t>
      </w:r>
      <w:proofErr w:type="spellEnd"/>
      <w:r w:rsidR="00452691" w:rsidRPr="00E51F32">
        <w:rPr>
          <w:rFonts w:ascii="Times New Roman" w:hAnsi="Times New Roman"/>
          <w:bCs/>
        </w:rPr>
        <w:t xml:space="preserve"> </w:t>
      </w:r>
      <w:proofErr w:type="spellStart"/>
      <w:r w:rsidR="00833CDC" w:rsidRPr="00E51F32">
        <w:rPr>
          <w:rFonts w:ascii="Times New Roman" w:hAnsi="Times New Roman"/>
          <w:bCs/>
        </w:rPr>
        <w:t>Bên</w:t>
      </w:r>
      <w:proofErr w:type="spellEnd"/>
      <w:r w:rsidR="00833CDC" w:rsidRPr="00E51F32">
        <w:rPr>
          <w:rFonts w:ascii="Times New Roman" w:hAnsi="Times New Roman"/>
          <w:bCs/>
        </w:rPr>
        <w:t xml:space="preserve"> Mua</w:t>
      </w:r>
      <w:r w:rsidR="00EF2959" w:rsidRPr="00E51F32">
        <w:rPr>
          <w:rFonts w:ascii="Times New Roman" w:hAnsi="Times New Roman"/>
          <w:bCs/>
        </w:rPr>
        <w:t>.</w:t>
      </w:r>
    </w:p>
    <w:p w14:paraId="132D19F6" w14:textId="6BE4E004" w:rsidR="008C5B20" w:rsidRPr="00E51F32" w:rsidRDefault="008C5B20" w:rsidP="008C5B20">
      <w:pPr>
        <w:keepNext/>
        <w:widowControl w:val="0"/>
        <w:tabs>
          <w:tab w:val="left" w:pos="540"/>
        </w:tabs>
        <w:ind w:left="567"/>
        <w:jc w:val="both"/>
        <w:rPr>
          <w:rFonts w:ascii="Times New Roman" w:hAnsi="Times New Roman"/>
          <w:bCs/>
          <w:i/>
          <w:iCs/>
        </w:rPr>
      </w:pPr>
      <w:r w:rsidRPr="00E51F32">
        <w:rPr>
          <w:rFonts w:ascii="Times New Roman" w:hAnsi="Times New Roman"/>
          <w:bCs/>
          <w:i/>
          <w:iCs/>
        </w:rPr>
        <w:t xml:space="preserve">The value of the Goods above does not include value-added tax but includes transportation fees for delivery of the Goods at the delivery location, </w:t>
      </w:r>
      <w:r w:rsidR="0040545E" w:rsidRPr="00E51F32">
        <w:rPr>
          <w:rFonts w:ascii="Times New Roman" w:hAnsi="Times New Roman"/>
          <w:bCs/>
          <w:i/>
          <w:iCs/>
        </w:rPr>
        <w:t xml:space="preserve">consisting of </w:t>
      </w:r>
      <w:r w:rsidRPr="00E51F32">
        <w:rPr>
          <w:rFonts w:ascii="Times New Roman" w:hAnsi="Times New Roman"/>
          <w:bCs/>
          <w:i/>
          <w:iCs/>
        </w:rPr>
        <w:t xml:space="preserve">unloading at the </w:t>
      </w:r>
      <w:r w:rsidR="00B54750" w:rsidRPr="00E51F32">
        <w:rPr>
          <w:rFonts w:ascii="Times New Roman" w:hAnsi="Times New Roman"/>
          <w:bCs/>
          <w:i/>
          <w:iCs/>
        </w:rPr>
        <w:t>Purchaser</w:t>
      </w:r>
      <w:r w:rsidRPr="00E51F32">
        <w:rPr>
          <w:rFonts w:ascii="Times New Roman" w:hAnsi="Times New Roman"/>
          <w:bCs/>
          <w:i/>
          <w:iCs/>
        </w:rPr>
        <w:t xml:space="preserve">'s warehouse. </w:t>
      </w:r>
    </w:p>
    <w:p w14:paraId="2B7094DC" w14:textId="77777777" w:rsidR="00EF2959" w:rsidRPr="00E51F32" w:rsidRDefault="00EF2959" w:rsidP="00DA541C">
      <w:pPr>
        <w:keepNext/>
        <w:widowControl w:val="0"/>
        <w:tabs>
          <w:tab w:val="left" w:pos="540"/>
        </w:tabs>
        <w:ind w:left="540"/>
        <w:jc w:val="both"/>
        <w:rPr>
          <w:rFonts w:ascii="Times New Roman" w:hAnsi="Times New Roman"/>
          <w:bCs/>
        </w:rPr>
      </w:pPr>
    </w:p>
    <w:p w14:paraId="39A81D18" w14:textId="2899CF4A" w:rsidR="007305AA" w:rsidRPr="00E51F32" w:rsidRDefault="005C5508" w:rsidP="00864BEE">
      <w:pPr>
        <w:keepNext/>
        <w:widowControl w:val="0"/>
        <w:numPr>
          <w:ilvl w:val="1"/>
          <w:numId w:val="11"/>
        </w:numPr>
        <w:tabs>
          <w:tab w:val="left" w:pos="540"/>
        </w:tabs>
        <w:ind w:left="567" w:hanging="567"/>
        <w:jc w:val="both"/>
        <w:rPr>
          <w:rFonts w:ascii="Times New Roman" w:hAnsi="Times New Roman"/>
          <w:bCs/>
        </w:rPr>
      </w:pPr>
      <w:proofErr w:type="spellStart"/>
      <w:r w:rsidRPr="00E51F32">
        <w:rPr>
          <w:rFonts w:ascii="Times New Roman" w:hAnsi="Times New Roman"/>
        </w:rPr>
        <w:t>Giá</w:t>
      </w:r>
      <w:proofErr w:type="spellEnd"/>
      <w:r w:rsidRPr="00E51F32">
        <w:rPr>
          <w:rFonts w:ascii="Times New Roman" w:hAnsi="Times New Roman"/>
        </w:rPr>
        <w:t xml:space="preserve"> </w:t>
      </w:r>
      <w:proofErr w:type="spellStart"/>
      <w:r w:rsidRPr="00E51F32">
        <w:rPr>
          <w:rFonts w:ascii="Times New Roman" w:hAnsi="Times New Roman"/>
        </w:rPr>
        <w:t>trị</w:t>
      </w:r>
      <w:proofErr w:type="spellEnd"/>
      <w:r w:rsidRPr="00E51F32">
        <w:rPr>
          <w:rFonts w:ascii="Times New Roman" w:hAnsi="Times New Roman"/>
        </w:rPr>
        <w:t xml:space="preserve"> </w:t>
      </w:r>
      <w:proofErr w:type="spellStart"/>
      <w:r w:rsidRPr="00E51F32">
        <w:rPr>
          <w:rFonts w:ascii="Times New Roman" w:hAnsi="Times New Roman"/>
        </w:rPr>
        <w:t>Hàng</w:t>
      </w:r>
      <w:proofErr w:type="spellEnd"/>
      <w:r w:rsidRPr="00E51F32">
        <w:rPr>
          <w:rFonts w:ascii="Times New Roman" w:hAnsi="Times New Roman"/>
        </w:rPr>
        <w:t xml:space="preserve"> </w:t>
      </w:r>
      <w:proofErr w:type="spellStart"/>
      <w:r w:rsidRPr="00E51F32">
        <w:rPr>
          <w:rFonts w:ascii="Times New Roman" w:hAnsi="Times New Roman"/>
        </w:rPr>
        <w:t>Hóa</w:t>
      </w:r>
      <w:proofErr w:type="spellEnd"/>
      <w:r w:rsidRPr="00E51F32">
        <w:rPr>
          <w:rFonts w:ascii="Times New Roman" w:hAnsi="Times New Roman"/>
        </w:rPr>
        <w:t xml:space="preserve"> </w:t>
      </w:r>
      <w:proofErr w:type="spellStart"/>
      <w:r w:rsidRPr="00E51F32">
        <w:rPr>
          <w:rFonts w:ascii="Times New Roman" w:hAnsi="Times New Roman"/>
          <w:bCs/>
        </w:rPr>
        <w:t>sẽ</w:t>
      </w:r>
      <w:proofErr w:type="spellEnd"/>
      <w:r w:rsidRPr="00E51F32">
        <w:rPr>
          <w:rFonts w:ascii="Times New Roman" w:hAnsi="Times New Roman"/>
          <w:bCs/>
        </w:rPr>
        <w:t xml:space="preserve"> </w:t>
      </w:r>
      <w:proofErr w:type="spellStart"/>
      <w:r w:rsidR="007305AA" w:rsidRPr="00E51F32">
        <w:rPr>
          <w:rFonts w:ascii="Times New Roman" w:hAnsi="Times New Roman"/>
          <w:bCs/>
        </w:rPr>
        <w:t>không</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thay</w:t>
      </w:r>
      <w:proofErr w:type="spellEnd"/>
      <w:r w:rsidR="007305AA" w:rsidRPr="00E51F32">
        <w:rPr>
          <w:rFonts w:ascii="Times New Roman" w:hAnsi="Times New Roman"/>
          <w:bCs/>
        </w:rPr>
        <w:t xml:space="preserve"> </w:t>
      </w:r>
      <w:proofErr w:type="spellStart"/>
      <w:r w:rsidR="007305AA" w:rsidRPr="00E51F32">
        <w:rPr>
          <w:rFonts w:ascii="Times New Roman" w:hAnsi="Times New Roman"/>
          <w:bCs/>
        </w:rPr>
        <w:t>đổi</w:t>
      </w:r>
      <w:proofErr w:type="spellEnd"/>
      <w:r w:rsidRPr="00E51F32">
        <w:rPr>
          <w:rFonts w:ascii="Times New Roman" w:hAnsi="Times New Roman"/>
          <w:bCs/>
        </w:rPr>
        <w:t xml:space="preserve"> </w:t>
      </w:r>
      <w:proofErr w:type="spellStart"/>
      <w:r w:rsidRPr="00E51F32">
        <w:rPr>
          <w:rFonts w:ascii="Times New Roman" w:hAnsi="Times New Roman"/>
          <w:bCs/>
        </w:rPr>
        <w:t>trong</w:t>
      </w:r>
      <w:proofErr w:type="spellEnd"/>
      <w:r w:rsidRPr="00E51F32">
        <w:rPr>
          <w:rFonts w:ascii="Times New Roman" w:hAnsi="Times New Roman"/>
          <w:bCs/>
        </w:rPr>
        <w:t xml:space="preserve"> </w:t>
      </w:r>
      <w:proofErr w:type="spellStart"/>
      <w:r w:rsidRPr="00E51F32">
        <w:rPr>
          <w:rFonts w:ascii="Times New Roman" w:hAnsi="Times New Roman"/>
          <w:bCs/>
        </w:rPr>
        <w:t>suốt</w:t>
      </w:r>
      <w:proofErr w:type="spellEnd"/>
      <w:r w:rsidRPr="00E51F32">
        <w:rPr>
          <w:rFonts w:ascii="Times New Roman" w:hAnsi="Times New Roman"/>
          <w:bCs/>
        </w:rPr>
        <w:t xml:space="preserve"> </w:t>
      </w:r>
      <w:proofErr w:type="spellStart"/>
      <w:r w:rsidRPr="00E51F32">
        <w:rPr>
          <w:rFonts w:ascii="Times New Roman" w:hAnsi="Times New Roman"/>
          <w:bCs/>
        </w:rPr>
        <w:t>thời</w:t>
      </w:r>
      <w:proofErr w:type="spellEnd"/>
      <w:r w:rsidRPr="00E51F32">
        <w:rPr>
          <w:rFonts w:ascii="Times New Roman" w:hAnsi="Times New Roman"/>
          <w:bCs/>
        </w:rPr>
        <w:t xml:space="preserve"> </w:t>
      </w:r>
      <w:proofErr w:type="spellStart"/>
      <w:r w:rsidRPr="00E51F32">
        <w:rPr>
          <w:rFonts w:ascii="Times New Roman" w:hAnsi="Times New Roman"/>
          <w:bCs/>
        </w:rPr>
        <w:t>hạn</w:t>
      </w:r>
      <w:proofErr w:type="spellEnd"/>
      <w:r w:rsidRPr="00E51F32">
        <w:rPr>
          <w:rFonts w:ascii="Times New Roman" w:hAnsi="Times New Roman"/>
          <w:bCs/>
        </w:rPr>
        <w:t xml:space="preserve"> </w:t>
      </w:r>
      <w:proofErr w:type="spellStart"/>
      <w:r w:rsidRPr="00E51F32">
        <w:rPr>
          <w:rFonts w:ascii="Times New Roman" w:hAnsi="Times New Roman"/>
          <w:bCs/>
        </w:rPr>
        <w:t>của</w:t>
      </w:r>
      <w:proofErr w:type="spellEnd"/>
      <w:r w:rsidRPr="00E51F32">
        <w:rPr>
          <w:rFonts w:ascii="Times New Roman" w:hAnsi="Times New Roman"/>
          <w:bCs/>
        </w:rPr>
        <w:t xml:space="preserve"> </w:t>
      </w:r>
      <w:proofErr w:type="spellStart"/>
      <w:r w:rsidRPr="00E51F32">
        <w:rPr>
          <w:rFonts w:ascii="Times New Roman" w:hAnsi="Times New Roman"/>
          <w:bCs/>
        </w:rPr>
        <w:t>Hợp</w:t>
      </w:r>
      <w:proofErr w:type="spellEnd"/>
      <w:r w:rsidRPr="00E51F32">
        <w:rPr>
          <w:rFonts w:ascii="Times New Roman" w:hAnsi="Times New Roman"/>
          <w:bCs/>
        </w:rPr>
        <w:t xml:space="preserve"> </w:t>
      </w:r>
      <w:proofErr w:type="spellStart"/>
      <w:r w:rsidRPr="00E51F32">
        <w:rPr>
          <w:rFonts w:ascii="Times New Roman" w:hAnsi="Times New Roman"/>
          <w:bCs/>
        </w:rPr>
        <w:t>Đồng</w:t>
      </w:r>
      <w:proofErr w:type="spellEnd"/>
      <w:r w:rsidRPr="00E51F32">
        <w:rPr>
          <w:rFonts w:ascii="Times New Roman" w:hAnsi="Times New Roman"/>
          <w:bCs/>
        </w:rPr>
        <w:t xml:space="preserve">, </w:t>
      </w:r>
      <w:proofErr w:type="spellStart"/>
      <w:r w:rsidRPr="00E51F32">
        <w:rPr>
          <w:rFonts w:ascii="Times New Roman" w:hAnsi="Times New Roman"/>
          <w:bCs/>
        </w:rPr>
        <w:t>trừ</w:t>
      </w:r>
      <w:proofErr w:type="spellEnd"/>
      <w:r w:rsidRPr="00E51F32">
        <w:rPr>
          <w:rFonts w:ascii="Times New Roman" w:hAnsi="Times New Roman"/>
          <w:bCs/>
        </w:rPr>
        <w:t xml:space="preserve"> </w:t>
      </w:r>
      <w:proofErr w:type="spellStart"/>
      <w:r w:rsidRPr="00E51F32">
        <w:rPr>
          <w:rFonts w:ascii="Times New Roman" w:hAnsi="Times New Roman"/>
          <w:bCs/>
        </w:rPr>
        <w:t>trường</w:t>
      </w:r>
      <w:proofErr w:type="spellEnd"/>
      <w:r w:rsidRPr="00E51F32">
        <w:rPr>
          <w:rFonts w:ascii="Times New Roman" w:hAnsi="Times New Roman"/>
          <w:bCs/>
        </w:rPr>
        <w:t xml:space="preserve"> </w:t>
      </w:r>
      <w:proofErr w:type="spellStart"/>
      <w:r w:rsidRPr="00E51F32">
        <w:rPr>
          <w:rFonts w:ascii="Times New Roman" w:hAnsi="Times New Roman"/>
          <w:bCs/>
        </w:rPr>
        <w:t>hợp</w:t>
      </w:r>
      <w:proofErr w:type="spellEnd"/>
      <w:r w:rsidRPr="00E51F32">
        <w:rPr>
          <w:rFonts w:ascii="Times New Roman" w:hAnsi="Times New Roman"/>
          <w:bCs/>
        </w:rPr>
        <w:t xml:space="preserve"> </w:t>
      </w:r>
      <w:proofErr w:type="spellStart"/>
      <w:r w:rsidRPr="00E51F32">
        <w:rPr>
          <w:rFonts w:ascii="Times New Roman" w:hAnsi="Times New Roman"/>
          <w:bCs/>
        </w:rPr>
        <w:t>theo</w:t>
      </w:r>
      <w:proofErr w:type="spellEnd"/>
      <w:r w:rsidRPr="00E51F32">
        <w:rPr>
          <w:rFonts w:ascii="Times New Roman" w:hAnsi="Times New Roman"/>
          <w:bCs/>
        </w:rPr>
        <w:t xml:space="preserve"> </w:t>
      </w:r>
      <w:proofErr w:type="spellStart"/>
      <w:r w:rsidRPr="00E51F32">
        <w:rPr>
          <w:rFonts w:ascii="Times New Roman" w:hAnsi="Times New Roman"/>
          <w:bCs/>
        </w:rPr>
        <w:t>thỏa</w:t>
      </w:r>
      <w:proofErr w:type="spellEnd"/>
      <w:r w:rsidRPr="00E51F32">
        <w:rPr>
          <w:rFonts w:ascii="Times New Roman" w:hAnsi="Times New Roman"/>
          <w:bCs/>
        </w:rPr>
        <w:t xml:space="preserve"> </w:t>
      </w:r>
      <w:proofErr w:type="spellStart"/>
      <w:r w:rsidRPr="00E51F32">
        <w:rPr>
          <w:rFonts w:ascii="Times New Roman" w:hAnsi="Times New Roman"/>
          <w:bCs/>
        </w:rPr>
        <w:t>thuận</w:t>
      </w:r>
      <w:proofErr w:type="spellEnd"/>
      <w:r w:rsidRPr="00E51F32">
        <w:rPr>
          <w:rFonts w:ascii="Times New Roman" w:hAnsi="Times New Roman"/>
          <w:bCs/>
        </w:rPr>
        <w:t xml:space="preserve"> </w:t>
      </w:r>
      <w:proofErr w:type="spellStart"/>
      <w:r w:rsidRPr="00E51F32">
        <w:rPr>
          <w:rFonts w:ascii="Times New Roman" w:hAnsi="Times New Roman"/>
          <w:bCs/>
        </w:rPr>
        <w:t>của</w:t>
      </w:r>
      <w:proofErr w:type="spellEnd"/>
      <w:r w:rsidRPr="00E51F32">
        <w:rPr>
          <w:rFonts w:ascii="Times New Roman" w:hAnsi="Times New Roman"/>
          <w:bCs/>
        </w:rPr>
        <w:t xml:space="preserve"> Các </w:t>
      </w:r>
      <w:proofErr w:type="spellStart"/>
      <w:r w:rsidRPr="00E51F32">
        <w:rPr>
          <w:rFonts w:ascii="Times New Roman" w:hAnsi="Times New Roman"/>
          <w:bCs/>
        </w:rPr>
        <w:t>Bên</w:t>
      </w:r>
      <w:proofErr w:type="spellEnd"/>
      <w:r w:rsidRPr="00E51F32">
        <w:rPr>
          <w:rFonts w:ascii="Times New Roman" w:hAnsi="Times New Roman"/>
          <w:bCs/>
        </w:rPr>
        <w:t xml:space="preserve"> </w:t>
      </w:r>
      <w:proofErr w:type="spellStart"/>
      <w:r w:rsidRPr="00E51F32">
        <w:rPr>
          <w:rFonts w:ascii="Times New Roman" w:hAnsi="Times New Roman"/>
          <w:bCs/>
        </w:rPr>
        <w:t>bằng</w:t>
      </w:r>
      <w:proofErr w:type="spellEnd"/>
      <w:r w:rsidRPr="00E51F32">
        <w:rPr>
          <w:rFonts w:ascii="Times New Roman" w:hAnsi="Times New Roman"/>
          <w:bCs/>
        </w:rPr>
        <w:t xml:space="preserve"> </w:t>
      </w:r>
      <w:proofErr w:type="spellStart"/>
      <w:r w:rsidRPr="00E51F32">
        <w:rPr>
          <w:rFonts w:ascii="Times New Roman" w:hAnsi="Times New Roman"/>
          <w:bCs/>
        </w:rPr>
        <w:t>văn</w:t>
      </w:r>
      <w:proofErr w:type="spellEnd"/>
      <w:r w:rsidRPr="00E51F32">
        <w:rPr>
          <w:rFonts w:ascii="Times New Roman" w:hAnsi="Times New Roman"/>
          <w:bCs/>
        </w:rPr>
        <w:t xml:space="preserve"> </w:t>
      </w:r>
      <w:proofErr w:type="spellStart"/>
      <w:r w:rsidRPr="00E51F32">
        <w:rPr>
          <w:rFonts w:ascii="Times New Roman" w:hAnsi="Times New Roman"/>
          <w:bCs/>
        </w:rPr>
        <w:t>bản</w:t>
      </w:r>
      <w:proofErr w:type="spellEnd"/>
      <w:r w:rsidR="007305AA" w:rsidRPr="00E51F32">
        <w:rPr>
          <w:rFonts w:ascii="Times New Roman" w:hAnsi="Times New Roman"/>
          <w:bCs/>
        </w:rPr>
        <w:t>.</w:t>
      </w:r>
    </w:p>
    <w:p w14:paraId="3777F726" w14:textId="08064448" w:rsidR="008C5B20" w:rsidRPr="00E51F32" w:rsidRDefault="008C5B20" w:rsidP="008C5B20">
      <w:pPr>
        <w:keepNext/>
        <w:widowControl w:val="0"/>
        <w:tabs>
          <w:tab w:val="left" w:pos="540"/>
        </w:tabs>
        <w:ind w:left="567"/>
        <w:jc w:val="both"/>
        <w:rPr>
          <w:rFonts w:ascii="Times New Roman" w:hAnsi="Times New Roman"/>
          <w:bCs/>
        </w:rPr>
      </w:pPr>
      <w:r w:rsidRPr="00E51F32">
        <w:rPr>
          <w:rFonts w:ascii="Times New Roman" w:hAnsi="Times New Roman"/>
          <w:bCs/>
          <w:i/>
          <w:iCs/>
        </w:rPr>
        <w:t>The value of the Goods shall not change during the term of the Contract, except as agreed by the Parties in writing.</w:t>
      </w:r>
    </w:p>
    <w:bookmarkEnd w:id="761"/>
    <w:p w14:paraId="6A554457" w14:textId="642BAEF8" w:rsidR="00EF2959" w:rsidRPr="00E51F32" w:rsidRDefault="00EF2959" w:rsidP="00DA541C">
      <w:pPr>
        <w:keepNext/>
        <w:widowControl w:val="0"/>
        <w:tabs>
          <w:tab w:val="left" w:pos="540"/>
        </w:tabs>
        <w:jc w:val="both"/>
        <w:rPr>
          <w:rFonts w:ascii="Times New Roman" w:hAnsi="Times New Roman"/>
          <w:bCs/>
        </w:rPr>
      </w:pPr>
    </w:p>
    <w:p w14:paraId="6167434F" w14:textId="54024499" w:rsidR="007305AA" w:rsidRPr="00E51F32" w:rsidRDefault="007305AA" w:rsidP="008C5B20">
      <w:pPr>
        <w:keepNext/>
        <w:widowControl w:val="0"/>
        <w:numPr>
          <w:ilvl w:val="0"/>
          <w:numId w:val="11"/>
        </w:numPr>
        <w:tabs>
          <w:tab w:val="left" w:pos="567"/>
        </w:tabs>
        <w:ind w:left="567" w:hanging="567"/>
        <w:jc w:val="both"/>
        <w:rPr>
          <w:rFonts w:ascii="Times New Roman" w:hAnsi="Times New Roman"/>
          <w:b/>
          <w:bCs/>
        </w:rPr>
      </w:pPr>
      <w:bookmarkStart w:id="780" w:name="_Hlk167802498"/>
      <w:r w:rsidRPr="00E51F32">
        <w:rPr>
          <w:rFonts w:ascii="Times New Roman" w:hAnsi="Times New Roman"/>
          <w:b/>
          <w:bCs/>
        </w:rPr>
        <w:t>Thanh toán</w:t>
      </w:r>
    </w:p>
    <w:p w14:paraId="2692F989" w14:textId="67B1A9C0" w:rsidR="008C5B20" w:rsidRPr="00E51F32" w:rsidRDefault="008C5B20" w:rsidP="008C5B20">
      <w:pPr>
        <w:keepNext/>
        <w:widowControl w:val="0"/>
        <w:tabs>
          <w:tab w:val="left" w:pos="567"/>
        </w:tabs>
        <w:ind w:left="567"/>
        <w:jc w:val="both"/>
        <w:rPr>
          <w:rFonts w:ascii="Times New Roman" w:hAnsi="Times New Roman"/>
          <w:b/>
          <w:bCs/>
          <w:i/>
          <w:iCs/>
        </w:rPr>
      </w:pPr>
      <w:r w:rsidRPr="00E51F32">
        <w:rPr>
          <w:rFonts w:ascii="Times New Roman" w:hAnsi="Times New Roman"/>
          <w:b/>
          <w:bCs/>
          <w:i/>
          <w:iCs/>
        </w:rPr>
        <w:t>Payment</w:t>
      </w:r>
    </w:p>
    <w:p w14:paraId="358AA219" w14:textId="77777777" w:rsidR="00B2599A" w:rsidRPr="00E51F32" w:rsidRDefault="00B2599A" w:rsidP="00B2599A">
      <w:pPr>
        <w:tabs>
          <w:tab w:val="left" w:pos="1134"/>
        </w:tabs>
        <w:jc w:val="both"/>
        <w:rPr>
          <w:rFonts w:ascii="Times New Roman" w:hAnsi="Times New Roman"/>
          <w:b/>
          <w:iCs/>
        </w:rPr>
      </w:pPr>
      <w:bookmarkStart w:id="781" w:name="_Hlk169181218"/>
      <w:bookmarkStart w:id="782" w:name="_Hlk167802520"/>
      <w:bookmarkEnd w:id="780"/>
    </w:p>
    <w:p w14:paraId="742390D4" w14:textId="76D22D91" w:rsidR="002246B4" w:rsidRPr="00E51F32" w:rsidRDefault="002246B4" w:rsidP="002246B4">
      <w:pPr>
        <w:pStyle w:val="ThnVnban"/>
        <w:numPr>
          <w:ilvl w:val="1"/>
          <w:numId w:val="39"/>
        </w:numPr>
        <w:tabs>
          <w:tab w:val="left" w:pos="567"/>
        </w:tabs>
        <w:ind w:left="567" w:hanging="567"/>
        <w:rPr>
          <w:rFonts w:ascii="Times New Roman" w:hAnsi="Times New Roman"/>
          <w:bCs/>
          <w:iCs/>
        </w:rPr>
      </w:pPr>
      <w:proofErr w:type="spellStart"/>
      <w:r w:rsidRPr="00E51F32">
        <w:rPr>
          <w:rFonts w:ascii="Times New Roman" w:hAnsi="Times New Roman"/>
          <w:bCs/>
          <w:iCs/>
        </w:rPr>
        <w:t>Bên</w:t>
      </w:r>
      <w:proofErr w:type="spellEnd"/>
      <w:r w:rsidRPr="00E51F32">
        <w:rPr>
          <w:rFonts w:ascii="Times New Roman" w:hAnsi="Times New Roman"/>
          <w:bCs/>
          <w:iCs/>
        </w:rPr>
        <w:t xml:space="preserve"> Mua </w:t>
      </w:r>
      <w:proofErr w:type="spellStart"/>
      <w:r w:rsidRPr="00E51F32">
        <w:rPr>
          <w:rFonts w:ascii="Times New Roman" w:hAnsi="Times New Roman"/>
          <w:bCs/>
          <w:iCs/>
        </w:rPr>
        <w:t>sẽ</w:t>
      </w:r>
      <w:proofErr w:type="spellEnd"/>
      <w:r w:rsidRPr="00E51F32">
        <w:rPr>
          <w:rFonts w:ascii="Times New Roman" w:hAnsi="Times New Roman"/>
          <w:bCs/>
          <w:iCs/>
        </w:rPr>
        <w:t xml:space="preserve"> </w:t>
      </w:r>
      <w:proofErr w:type="spellStart"/>
      <w:r w:rsidRPr="00E51F32">
        <w:rPr>
          <w:rFonts w:ascii="Times New Roman" w:hAnsi="Times New Roman"/>
          <w:bCs/>
          <w:iCs/>
        </w:rPr>
        <w:t>thanh</w:t>
      </w:r>
      <w:proofErr w:type="spellEnd"/>
      <w:r w:rsidRPr="00E51F32">
        <w:rPr>
          <w:rFonts w:ascii="Times New Roman" w:hAnsi="Times New Roman"/>
          <w:bCs/>
          <w:iCs/>
        </w:rPr>
        <w:t xml:space="preserve"> toán </w:t>
      </w:r>
      <w:proofErr w:type="spellStart"/>
      <w:r w:rsidRPr="00E51F32">
        <w:rPr>
          <w:rFonts w:ascii="Times New Roman" w:hAnsi="Times New Roman"/>
          <w:bCs/>
          <w:iCs/>
        </w:rPr>
        <w:t>cho</w:t>
      </w:r>
      <w:proofErr w:type="spellEnd"/>
      <w:r w:rsidRPr="00E51F32">
        <w:rPr>
          <w:rFonts w:ascii="Times New Roman" w:hAnsi="Times New Roman"/>
          <w:bCs/>
          <w:iCs/>
        </w:rPr>
        <w:t xml:space="preserve"> </w:t>
      </w:r>
      <w:proofErr w:type="spellStart"/>
      <w:r w:rsidRPr="00E51F32">
        <w:rPr>
          <w:rFonts w:ascii="Times New Roman" w:hAnsi="Times New Roman"/>
          <w:bCs/>
          <w:iCs/>
        </w:rPr>
        <w:t>Nhà</w:t>
      </w:r>
      <w:proofErr w:type="spellEnd"/>
      <w:r w:rsidRPr="00E51F32">
        <w:rPr>
          <w:rFonts w:ascii="Times New Roman" w:hAnsi="Times New Roman"/>
          <w:bCs/>
          <w:iCs/>
        </w:rPr>
        <w:t xml:space="preserve"> Cung </w:t>
      </w:r>
      <w:proofErr w:type="spellStart"/>
      <w:r w:rsidRPr="00E51F32">
        <w:rPr>
          <w:rFonts w:ascii="Times New Roman" w:hAnsi="Times New Roman"/>
          <w:bCs/>
          <w:iCs/>
        </w:rPr>
        <w:t>Cấp</w:t>
      </w:r>
      <w:proofErr w:type="spellEnd"/>
      <w:r w:rsidRPr="00E51F32">
        <w:rPr>
          <w:rFonts w:ascii="Times New Roman" w:hAnsi="Times New Roman"/>
          <w:bCs/>
          <w:iCs/>
        </w:rPr>
        <w:t xml:space="preserve"> </w:t>
      </w:r>
      <w:proofErr w:type="spellStart"/>
      <w:r w:rsidRPr="00E51F32">
        <w:rPr>
          <w:rFonts w:ascii="Times New Roman" w:hAnsi="Times New Roman"/>
          <w:bCs/>
          <w:iCs/>
        </w:rPr>
        <w:t>toàn</w:t>
      </w:r>
      <w:proofErr w:type="spellEnd"/>
      <w:r w:rsidRPr="00E51F32">
        <w:rPr>
          <w:rFonts w:ascii="Times New Roman" w:hAnsi="Times New Roman"/>
          <w:bCs/>
          <w:iCs/>
        </w:rPr>
        <w:t xml:space="preserve"> </w:t>
      </w:r>
      <w:proofErr w:type="spellStart"/>
      <w:r w:rsidRPr="00E51F32">
        <w:rPr>
          <w:rFonts w:ascii="Times New Roman" w:hAnsi="Times New Roman"/>
          <w:bCs/>
          <w:iCs/>
        </w:rPr>
        <w:t>bộ</w:t>
      </w:r>
      <w:proofErr w:type="spellEnd"/>
      <w:r w:rsidRPr="00E51F32">
        <w:rPr>
          <w:rFonts w:ascii="Times New Roman" w:hAnsi="Times New Roman"/>
          <w:bCs/>
          <w:iCs/>
        </w:rPr>
        <w:t xml:space="preserve"> </w:t>
      </w:r>
      <w:proofErr w:type="spellStart"/>
      <w:r w:rsidRPr="00E51F32">
        <w:rPr>
          <w:rFonts w:ascii="Times New Roman" w:hAnsi="Times New Roman"/>
          <w:bCs/>
          <w:iCs/>
        </w:rPr>
        <w:t>giá</w:t>
      </w:r>
      <w:proofErr w:type="spellEnd"/>
      <w:r w:rsidRPr="00E51F32">
        <w:rPr>
          <w:rFonts w:ascii="Times New Roman" w:hAnsi="Times New Roman"/>
          <w:bCs/>
          <w:iCs/>
        </w:rPr>
        <w:t xml:space="preserve"> </w:t>
      </w:r>
      <w:proofErr w:type="spellStart"/>
      <w:r w:rsidRPr="00E51F32">
        <w:rPr>
          <w:rFonts w:ascii="Times New Roman" w:hAnsi="Times New Roman"/>
          <w:bCs/>
          <w:iCs/>
        </w:rPr>
        <w:t>trị</w:t>
      </w:r>
      <w:proofErr w:type="spellEnd"/>
      <w:r w:rsidRPr="00E51F32">
        <w:rPr>
          <w:rFonts w:ascii="Times New Roman" w:hAnsi="Times New Roman"/>
          <w:bCs/>
          <w:iCs/>
        </w:rPr>
        <w:t xml:space="preserve"> </w:t>
      </w:r>
      <w:proofErr w:type="spellStart"/>
      <w:r w:rsidRPr="00E51F32">
        <w:rPr>
          <w:rFonts w:ascii="Times New Roman" w:hAnsi="Times New Roman"/>
          <w:bCs/>
          <w:iCs/>
        </w:rPr>
        <w:t>của</w:t>
      </w:r>
      <w:proofErr w:type="spellEnd"/>
      <w:r w:rsidRPr="00E51F32">
        <w:rPr>
          <w:rFonts w:ascii="Times New Roman" w:hAnsi="Times New Roman"/>
          <w:bCs/>
          <w:iCs/>
        </w:rPr>
        <w:t xml:space="preserve"> </w:t>
      </w:r>
      <w:proofErr w:type="spellStart"/>
      <w:r w:rsidRPr="00E51F32">
        <w:rPr>
          <w:rFonts w:ascii="Times New Roman" w:hAnsi="Times New Roman"/>
          <w:bCs/>
          <w:iCs/>
        </w:rPr>
        <w:t>Hợp</w:t>
      </w:r>
      <w:proofErr w:type="spellEnd"/>
      <w:r w:rsidRPr="00E51F32">
        <w:rPr>
          <w:rFonts w:ascii="Times New Roman" w:hAnsi="Times New Roman"/>
          <w:bCs/>
          <w:iCs/>
        </w:rPr>
        <w:t xml:space="preserve"> </w:t>
      </w:r>
      <w:proofErr w:type="spellStart"/>
      <w:r w:rsidRPr="00E51F32">
        <w:rPr>
          <w:rFonts w:ascii="Times New Roman" w:hAnsi="Times New Roman"/>
          <w:bCs/>
          <w:iCs/>
        </w:rPr>
        <w:t>Đồng</w:t>
      </w:r>
      <w:proofErr w:type="spellEnd"/>
      <w:r w:rsidRPr="00E51F32">
        <w:rPr>
          <w:rFonts w:ascii="Times New Roman" w:hAnsi="Times New Roman"/>
          <w:bCs/>
          <w:iCs/>
        </w:rPr>
        <w:t xml:space="preserve"> </w:t>
      </w:r>
      <w:proofErr w:type="spellStart"/>
      <w:r w:rsidRPr="00E51F32">
        <w:rPr>
          <w:rFonts w:ascii="Times New Roman" w:hAnsi="Times New Roman"/>
          <w:bCs/>
          <w:iCs/>
        </w:rPr>
        <w:t>trong</w:t>
      </w:r>
      <w:proofErr w:type="spellEnd"/>
      <w:r w:rsidRPr="00E51F32">
        <w:rPr>
          <w:rFonts w:ascii="Times New Roman" w:hAnsi="Times New Roman"/>
          <w:bCs/>
          <w:iCs/>
        </w:rPr>
        <w:t xml:space="preserve"> </w:t>
      </w:r>
      <w:proofErr w:type="spellStart"/>
      <w:r w:rsidRPr="00E51F32">
        <w:rPr>
          <w:rFonts w:ascii="Times New Roman" w:hAnsi="Times New Roman"/>
          <w:bCs/>
          <w:iCs/>
        </w:rPr>
        <w:t>vòng</w:t>
      </w:r>
      <w:proofErr w:type="spellEnd"/>
      <w:r w:rsidRPr="00E51F32">
        <w:rPr>
          <w:rFonts w:ascii="Times New Roman" w:hAnsi="Times New Roman"/>
          <w:bCs/>
          <w:iCs/>
        </w:rPr>
        <w:t xml:space="preserve"> </w:t>
      </w:r>
      <w:proofErr w:type="spellStart"/>
      <w:r w:rsidRPr="00E51F32">
        <w:rPr>
          <w:rFonts w:ascii="Times New Roman" w:hAnsi="Times New Roman"/>
          <w:bCs/>
          <w:iCs/>
        </w:rPr>
        <w:t>ba</w:t>
      </w:r>
      <w:proofErr w:type="spellEnd"/>
      <w:r w:rsidRPr="00E51F32">
        <w:rPr>
          <w:rFonts w:ascii="Times New Roman" w:hAnsi="Times New Roman"/>
          <w:bCs/>
          <w:iCs/>
        </w:rPr>
        <w:t xml:space="preserve"> </w:t>
      </w:r>
      <w:proofErr w:type="spellStart"/>
      <w:r w:rsidRPr="00E51F32">
        <w:rPr>
          <w:rFonts w:ascii="Times New Roman" w:hAnsi="Times New Roman"/>
          <w:bCs/>
          <w:iCs/>
        </w:rPr>
        <w:t>mươi</w:t>
      </w:r>
      <w:proofErr w:type="spellEnd"/>
      <w:r w:rsidRPr="00E51F32">
        <w:rPr>
          <w:rFonts w:ascii="Times New Roman" w:hAnsi="Times New Roman"/>
          <w:bCs/>
          <w:iCs/>
        </w:rPr>
        <w:t xml:space="preserve"> (30) </w:t>
      </w:r>
      <w:proofErr w:type="spellStart"/>
      <w:r w:rsidRPr="00E51F32">
        <w:rPr>
          <w:rFonts w:ascii="Times New Roman" w:hAnsi="Times New Roman"/>
          <w:bCs/>
          <w:iCs/>
        </w:rPr>
        <w:t>ngày</w:t>
      </w:r>
      <w:proofErr w:type="spellEnd"/>
      <w:r w:rsidRPr="00E51F32">
        <w:rPr>
          <w:rFonts w:ascii="Times New Roman" w:hAnsi="Times New Roman"/>
          <w:bCs/>
          <w:iCs/>
        </w:rPr>
        <w:t xml:space="preserve"> </w:t>
      </w:r>
      <w:proofErr w:type="spellStart"/>
      <w:r w:rsidRPr="00E51F32">
        <w:rPr>
          <w:rFonts w:ascii="Times New Roman" w:hAnsi="Times New Roman"/>
          <w:iCs/>
        </w:rPr>
        <w:t>kể</w:t>
      </w:r>
      <w:proofErr w:type="spellEnd"/>
      <w:r w:rsidRPr="00E51F32">
        <w:rPr>
          <w:rFonts w:ascii="Times New Roman" w:hAnsi="Times New Roman"/>
          <w:iCs/>
        </w:rPr>
        <w:t xml:space="preserve"> </w:t>
      </w:r>
      <w:proofErr w:type="spellStart"/>
      <w:r w:rsidRPr="00E51F32">
        <w:rPr>
          <w:rFonts w:ascii="Times New Roman" w:hAnsi="Times New Roman"/>
          <w:iCs/>
        </w:rPr>
        <w:t>từ</w:t>
      </w:r>
      <w:proofErr w:type="spellEnd"/>
      <w:r w:rsidRPr="00E51F32">
        <w:rPr>
          <w:rFonts w:ascii="Times New Roman" w:hAnsi="Times New Roman"/>
          <w:iCs/>
        </w:rPr>
        <w:t xml:space="preserve"> </w:t>
      </w:r>
      <w:proofErr w:type="spellStart"/>
      <w:r w:rsidRPr="00E51F32">
        <w:rPr>
          <w:rFonts w:ascii="Times New Roman" w:hAnsi="Times New Roman"/>
          <w:iCs/>
        </w:rPr>
        <w:t>ngày</w:t>
      </w:r>
      <w:proofErr w:type="spellEnd"/>
      <w:r w:rsidRPr="00E51F32">
        <w:rPr>
          <w:rFonts w:ascii="Times New Roman" w:hAnsi="Times New Roman"/>
          <w:iCs/>
        </w:rPr>
        <w:t xml:space="preserve"> </w:t>
      </w:r>
      <w:proofErr w:type="spellStart"/>
      <w:r w:rsidRPr="00E51F32">
        <w:rPr>
          <w:rFonts w:ascii="Times New Roman" w:hAnsi="Times New Roman"/>
          <w:iCs/>
        </w:rPr>
        <w:t>B</w:t>
      </w:r>
      <w:r w:rsidR="00BF4744" w:rsidRPr="00E51F32">
        <w:rPr>
          <w:rFonts w:ascii="Times New Roman" w:hAnsi="Times New Roman"/>
          <w:iCs/>
        </w:rPr>
        <w:t>ên</w:t>
      </w:r>
      <w:proofErr w:type="spellEnd"/>
      <w:r w:rsidR="00BF4744" w:rsidRPr="00E51F32">
        <w:rPr>
          <w:rFonts w:ascii="Times New Roman" w:hAnsi="Times New Roman"/>
          <w:iCs/>
        </w:rPr>
        <w:t xml:space="preserve"> Mua</w:t>
      </w:r>
      <w:r w:rsidRPr="00E51F32">
        <w:rPr>
          <w:rFonts w:ascii="Times New Roman" w:hAnsi="Times New Roman"/>
          <w:iCs/>
        </w:rPr>
        <w:t xml:space="preserve"> </w:t>
      </w:r>
      <w:proofErr w:type="spellStart"/>
      <w:r w:rsidRPr="00E51F32">
        <w:rPr>
          <w:rFonts w:ascii="Times New Roman" w:hAnsi="Times New Roman"/>
          <w:iCs/>
        </w:rPr>
        <w:t>nhận</w:t>
      </w:r>
      <w:proofErr w:type="spellEnd"/>
      <w:r w:rsidRPr="00E51F32">
        <w:rPr>
          <w:rFonts w:ascii="Times New Roman" w:hAnsi="Times New Roman"/>
          <w:iCs/>
        </w:rPr>
        <w:t xml:space="preserve"> </w:t>
      </w:r>
      <w:proofErr w:type="spellStart"/>
      <w:r w:rsidRPr="00E51F32">
        <w:rPr>
          <w:rFonts w:ascii="Times New Roman" w:hAnsi="Times New Roman"/>
          <w:iCs/>
        </w:rPr>
        <w:t>được</w:t>
      </w:r>
      <w:proofErr w:type="spellEnd"/>
      <w:r w:rsidRPr="00E51F32">
        <w:rPr>
          <w:rFonts w:ascii="Times New Roman" w:hAnsi="Times New Roman"/>
          <w:iCs/>
        </w:rPr>
        <w:t xml:space="preserve"> </w:t>
      </w:r>
      <w:proofErr w:type="spellStart"/>
      <w:r w:rsidRPr="00E51F32">
        <w:rPr>
          <w:rFonts w:ascii="Times New Roman" w:hAnsi="Times New Roman"/>
          <w:iCs/>
        </w:rPr>
        <w:t>hoàn</w:t>
      </w:r>
      <w:proofErr w:type="spellEnd"/>
      <w:r w:rsidRPr="00E51F32">
        <w:rPr>
          <w:rFonts w:ascii="Times New Roman" w:hAnsi="Times New Roman"/>
          <w:iCs/>
        </w:rPr>
        <w:t xml:space="preserve"> </w:t>
      </w:r>
      <w:proofErr w:type="spellStart"/>
      <w:r w:rsidRPr="00E51F32">
        <w:rPr>
          <w:rFonts w:ascii="Times New Roman" w:hAnsi="Times New Roman"/>
          <w:iCs/>
        </w:rPr>
        <w:t>tất</w:t>
      </w:r>
      <w:proofErr w:type="spellEnd"/>
      <w:r w:rsidRPr="00E51F32">
        <w:rPr>
          <w:rFonts w:ascii="Times New Roman" w:hAnsi="Times New Roman"/>
          <w:iCs/>
        </w:rPr>
        <w:t xml:space="preserve"> </w:t>
      </w:r>
      <w:proofErr w:type="spellStart"/>
      <w:r w:rsidRPr="00E51F32">
        <w:rPr>
          <w:rFonts w:ascii="Times New Roman" w:hAnsi="Times New Roman"/>
          <w:iCs/>
        </w:rPr>
        <w:t>Dịch</w:t>
      </w:r>
      <w:proofErr w:type="spellEnd"/>
      <w:r w:rsidRPr="00E51F32">
        <w:rPr>
          <w:rFonts w:ascii="Times New Roman" w:hAnsi="Times New Roman"/>
          <w:iCs/>
        </w:rPr>
        <w:t xml:space="preserve"> </w:t>
      </w:r>
      <w:proofErr w:type="spellStart"/>
      <w:r w:rsidRPr="00E51F32">
        <w:rPr>
          <w:rFonts w:ascii="Times New Roman" w:hAnsi="Times New Roman"/>
          <w:iCs/>
        </w:rPr>
        <w:t>vụ</w:t>
      </w:r>
      <w:proofErr w:type="spellEnd"/>
      <w:r w:rsidRPr="00E51F32">
        <w:rPr>
          <w:rFonts w:ascii="Times New Roman" w:hAnsi="Times New Roman"/>
          <w:iCs/>
        </w:rPr>
        <w:t xml:space="preserve">; </w:t>
      </w:r>
      <w:proofErr w:type="spellStart"/>
      <w:r w:rsidRPr="00E51F32">
        <w:rPr>
          <w:rFonts w:ascii="Times New Roman" w:hAnsi="Times New Roman"/>
          <w:iCs/>
        </w:rPr>
        <w:t>và</w:t>
      </w:r>
      <w:proofErr w:type="spellEnd"/>
      <w:r w:rsidRPr="00E51F32">
        <w:rPr>
          <w:rFonts w:ascii="Times New Roman" w:hAnsi="Times New Roman"/>
          <w:iCs/>
        </w:rPr>
        <w:t xml:space="preserve"> </w:t>
      </w:r>
      <w:proofErr w:type="spellStart"/>
      <w:r w:rsidR="00BF4744" w:rsidRPr="00E51F32">
        <w:rPr>
          <w:rFonts w:ascii="Times New Roman" w:hAnsi="Times New Roman"/>
          <w:iCs/>
        </w:rPr>
        <w:t>Nhà</w:t>
      </w:r>
      <w:proofErr w:type="spellEnd"/>
      <w:r w:rsidR="00BF4744" w:rsidRPr="00E51F32">
        <w:rPr>
          <w:rFonts w:ascii="Times New Roman" w:hAnsi="Times New Roman"/>
          <w:iCs/>
        </w:rPr>
        <w:t xml:space="preserve"> Cung </w:t>
      </w:r>
      <w:proofErr w:type="spellStart"/>
      <w:r w:rsidR="00BF4744" w:rsidRPr="00E51F32">
        <w:rPr>
          <w:rFonts w:ascii="Times New Roman" w:hAnsi="Times New Roman"/>
          <w:iCs/>
        </w:rPr>
        <w:t>Cấp</w:t>
      </w:r>
      <w:proofErr w:type="spellEnd"/>
      <w:r w:rsidR="00BF4744" w:rsidRPr="00E51F32">
        <w:rPr>
          <w:rFonts w:ascii="Times New Roman" w:hAnsi="Times New Roman"/>
          <w:iCs/>
        </w:rPr>
        <w:t xml:space="preserve"> </w:t>
      </w:r>
      <w:proofErr w:type="spellStart"/>
      <w:r w:rsidRPr="00E51F32">
        <w:rPr>
          <w:rFonts w:ascii="Times New Roman" w:hAnsi="Times New Roman"/>
          <w:iCs/>
        </w:rPr>
        <w:t>cung</w:t>
      </w:r>
      <w:proofErr w:type="spellEnd"/>
      <w:r w:rsidRPr="00E51F32">
        <w:rPr>
          <w:rFonts w:ascii="Times New Roman" w:hAnsi="Times New Roman"/>
          <w:iCs/>
        </w:rPr>
        <w:t xml:space="preserve"> </w:t>
      </w:r>
      <w:proofErr w:type="spellStart"/>
      <w:r w:rsidRPr="00E51F32">
        <w:rPr>
          <w:rFonts w:ascii="Times New Roman" w:hAnsi="Times New Roman"/>
          <w:iCs/>
        </w:rPr>
        <w:t>cấp</w:t>
      </w:r>
      <w:proofErr w:type="spellEnd"/>
      <w:r w:rsidRPr="00E51F32">
        <w:rPr>
          <w:rFonts w:ascii="Times New Roman" w:hAnsi="Times New Roman"/>
          <w:iCs/>
        </w:rPr>
        <w:t xml:space="preserve"> </w:t>
      </w:r>
      <w:proofErr w:type="spellStart"/>
      <w:r w:rsidRPr="00E51F32">
        <w:rPr>
          <w:rFonts w:ascii="Times New Roman" w:hAnsi="Times New Roman"/>
          <w:iCs/>
        </w:rPr>
        <w:t>cho</w:t>
      </w:r>
      <w:proofErr w:type="spellEnd"/>
      <w:r w:rsidRPr="00E51F32">
        <w:rPr>
          <w:rFonts w:ascii="Times New Roman" w:hAnsi="Times New Roman"/>
          <w:iCs/>
        </w:rPr>
        <w:t xml:space="preserve"> </w:t>
      </w:r>
      <w:proofErr w:type="spellStart"/>
      <w:r w:rsidR="00BF4744" w:rsidRPr="00E51F32">
        <w:rPr>
          <w:rFonts w:ascii="Times New Roman" w:hAnsi="Times New Roman"/>
          <w:iCs/>
        </w:rPr>
        <w:t>Bên</w:t>
      </w:r>
      <w:proofErr w:type="spellEnd"/>
      <w:r w:rsidR="00BF4744" w:rsidRPr="00E51F32">
        <w:rPr>
          <w:rFonts w:ascii="Times New Roman" w:hAnsi="Times New Roman"/>
          <w:iCs/>
        </w:rPr>
        <w:t xml:space="preserve"> Mua</w:t>
      </w:r>
      <w:r w:rsidRPr="00E51F32">
        <w:rPr>
          <w:rFonts w:ascii="Times New Roman" w:hAnsi="Times New Roman"/>
          <w:iCs/>
        </w:rPr>
        <w:t xml:space="preserve"> </w:t>
      </w:r>
      <w:proofErr w:type="spellStart"/>
      <w:r w:rsidRPr="00E51F32">
        <w:rPr>
          <w:rFonts w:ascii="Times New Roman" w:hAnsi="Times New Roman"/>
          <w:iCs/>
        </w:rPr>
        <w:t>đầy</w:t>
      </w:r>
      <w:proofErr w:type="spellEnd"/>
      <w:r w:rsidRPr="00E51F32">
        <w:rPr>
          <w:rFonts w:ascii="Times New Roman" w:hAnsi="Times New Roman"/>
          <w:iCs/>
        </w:rPr>
        <w:t xml:space="preserve"> </w:t>
      </w:r>
      <w:proofErr w:type="spellStart"/>
      <w:r w:rsidRPr="00E51F32">
        <w:rPr>
          <w:rFonts w:ascii="Times New Roman" w:hAnsi="Times New Roman"/>
          <w:iCs/>
        </w:rPr>
        <w:t>đủ</w:t>
      </w:r>
      <w:proofErr w:type="spellEnd"/>
      <w:r w:rsidRPr="00E51F32">
        <w:rPr>
          <w:rFonts w:ascii="Times New Roman" w:hAnsi="Times New Roman"/>
          <w:iCs/>
        </w:rPr>
        <w:t xml:space="preserve"> </w:t>
      </w:r>
      <w:proofErr w:type="spellStart"/>
      <w:r w:rsidRPr="00E51F32">
        <w:rPr>
          <w:rFonts w:ascii="Times New Roman" w:hAnsi="Times New Roman"/>
          <w:iCs/>
        </w:rPr>
        <w:t>chứng</w:t>
      </w:r>
      <w:proofErr w:type="spellEnd"/>
      <w:r w:rsidRPr="00E51F32">
        <w:rPr>
          <w:rFonts w:ascii="Times New Roman" w:hAnsi="Times New Roman"/>
          <w:iCs/>
        </w:rPr>
        <w:t xml:space="preserve"> </w:t>
      </w:r>
      <w:proofErr w:type="spellStart"/>
      <w:r w:rsidRPr="00E51F32">
        <w:rPr>
          <w:rFonts w:ascii="Times New Roman" w:hAnsi="Times New Roman"/>
          <w:iCs/>
        </w:rPr>
        <w:t>từ</w:t>
      </w:r>
      <w:proofErr w:type="spellEnd"/>
      <w:r w:rsidRPr="00E51F32">
        <w:rPr>
          <w:rFonts w:ascii="Times New Roman" w:hAnsi="Times New Roman"/>
          <w:iCs/>
        </w:rPr>
        <w:t xml:space="preserve"> </w:t>
      </w:r>
      <w:proofErr w:type="spellStart"/>
      <w:r w:rsidRPr="00E51F32">
        <w:rPr>
          <w:rFonts w:ascii="Times New Roman" w:hAnsi="Times New Roman"/>
          <w:iCs/>
        </w:rPr>
        <w:t>thanh</w:t>
      </w:r>
      <w:proofErr w:type="spellEnd"/>
      <w:r w:rsidRPr="00E51F32">
        <w:rPr>
          <w:rFonts w:ascii="Times New Roman" w:hAnsi="Times New Roman"/>
          <w:iCs/>
        </w:rPr>
        <w:t xml:space="preserve"> toán </w:t>
      </w:r>
      <w:proofErr w:type="spellStart"/>
      <w:r w:rsidRPr="00E51F32">
        <w:rPr>
          <w:rFonts w:ascii="Times New Roman" w:hAnsi="Times New Roman"/>
          <w:iCs/>
        </w:rPr>
        <w:t>như</w:t>
      </w:r>
      <w:proofErr w:type="spellEnd"/>
      <w:r w:rsidRPr="00E51F32">
        <w:rPr>
          <w:rFonts w:ascii="Times New Roman" w:hAnsi="Times New Roman"/>
          <w:iCs/>
        </w:rPr>
        <w:t xml:space="preserve"> </w:t>
      </w:r>
      <w:proofErr w:type="spellStart"/>
      <w:r w:rsidRPr="00E51F32">
        <w:rPr>
          <w:rFonts w:ascii="Times New Roman" w:hAnsi="Times New Roman"/>
          <w:iCs/>
        </w:rPr>
        <w:t>quy</w:t>
      </w:r>
      <w:proofErr w:type="spellEnd"/>
      <w:r w:rsidRPr="00E51F32">
        <w:rPr>
          <w:rFonts w:ascii="Times New Roman" w:hAnsi="Times New Roman"/>
          <w:iCs/>
        </w:rPr>
        <w:t xml:space="preserve"> </w:t>
      </w:r>
      <w:proofErr w:type="spellStart"/>
      <w:r w:rsidRPr="00E51F32">
        <w:rPr>
          <w:rFonts w:ascii="Times New Roman" w:hAnsi="Times New Roman"/>
          <w:iCs/>
        </w:rPr>
        <w:t>định</w:t>
      </w:r>
      <w:proofErr w:type="spellEnd"/>
      <w:r w:rsidRPr="00E51F32">
        <w:rPr>
          <w:rFonts w:ascii="Times New Roman" w:hAnsi="Times New Roman"/>
          <w:iCs/>
        </w:rPr>
        <w:t xml:space="preserve"> </w:t>
      </w:r>
      <w:proofErr w:type="spellStart"/>
      <w:r w:rsidRPr="00E51F32">
        <w:rPr>
          <w:rFonts w:ascii="Times New Roman" w:hAnsi="Times New Roman"/>
          <w:iCs/>
        </w:rPr>
        <w:t>trong</w:t>
      </w:r>
      <w:proofErr w:type="spellEnd"/>
      <w:r w:rsidRPr="00E51F32">
        <w:rPr>
          <w:rFonts w:ascii="Times New Roman" w:hAnsi="Times New Roman"/>
          <w:iCs/>
        </w:rPr>
        <w:t xml:space="preserve"> </w:t>
      </w:r>
      <w:proofErr w:type="spellStart"/>
      <w:r w:rsidRPr="00E51F32">
        <w:rPr>
          <w:rFonts w:ascii="Times New Roman" w:hAnsi="Times New Roman"/>
          <w:iCs/>
        </w:rPr>
        <w:t>Mục</w:t>
      </w:r>
      <w:proofErr w:type="spellEnd"/>
      <w:r w:rsidRPr="00E51F32">
        <w:rPr>
          <w:rFonts w:ascii="Times New Roman" w:hAnsi="Times New Roman"/>
          <w:iCs/>
        </w:rPr>
        <w:t xml:space="preserve"> 2.2 </w:t>
      </w:r>
      <w:proofErr w:type="spellStart"/>
      <w:r w:rsidRPr="00E51F32">
        <w:rPr>
          <w:rFonts w:ascii="Times New Roman" w:hAnsi="Times New Roman"/>
          <w:iCs/>
        </w:rPr>
        <w:t>của</w:t>
      </w:r>
      <w:proofErr w:type="spellEnd"/>
      <w:r w:rsidRPr="00E51F32">
        <w:rPr>
          <w:rFonts w:ascii="Times New Roman" w:hAnsi="Times New Roman"/>
          <w:iCs/>
        </w:rPr>
        <w:t xml:space="preserve"> </w:t>
      </w:r>
      <w:proofErr w:type="spellStart"/>
      <w:r w:rsidRPr="00E51F32">
        <w:rPr>
          <w:rFonts w:ascii="Times New Roman" w:hAnsi="Times New Roman"/>
          <w:iCs/>
        </w:rPr>
        <w:t>Phụ</w:t>
      </w:r>
      <w:proofErr w:type="spellEnd"/>
      <w:r w:rsidRPr="00E51F32">
        <w:rPr>
          <w:rFonts w:ascii="Times New Roman" w:hAnsi="Times New Roman"/>
          <w:iCs/>
        </w:rPr>
        <w:t xml:space="preserve"> </w:t>
      </w:r>
      <w:proofErr w:type="spellStart"/>
      <w:r w:rsidRPr="00E51F32">
        <w:rPr>
          <w:rFonts w:ascii="Times New Roman" w:hAnsi="Times New Roman"/>
          <w:iCs/>
        </w:rPr>
        <w:t>lục</w:t>
      </w:r>
      <w:proofErr w:type="spellEnd"/>
      <w:r w:rsidRPr="00E51F32">
        <w:rPr>
          <w:rFonts w:ascii="Times New Roman" w:hAnsi="Times New Roman"/>
          <w:iCs/>
        </w:rPr>
        <w:t xml:space="preserve"> </w:t>
      </w:r>
      <w:proofErr w:type="spellStart"/>
      <w:r w:rsidRPr="00E51F32">
        <w:rPr>
          <w:rFonts w:ascii="Times New Roman" w:hAnsi="Times New Roman"/>
          <w:iCs/>
        </w:rPr>
        <w:t>này</w:t>
      </w:r>
      <w:proofErr w:type="spellEnd"/>
      <w:r w:rsidRPr="00E51F32">
        <w:rPr>
          <w:rFonts w:ascii="Times New Roman" w:hAnsi="Times New Roman"/>
          <w:iCs/>
        </w:rPr>
        <w:t xml:space="preserve">. </w:t>
      </w:r>
    </w:p>
    <w:p w14:paraId="13781A51" w14:textId="0328B595" w:rsidR="002246B4" w:rsidRPr="00E51F32" w:rsidRDefault="00BF4744" w:rsidP="002246B4">
      <w:pPr>
        <w:pStyle w:val="ThnVnban"/>
        <w:tabs>
          <w:tab w:val="left" w:pos="567"/>
        </w:tabs>
        <w:ind w:left="567"/>
        <w:rPr>
          <w:rFonts w:ascii="Times New Roman" w:hAnsi="Times New Roman"/>
          <w:i/>
        </w:rPr>
      </w:pPr>
      <w:r w:rsidRPr="00E51F32">
        <w:rPr>
          <w:rFonts w:ascii="Times New Roman" w:hAnsi="Times New Roman"/>
          <w:bCs/>
          <w:i/>
        </w:rPr>
        <w:t>The Purchaser shall make payment to the Supplier under each Separate Agreement within from thirty (30) days from the date the Supplier completes the Service; and the Supplier provides the Purchaser with all of the payment documents as stipulated in Item 2.2 of this Appendix</w:t>
      </w:r>
      <w:r w:rsidR="002246B4" w:rsidRPr="00E51F32">
        <w:rPr>
          <w:rFonts w:ascii="Times New Roman" w:hAnsi="Times New Roman"/>
          <w:i/>
        </w:rPr>
        <w:t xml:space="preserve">. </w:t>
      </w:r>
    </w:p>
    <w:p w14:paraId="56C40693" w14:textId="77777777" w:rsidR="00B2599A" w:rsidRPr="00E51F32" w:rsidRDefault="00B2599A" w:rsidP="00BF4744">
      <w:pPr>
        <w:pStyle w:val="ThnVnban"/>
        <w:tabs>
          <w:tab w:val="left" w:pos="567"/>
        </w:tabs>
        <w:rPr>
          <w:rFonts w:ascii="Times New Roman" w:hAnsi="Times New Roman"/>
          <w:bCs/>
          <w:i/>
        </w:rPr>
      </w:pPr>
    </w:p>
    <w:p w14:paraId="0F973E14" w14:textId="77777777" w:rsidR="00B2599A" w:rsidRPr="00E51F32" w:rsidRDefault="00B2599A" w:rsidP="00B2599A">
      <w:pPr>
        <w:pStyle w:val="ThnVnban"/>
        <w:numPr>
          <w:ilvl w:val="1"/>
          <w:numId w:val="39"/>
        </w:numPr>
        <w:tabs>
          <w:tab w:val="left" w:pos="567"/>
        </w:tabs>
        <w:ind w:left="567" w:hanging="567"/>
        <w:rPr>
          <w:rFonts w:ascii="Times New Roman" w:hAnsi="Times New Roman"/>
          <w:bCs/>
          <w:i/>
        </w:rPr>
      </w:pPr>
      <w:proofErr w:type="spellStart"/>
      <w:r w:rsidRPr="00E51F32">
        <w:rPr>
          <w:rFonts w:ascii="Times New Roman" w:hAnsi="Times New Roman"/>
          <w:bCs/>
          <w:iCs/>
        </w:rPr>
        <w:t>Chứng</w:t>
      </w:r>
      <w:proofErr w:type="spellEnd"/>
      <w:r w:rsidRPr="00E51F32">
        <w:rPr>
          <w:rFonts w:ascii="Times New Roman" w:hAnsi="Times New Roman"/>
          <w:bCs/>
          <w:iCs/>
        </w:rPr>
        <w:t xml:space="preserve"> </w:t>
      </w:r>
      <w:proofErr w:type="spellStart"/>
      <w:r w:rsidRPr="00E51F32">
        <w:rPr>
          <w:rFonts w:ascii="Times New Roman" w:hAnsi="Times New Roman"/>
          <w:bCs/>
          <w:iCs/>
        </w:rPr>
        <w:t>từ</w:t>
      </w:r>
      <w:proofErr w:type="spellEnd"/>
      <w:r w:rsidRPr="00E51F32">
        <w:rPr>
          <w:rFonts w:ascii="Times New Roman" w:hAnsi="Times New Roman"/>
          <w:bCs/>
          <w:iCs/>
        </w:rPr>
        <w:t xml:space="preserve"> </w:t>
      </w:r>
      <w:proofErr w:type="spellStart"/>
      <w:r w:rsidRPr="00E51F32">
        <w:rPr>
          <w:rFonts w:ascii="Times New Roman" w:hAnsi="Times New Roman"/>
          <w:bCs/>
          <w:iCs/>
        </w:rPr>
        <w:t>thanh</w:t>
      </w:r>
      <w:proofErr w:type="spellEnd"/>
      <w:r w:rsidRPr="00E51F32">
        <w:rPr>
          <w:rFonts w:ascii="Times New Roman" w:hAnsi="Times New Roman"/>
          <w:bCs/>
          <w:iCs/>
        </w:rPr>
        <w:t xml:space="preserve"> toán bao </w:t>
      </w:r>
      <w:proofErr w:type="spellStart"/>
      <w:r w:rsidRPr="00E51F32">
        <w:rPr>
          <w:rFonts w:ascii="Times New Roman" w:hAnsi="Times New Roman"/>
          <w:bCs/>
          <w:iCs/>
        </w:rPr>
        <w:t>gồm</w:t>
      </w:r>
      <w:proofErr w:type="spellEnd"/>
      <w:r w:rsidRPr="00E51F32">
        <w:rPr>
          <w:rFonts w:ascii="Times New Roman" w:hAnsi="Times New Roman"/>
          <w:bCs/>
          <w:iCs/>
        </w:rPr>
        <w:t xml:space="preserve">/ </w:t>
      </w:r>
      <w:r w:rsidRPr="00E51F32">
        <w:rPr>
          <w:rFonts w:ascii="Times New Roman" w:hAnsi="Times New Roman"/>
          <w:bCs/>
          <w:i/>
        </w:rPr>
        <w:t>Payment documents include:</w:t>
      </w:r>
    </w:p>
    <w:p w14:paraId="38354674" w14:textId="77777777" w:rsidR="00B2599A" w:rsidRPr="00E51F32" w:rsidRDefault="00B2599A" w:rsidP="00B2599A">
      <w:pPr>
        <w:pStyle w:val="oancuaDanhsach"/>
        <w:numPr>
          <w:ilvl w:val="0"/>
          <w:numId w:val="47"/>
        </w:numPr>
        <w:tabs>
          <w:tab w:val="left" w:pos="1134"/>
        </w:tabs>
        <w:spacing w:after="0" w:line="240" w:lineRule="auto"/>
        <w:ind w:hanging="540"/>
        <w:jc w:val="both"/>
        <w:rPr>
          <w:rFonts w:ascii="Times New Roman" w:hAnsi="Times New Roman"/>
          <w:bCs/>
          <w:sz w:val="24"/>
          <w:szCs w:val="24"/>
        </w:rPr>
      </w:pPr>
      <w:commentRangeStart w:id="783"/>
      <w:proofErr w:type="spellStart"/>
      <w:r w:rsidRPr="00E51F32">
        <w:rPr>
          <w:rFonts w:ascii="Times New Roman" w:hAnsi="Times New Roman"/>
          <w:bCs/>
          <w:sz w:val="24"/>
          <w:szCs w:val="24"/>
        </w:rPr>
        <w:t>Giấy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đề</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nghị</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thanh</w:t>
      </w:r>
      <w:proofErr w:type="spellEnd"/>
      <w:r w:rsidRPr="00E51F32">
        <w:rPr>
          <w:rFonts w:ascii="Times New Roman" w:hAnsi="Times New Roman"/>
          <w:bCs/>
          <w:sz w:val="24"/>
          <w:szCs w:val="24"/>
        </w:rPr>
        <w:t xml:space="preserve"> toán/</w:t>
      </w:r>
      <w:r w:rsidRPr="00E51F32">
        <w:rPr>
          <w:rFonts w:ascii="Times New Roman" w:hAnsi="Times New Roman"/>
          <w:bCs/>
          <w:i/>
          <w:iCs/>
          <w:sz w:val="24"/>
          <w:szCs w:val="24"/>
        </w:rPr>
        <w:t>Written payment request;</w:t>
      </w:r>
    </w:p>
    <w:p w14:paraId="6EDCAB07" w14:textId="026F8944" w:rsidR="00B2599A" w:rsidRPr="00E51F32" w:rsidRDefault="00B2599A" w:rsidP="00B2599A">
      <w:pPr>
        <w:pStyle w:val="oancuaDanhsach"/>
        <w:numPr>
          <w:ilvl w:val="0"/>
          <w:numId w:val="47"/>
        </w:numPr>
        <w:tabs>
          <w:tab w:val="left" w:pos="1134"/>
        </w:tabs>
        <w:spacing w:after="0" w:line="240" w:lineRule="auto"/>
        <w:ind w:hanging="540"/>
        <w:jc w:val="both"/>
        <w:rPr>
          <w:rFonts w:ascii="Times New Roman" w:hAnsi="Times New Roman"/>
          <w:bCs/>
          <w:sz w:val="24"/>
          <w:szCs w:val="24"/>
        </w:rPr>
      </w:pPr>
      <w:proofErr w:type="spellStart"/>
      <w:r w:rsidRPr="00E51F32">
        <w:rPr>
          <w:rFonts w:ascii="Times New Roman" w:hAnsi="Times New Roman"/>
          <w:bCs/>
          <w:sz w:val="24"/>
          <w:szCs w:val="24"/>
        </w:rPr>
        <w:t>Hóa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đơn</w:t>
      </w:r>
      <w:proofErr w:type="spellEnd"/>
      <w:r w:rsidRPr="00E51F32">
        <w:rPr>
          <w:rFonts w:ascii="Times New Roman" w:hAnsi="Times New Roman"/>
          <w:bCs/>
          <w:sz w:val="24"/>
          <w:szCs w:val="24"/>
        </w:rPr>
        <w:t xml:space="preserve"> </w:t>
      </w:r>
      <w:proofErr w:type="spellStart"/>
      <w:r w:rsidRPr="00E51F32">
        <w:rPr>
          <w:rFonts w:ascii="Times New Roman" w:hAnsi="Times New Roman"/>
          <w:sz w:val="24"/>
          <w:szCs w:val="24"/>
        </w:rPr>
        <w:t>giá</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trị</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gia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tăng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hợp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pháp</w:t>
      </w:r>
      <w:proofErr w:type="spellEnd"/>
      <w:r w:rsidRPr="00E51F32">
        <w:rPr>
          <w:rFonts w:ascii="Times New Roman" w:hAnsi="Times New Roman"/>
          <w:bCs/>
          <w:sz w:val="24"/>
          <w:szCs w:val="24"/>
        </w:rPr>
        <w:t xml:space="preserve"> do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Bán </w:t>
      </w:r>
      <w:proofErr w:type="spellStart"/>
      <w:r w:rsidRPr="00E51F32">
        <w:rPr>
          <w:rFonts w:ascii="Times New Roman" w:hAnsi="Times New Roman"/>
          <w:bCs/>
          <w:sz w:val="24"/>
          <w:szCs w:val="24"/>
        </w:rPr>
        <w:t>phát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hành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cho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Bên</w:t>
      </w:r>
      <w:proofErr w:type="spellEnd"/>
      <w:r w:rsidRPr="00E51F32">
        <w:rPr>
          <w:rFonts w:ascii="Times New Roman" w:hAnsi="Times New Roman"/>
          <w:bCs/>
          <w:sz w:val="24"/>
          <w:szCs w:val="24"/>
        </w:rPr>
        <w:t xml:space="preserve"> Mua/</w:t>
      </w:r>
      <w:r w:rsidRPr="00E51F32">
        <w:rPr>
          <w:rFonts w:ascii="Times New Roman" w:hAnsi="Times New Roman"/>
          <w:bCs/>
          <w:i/>
          <w:iCs/>
          <w:sz w:val="24"/>
          <w:szCs w:val="24"/>
        </w:rPr>
        <w:t xml:space="preserve">Valid value-added tax invoice issued by </w:t>
      </w:r>
      <w:r w:rsidR="00DF6C1A" w:rsidRPr="00E51F32">
        <w:rPr>
          <w:rFonts w:ascii="Times New Roman" w:hAnsi="Times New Roman"/>
          <w:bCs/>
          <w:i/>
          <w:iCs/>
          <w:sz w:val="24"/>
          <w:szCs w:val="24"/>
        </w:rPr>
        <w:t>The Supplier</w:t>
      </w:r>
      <w:r w:rsidRPr="00E51F32">
        <w:rPr>
          <w:rFonts w:ascii="Times New Roman" w:hAnsi="Times New Roman"/>
          <w:bCs/>
          <w:i/>
          <w:iCs/>
          <w:sz w:val="24"/>
          <w:szCs w:val="24"/>
        </w:rPr>
        <w:t xml:space="preserve"> to the Purchaser.</w:t>
      </w:r>
    </w:p>
    <w:p w14:paraId="01962E03" w14:textId="77777777" w:rsidR="00B40D50" w:rsidRPr="00E51F32" w:rsidRDefault="00B40D50" w:rsidP="00B2599A">
      <w:pPr>
        <w:pStyle w:val="oancuaDanhsach"/>
        <w:numPr>
          <w:ilvl w:val="0"/>
          <w:numId w:val="47"/>
        </w:numPr>
        <w:tabs>
          <w:tab w:val="left" w:pos="1134"/>
        </w:tabs>
        <w:spacing w:after="0" w:line="240" w:lineRule="auto"/>
        <w:ind w:hanging="540"/>
        <w:jc w:val="both"/>
        <w:rPr>
          <w:rFonts w:ascii="Times New Roman" w:hAnsi="Times New Roman"/>
          <w:bCs/>
          <w:sz w:val="24"/>
          <w:szCs w:val="24"/>
        </w:rPr>
      </w:pPr>
      <w:proofErr w:type="spellStart"/>
      <w:r w:rsidRPr="00E51F32">
        <w:rPr>
          <w:rFonts w:ascii="Times New Roman" w:hAnsi="Times New Roman"/>
          <w:bCs/>
          <w:sz w:val="24"/>
          <w:szCs w:val="24"/>
        </w:rPr>
        <w:t>Biên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bản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giao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hàng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và</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biên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bản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nghiệm</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thu</w:t>
      </w:r>
      <w:proofErr w:type="spellEnd"/>
      <w:r w:rsidRPr="00E51F32">
        <w:rPr>
          <w:rFonts w:ascii="Times New Roman" w:hAnsi="Times New Roman"/>
          <w:bCs/>
          <w:sz w:val="24"/>
          <w:szCs w:val="24"/>
        </w:rPr>
        <w:t>/</w:t>
      </w:r>
      <w:r w:rsidRPr="00E51F32">
        <w:rPr>
          <w:rFonts w:ascii="Times New Roman" w:hAnsi="Times New Roman"/>
          <w:sz w:val="24"/>
          <w:szCs w:val="24"/>
        </w:rPr>
        <w:t xml:space="preserve"> </w:t>
      </w:r>
      <w:r w:rsidRPr="00E51F32">
        <w:rPr>
          <w:rFonts w:ascii="Times New Roman" w:hAnsi="Times New Roman"/>
          <w:bCs/>
          <w:i/>
          <w:iCs/>
          <w:sz w:val="24"/>
          <w:szCs w:val="24"/>
        </w:rPr>
        <w:t>Goods Delivery Record and Acceptance Minutes</w:t>
      </w:r>
      <w:r w:rsidRPr="00E51F32">
        <w:rPr>
          <w:rFonts w:ascii="Times New Roman" w:hAnsi="Times New Roman"/>
          <w:bCs/>
          <w:sz w:val="24"/>
          <w:szCs w:val="24"/>
        </w:rPr>
        <w:t xml:space="preserve"> </w:t>
      </w:r>
    </w:p>
    <w:p w14:paraId="0BB31C6C" w14:textId="372AD766" w:rsidR="00B2599A" w:rsidRPr="00E51F32" w:rsidRDefault="00B2599A" w:rsidP="00B2599A">
      <w:pPr>
        <w:pStyle w:val="oancuaDanhsach"/>
        <w:numPr>
          <w:ilvl w:val="0"/>
          <w:numId w:val="47"/>
        </w:numPr>
        <w:tabs>
          <w:tab w:val="left" w:pos="1134"/>
        </w:tabs>
        <w:spacing w:after="0" w:line="240" w:lineRule="auto"/>
        <w:ind w:hanging="540"/>
        <w:jc w:val="both"/>
        <w:rPr>
          <w:rFonts w:ascii="Times New Roman" w:hAnsi="Times New Roman"/>
          <w:bCs/>
          <w:sz w:val="24"/>
          <w:szCs w:val="24"/>
        </w:rPr>
      </w:pPr>
      <w:r w:rsidRPr="00E51F32">
        <w:rPr>
          <w:rFonts w:ascii="Times New Roman" w:hAnsi="Times New Roman"/>
          <w:bCs/>
          <w:sz w:val="24"/>
          <w:szCs w:val="24"/>
        </w:rPr>
        <w:t xml:space="preserve">Các </w:t>
      </w:r>
      <w:proofErr w:type="spellStart"/>
      <w:r w:rsidRPr="00E51F32">
        <w:rPr>
          <w:rFonts w:ascii="Times New Roman" w:hAnsi="Times New Roman"/>
          <w:bCs/>
          <w:iCs/>
          <w:sz w:val="24"/>
          <w:szCs w:val="24"/>
        </w:rPr>
        <w:t>tài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liệu</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liên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quan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khác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theo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quy</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định</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của</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pháp</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luật</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hoặc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cơ</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quan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nhà</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nước</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có</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thẩm</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quyền</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theo</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từng</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thời</w:t>
      </w:r>
      <w:proofErr w:type="spellEnd"/>
      <w:r w:rsidRPr="00E51F32">
        <w:rPr>
          <w:rFonts w:ascii="Times New Roman" w:hAnsi="Times New Roman"/>
          <w:bCs/>
          <w:sz w:val="24"/>
          <w:szCs w:val="24"/>
        </w:rPr>
        <w:t xml:space="preserve"> </w:t>
      </w:r>
      <w:proofErr w:type="spellStart"/>
      <w:r w:rsidRPr="00E51F32">
        <w:rPr>
          <w:rFonts w:ascii="Times New Roman" w:hAnsi="Times New Roman"/>
          <w:bCs/>
          <w:sz w:val="24"/>
          <w:szCs w:val="24"/>
        </w:rPr>
        <w:t>điểm</w:t>
      </w:r>
      <w:proofErr w:type="spellEnd"/>
      <w:r w:rsidRPr="00E51F32">
        <w:rPr>
          <w:rFonts w:ascii="Times New Roman" w:hAnsi="Times New Roman"/>
          <w:bCs/>
          <w:sz w:val="24"/>
          <w:szCs w:val="24"/>
        </w:rPr>
        <w:t>.</w:t>
      </w:r>
    </w:p>
    <w:p w14:paraId="71560857" w14:textId="77777777" w:rsidR="00B2599A" w:rsidRPr="00E51F32" w:rsidRDefault="00B2599A" w:rsidP="00B2599A">
      <w:pPr>
        <w:keepNext/>
        <w:widowControl w:val="0"/>
        <w:tabs>
          <w:tab w:val="left" w:pos="1080"/>
        </w:tabs>
        <w:ind w:left="1080"/>
        <w:jc w:val="both"/>
        <w:rPr>
          <w:rFonts w:ascii="Times New Roman" w:hAnsi="Times New Roman"/>
          <w:bCs/>
          <w:i/>
          <w:iCs/>
        </w:rPr>
      </w:pPr>
      <w:r w:rsidRPr="00E51F32">
        <w:rPr>
          <w:rFonts w:ascii="Times New Roman" w:hAnsi="Times New Roman"/>
          <w:bCs/>
          <w:i/>
          <w:iCs/>
        </w:rPr>
        <w:t>Other relevant documents as required by law or competent authorities from time to time.</w:t>
      </w:r>
      <w:commentRangeEnd w:id="783"/>
      <w:r w:rsidR="00543BF7" w:rsidRPr="00E51F32">
        <w:rPr>
          <w:rStyle w:val="ThamchiuChuthich"/>
          <w:rFonts w:ascii="Times New Roman" w:hAnsi="Times New Roman"/>
          <w:bCs/>
          <w:i/>
          <w:iCs/>
          <w:sz w:val="24"/>
          <w:szCs w:val="24"/>
        </w:rPr>
        <w:commentReference w:id="783"/>
      </w:r>
    </w:p>
    <w:p w14:paraId="2D403042" w14:textId="77777777" w:rsidR="00DF6C1A" w:rsidRPr="00E51F32" w:rsidRDefault="00DF6C1A" w:rsidP="00B2599A">
      <w:pPr>
        <w:keepNext/>
        <w:widowControl w:val="0"/>
        <w:tabs>
          <w:tab w:val="left" w:pos="1080"/>
        </w:tabs>
        <w:ind w:left="1080"/>
        <w:jc w:val="both"/>
        <w:rPr>
          <w:rFonts w:ascii="Times New Roman" w:hAnsi="Times New Roman"/>
          <w:bCs/>
          <w:i/>
          <w:iCs/>
        </w:rPr>
      </w:pPr>
    </w:p>
    <w:p w14:paraId="625CEA84" w14:textId="3A8DF794" w:rsidR="008C4998" w:rsidRPr="00E51F32" w:rsidRDefault="008C4998" w:rsidP="00DF6C1A">
      <w:pPr>
        <w:pStyle w:val="oancuaDanhsach"/>
        <w:numPr>
          <w:ilvl w:val="0"/>
          <w:numId w:val="39"/>
        </w:numPr>
        <w:jc w:val="both"/>
        <w:rPr>
          <w:rFonts w:ascii="Times New Roman" w:hAnsi="Times New Roman"/>
          <w:b/>
          <w:bCs/>
          <w:iCs/>
          <w:sz w:val="24"/>
          <w:szCs w:val="24"/>
          <w:lang w:val="en-GB"/>
        </w:rPr>
      </w:pPr>
      <w:bookmarkStart w:id="784" w:name="_Hlk167802462"/>
      <w:bookmarkEnd w:id="781"/>
      <w:bookmarkEnd w:id="782"/>
      <w:proofErr w:type="spellStart"/>
      <w:r w:rsidRPr="00E51F32">
        <w:rPr>
          <w:rFonts w:ascii="Times New Roman" w:hAnsi="Times New Roman"/>
          <w:b/>
          <w:bCs/>
          <w:iCs/>
          <w:sz w:val="24"/>
          <w:szCs w:val="24"/>
          <w:lang w:val="en-GB"/>
        </w:rPr>
        <w:t>Địa</w:t>
      </w:r>
      <w:proofErr w:type="spellEnd"/>
      <w:r w:rsidRPr="00E51F32">
        <w:rPr>
          <w:rFonts w:ascii="Times New Roman" w:hAnsi="Times New Roman"/>
          <w:b/>
          <w:bCs/>
          <w:iCs/>
          <w:sz w:val="24"/>
          <w:szCs w:val="24"/>
          <w:lang w:val="en-GB"/>
        </w:rPr>
        <w:t xml:space="preserve"> </w:t>
      </w:r>
      <w:proofErr w:type="spellStart"/>
      <w:r w:rsidRPr="00E51F32">
        <w:rPr>
          <w:rFonts w:ascii="Times New Roman" w:hAnsi="Times New Roman"/>
          <w:b/>
          <w:bCs/>
          <w:iCs/>
          <w:sz w:val="24"/>
          <w:szCs w:val="24"/>
          <w:lang w:val="en-GB"/>
        </w:rPr>
        <w:t>điểm</w:t>
      </w:r>
      <w:proofErr w:type="spellEnd"/>
      <w:r w:rsidRPr="00E51F32">
        <w:rPr>
          <w:rFonts w:ascii="Times New Roman" w:hAnsi="Times New Roman"/>
          <w:b/>
          <w:bCs/>
          <w:iCs/>
          <w:sz w:val="24"/>
          <w:szCs w:val="24"/>
          <w:lang w:val="en-GB"/>
        </w:rPr>
        <w:t xml:space="preserve"> </w:t>
      </w:r>
      <w:proofErr w:type="spellStart"/>
      <w:r w:rsidRPr="00E51F32">
        <w:rPr>
          <w:rFonts w:ascii="Times New Roman" w:hAnsi="Times New Roman"/>
          <w:b/>
          <w:bCs/>
          <w:iCs/>
          <w:sz w:val="24"/>
          <w:szCs w:val="24"/>
          <w:lang w:val="en-GB"/>
        </w:rPr>
        <w:t>và</w:t>
      </w:r>
      <w:proofErr w:type="spellEnd"/>
      <w:r w:rsidRPr="00E51F32">
        <w:rPr>
          <w:rFonts w:ascii="Times New Roman" w:hAnsi="Times New Roman"/>
          <w:b/>
          <w:bCs/>
          <w:iCs/>
          <w:sz w:val="24"/>
          <w:szCs w:val="24"/>
          <w:lang w:val="en-GB"/>
        </w:rPr>
        <w:t xml:space="preserve"> </w:t>
      </w:r>
      <w:proofErr w:type="spellStart"/>
      <w:r w:rsidRPr="00E51F32">
        <w:rPr>
          <w:rFonts w:ascii="Times New Roman" w:hAnsi="Times New Roman"/>
          <w:b/>
          <w:bCs/>
          <w:iCs/>
          <w:sz w:val="24"/>
          <w:szCs w:val="24"/>
          <w:lang w:val="en-GB"/>
        </w:rPr>
        <w:t>thời</w:t>
      </w:r>
      <w:proofErr w:type="spellEnd"/>
      <w:r w:rsidRPr="00E51F32">
        <w:rPr>
          <w:rFonts w:ascii="Times New Roman" w:hAnsi="Times New Roman"/>
          <w:b/>
          <w:bCs/>
          <w:iCs/>
          <w:sz w:val="24"/>
          <w:szCs w:val="24"/>
          <w:lang w:val="en-GB"/>
        </w:rPr>
        <w:t xml:space="preserve"> </w:t>
      </w:r>
      <w:proofErr w:type="spellStart"/>
      <w:r w:rsidRPr="00E51F32">
        <w:rPr>
          <w:rFonts w:ascii="Times New Roman" w:hAnsi="Times New Roman"/>
          <w:b/>
          <w:bCs/>
          <w:iCs/>
          <w:sz w:val="24"/>
          <w:szCs w:val="24"/>
          <w:lang w:val="en-GB"/>
        </w:rPr>
        <w:t>gian</w:t>
      </w:r>
      <w:proofErr w:type="spellEnd"/>
      <w:r w:rsidRPr="00E51F32">
        <w:rPr>
          <w:rFonts w:ascii="Times New Roman" w:hAnsi="Times New Roman"/>
          <w:b/>
          <w:bCs/>
          <w:iCs/>
          <w:sz w:val="24"/>
          <w:szCs w:val="24"/>
          <w:lang w:val="en-GB"/>
        </w:rPr>
        <w:t xml:space="preserve"> </w:t>
      </w:r>
      <w:proofErr w:type="spellStart"/>
      <w:r w:rsidRPr="00E51F32">
        <w:rPr>
          <w:rFonts w:ascii="Times New Roman" w:hAnsi="Times New Roman"/>
          <w:b/>
          <w:bCs/>
          <w:iCs/>
          <w:sz w:val="24"/>
          <w:szCs w:val="24"/>
          <w:lang w:val="en-GB"/>
        </w:rPr>
        <w:t>giao</w:t>
      </w:r>
      <w:proofErr w:type="spellEnd"/>
      <w:r w:rsidRPr="00E51F32">
        <w:rPr>
          <w:rFonts w:ascii="Times New Roman" w:hAnsi="Times New Roman"/>
          <w:b/>
          <w:bCs/>
          <w:iCs/>
          <w:sz w:val="24"/>
          <w:szCs w:val="24"/>
          <w:lang w:val="en-GB"/>
        </w:rPr>
        <w:t xml:space="preserve"> </w:t>
      </w:r>
      <w:proofErr w:type="spellStart"/>
      <w:r w:rsidRPr="00E51F32">
        <w:rPr>
          <w:rFonts w:ascii="Times New Roman" w:hAnsi="Times New Roman"/>
          <w:b/>
          <w:bCs/>
          <w:iCs/>
          <w:sz w:val="24"/>
          <w:szCs w:val="24"/>
          <w:lang w:val="en-GB"/>
        </w:rPr>
        <w:t>hàng</w:t>
      </w:r>
      <w:proofErr w:type="spellEnd"/>
    </w:p>
    <w:p w14:paraId="219DC3DD" w14:textId="0E1A4381" w:rsidR="008C4998" w:rsidRPr="00E51F32" w:rsidRDefault="008C4998" w:rsidP="00DF6C1A">
      <w:pPr>
        <w:pStyle w:val="oancuaDanhsach"/>
        <w:ind w:left="360"/>
        <w:jc w:val="both"/>
        <w:rPr>
          <w:rFonts w:ascii="Times New Roman" w:hAnsi="Times New Roman"/>
          <w:b/>
          <w:bCs/>
          <w:i/>
          <w:sz w:val="24"/>
          <w:szCs w:val="24"/>
          <w:lang w:val="en-GB"/>
        </w:rPr>
      </w:pPr>
      <w:r w:rsidRPr="00E51F32">
        <w:rPr>
          <w:rFonts w:ascii="Times New Roman" w:hAnsi="Times New Roman"/>
          <w:b/>
          <w:bCs/>
          <w:i/>
          <w:sz w:val="24"/>
          <w:szCs w:val="24"/>
          <w:lang w:val="en-GB"/>
        </w:rPr>
        <w:t xml:space="preserve"> Place and schedule of delivery</w:t>
      </w:r>
    </w:p>
    <w:p w14:paraId="3C6FBD11" w14:textId="77777777" w:rsidR="008C4998" w:rsidRPr="00E51F32" w:rsidRDefault="008C4998" w:rsidP="00DA541C">
      <w:pPr>
        <w:jc w:val="both"/>
        <w:rPr>
          <w:rFonts w:ascii="Times New Roman" w:hAnsi="Times New Roman"/>
          <w:b/>
          <w:bCs/>
          <w:i/>
          <w:lang w:val="en-GB"/>
        </w:rPr>
      </w:pPr>
    </w:p>
    <w:p w14:paraId="25B50F77" w14:textId="1B963DA8" w:rsidR="008C4998" w:rsidRPr="00E51F32" w:rsidRDefault="008C4998" w:rsidP="009F6BE4">
      <w:pPr>
        <w:pStyle w:val="oancuaDanhsach"/>
        <w:numPr>
          <w:ilvl w:val="1"/>
          <w:numId w:val="23"/>
        </w:numPr>
        <w:spacing w:after="0" w:line="240" w:lineRule="auto"/>
        <w:ind w:left="567" w:hanging="567"/>
        <w:jc w:val="both"/>
        <w:rPr>
          <w:rFonts w:ascii="Times New Roman" w:hAnsi="Times New Roman"/>
          <w:i/>
          <w:sz w:val="24"/>
          <w:szCs w:val="24"/>
          <w:lang w:val="vi-VN"/>
        </w:rPr>
      </w:pPr>
      <w:proofErr w:type="spellStart"/>
      <w:r w:rsidRPr="00E51F32">
        <w:rPr>
          <w:rFonts w:ascii="Times New Roman" w:hAnsi="Times New Roman"/>
          <w:bCs/>
          <w:iCs/>
          <w:sz w:val="24"/>
          <w:szCs w:val="24"/>
        </w:rPr>
        <w:t>Thời</w:t>
      </w:r>
      <w:proofErr w:type="spellEnd"/>
      <w:r w:rsidRPr="00E51F32">
        <w:rPr>
          <w:rFonts w:ascii="Times New Roman" w:hAnsi="Times New Roman"/>
          <w:bCs/>
          <w:iCs/>
          <w:sz w:val="24"/>
          <w:szCs w:val="24"/>
        </w:rPr>
        <w:t xml:space="preserve"> </w:t>
      </w:r>
      <w:proofErr w:type="spellStart"/>
      <w:r w:rsidRPr="00E51F32">
        <w:rPr>
          <w:rFonts w:ascii="Times New Roman" w:hAnsi="Times New Roman"/>
          <w:bCs/>
          <w:iCs/>
          <w:sz w:val="24"/>
          <w:szCs w:val="24"/>
        </w:rPr>
        <w:t>gian</w:t>
      </w:r>
      <w:proofErr w:type="spellEnd"/>
      <w:r w:rsidRPr="00E51F32">
        <w:rPr>
          <w:rFonts w:ascii="Times New Roman" w:hAnsi="Times New Roman"/>
          <w:bCs/>
          <w:iCs/>
          <w:sz w:val="24"/>
          <w:szCs w:val="24"/>
        </w:rPr>
        <w:t xml:space="preserve"> </w:t>
      </w:r>
      <w:proofErr w:type="spellStart"/>
      <w:r w:rsidRPr="00E51F32">
        <w:rPr>
          <w:rFonts w:ascii="Times New Roman" w:hAnsi="Times New Roman"/>
          <w:bCs/>
          <w:iCs/>
          <w:sz w:val="24"/>
          <w:szCs w:val="24"/>
        </w:rPr>
        <w:t>giao</w:t>
      </w:r>
      <w:proofErr w:type="spellEnd"/>
      <w:r w:rsidRPr="00E51F32">
        <w:rPr>
          <w:rFonts w:ascii="Times New Roman" w:hAnsi="Times New Roman"/>
          <w:bCs/>
          <w:iCs/>
          <w:sz w:val="24"/>
          <w:szCs w:val="24"/>
        </w:rPr>
        <w:t xml:space="preserve"> </w:t>
      </w:r>
      <w:proofErr w:type="spellStart"/>
      <w:r w:rsidRPr="00E51F32">
        <w:rPr>
          <w:rFonts w:ascii="Times New Roman" w:hAnsi="Times New Roman"/>
          <w:bCs/>
          <w:iCs/>
          <w:sz w:val="24"/>
          <w:szCs w:val="24"/>
        </w:rPr>
        <w:t>Hàng</w:t>
      </w:r>
      <w:proofErr w:type="spellEnd"/>
      <w:r w:rsidRPr="00E51F32">
        <w:rPr>
          <w:rFonts w:ascii="Times New Roman" w:hAnsi="Times New Roman"/>
          <w:bCs/>
          <w:iCs/>
          <w:sz w:val="24"/>
          <w:szCs w:val="24"/>
        </w:rPr>
        <w:t xml:space="preserve"> </w:t>
      </w:r>
      <w:proofErr w:type="spellStart"/>
      <w:r w:rsidRPr="00E51F32">
        <w:rPr>
          <w:rFonts w:ascii="Times New Roman" w:hAnsi="Times New Roman"/>
          <w:bCs/>
          <w:iCs/>
          <w:sz w:val="24"/>
          <w:szCs w:val="24"/>
        </w:rPr>
        <w:t>Hóa</w:t>
      </w:r>
      <w:proofErr w:type="spellEnd"/>
      <w:r w:rsidRPr="00E51F32">
        <w:rPr>
          <w:rFonts w:ascii="Times New Roman" w:hAnsi="Times New Roman"/>
          <w:bCs/>
          <w:iCs/>
          <w:sz w:val="24"/>
          <w:szCs w:val="24"/>
        </w:rPr>
        <w:t xml:space="preserve"> </w:t>
      </w:r>
      <w:r w:rsidRPr="00E51F32">
        <w:rPr>
          <w:rFonts w:ascii="Times New Roman" w:hAnsi="Times New Roman"/>
          <w:bCs/>
          <w:i/>
          <w:sz w:val="24"/>
          <w:szCs w:val="24"/>
          <w:lang w:val="vi-VN"/>
        </w:rPr>
        <w:t>/</w:t>
      </w:r>
      <w:r w:rsidRPr="00E51F32">
        <w:rPr>
          <w:rFonts w:ascii="Times New Roman" w:hAnsi="Times New Roman"/>
          <w:bCs/>
          <w:i/>
          <w:sz w:val="24"/>
          <w:szCs w:val="24"/>
        </w:rPr>
        <w:t>Schedule for delivery</w:t>
      </w:r>
      <w:r w:rsidRPr="00E51F32">
        <w:rPr>
          <w:rFonts w:ascii="Times New Roman" w:hAnsi="Times New Roman"/>
          <w:bCs/>
          <w:iCs/>
          <w:sz w:val="24"/>
          <w:szCs w:val="24"/>
        </w:rPr>
        <w:t>:</w:t>
      </w:r>
      <w:r w:rsidR="005C5508" w:rsidRPr="00E51F32">
        <w:rPr>
          <w:rFonts w:ascii="Times New Roman" w:hAnsi="Times New Roman"/>
          <w:bCs/>
          <w:iCs/>
          <w:sz w:val="24"/>
          <w:szCs w:val="24"/>
        </w:rPr>
        <w:t xml:space="preserve"> </w:t>
      </w:r>
      <w:ins w:id="785" w:author="XuanVNT" w:date="2025-08-29T15:06:00Z" w16du:dateUtc="2025-08-29T08:06:00Z">
        <w:del w:id="786" w:author="HIEN" w:date="2025-12-05T17:48:00Z" w16du:dateUtc="2025-12-05T10:48:00Z">
          <w:r w:rsidR="00737571" w:rsidRPr="00E51F32" w:rsidDel="00C86658">
            <w:rPr>
              <w:rFonts w:ascii="Times New Roman" w:hAnsi="Times New Roman"/>
              <w:bCs/>
              <w:iCs/>
              <w:sz w:val="24"/>
              <w:szCs w:val="24"/>
            </w:rPr>
            <w:delText xml:space="preserve">5 - </w:delText>
          </w:r>
        </w:del>
        <w:del w:id="787" w:author="HIEN" w:date="2025-12-05T17:39:00Z" w16du:dateUtc="2025-12-05T10:39:00Z">
          <w:r w:rsidR="00737571" w:rsidRPr="00E51F32" w:rsidDel="00D34BFC">
            <w:rPr>
              <w:rFonts w:ascii="Times New Roman" w:hAnsi="Times New Roman"/>
              <w:bCs/>
              <w:iCs/>
              <w:sz w:val="24"/>
              <w:szCs w:val="24"/>
            </w:rPr>
            <w:delText>10</w:delText>
          </w:r>
        </w:del>
        <w:del w:id="788" w:author="HIEN" w:date="2025-12-05T17:48:00Z" w16du:dateUtc="2025-12-05T10:48:00Z">
          <w:r w:rsidR="00737571" w:rsidRPr="00E51F32" w:rsidDel="00C86658">
            <w:rPr>
              <w:rFonts w:ascii="Times New Roman" w:hAnsi="Times New Roman"/>
              <w:bCs/>
              <w:iCs/>
              <w:sz w:val="24"/>
              <w:szCs w:val="24"/>
            </w:rPr>
            <w:delText xml:space="preserve"> </w:delText>
          </w:r>
        </w:del>
      </w:ins>
      <w:del w:id="789" w:author="HIEN" w:date="2025-12-05T17:48:00Z" w16du:dateUtc="2025-12-05T10:48:00Z">
        <w:r w:rsidR="005C5508" w:rsidRPr="00E51F32" w:rsidDel="00C86658">
          <w:rPr>
            <w:rFonts w:ascii="Times New Roman" w:hAnsi="Times New Roman"/>
            <w:bCs/>
            <w:iCs/>
            <w:sz w:val="24"/>
            <w:szCs w:val="24"/>
          </w:rPr>
          <w:delText xml:space="preserve">[●] </w:delText>
        </w:r>
        <w:r w:rsidRPr="00E51F32" w:rsidDel="00C86658">
          <w:rPr>
            <w:rFonts w:ascii="Times New Roman" w:hAnsi="Times New Roman"/>
            <w:iCs/>
            <w:sz w:val="24"/>
            <w:szCs w:val="24"/>
          </w:rPr>
          <w:delText>tuần</w:delText>
        </w:r>
      </w:del>
      <w:ins w:id="790" w:author="XuanVNT" w:date="2025-08-29T15:06:00Z" w16du:dateUtc="2025-08-29T08:06:00Z">
        <w:del w:id="791" w:author="HIEN" w:date="2025-12-05T17:48:00Z" w16du:dateUtc="2025-12-05T10:48:00Z">
          <w:r w:rsidR="00737571" w:rsidRPr="00E51F32" w:rsidDel="00C86658">
            <w:rPr>
              <w:rFonts w:ascii="Times New Roman" w:hAnsi="Times New Roman"/>
              <w:bCs/>
              <w:iCs/>
              <w:sz w:val="24"/>
              <w:szCs w:val="24"/>
            </w:rPr>
            <w:delText>ngày</w:delText>
          </w:r>
        </w:del>
      </w:ins>
      <w:ins w:id="792" w:author="HIEN" w:date="2025-12-05T17:48:00Z" w16du:dateUtc="2025-12-05T10:48:00Z">
        <w:r w:rsidR="00C86658" w:rsidRPr="00E51F32">
          <w:rPr>
            <w:rFonts w:ascii="Times New Roman" w:hAnsi="Times New Roman"/>
            <w:bCs/>
            <w:iCs/>
            <w:sz w:val="24"/>
            <w:szCs w:val="24"/>
          </w:rPr>
          <w:t xml:space="preserve">Như </w:t>
        </w:r>
        <w:proofErr w:type="spellStart"/>
        <w:r w:rsidR="00C86658" w:rsidRPr="00E51F32">
          <w:rPr>
            <w:rFonts w:ascii="Times New Roman" w:hAnsi="Times New Roman"/>
            <w:bCs/>
            <w:iCs/>
            <w:sz w:val="24"/>
            <w:szCs w:val="24"/>
          </w:rPr>
          <w:t>mô</w:t>
        </w:r>
        <w:proofErr w:type="spellEnd"/>
        <w:r w:rsidR="00C86658" w:rsidRPr="00E51F32">
          <w:rPr>
            <w:rFonts w:ascii="Times New Roman" w:hAnsi="Times New Roman"/>
            <w:bCs/>
            <w:iCs/>
            <w:sz w:val="24"/>
            <w:szCs w:val="24"/>
          </w:rPr>
          <w:t xml:space="preserve"> </w:t>
        </w:r>
        <w:proofErr w:type="spellStart"/>
        <w:r w:rsidR="00C86658" w:rsidRPr="00E51F32">
          <w:rPr>
            <w:rFonts w:ascii="Times New Roman" w:hAnsi="Times New Roman"/>
            <w:bCs/>
            <w:iCs/>
            <w:sz w:val="24"/>
            <w:szCs w:val="24"/>
          </w:rPr>
          <w:t>tả</w:t>
        </w:r>
        <w:proofErr w:type="spellEnd"/>
        <w:r w:rsidR="00C86658" w:rsidRPr="00E51F32">
          <w:rPr>
            <w:rFonts w:ascii="Times New Roman" w:hAnsi="Times New Roman"/>
            <w:bCs/>
            <w:iCs/>
            <w:sz w:val="24"/>
            <w:szCs w:val="24"/>
          </w:rPr>
          <w:t xml:space="preserve"> </w:t>
        </w:r>
        <w:proofErr w:type="spellStart"/>
        <w:r w:rsidR="00C86658" w:rsidRPr="00E51F32">
          <w:rPr>
            <w:rFonts w:ascii="Times New Roman" w:hAnsi="Times New Roman"/>
            <w:bCs/>
            <w:iCs/>
            <w:sz w:val="24"/>
            <w:szCs w:val="24"/>
          </w:rPr>
          <w:t>tại</w:t>
        </w:r>
        <w:proofErr w:type="spellEnd"/>
        <w:r w:rsidR="00C86658" w:rsidRPr="00E51F32">
          <w:rPr>
            <w:rFonts w:ascii="Times New Roman" w:hAnsi="Times New Roman"/>
            <w:bCs/>
            <w:iCs/>
            <w:sz w:val="24"/>
            <w:szCs w:val="24"/>
          </w:rPr>
          <w:t xml:space="preserve"> </w:t>
        </w:r>
        <w:proofErr w:type="spellStart"/>
        <w:r w:rsidR="00C86658" w:rsidRPr="00E51F32">
          <w:rPr>
            <w:rFonts w:ascii="Times New Roman" w:hAnsi="Times New Roman"/>
            <w:bCs/>
            <w:iCs/>
            <w:sz w:val="24"/>
            <w:szCs w:val="24"/>
          </w:rPr>
          <w:t>Phụ</w:t>
        </w:r>
        <w:proofErr w:type="spellEnd"/>
        <w:r w:rsidR="00C86658" w:rsidRPr="00E51F32">
          <w:rPr>
            <w:rFonts w:ascii="Times New Roman" w:hAnsi="Times New Roman"/>
            <w:bCs/>
            <w:iCs/>
            <w:sz w:val="24"/>
            <w:szCs w:val="24"/>
          </w:rPr>
          <w:t xml:space="preserve"> </w:t>
        </w:r>
        <w:proofErr w:type="spellStart"/>
        <w:r w:rsidR="00C86658" w:rsidRPr="00E51F32">
          <w:rPr>
            <w:rFonts w:ascii="Times New Roman" w:hAnsi="Times New Roman"/>
            <w:bCs/>
            <w:iCs/>
            <w:sz w:val="24"/>
            <w:szCs w:val="24"/>
          </w:rPr>
          <w:t>lục</w:t>
        </w:r>
        <w:proofErr w:type="spellEnd"/>
        <w:r w:rsidR="00C86658" w:rsidRPr="00E51F32">
          <w:rPr>
            <w:rFonts w:ascii="Times New Roman" w:hAnsi="Times New Roman"/>
            <w:bCs/>
            <w:iCs/>
            <w:sz w:val="24"/>
            <w:szCs w:val="24"/>
          </w:rPr>
          <w:t xml:space="preserve"> 1</w:t>
        </w:r>
      </w:ins>
      <w:r w:rsidRPr="00E51F32">
        <w:rPr>
          <w:rFonts w:ascii="Times New Roman" w:hAnsi="Times New Roman"/>
          <w:iCs/>
          <w:sz w:val="24"/>
          <w:szCs w:val="24"/>
        </w:rPr>
        <w:t xml:space="preserve"> </w:t>
      </w:r>
      <w:proofErr w:type="spellStart"/>
      <w:r w:rsidRPr="00E51F32">
        <w:rPr>
          <w:rFonts w:ascii="Times New Roman" w:hAnsi="Times New Roman"/>
          <w:iCs/>
          <w:sz w:val="24"/>
          <w:szCs w:val="24"/>
        </w:rPr>
        <w:t>kể</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từ</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ngày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ký</w:t>
      </w:r>
      <w:proofErr w:type="spellEnd"/>
      <w:r w:rsidRPr="00E51F32">
        <w:rPr>
          <w:rFonts w:ascii="Times New Roman" w:hAnsi="Times New Roman"/>
          <w:iCs/>
          <w:sz w:val="24"/>
          <w:szCs w:val="24"/>
        </w:rPr>
        <w:t xml:space="preserve"> </w:t>
      </w:r>
      <w:proofErr w:type="spellStart"/>
      <w:r w:rsidR="000658BE" w:rsidRPr="00E51F32">
        <w:rPr>
          <w:rFonts w:ascii="Times New Roman" w:hAnsi="Times New Roman"/>
          <w:iCs/>
          <w:sz w:val="24"/>
          <w:szCs w:val="24"/>
        </w:rPr>
        <w:t>H</w:t>
      </w:r>
      <w:r w:rsidRPr="00E51F32">
        <w:rPr>
          <w:rFonts w:ascii="Times New Roman" w:hAnsi="Times New Roman"/>
          <w:iCs/>
          <w:sz w:val="24"/>
          <w:szCs w:val="24"/>
        </w:rPr>
        <w:t>ợp</w:t>
      </w:r>
      <w:proofErr w:type="spellEnd"/>
      <w:r w:rsidRPr="00E51F32">
        <w:rPr>
          <w:rFonts w:ascii="Times New Roman" w:hAnsi="Times New Roman"/>
          <w:iCs/>
          <w:sz w:val="24"/>
          <w:szCs w:val="24"/>
        </w:rPr>
        <w:t xml:space="preserve"> </w:t>
      </w:r>
      <w:proofErr w:type="spellStart"/>
      <w:r w:rsidR="000658BE" w:rsidRPr="00E51F32">
        <w:rPr>
          <w:rFonts w:ascii="Times New Roman" w:hAnsi="Times New Roman"/>
          <w:iCs/>
          <w:sz w:val="24"/>
          <w:szCs w:val="24"/>
        </w:rPr>
        <w:t>Đ</w:t>
      </w:r>
      <w:r w:rsidRPr="00E51F32">
        <w:rPr>
          <w:rFonts w:ascii="Times New Roman" w:hAnsi="Times New Roman"/>
          <w:iCs/>
          <w:sz w:val="24"/>
          <w:szCs w:val="24"/>
        </w:rPr>
        <w:t>ồng</w:t>
      </w:r>
      <w:proofErr w:type="spellEnd"/>
      <w:r w:rsidRPr="00E51F32">
        <w:rPr>
          <w:rFonts w:ascii="Times New Roman" w:hAnsi="Times New Roman"/>
          <w:iCs/>
          <w:sz w:val="24"/>
          <w:szCs w:val="24"/>
        </w:rPr>
        <w:t xml:space="preserve"> </w:t>
      </w:r>
      <w:r w:rsidRPr="00E51F32">
        <w:rPr>
          <w:rFonts w:ascii="Times New Roman" w:hAnsi="Times New Roman"/>
          <w:i/>
          <w:sz w:val="24"/>
          <w:szCs w:val="24"/>
          <w:lang w:val="vi-VN"/>
        </w:rPr>
        <w:t>/</w:t>
      </w:r>
      <w:ins w:id="793" w:author="HIEN" w:date="2025-12-05T17:49:00Z" w16du:dateUtc="2025-12-05T10:49:00Z">
        <w:r w:rsidR="00C86658" w:rsidRPr="00E51F32">
          <w:t xml:space="preserve"> </w:t>
        </w:r>
        <w:r w:rsidR="00C86658" w:rsidRPr="00E51F32">
          <w:rPr>
            <w:rFonts w:ascii="Times New Roman" w:hAnsi="Times New Roman"/>
            <w:i/>
            <w:sz w:val="24"/>
            <w:szCs w:val="24"/>
          </w:rPr>
          <w:t>As described in Appendix 1</w:t>
        </w:r>
      </w:ins>
      <w:ins w:id="794" w:author="Việt Nguyễn" w:date="2025-12-06T10:48:00Z" w16du:dateUtc="2025-12-06T03:48:00Z">
        <w:r w:rsidR="00CB245B" w:rsidRPr="00E51F32">
          <w:rPr>
            <w:rFonts w:ascii="Times New Roman" w:hAnsi="Times New Roman"/>
            <w:i/>
            <w:sz w:val="24"/>
            <w:szCs w:val="24"/>
          </w:rPr>
          <w:t xml:space="preserve"> </w:t>
        </w:r>
      </w:ins>
      <w:del w:id="795" w:author="HIEN" w:date="2025-12-05T17:49:00Z" w16du:dateUtc="2025-12-05T10:49:00Z">
        <w:r w:rsidR="005C5508" w:rsidRPr="00E51F32" w:rsidDel="00C86658">
          <w:rPr>
            <w:rFonts w:ascii="Times New Roman" w:hAnsi="Times New Roman"/>
            <w:i/>
            <w:sz w:val="24"/>
            <w:szCs w:val="24"/>
          </w:rPr>
          <w:delText xml:space="preserve"> </w:delText>
        </w:r>
      </w:del>
      <w:del w:id="796" w:author="XuanVNT" w:date="2025-08-29T15:06:00Z" w16du:dateUtc="2025-08-29T08:06:00Z">
        <w:r w:rsidR="005C5508" w:rsidRPr="00E51F32" w:rsidDel="00737571">
          <w:rPr>
            <w:rFonts w:ascii="Times New Roman" w:hAnsi="Times New Roman"/>
            <w:bCs/>
            <w:i/>
            <w:sz w:val="24"/>
            <w:szCs w:val="24"/>
          </w:rPr>
          <w:delText xml:space="preserve">[●] </w:delText>
        </w:r>
      </w:del>
      <w:ins w:id="797" w:author="XuanVNT" w:date="2025-08-29T15:06:00Z" w16du:dateUtc="2025-08-29T08:06:00Z">
        <w:del w:id="798" w:author="Việt Nguyễn" w:date="2025-12-06T10:48:00Z" w16du:dateUtc="2025-12-06T03:48:00Z">
          <w:r w:rsidR="00737571" w:rsidRPr="00E51F32" w:rsidDel="00CB245B">
            <w:rPr>
              <w:rFonts w:ascii="Times New Roman" w:hAnsi="Times New Roman"/>
              <w:bCs/>
              <w:i/>
              <w:strike/>
              <w:sz w:val="24"/>
              <w:szCs w:val="24"/>
            </w:rPr>
            <w:delText xml:space="preserve">5 - </w:delText>
          </w:r>
        </w:del>
      </w:ins>
      <w:ins w:id="799" w:author="HIEN" w:date="2025-12-05T17:40:00Z" w16du:dateUtc="2025-12-05T10:40:00Z">
        <w:del w:id="800" w:author="Việt Nguyễn" w:date="2025-12-06T10:48:00Z" w16du:dateUtc="2025-12-06T03:48:00Z">
          <w:r w:rsidR="00D34BFC" w:rsidRPr="00E51F32" w:rsidDel="00CB245B">
            <w:rPr>
              <w:rFonts w:ascii="Times New Roman" w:hAnsi="Times New Roman"/>
              <w:bCs/>
              <w:i/>
              <w:strike/>
              <w:sz w:val="24"/>
              <w:szCs w:val="24"/>
            </w:rPr>
            <w:delText>7</w:delText>
          </w:r>
        </w:del>
      </w:ins>
      <w:ins w:id="801" w:author="XuanVNT" w:date="2025-08-29T15:06:00Z" w16du:dateUtc="2025-08-29T08:06:00Z">
        <w:del w:id="802" w:author="Việt Nguyễn" w:date="2025-12-06T10:48:00Z" w16du:dateUtc="2025-12-06T03:48:00Z">
          <w:r w:rsidR="00737571" w:rsidRPr="00E51F32" w:rsidDel="00CB245B">
            <w:rPr>
              <w:rFonts w:ascii="Times New Roman" w:hAnsi="Times New Roman"/>
              <w:bCs/>
              <w:i/>
              <w:strike/>
              <w:sz w:val="24"/>
              <w:szCs w:val="24"/>
            </w:rPr>
            <w:delText xml:space="preserve">10 </w:delText>
          </w:r>
        </w:del>
      </w:ins>
      <w:del w:id="803" w:author="XuanVNT" w:date="2025-08-29T15:06:00Z" w16du:dateUtc="2025-08-29T08:06:00Z">
        <w:r w:rsidRPr="00E51F32" w:rsidDel="00737571">
          <w:rPr>
            <w:rFonts w:ascii="Times New Roman" w:hAnsi="Times New Roman"/>
            <w:i/>
            <w:strike/>
            <w:sz w:val="24"/>
            <w:szCs w:val="24"/>
          </w:rPr>
          <w:delText>weeks</w:delText>
        </w:r>
        <w:r w:rsidRPr="00E51F32" w:rsidDel="00737571">
          <w:rPr>
            <w:rFonts w:ascii="Times New Roman" w:hAnsi="Times New Roman"/>
            <w:i/>
            <w:sz w:val="24"/>
            <w:szCs w:val="24"/>
          </w:rPr>
          <w:delText xml:space="preserve"> </w:delText>
        </w:r>
      </w:del>
      <w:ins w:id="804" w:author="XuanVNT" w:date="2025-08-29T15:06:00Z" w16du:dateUtc="2025-08-29T08:06:00Z">
        <w:r w:rsidR="00737571" w:rsidRPr="00E51F32">
          <w:rPr>
            <w:rFonts w:ascii="Times New Roman" w:hAnsi="Times New Roman"/>
            <w:i/>
            <w:sz w:val="24"/>
            <w:szCs w:val="24"/>
          </w:rPr>
          <w:t xml:space="preserve">days </w:t>
        </w:r>
      </w:ins>
      <w:r w:rsidRPr="00E51F32">
        <w:rPr>
          <w:rFonts w:ascii="Times New Roman" w:hAnsi="Times New Roman"/>
          <w:i/>
          <w:sz w:val="24"/>
          <w:szCs w:val="24"/>
        </w:rPr>
        <w:t>from the date</w:t>
      </w:r>
      <w:r w:rsidRPr="00E51F32">
        <w:rPr>
          <w:rFonts w:ascii="Times New Roman" w:hAnsi="Times New Roman"/>
          <w:i/>
          <w:sz w:val="24"/>
          <w:szCs w:val="24"/>
          <w:lang w:val="vi-VN"/>
        </w:rPr>
        <w:t xml:space="preserve"> </w:t>
      </w:r>
      <w:r w:rsidRPr="00E51F32">
        <w:rPr>
          <w:rFonts w:ascii="Times New Roman" w:hAnsi="Times New Roman"/>
          <w:i/>
          <w:sz w:val="24"/>
          <w:szCs w:val="24"/>
        </w:rPr>
        <w:t xml:space="preserve">of signing the </w:t>
      </w:r>
      <w:r w:rsidR="000658BE" w:rsidRPr="00E51F32">
        <w:rPr>
          <w:rFonts w:ascii="Times New Roman" w:hAnsi="Times New Roman"/>
          <w:i/>
          <w:sz w:val="24"/>
          <w:szCs w:val="24"/>
        </w:rPr>
        <w:t>C</w:t>
      </w:r>
      <w:r w:rsidRPr="00E51F32">
        <w:rPr>
          <w:rFonts w:ascii="Times New Roman" w:hAnsi="Times New Roman"/>
          <w:i/>
          <w:sz w:val="24"/>
          <w:szCs w:val="24"/>
        </w:rPr>
        <w:t>ontract.</w:t>
      </w:r>
    </w:p>
    <w:p w14:paraId="2E1F1D5A" w14:textId="77777777" w:rsidR="008C4998" w:rsidRPr="00E51F32" w:rsidRDefault="008C4998" w:rsidP="009F6BE4">
      <w:pPr>
        <w:pStyle w:val="oancuaDanhsach"/>
        <w:spacing w:after="0" w:line="240" w:lineRule="auto"/>
        <w:ind w:left="567"/>
        <w:jc w:val="both"/>
        <w:rPr>
          <w:rFonts w:ascii="Times New Roman" w:hAnsi="Times New Roman"/>
          <w:i/>
          <w:sz w:val="24"/>
          <w:szCs w:val="24"/>
          <w:lang w:val="vi-VN"/>
        </w:rPr>
      </w:pPr>
    </w:p>
    <w:p w14:paraId="76B136E9" w14:textId="445CD648" w:rsidR="00177296" w:rsidRPr="00E51F32" w:rsidRDefault="008C4998" w:rsidP="009F6BE4">
      <w:pPr>
        <w:pStyle w:val="oancuaDanhsach"/>
        <w:numPr>
          <w:ilvl w:val="1"/>
          <w:numId w:val="23"/>
        </w:numPr>
        <w:spacing w:after="0" w:line="240" w:lineRule="auto"/>
        <w:ind w:left="567" w:hanging="567"/>
        <w:jc w:val="both"/>
        <w:rPr>
          <w:rFonts w:ascii="Times New Roman" w:hAnsi="Times New Roman"/>
          <w:i/>
          <w:sz w:val="24"/>
          <w:szCs w:val="24"/>
          <w:lang w:val="vi-VN"/>
        </w:rPr>
      </w:pPr>
      <w:r w:rsidRPr="00E51F32">
        <w:rPr>
          <w:rFonts w:ascii="Times New Roman" w:hAnsi="Times New Roman"/>
          <w:bCs/>
          <w:iCs/>
          <w:sz w:val="24"/>
          <w:szCs w:val="24"/>
          <w:lang w:val="vi-VN"/>
        </w:rPr>
        <w:lastRenderedPageBreak/>
        <w:t xml:space="preserve">Địa điểm giao Hàng Hóa/ </w:t>
      </w:r>
      <w:proofErr w:type="spellStart"/>
      <w:r w:rsidRPr="00E51F32">
        <w:rPr>
          <w:rFonts w:ascii="Times New Roman" w:hAnsi="Times New Roman"/>
          <w:bCs/>
          <w:i/>
          <w:sz w:val="24"/>
          <w:szCs w:val="24"/>
          <w:lang w:val="vi-VN"/>
        </w:rPr>
        <w:t>Place</w:t>
      </w:r>
      <w:proofErr w:type="spellEnd"/>
      <w:r w:rsidRPr="00E51F32">
        <w:rPr>
          <w:rFonts w:ascii="Times New Roman" w:hAnsi="Times New Roman"/>
          <w:bCs/>
          <w:i/>
          <w:sz w:val="24"/>
          <w:szCs w:val="24"/>
          <w:lang w:val="vi-VN"/>
        </w:rPr>
        <w:t xml:space="preserve"> </w:t>
      </w:r>
      <w:proofErr w:type="spellStart"/>
      <w:r w:rsidRPr="00E51F32">
        <w:rPr>
          <w:rFonts w:ascii="Times New Roman" w:hAnsi="Times New Roman"/>
          <w:bCs/>
          <w:i/>
          <w:sz w:val="24"/>
          <w:szCs w:val="24"/>
          <w:lang w:val="vi-VN"/>
        </w:rPr>
        <w:t>of</w:t>
      </w:r>
      <w:proofErr w:type="spellEnd"/>
      <w:r w:rsidRPr="00E51F32">
        <w:rPr>
          <w:rFonts w:ascii="Times New Roman" w:hAnsi="Times New Roman"/>
          <w:bCs/>
          <w:i/>
          <w:sz w:val="24"/>
          <w:szCs w:val="24"/>
          <w:lang w:val="vi-VN"/>
        </w:rPr>
        <w:t xml:space="preserve"> </w:t>
      </w:r>
      <w:proofErr w:type="spellStart"/>
      <w:r w:rsidRPr="00E51F32">
        <w:rPr>
          <w:rFonts w:ascii="Times New Roman" w:hAnsi="Times New Roman"/>
          <w:bCs/>
          <w:i/>
          <w:sz w:val="24"/>
          <w:szCs w:val="24"/>
          <w:lang w:val="vi-VN"/>
        </w:rPr>
        <w:t>delivery</w:t>
      </w:r>
      <w:proofErr w:type="spellEnd"/>
      <w:r w:rsidRPr="00E51F32">
        <w:rPr>
          <w:rFonts w:ascii="Times New Roman" w:hAnsi="Times New Roman"/>
          <w:bCs/>
          <w:iCs/>
          <w:sz w:val="24"/>
          <w:szCs w:val="24"/>
          <w:lang w:val="vi-VN"/>
        </w:rPr>
        <w:t xml:space="preserve">: </w:t>
      </w:r>
      <w:r w:rsidR="006C5BE5" w:rsidRPr="00E51F32">
        <w:rPr>
          <w:rFonts w:ascii="Times New Roman" w:hAnsi="Times New Roman"/>
          <w:bCs/>
          <w:iCs/>
          <w:sz w:val="24"/>
          <w:szCs w:val="24"/>
          <w:lang w:val="vi-VN"/>
        </w:rPr>
        <w:t>414-416-418-420 Đường Cao Thắng, Phường 12, Quận 10, TP HCM, Việt Nam</w:t>
      </w:r>
      <w:r w:rsidRPr="00E51F32">
        <w:rPr>
          <w:rFonts w:ascii="Times New Roman" w:hAnsi="Times New Roman"/>
          <w:bCs/>
          <w:i/>
          <w:sz w:val="24"/>
          <w:szCs w:val="24"/>
          <w:lang w:val="vi-VN"/>
        </w:rPr>
        <w:t>.</w:t>
      </w:r>
      <w:bookmarkEnd w:id="223"/>
      <w:bookmarkEnd w:id="784"/>
    </w:p>
    <w:p w14:paraId="079476B8" w14:textId="77777777" w:rsidR="00177296" w:rsidRPr="00E51F32" w:rsidRDefault="00177296" w:rsidP="00177296">
      <w:pPr>
        <w:pStyle w:val="oancuaDanhsach"/>
        <w:rPr>
          <w:rFonts w:ascii="Times New Roman" w:hAnsi="Times New Roman"/>
          <w:iCs/>
          <w:sz w:val="24"/>
          <w:szCs w:val="24"/>
          <w:lang w:val="vi-VN"/>
        </w:rPr>
      </w:pPr>
      <w:commentRangeStart w:id="805"/>
    </w:p>
    <w:p w14:paraId="2395BCA5" w14:textId="77777777" w:rsidR="00DF6C1A" w:rsidRPr="00E51F32" w:rsidRDefault="00A50717" w:rsidP="00DF6C1A">
      <w:pPr>
        <w:pStyle w:val="oancuaDanhsach"/>
        <w:numPr>
          <w:ilvl w:val="0"/>
          <w:numId w:val="23"/>
        </w:numPr>
        <w:rPr>
          <w:rFonts w:ascii="Times New Roman" w:hAnsi="Times New Roman"/>
          <w:b/>
          <w:bCs/>
          <w:iCs/>
          <w:sz w:val="24"/>
          <w:szCs w:val="24"/>
          <w:lang w:val="vi-VN"/>
        </w:rPr>
      </w:pPr>
      <w:r w:rsidRPr="00E51F32">
        <w:rPr>
          <w:rFonts w:ascii="Times New Roman" w:hAnsi="Times New Roman"/>
          <w:b/>
          <w:bCs/>
          <w:iCs/>
          <w:sz w:val="24"/>
          <w:szCs w:val="24"/>
          <w:lang w:val="vi-VN"/>
        </w:rPr>
        <w:t>Điều Khoản Giao Nhận Hàng Hóa và Bảo Hành</w:t>
      </w:r>
    </w:p>
    <w:p w14:paraId="07B7E1F4" w14:textId="5A7A5EDA" w:rsidR="00A50717" w:rsidRPr="00E51F32" w:rsidRDefault="00A50717" w:rsidP="00DF6C1A">
      <w:pPr>
        <w:pStyle w:val="oancuaDanhsach"/>
        <w:ind w:left="360"/>
        <w:rPr>
          <w:rFonts w:ascii="Times New Roman" w:hAnsi="Times New Roman"/>
          <w:b/>
          <w:bCs/>
          <w:i/>
          <w:sz w:val="24"/>
          <w:szCs w:val="24"/>
        </w:rPr>
      </w:pPr>
      <w:r w:rsidRPr="00E51F32">
        <w:rPr>
          <w:rFonts w:ascii="Times New Roman" w:hAnsi="Times New Roman"/>
          <w:b/>
          <w:bCs/>
          <w:i/>
          <w:sz w:val="24"/>
          <w:szCs w:val="24"/>
        </w:rPr>
        <w:t>Terms of Goods Delivery and Warranty</w:t>
      </w:r>
      <w:commentRangeEnd w:id="805"/>
      <w:r w:rsidR="00543BF7" w:rsidRPr="00E51F32">
        <w:rPr>
          <w:rStyle w:val="ThamchiuChuthich"/>
          <w:rFonts w:ascii="Times New Roman" w:hAnsi="Times New Roman"/>
          <w:b/>
          <w:bCs/>
          <w:i/>
          <w:sz w:val="24"/>
          <w:szCs w:val="24"/>
        </w:rPr>
        <w:commentReference w:id="805"/>
      </w:r>
    </w:p>
    <w:p w14:paraId="3463F355" w14:textId="77777777" w:rsidR="00A50717" w:rsidRPr="00E51F32" w:rsidRDefault="00A50717" w:rsidP="00A50717">
      <w:pPr>
        <w:pStyle w:val="oancuaDanhsach"/>
        <w:ind w:left="540"/>
        <w:rPr>
          <w:rFonts w:ascii="Times New Roman" w:hAnsi="Times New Roman"/>
          <w:iCs/>
          <w:sz w:val="24"/>
          <w:szCs w:val="24"/>
        </w:rPr>
      </w:pPr>
    </w:p>
    <w:p w14:paraId="15FB8BAF" w14:textId="77777777" w:rsidR="009F6BE4" w:rsidRPr="00E51F32" w:rsidRDefault="00A50717" w:rsidP="009F6BE4">
      <w:pPr>
        <w:pStyle w:val="oancuaDanhsach"/>
        <w:numPr>
          <w:ilvl w:val="1"/>
          <w:numId w:val="23"/>
        </w:numPr>
        <w:spacing w:after="0" w:line="240" w:lineRule="auto"/>
        <w:ind w:left="567" w:hanging="567"/>
        <w:jc w:val="both"/>
        <w:rPr>
          <w:rFonts w:ascii="Times New Roman" w:hAnsi="Times New Roman"/>
          <w:bCs/>
          <w:iCs/>
          <w:sz w:val="24"/>
          <w:szCs w:val="24"/>
        </w:rPr>
      </w:pPr>
      <w:proofErr w:type="spellStart"/>
      <w:r w:rsidRPr="00E51F32">
        <w:rPr>
          <w:rFonts w:ascii="Times New Roman" w:hAnsi="Times New Roman"/>
          <w:bCs/>
          <w:iCs/>
          <w:sz w:val="24"/>
          <w:szCs w:val="24"/>
        </w:rPr>
        <w:t>Điều</w:t>
      </w:r>
      <w:proofErr w:type="spellEnd"/>
      <w:r w:rsidRPr="00E51F32">
        <w:rPr>
          <w:rFonts w:ascii="Times New Roman" w:hAnsi="Times New Roman"/>
          <w:bCs/>
          <w:iCs/>
          <w:sz w:val="24"/>
          <w:szCs w:val="24"/>
        </w:rPr>
        <w:t xml:space="preserve"> </w:t>
      </w:r>
      <w:proofErr w:type="spellStart"/>
      <w:r w:rsidRPr="00E51F32">
        <w:rPr>
          <w:rFonts w:ascii="Times New Roman" w:hAnsi="Times New Roman"/>
          <w:bCs/>
          <w:iCs/>
          <w:sz w:val="24"/>
          <w:szCs w:val="24"/>
        </w:rPr>
        <w:t>kiện</w:t>
      </w:r>
      <w:proofErr w:type="spellEnd"/>
      <w:r w:rsidRPr="00E51F32">
        <w:rPr>
          <w:rFonts w:ascii="Times New Roman" w:hAnsi="Times New Roman"/>
          <w:bCs/>
          <w:iCs/>
          <w:sz w:val="24"/>
          <w:szCs w:val="24"/>
        </w:rPr>
        <w:t xml:space="preserve"> </w:t>
      </w:r>
      <w:proofErr w:type="spellStart"/>
      <w:r w:rsidRPr="00E51F32">
        <w:rPr>
          <w:rFonts w:ascii="Times New Roman" w:hAnsi="Times New Roman"/>
          <w:bCs/>
          <w:iCs/>
          <w:sz w:val="24"/>
          <w:szCs w:val="24"/>
        </w:rPr>
        <w:t>nhận</w:t>
      </w:r>
      <w:proofErr w:type="spellEnd"/>
      <w:r w:rsidRPr="00E51F32">
        <w:rPr>
          <w:rFonts w:ascii="Times New Roman" w:hAnsi="Times New Roman"/>
          <w:bCs/>
          <w:iCs/>
          <w:sz w:val="24"/>
          <w:szCs w:val="24"/>
        </w:rPr>
        <w:t xml:space="preserve"> </w:t>
      </w:r>
      <w:proofErr w:type="spellStart"/>
      <w:r w:rsidRPr="00E51F32">
        <w:rPr>
          <w:rFonts w:ascii="Times New Roman" w:hAnsi="Times New Roman"/>
          <w:bCs/>
          <w:iCs/>
          <w:sz w:val="24"/>
          <w:szCs w:val="24"/>
        </w:rPr>
        <w:t>hàng</w:t>
      </w:r>
      <w:proofErr w:type="spellEnd"/>
    </w:p>
    <w:p w14:paraId="4F704A46" w14:textId="57D809C4" w:rsidR="00DF6C1A" w:rsidRPr="00E51F32" w:rsidRDefault="00A50717" w:rsidP="009F6BE4">
      <w:pPr>
        <w:pStyle w:val="oancuaDanhsach"/>
        <w:spacing w:after="0" w:line="240" w:lineRule="auto"/>
        <w:ind w:left="567"/>
        <w:jc w:val="both"/>
        <w:rPr>
          <w:rFonts w:ascii="Times New Roman" w:hAnsi="Times New Roman"/>
          <w:bCs/>
          <w:i/>
          <w:sz w:val="24"/>
          <w:szCs w:val="24"/>
        </w:rPr>
      </w:pPr>
      <w:r w:rsidRPr="00E51F32">
        <w:rPr>
          <w:rFonts w:ascii="Times New Roman" w:hAnsi="Times New Roman"/>
          <w:bCs/>
          <w:i/>
          <w:sz w:val="24"/>
          <w:szCs w:val="24"/>
        </w:rPr>
        <w:t>Conditions for Receiving Goods</w:t>
      </w:r>
    </w:p>
    <w:p w14:paraId="5E2CFFB9" w14:textId="77777777" w:rsidR="00DB518E" w:rsidRPr="00E51F32" w:rsidRDefault="00DB518E" w:rsidP="009F6BE4">
      <w:pPr>
        <w:pStyle w:val="oancuaDanhsach"/>
        <w:spacing w:after="0" w:line="240" w:lineRule="auto"/>
        <w:ind w:left="567"/>
        <w:jc w:val="both"/>
        <w:rPr>
          <w:rFonts w:ascii="Times New Roman" w:hAnsi="Times New Roman"/>
          <w:bCs/>
          <w:iCs/>
          <w:sz w:val="24"/>
          <w:szCs w:val="24"/>
        </w:rPr>
      </w:pPr>
    </w:p>
    <w:p w14:paraId="75F2778B" w14:textId="7DF231E0" w:rsidR="00A50717" w:rsidRPr="00E51F32" w:rsidRDefault="00A50717" w:rsidP="009F6BE4">
      <w:pPr>
        <w:pStyle w:val="oancuaDanhsach"/>
        <w:spacing w:after="0" w:line="240" w:lineRule="auto"/>
        <w:ind w:left="567"/>
        <w:jc w:val="both"/>
        <w:rPr>
          <w:rFonts w:ascii="Times New Roman" w:hAnsi="Times New Roman"/>
          <w:bCs/>
          <w:iCs/>
          <w:sz w:val="24"/>
          <w:szCs w:val="24"/>
        </w:rPr>
      </w:pPr>
      <w:proofErr w:type="spellStart"/>
      <w:r w:rsidRPr="00E51F32">
        <w:rPr>
          <w:rFonts w:ascii="Times New Roman" w:hAnsi="Times New Roman"/>
          <w:iCs/>
          <w:sz w:val="24"/>
          <w:szCs w:val="24"/>
        </w:rPr>
        <w:t>Bên</w:t>
      </w:r>
      <w:proofErr w:type="spellEnd"/>
      <w:r w:rsidRPr="00E51F32">
        <w:rPr>
          <w:rFonts w:ascii="Times New Roman" w:hAnsi="Times New Roman"/>
          <w:iCs/>
          <w:sz w:val="24"/>
          <w:szCs w:val="24"/>
        </w:rPr>
        <w:t xml:space="preserve"> Mua </w:t>
      </w:r>
      <w:proofErr w:type="spellStart"/>
      <w:r w:rsidRPr="00E51F32">
        <w:rPr>
          <w:rFonts w:ascii="Times New Roman" w:hAnsi="Times New Roman"/>
          <w:iCs/>
          <w:sz w:val="24"/>
          <w:szCs w:val="24"/>
        </w:rPr>
        <w:t>có</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quyền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từ</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chối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nhận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nếu</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hóa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không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có</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giấy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tờ</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rõ</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ràng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về</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nguồn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gốc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sản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phẩm</w:t>
      </w:r>
      <w:proofErr w:type="spellEnd"/>
      <w:r w:rsidRPr="00E51F32">
        <w:rPr>
          <w:rFonts w:ascii="Times New Roman" w:hAnsi="Times New Roman"/>
          <w:iCs/>
          <w:sz w:val="24"/>
          <w:szCs w:val="24"/>
        </w:rPr>
        <w:t xml:space="preserve">. Trong </w:t>
      </w:r>
      <w:proofErr w:type="spellStart"/>
      <w:r w:rsidRPr="00E51F32">
        <w:rPr>
          <w:rFonts w:ascii="Times New Roman" w:hAnsi="Times New Roman"/>
          <w:iCs/>
          <w:sz w:val="24"/>
          <w:szCs w:val="24"/>
        </w:rPr>
        <w:t>trường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hợp</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kiểm</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tra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số</w:t>
      </w:r>
      <w:proofErr w:type="spellEnd"/>
      <w:r w:rsidRPr="00E51F32">
        <w:rPr>
          <w:rFonts w:ascii="Times New Roman" w:hAnsi="Times New Roman"/>
          <w:iCs/>
          <w:sz w:val="24"/>
          <w:szCs w:val="24"/>
        </w:rPr>
        <w:t xml:space="preserve"> serial </w:t>
      </w:r>
      <w:proofErr w:type="spellStart"/>
      <w:r w:rsidRPr="00E51F32">
        <w:rPr>
          <w:rFonts w:ascii="Times New Roman" w:hAnsi="Times New Roman"/>
          <w:iCs/>
          <w:sz w:val="24"/>
          <w:szCs w:val="24"/>
        </w:rPr>
        <w:t>của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sản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phẩm</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mà</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liên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kết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đến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trang</w:t>
      </w:r>
      <w:proofErr w:type="spellEnd"/>
      <w:r w:rsidRPr="00E51F32">
        <w:rPr>
          <w:rFonts w:ascii="Times New Roman" w:hAnsi="Times New Roman"/>
          <w:iCs/>
          <w:sz w:val="24"/>
          <w:szCs w:val="24"/>
        </w:rPr>
        <w:t xml:space="preserve"> web Trung Quốc </w:t>
      </w:r>
      <w:proofErr w:type="spellStart"/>
      <w:r w:rsidRPr="00E51F32">
        <w:rPr>
          <w:rFonts w:ascii="Times New Roman" w:hAnsi="Times New Roman"/>
          <w:iCs/>
          <w:sz w:val="24"/>
          <w:szCs w:val="24"/>
        </w:rPr>
        <w:t>hoặc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không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rõ</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nguồn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gốc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Bên</w:t>
      </w:r>
      <w:proofErr w:type="spellEnd"/>
      <w:r w:rsidRPr="00E51F32">
        <w:rPr>
          <w:rFonts w:ascii="Times New Roman" w:hAnsi="Times New Roman"/>
          <w:iCs/>
          <w:sz w:val="24"/>
          <w:szCs w:val="24"/>
        </w:rPr>
        <w:t xml:space="preserve"> Mua </w:t>
      </w:r>
      <w:proofErr w:type="spellStart"/>
      <w:r w:rsidRPr="00E51F32">
        <w:rPr>
          <w:rFonts w:ascii="Times New Roman" w:hAnsi="Times New Roman"/>
          <w:iCs/>
          <w:sz w:val="24"/>
          <w:szCs w:val="24"/>
        </w:rPr>
        <w:t>sẽ</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không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nhận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hàng</w:t>
      </w:r>
      <w:proofErr w:type="spellEnd"/>
      <w:r w:rsidRPr="00E51F32">
        <w:rPr>
          <w:rFonts w:ascii="Times New Roman" w:hAnsi="Times New Roman"/>
          <w:iCs/>
          <w:sz w:val="24"/>
          <w:szCs w:val="24"/>
        </w:rPr>
        <w:t>.</w:t>
      </w:r>
    </w:p>
    <w:p w14:paraId="30E190E1" w14:textId="77777777" w:rsidR="00DF6C1A" w:rsidRPr="00E51F32" w:rsidRDefault="00A50717" w:rsidP="009F6BE4">
      <w:pPr>
        <w:pStyle w:val="oancuaDanhsach"/>
        <w:ind w:left="540"/>
        <w:jc w:val="both"/>
        <w:rPr>
          <w:rFonts w:ascii="Times New Roman" w:hAnsi="Times New Roman"/>
          <w:i/>
          <w:sz w:val="24"/>
          <w:szCs w:val="24"/>
        </w:rPr>
      </w:pPr>
      <w:r w:rsidRPr="00E51F32">
        <w:rPr>
          <w:rFonts w:ascii="Times New Roman" w:hAnsi="Times New Roman"/>
          <w:i/>
          <w:sz w:val="24"/>
          <w:szCs w:val="24"/>
        </w:rPr>
        <w:t xml:space="preserve">The </w:t>
      </w:r>
      <w:r w:rsidR="00DF6C1A" w:rsidRPr="00E51F32">
        <w:rPr>
          <w:rFonts w:ascii="Times New Roman" w:hAnsi="Times New Roman"/>
          <w:i/>
          <w:sz w:val="24"/>
          <w:szCs w:val="24"/>
        </w:rPr>
        <w:t>Purchaser</w:t>
      </w:r>
      <w:r w:rsidRPr="00E51F32">
        <w:rPr>
          <w:rFonts w:ascii="Times New Roman" w:hAnsi="Times New Roman"/>
          <w:i/>
          <w:sz w:val="24"/>
          <w:szCs w:val="24"/>
        </w:rPr>
        <w:t xml:space="preserve"> has the right to refuse to accept the goods if the goods do not have clear documentation regarding the product's origin. If the serial number check links to a Chinese website or the origin is unclear, the </w:t>
      </w:r>
      <w:r w:rsidR="00DF6C1A" w:rsidRPr="00E51F32">
        <w:rPr>
          <w:rFonts w:ascii="Times New Roman" w:hAnsi="Times New Roman"/>
          <w:i/>
          <w:sz w:val="24"/>
          <w:szCs w:val="24"/>
        </w:rPr>
        <w:t>Purchaser</w:t>
      </w:r>
      <w:r w:rsidRPr="00E51F32">
        <w:rPr>
          <w:rFonts w:ascii="Times New Roman" w:hAnsi="Times New Roman"/>
          <w:i/>
          <w:sz w:val="24"/>
          <w:szCs w:val="24"/>
        </w:rPr>
        <w:t xml:space="preserve"> will reject the goods.</w:t>
      </w:r>
    </w:p>
    <w:p w14:paraId="0E98F00B" w14:textId="77777777" w:rsidR="008465B6" w:rsidRPr="00E51F32" w:rsidRDefault="008465B6" w:rsidP="009F6BE4">
      <w:pPr>
        <w:pStyle w:val="oancuaDanhsach"/>
        <w:ind w:left="540"/>
        <w:jc w:val="both"/>
        <w:rPr>
          <w:rFonts w:ascii="Times New Roman" w:hAnsi="Times New Roman"/>
          <w:i/>
          <w:sz w:val="24"/>
          <w:szCs w:val="24"/>
        </w:rPr>
      </w:pPr>
    </w:p>
    <w:p w14:paraId="1030C369" w14:textId="77777777" w:rsidR="009F6BE4" w:rsidRPr="00E51F32" w:rsidRDefault="00A50717" w:rsidP="009F6BE4">
      <w:pPr>
        <w:pStyle w:val="oancuaDanhsach"/>
        <w:numPr>
          <w:ilvl w:val="1"/>
          <w:numId w:val="23"/>
        </w:numPr>
        <w:spacing w:after="0" w:line="240" w:lineRule="auto"/>
        <w:ind w:left="567" w:hanging="567"/>
        <w:jc w:val="both"/>
        <w:rPr>
          <w:rFonts w:ascii="Times New Roman" w:hAnsi="Times New Roman"/>
          <w:i/>
          <w:sz w:val="24"/>
          <w:szCs w:val="24"/>
        </w:rPr>
      </w:pPr>
      <w:proofErr w:type="spellStart"/>
      <w:r w:rsidRPr="00E51F32">
        <w:rPr>
          <w:rFonts w:ascii="Times New Roman" w:hAnsi="Times New Roman"/>
          <w:bCs/>
          <w:iCs/>
          <w:sz w:val="24"/>
          <w:szCs w:val="24"/>
        </w:rPr>
        <w:t>Hàng</w:t>
      </w:r>
      <w:proofErr w:type="spellEnd"/>
      <w:r w:rsidRPr="00E51F32">
        <w:rPr>
          <w:rFonts w:ascii="Times New Roman" w:hAnsi="Times New Roman"/>
          <w:bCs/>
          <w:iCs/>
          <w:sz w:val="24"/>
          <w:szCs w:val="24"/>
        </w:rPr>
        <w:t xml:space="preserve"> </w:t>
      </w:r>
      <w:proofErr w:type="spellStart"/>
      <w:r w:rsidRPr="00E51F32">
        <w:rPr>
          <w:rFonts w:ascii="Times New Roman" w:hAnsi="Times New Roman"/>
          <w:bCs/>
          <w:iCs/>
          <w:sz w:val="24"/>
          <w:szCs w:val="24"/>
        </w:rPr>
        <w:t>hóa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mới</w:t>
      </w:r>
      <w:proofErr w:type="spellEnd"/>
      <w:r w:rsidRPr="00E51F32">
        <w:rPr>
          <w:rFonts w:ascii="Times New Roman" w:hAnsi="Times New Roman"/>
          <w:iCs/>
          <w:sz w:val="24"/>
          <w:szCs w:val="24"/>
        </w:rPr>
        <w:t xml:space="preserve"> 100%, </w:t>
      </w:r>
      <w:proofErr w:type="spellStart"/>
      <w:r w:rsidRPr="00E51F32">
        <w:rPr>
          <w:rFonts w:ascii="Times New Roman" w:hAnsi="Times New Roman"/>
          <w:iCs/>
          <w:sz w:val="24"/>
          <w:szCs w:val="24"/>
        </w:rPr>
        <w:t>chưa</w:t>
      </w:r>
      <w:proofErr w:type="spellEnd"/>
      <w:r w:rsidRPr="00E51F32">
        <w:rPr>
          <w:rFonts w:ascii="Times New Roman" w:hAnsi="Times New Roman"/>
          <w:iCs/>
          <w:sz w:val="24"/>
          <w:szCs w:val="24"/>
        </w:rPr>
        <w:t xml:space="preserve"> qua </w:t>
      </w:r>
      <w:proofErr w:type="spellStart"/>
      <w:r w:rsidRPr="00E51F32">
        <w:rPr>
          <w:rFonts w:ascii="Times New Roman" w:hAnsi="Times New Roman"/>
          <w:iCs/>
          <w:sz w:val="24"/>
          <w:szCs w:val="24"/>
        </w:rPr>
        <w:t>sử</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dụng</w:t>
      </w:r>
      <w:proofErr w:type="spellEnd"/>
    </w:p>
    <w:p w14:paraId="13F038D5" w14:textId="39C5498B" w:rsidR="00A50717" w:rsidRPr="00E51F32" w:rsidRDefault="00A50717" w:rsidP="009F6BE4">
      <w:pPr>
        <w:pStyle w:val="oancuaDanhsach"/>
        <w:spacing w:after="0" w:line="240" w:lineRule="auto"/>
        <w:ind w:left="567"/>
        <w:jc w:val="both"/>
        <w:rPr>
          <w:rFonts w:ascii="Times New Roman" w:hAnsi="Times New Roman"/>
          <w:i/>
          <w:sz w:val="24"/>
          <w:szCs w:val="24"/>
        </w:rPr>
      </w:pPr>
      <w:r w:rsidRPr="00E51F32">
        <w:rPr>
          <w:rFonts w:ascii="Times New Roman" w:hAnsi="Times New Roman"/>
          <w:i/>
          <w:sz w:val="24"/>
          <w:szCs w:val="24"/>
        </w:rPr>
        <w:t>Brand New, Unused Goods</w:t>
      </w:r>
    </w:p>
    <w:p w14:paraId="715B40AB" w14:textId="77777777" w:rsidR="00DB518E" w:rsidRPr="00E51F32" w:rsidRDefault="00DB518E" w:rsidP="009F6BE4">
      <w:pPr>
        <w:pStyle w:val="oancuaDanhsach"/>
        <w:spacing w:after="0" w:line="240" w:lineRule="auto"/>
        <w:ind w:left="567"/>
        <w:jc w:val="both"/>
        <w:rPr>
          <w:rFonts w:ascii="Times New Roman" w:hAnsi="Times New Roman"/>
          <w:i/>
          <w:sz w:val="24"/>
          <w:szCs w:val="24"/>
        </w:rPr>
      </w:pPr>
    </w:p>
    <w:p w14:paraId="01C101B9" w14:textId="2469FE3A" w:rsidR="00A50717" w:rsidRPr="00E51F32" w:rsidRDefault="00A50717" w:rsidP="009F6BE4">
      <w:pPr>
        <w:pStyle w:val="oancuaDanhsach"/>
        <w:ind w:left="540"/>
        <w:jc w:val="both"/>
        <w:rPr>
          <w:rFonts w:ascii="Times New Roman" w:hAnsi="Times New Roman"/>
          <w:iCs/>
          <w:sz w:val="24"/>
          <w:szCs w:val="24"/>
        </w:rPr>
      </w:pPr>
      <w:proofErr w:type="spellStart"/>
      <w:r w:rsidRPr="00E51F32">
        <w:rPr>
          <w:rFonts w:ascii="Times New Roman" w:hAnsi="Times New Roman"/>
          <w:iCs/>
          <w:sz w:val="24"/>
          <w:szCs w:val="24"/>
        </w:rPr>
        <w:t>Nhà</w:t>
      </w:r>
      <w:proofErr w:type="spellEnd"/>
      <w:r w:rsidRPr="00E51F32">
        <w:rPr>
          <w:rFonts w:ascii="Times New Roman" w:hAnsi="Times New Roman"/>
          <w:iCs/>
          <w:sz w:val="24"/>
          <w:szCs w:val="24"/>
        </w:rPr>
        <w:t xml:space="preserve"> Cung </w:t>
      </w:r>
      <w:proofErr w:type="spellStart"/>
      <w:r w:rsidRPr="00E51F32">
        <w:rPr>
          <w:rFonts w:ascii="Times New Roman" w:hAnsi="Times New Roman"/>
          <w:iCs/>
          <w:sz w:val="24"/>
          <w:szCs w:val="24"/>
        </w:rPr>
        <w:t>Cấp</w:t>
      </w:r>
      <w:proofErr w:type="spellEnd"/>
      <w:r w:rsidRPr="00E51F32">
        <w:rPr>
          <w:rFonts w:ascii="Times New Roman" w:hAnsi="Times New Roman"/>
          <w:iCs/>
          <w:sz w:val="24"/>
          <w:szCs w:val="24"/>
        </w:rPr>
        <w:t xml:space="preserve"> cam </w:t>
      </w:r>
      <w:proofErr w:type="spellStart"/>
      <w:r w:rsidRPr="00E51F32">
        <w:rPr>
          <w:rFonts w:ascii="Times New Roman" w:hAnsi="Times New Roman"/>
          <w:iCs/>
          <w:sz w:val="24"/>
          <w:szCs w:val="24"/>
        </w:rPr>
        <w:t>kết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cung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cấp</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hóa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hoàn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toàn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mới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chưa</w:t>
      </w:r>
      <w:proofErr w:type="spellEnd"/>
      <w:r w:rsidRPr="00E51F32">
        <w:rPr>
          <w:rFonts w:ascii="Times New Roman" w:hAnsi="Times New Roman"/>
          <w:iCs/>
          <w:sz w:val="24"/>
          <w:szCs w:val="24"/>
        </w:rPr>
        <w:t xml:space="preserve"> qua </w:t>
      </w:r>
      <w:proofErr w:type="spellStart"/>
      <w:r w:rsidRPr="00E51F32">
        <w:rPr>
          <w:rFonts w:ascii="Times New Roman" w:hAnsi="Times New Roman"/>
          <w:iCs/>
          <w:sz w:val="24"/>
          <w:szCs w:val="24"/>
        </w:rPr>
        <w:t>sử</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dụng</w:t>
      </w:r>
      <w:proofErr w:type="spellEnd"/>
      <w:r w:rsidRPr="00E51F32">
        <w:rPr>
          <w:rFonts w:ascii="Times New Roman" w:hAnsi="Times New Roman"/>
          <w:iCs/>
          <w:sz w:val="24"/>
          <w:szCs w:val="24"/>
        </w:rPr>
        <w:t xml:space="preserve">. </w:t>
      </w:r>
      <w:proofErr w:type="spellStart"/>
      <w:ins w:id="806" w:author="Việt Nguyễn" w:date="2025-12-06T11:10:00Z" w16du:dateUtc="2025-12-06T04:10:00Z">
        <w:r w:rsidR="000F1B9C" w:rsidRPr="00E51F32">
          <w:rPr>
            <w:rFonts w:ascii="Times New Roman" w:hAnsi="Times New Roman"/>
            <w:iCs/>
            <w:sz w:val="24"/>
            <w:szCs w:val="24"/>
          </w:rPr>
          <w:t>Hàng</w:t>
        </w:r>
        <w:proofErr w:type="spellEnd"/>
        <w:r w:rsidR="000F1B9C" w:rsidRPr="00E51F32">
          <w:rPr>
            <w:rFonts w:ascii="Times New Roman" w:hAnsi="Times New Roman"/>
            <w:iCs/>
            <w:sz w:val="24"/>
            <w:szCs w:val="24"/>
          </w:rPr>
          <w:t xml:space="preserve"> </w:t>
        </w:r>
      </w:ins>
      <w:proofErr w:type="spellStart"/>
      <w:r w:rsidRPr="00E51F32">
        <w:rPr>
          <w:rFonts w:ascii="Times New Roman" w:hAnsi="Times New Roman"/>
          <w:iCs/>
          <w:sz w:val="24"/>
          <w:szCs w:val="24"/>
        </w:rPr>
        <w:t>hóa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mới</w:t>
      </w:r>
      <w:proofErr w:type="spellEnd"/>
      <w:r w:rsidRPr="00E51F32">
        <w:rPr>
          <w:rFonts w:ascii="Times New Roman" w:hAnsi="Times New Roman"/>
          <w:iCs/>
          <w:sz w:val="24"/>
          <w:szCs w:val="24"/>
        </w:rPr>
        <w:t xml:space="preserve"> 100%, </w:t>
      </w:r>
      <w:proofErr w:type="spellStart"/>
      <w:r w:rsidRPr="00E51F32">
        <w:rPr>
          <w:rFonts w:ascii="Times New Roman" w:hAnsi="Times New Roman"/>
          <w:iCs/>
          <w:sz w:val="24"/>
          <w:szCs w:val="24"/>
        </w:rPr>
        <w:t>linh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kiện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được</w:t>
      </w:r>
      <w:proofErr w:type="spellEnd"/>
      <w:r w:rsidRPr="00E51F32">
        <w:rPr>
          <w:rFonts w:ascii="Times New Roman" w:hAnsi="Times New Roman"/>
          <w:iCs/>
          <w:sz w:val="24"/>
          <w:szCs w:val="24"/>
        </w:rPr>
        <w:t xml:space="preserve"> nhập </w:t>
      </w:r>
      <w:proofErr w:type="spellStart"/>
      <w:r w:rsidRPr="00E51F32">
        <w:rPr>
          <w:rFonts w:ascii="Times New Roman" w:hAnsi="Times New Roman"/>
          <w:iCs/>
          <w:sz w:val="24"/>
          <w:szCs w:val="24"/>
        </w:rPr>
        <w:t>từ</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nhà</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phân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phối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thông</w:t>
      </w:r>
      <w:proofErr w:type="spellEnd"/>
      <w:r w:rsidRPr="00E51F32">
        <w:rPr>
          <w:rFonts w:ascii="Times New Roman" w:hAnsi="Times New Roman"/>
          <w:iCs/>
          <w:sz w:val="24"/>
          <w:szCs w:val="24"/>
        </w:rPr>
        <w:t xml:space="preserve"> qua </w:t>
      </w:r>
      <w:proofErr w:type="spellStart"/>
      <w:r w:rsidRPr="00E51F32">
        <w:rPr>
          <w:rFonts w:ascii="Times New Roman" w:hAnsi="Times New Roman"/>
          <w:iCs/>
          <w:sz w:val="24"/>
          <w:szCs w:val="24"/>
        </w:rPr>
        <w:t>đại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lý</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phân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phối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chính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hãng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tại</w:t>
      </w:r>
      <w:proofErr w:type="spellEnd"/>
      <w:r w:rsidRPr="00E51F32">
        <w:rPr>
          <w:rFonts w:ascii="Times New Roman" w:hAnsi="Times New Roman"/>
          <w:iCs/>
          <w:sz w:val="24"/>
          <w:szCs w:val="24"/>
        </w:rPr>
        <w:t xml:space="preserve"> Việt Nam</w:t>
      </w:r>
      <w:ins w:id="807" w:author="Hoài Phan" w:date="2025-08-20T15:50:00Z" w16du:dateUtc="2025-08-20T08:50:00Z">
        <w:r w:rsidR="0091417A" w:rsidRPr="00E51F32">
          <w:rPr>
            <w:rFonts w:ascii="Times New Roman" w:hAnsi="Times New Roman"/>
            <w:iCs/>
            <w:sz w:val="24"/>
            <w:szCs w:val="24"/>
          </w:rPr>
          <w:t xml:space="preserve"> </w:t>
        </w:r>
      </w:ins>
      <w:proofErr w:type="spellStart"/>
      <w:r w:rsidRPr="00E51F32">
        <w:rPr>
          <w:rFonts w:ascii="Times New Roman" w:hAnsi="Times New Roman"/>
          <w:iCs/>
          <w:sz w:val="24"/>
          <w:szCs w:val="24"/>
        </w:rPr>
        <w:t>Sản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phẩm</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được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theo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tiêu</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chuẩn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của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nhà</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sản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xuất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với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đầy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đủ</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các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giấy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tờ</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chứng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nhận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hợp</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lệ</w:t>
      </w:r>
      <w:proofErr w:type="spellEnd"/>
      <w:r w:rsidRPr="00E51F32">
        <w:rPr>
          <w:rFonts w:ascii="Times New Roman" w:hAnsi="Times New Roman"/>
          <w:iCs/>
          <w:sz w:val="24"/>
          <w:szCs w:val="24"/>
        </w:rPr>
        <w:t>.</w:t>
      </w:r>
    </w:p>
    <w:p w14:paraId="646BCE7A" w14:textId="513C0DAB" w:rsidR="00A50717" w:rsidRPr="00E51F32" w:rsidRDefault="00DF6C1A" w:rsidP="009F6BE4">
      <w:pPr>
        <w:pStyle w:val="oancuaDanhsach"/>
        <w:ind w:left="540"/>
        <w:jc w:val="both"/>
        <w:rPr>
          <w:rFonts w:ascii="Times New Roman" w:hAnsi="Times New Roman"/>
          <w:i/>
          <w:sz w:val="24"/>
          <w:szCs w:val="24"/>
        </w:rPr>
      </w:pPr>
      <w:r w:rsidRPr="00E51F32">
        <w:rPr>
          <w:rFonts w:ascii="Times New Roman" w:hAnsi="Times New Roman"/>
          <w:i/>
          <w:sz w:val="24"/>
          <w:szCs w:val="24"/>
        </w:rPr>
        <w:t>The Supplier</w:t>
      </w:r>
      <w:r w:rsidR="00A50717" w:rsidRPr="00E51F32">
        <w:rPr>
          <w:rFonts w:ascii="Times New Roman" w:hAnsi="Times New Roman"/>
          <w:i/>
          <w:sz w:val="24"/>
          <w:szCs w:val="24"/>
        </w:rPr>
        <w:t xml:space="preserve"> guarantees that the goods are completely new, unused. The products are covered by the manufacturer's warranty and come with valid warranty documentation.</w:t>
      </w:r>
    </w:p>
    <w:p w14:paraId="16DD07F9" w14:textId="77777777" w:rsidR="00A50717" w:rsidRPr="00E51F32" w:rsidRDefault="00A50717" w:rsidP="009F6BE4">
      <w:pPr>
        <w:pStyle w:val="oancuaDanhsach"/>
        <w:ind w:left="540"/>
        <w:jc w:val="both"/>
        <w:rPr>
          <w:rFonts w:ascii="Times New Roman" w:hAnsi="Times New Roman"/>
          <w:iCs/>
          <w:sz w:val="24"/>
          <w:szCs w:val="24"/>
        </w:rPr>
      </w:pPr>
    </w:p>
    <w:p w14:paraId="2DB00F2B" w14:textId="77777777" w:rsidR="009F6BE4" w:rsidRPr="00E51F32" w:rsidRDefault="00A50717" w:rsidP="009F6BE4">
      <w:pPr>
        <w:pStyle w:val="oancuaDanhsach"/>
        <w:numPr>
          <w:ilvl w:val="1"/>
          <w:numId w:val="23"/>
        </w:numPr>
        <w:spacing w:after="0" w:line="240" w:lineRule="auto"/>
        <w:ind w:left="567" w:hanging="567"/>
        <w:jc w:val="both"/>
        <w:rPr>
          <w:rFonts w:ascii="Times New Roman" w:hAnsi="Times New Roman"/>
          <w:iCs/>
          <w:sz w:val="24"/>
          <w:szCs w:val="24"/>
        </w:rPr>
      </w:pPr>
      <w:r w:rsidRPr="00E51F32">
        <w:rPr>
          <w:rFonts w:ascii="Times New Roman" w:hAnsi="Times New Roman"/>
          <w:iCs/>
          <w:sz w:val="24"/>
          <w:szCs w:val="24"/>
        </w:rPr>
        <w:t xml:space="preserve">Giao </w:t>
      </w:r>
      <w:proofErr w:type="spellStart"/>
      <w:r w:rsidRPr="00E51F32">
        <w:rPr>
          <w:rFonts w:ascii="Times New Roman" w:hAnsi="Times New Roman"/>
          <w:iCs/>
          <w:sz w:val="24"/>
          <w:szCs w:val="24"/>
        </w:rPr>
        <w:t>hàng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và</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kích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hoạt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hành</w:t>
      </w:r>
      <w:proofErr w:type="spellEnd"/>
    </w:p>
    <w:p w14:paraId="3887AA48" w14:textId="46E0808A" w:rsidR="00A50717" w:rsidRPr="00E51F32" w:rsidRDefault="00A50717" w:rsidP="009F6BE4">
      <w:pPr>
        <w:pStyle w:val="oancuaDanhsach"/>
        <w:spacing w:after="0" w:line="240" w:lineRule="auto"/>
        <w:ind w:left="567"/>
        <w:jc w:val="both"/>
        <w:rPr>
          <w:rFonts w:ascii="Times New Roman" w:hAnsi="Times New Roman"/>
          <w:iCs/>
          <w:sz w:val="24"/>
          <w:szCs w:val="24"/>
        </w:rPr>
      </w:pPr>
      <w:r w:rsidRPr="00E51F32">
        <w:rPr>
          <w:rFonts w:ascii="Times New Roman" w:hAnsi="Times New Roman"/>
          <w:i/>
          <w:sz w:val="24"/>
          <w:szCs w:val="24"/>
        </w:rPr>
        <w:t>Delivery and Warranty Activation</w:t>
      </w:r>
    </w:p>
    <w:p w14:paraId="7913871E" w14:textId="77777777" w:rsidR="00DB518E" w:rsidRPr="00E51F32" w:rsidRDefault="00DB518E" w:rsidP="009F6BE4">
      <w:pPr>
        <w:pStyle w:val="oancuaDanhsach"/>
        <w:spacing w:after="0" w:line="240" w:lineRule="auto"/>
        <w:ind w:left="567"/>
        <w:jc w:val="both"/>
        <w:rPr>
          <w:rFonts w:ascii="Times New Roman" w:hAnsi="Times New Roman"/>
          <w:iCs/>
          <w:sz w:val="24"/>
          <w:szCs w:val="24"/>
        </w:rPr>
      </w:pPr>
    </w:p>
    <w:p w14:paraId="5680339E" w14:textId="3CCCAB5F" w:rsidR="00A50717" w:rsidRPr="00E51F32" w:rsidRDefault="00A50717" w:rsidP="009F6BE4">
      <w:pPr>
        <w:pStyle w:val="oancuaDanhsach"/>
        <w:ind w:left="540"/>
        <w:jc w:val="both"/>
        <w:rPr>
          <w:rFonts w:ascii="Times New Roman" w:hAnsi="Times New Roman"/>
          <w:iCs/>
          <w:sz w:val="24"/>
          <w:szCs w:val="24"/>
        </w:rPr>
      </w:pPr>
      <w:proofErr w:type="spellStart"/>
      <w:r w:rsidRPr="00E51F32">
        <w:rPr>
          <w:rFonts w:ascii="Times New Roman" w:hAnsi="Times New Roman"/>
          <w:iCs/>
          <w:sz w:val="24"/>
          <w:szCs w:val="24"/>
        </w:rPr>
        <w:t>Việc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giao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và</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kích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hoạt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sẽ</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được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thực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hiện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đồng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thời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vào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ngày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giao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Bên</w:t>
      </w:r>
      <w:proofErr w:type="spellEnd"/>
      <w:r w:rsidRPr="00E51F32">
        <w:rPr>
          <w:rFonts w:ascii="Times New Roman" w:hAnsi="Times New Roman"/>
          <w:iCs/>
          <w:sz w:val="24"/>
          <w:szCs w:val="24"/>
        </w:rPr>
        <w:t xml:space="preserve"> Mua </w:t>
      </w:r>
      <w:proofErr w:type="spellStart"/>
      <w:r w:rsidRPr="00E51F32">
        <w:rPr>
          <w:rFonts w:ascii="Times New Roman" w:hAnsi="Times New Roman"/>
          <w:iCs/>
          <w:sz w:val="24"/>
          <w:szCs w:val="24"/>
        </w:rPr>
        <w:t>có</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thể</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kiểm</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tra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trực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tiếp</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tình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trạng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của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sản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phẩm</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từ</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nhà</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sản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xuất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chính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hãng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Sản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phẩm</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sẽ</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không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bị</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trôi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và</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Bên</w:t>
      </w:r>
      <w:proofErr w:type="spellEnd"/>
      <w:r w:rsidRPr="00E51F32">
        <w:rPr>
          <w:rFonts w:ascii="Times New Roman" w:hAnsi="Times New Roman"/>
          <w:iCs/>
          <w:sz w:val="24"/>
          <w:szCs w:val="24"/>
        </w:rPr>
        <w:t xml:space="preserve"> Mua </w:t>
      </w:r>
      <w:proofErr w:type="spellStart"/>
      <w:r w:rsidRPr="00E51F32">
        <w:rPr>
          <w:rFonts w:ascii="Times New Roman" w:hAnsi="Times New Roman"/>
          <w:iCs/>
          <w:sz w:val="24"/>
          <w:szCs w:val="24"/>
        </w:rPr>
        <w:t>không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cần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phải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thực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hiện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tại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cửa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hàng</w:t>
      </w:r>
      <w:proofErr w:type="spellEnd"/>
      <w:r w:rsidRPr="00E51F32">
        <w:rPr>
          <w:rFonts w:ascii="Times New Roman" w:hAnsi="Times New Roman"/>
          <w:iCs/>
          <w:sz w:val="24"/>
          <w:szCs w:val="24"/>
        </w:rPr>
        <w:t>.</w:t>
      </w:r>
    </w:p>
    <w:p w14:paraId="0F491848" w14:textId="201EDF8B" w:rsidR="00A50717" w:rsidRPr="00E51F32" w:rsidRDefault="00A50717" w:rsidP="009F6BE4">
      <w:pPr>
        <w:pStyle w:val="oancuaDanhsach"/>
        <w:ind w:left="540"/>
        <w:jc w:val="both"/>
        <w:rPr>
          <w:rFonts w:ascii="Times New Roman" w:hAnsi="Times New Roman"/>
          <w:i/>
          <w:sz w:val="24"/>
          <w:szCs w:val="24"/>
        </w:rPr>
      </w:pPr>
      <w:r w:rsidRPr="00E51F32">
        <w:rPr>
          <w:rFonts w:ascii="Times New Roman" w:hAnsi="Times New Roman"/>
          <w:i/>
          <w:sz w:val="24"/>
          <w:szCs w:val="24"/>
        </w:rPr>
        <w:t xml:space="preserve">Delivery and warranty activation will occur simultaneously on the delivery date. The </w:t>
      </w:r>
      <w:r w:rsidR="00DF6C1A" w:rsidRPr="00E51F32">
        <w:rPr>
          <w:rFonts w:ascii="Times New Roman" w:hAnsi="Times New Roman"/>
          <w:i/>
          <w:sz w:val="24"/>
          <w:szCs w:val="24"/>
        </w:rPr>
        <w:t>Purchaser</w:t>
      </w:r>
      <w:r w:rsidRPr="00E51F32">
        <w:rPr>
          <w:rFonts w:ascii="Times New Roman" w:hAnsi="Times New Roman"/>
          <w:i/>
          <w:sz w:val="24"/>
          <w:szCs w:val="24"/>
        </w:rPr>
        <w:t xml:space="preserve"> can directly verify the warranty status of the product from the official manufacturer. The product will not have an expired warranty, and the </w:t>
      </w:r>
      <w:r w:rsidR="00DF6C1A" w:rsidRPr="00E51F32">
        <w:rPr>
          <w:rFonts w:ascii="Times New Roman" w:hAnsi="Times New Roman"/>
          <w:i/>
          <w:sz w:val="24"/>
          <w:szCs w:val="24"/>
        </w:rPr>
        <w:t>Purchaser</w:t>
      </w:r>
      <w:r w:rsidRPr="00E51F32">
        <w:rPr>
          <w:rFonts w:ascii="Times New Roman" w:hAnsi="Times New Roman"/>
          <w:i/>
          <w:sz w:val="24"/>
          <w:szCs w:val="24"/>
        </w:rPr>
        <w:t xml:space="preserve"> will not need to perform warranty services at the store.</w:t>
      </w:r>
    </w:p>
    <w:p w14:paraId="64650939" w14:textId="77777777" w:rsidR="00A50717" w:rsidRPr="00E51F32" w:rsidRDefault="00A50717" w:rsidP="009F6BE4">
      <w:pPr>
        <w:pStyle w:val="oancuaDanhsach"/>
        <w:ind w:left="540"/>
        <w:jc w:val="both"/>
        <w:rPr>
          <w:rFonts w:ascii="Times New Roman" w:hAnsi="Times New Roman"/>
          <w:iCs/>
          <w:sz w:val="24"/>
          <w:szCs w:val="24"/>
        </w:rPr>
      </w:pPr>
    </w:p>
    <w:p w14:paraId="4A2680C3" w14:textId="77777777" w:rsidR="009F6BE4" w:rsidRPr="00E51F32" w:rsidRDefault="00A50717" w:rsidP="009F6BE4">
      <w:pPr>
        <w:pStyle w:val="oancuaDanhsach"/>
        <w:numPr>
          <w:ilvl w:val="1"/>
          <w:numId w:val="23"/>
        </w:numPr>
        <w:spacing w:after="0" w:line="240" w:lineRule="auto"/>
        <w:ind w:left="567" w:hanging="567"/>
        <w:jc w:val="both"/>
        <w:rPr>
          <w:rFonts w:ascii="Times New Roman" w:hAnsi="Times New Roman"/>
          <w:iCs/>
          <w:sz w:val="24"/>
          <w:szCs w:val="24"/>
        </w:rPr>
      </w:pPr>
      <w:proofErr w:type="spellStart"/>
      <w:r w:rsidRPr="00E51F32">
        <w:rPr>
          <w:rFonts w:ascii="Times New Roman" w:hAnsi="Times New Roman"/>
          <w:iCs/>
          <w:sz w:val="24"/>
          <w:szCs w:val="24"/>
        </w:rPr>
        <w:t>Hỗ</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trợ</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vận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chuyển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thiết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bị</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đến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nơi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hành</w:t>
      </w:r>
      <w:proofErr w:type="spellEnd"/>
    </w:p>
    <w:p w14:paraId="131FB311" w14:textId="02CB3E6D" w:rsidR="00A50717" w:rsidRPr="00E51F32" w:rsidRDefault="00A50717" w:rsidP="009F6BE4">
      <w:pPr>
        <w:pStyle w:val="oancuaDanhsach"/>
        <w:spacing w:after="0" w:line="240" w:lineRule="auto"/>
        <w:ind w:left="567"/>
        <w:jc w:val="both"/>
        <w:rPr>
          <w:rFonts w:ascii="Times New Roman" w:hAnsi="Times New Roman"/>
          <w:iCs/>
          <w:sz w:val="24"/>
          <w:szCs w:val="24"/>
        </w:rPr>
      </w:pPr>
      <w:r w:rsidRPr="00E51F32">
        <w:rPr>
          <w:rFonts w:ascii="Times New Roman" w:hAnsi="Times New Roman"/>
          <w:i/>
          <w:sz w:val="24"/>
          <w:szCs w:val="24"/>
        </w:rPr>
        <w:t>Support for Transportation to Warranty Service</w:t>
      </w:r>
    </w:p>
    <w:p w14:paraId="1EF2E811" w14:textId="77777777" w:rsidR="00DB518E" w:rsidRPr="00E51F32" w:rsidRDefault="00DB518E" w:rsidP="009F6BE4">
      <w:pPr>
        <w:pStyle w:val="oancuaDanhsach"/>
        <w:spacing w:after="0" w:line="240" w:lineRule="auto"/>
        <w:ind w:left="567"/>
        <w:jc w:val="both"/>
        <w:rPr>
          <w:rFonts w:ascii="Times New Roman" w:hAnsi="Times New Roman"/>
          <w:iCs/>
          <w:sz w:val="24"/>
          <w:szCs w:val="24"/>
        </w:rPr>
      </w:pPr>
    </w:p>
    <w:p w14:paraId="4225411B" w14:textId="65A9FA97" w:rsidR="00A50717" w:rsidRPr="00E51F32" w:rsidRDefault="00A50717" w:rsidP="009F6BE4">
      <w:pPr>
        <w:pStyle w:val="oancuaDanhsach"/>
        <w:ind w:left="540"/>
        <w:jc w:val="both"/>
        <w:rPr>
          <w:rFonts w:ascii="Times New Roman" w:hAnsi="Times New Roman"/>
          <w:iCs/>
          <w:sz w:val="24"/>
          <w:szCs w:val="24"/>
        </w:rPr>
      </w:pPr>
      <w:proofErr w:type="spellStart"/>
      <w:r w:rsidRPr="00E51F32">
        <w:rPr>
          <w:rFonts w:ascii="Times New Roman" w:hAnsi="Times New Roman"/>
          <w:iCs/>
          <w:sz w:val="24"/>
          <w:szCs w:val="24"/>
        </w:rPr>
        <w:t>Nhà</w:t>
      </w:r>
      <w:proofErr w:type="spellEnd"/>
      <w:r w:rsidRPr="00E51F32">
        <w:rPr>
          <w:rFonts w:ascii="Times New Roman" w:hAnsi="Times New Roman"/>
          <w:iCs/>
          <w:sz w:val="24"/>
          <w:szCs w:val="24"/>
        </w:rPr>
        <w:t xml:space="preserve"> Cung </w:t>
      </w:r>
      <w:proofErr w:type="spellStart"/>
      <w:r w:rsidRPr="00E51F32">
        <w:rPr>
          <w:rFonts w:ascii="Times New Roman" w:hAnsi="Times New Roman"/>
          <w:iCs/>
          <w:sz w:val="24"/>
          <w:szCs w:val="24"/>
        </w:rPr>
        <w:t>Cấp</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sẽ</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hỗ</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trợ</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Bên</w:t>
      </w:r>
      <w:proofErr w:type="spellEnd"/>
      <w:r w:rsidRPr="00E51F32">
        <w:rPr>
          <w:rFonts w:ascii="Times New Roman" w:hAnsi="Times New Roman"/>
          <w:iCs/>
          <w:sz w:val="24"/>
          <w:szCs w:val="24"/>
        </w:rPr>
        <w:t xml:space="preserve"> Mua </w:t>
      </w:r>
      <w:proofErr w:type="spellStart"/>
      <w:r w:rsidRPr="00E51F32">
        <w:rPr>
          <w:rFonts w:ascii="Times New Roman" w:hAnsi="Times New Roman"/>
          <w:iCs/>
          <w:sz w:val="24"/>
          <w:szCs w:val="24"/>
        </w:rPr>
        <w:t>vận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chuyển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thiết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bị</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đến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trung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tâm</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của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hãng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để</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thay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thế</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hoặc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sửa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chữa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khi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có</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yêu</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cầu</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Việc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vận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chuyển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này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sẽ</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được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thực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hiện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thay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mặt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Bên</w:t>
      </w:r>
      <w:proofErr w:type="spellEnd"/>
      <w:r w:rsidRPr="00E51F32">
        <w:rPr>
          <w:rFonts w:ascii="Times New Roman" w:hAnsi="Times New Roman"/>
          <w:iCs/>
          <w:sz w:val="24"/>
          <w:szCs w:val="24"/>
        </w:rPr>
        <w:t xml:space="preserve"> Mua, </w:t>
      </w:r>
      <w:proofErr w:type="spellStart"/>
      <w:r w:rsidRPr="00E51F32">
        <w:rPr>
          <w:rFonts w:ascii="Times New Roman" w:hAnsi="Times New Roman"/>
          <w:iCs/>
          <w:sz w:val="24"/>
          <w:szCs w:val="24"/>
        </w:rPr>
        <w:t>đảm</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thuận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tiện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và</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nhanh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chóng</w:t>
      </w:r>
      <w:proofErr w:type="spellEnd"/>
      <w:r w:rsidRPr="00E51F32">
        <w:rPr>
          <w:rFonts w:ascii="Times New Roman" w:hAnsi="Times New Roman"/>
          <w:iCs/>
          <w:sz w:val="24"/>
          <w:szCs w:val="24"/>
        </w:rPr>
        <w:t>.</w:t>
      </w:r>
    </w:p>
    <w:p w14:paraId="56A95C20" w14:textId="282C2F2A" w:rsidR="006C5BE5" w:rsidRPr="00E51F32" w:rsidRDefault="00DF6C1A" w:rsidP="009F6BE4">
      <w:pPr>
        <w:pStyle w:val="oancuaDanhsach"/>
        <w:spacing w:after="0" w:line="240" w:lineRule="auto"/>
        <w:ind w:left="540"/>
        <w:jc w:val="both"/>
        <w:rPr>
          <w:rFonts w:ascii="Times New Roman" w:hAnsi="Times New Roman"/>
          <w:i/>
          <w:sz w:val="24"/>
          <w:szCs w:val="24"/>
        </w:rPr>
      </w:pPr>
      <w:r w:rsidRPr="00E51F32">
        <w:rPr>
          <w:rFonts w:ascii="Times New Roman" w:hAnsi="Times New Roman"/>
          <w:i/>
          <w:sz w:val="24"/>
          <w:szCs w:val="24"/>
        </w:rPr>
        <w:t>The Supplier</w:t>
      </w:r>
      <w:r w:rsidR="00A50717" w:rsidRPr="00E51F32">
        <w:rPr>
          <w:rFonts w:ascii="Times New Roman" w:hAnsi="Times New Roman"/>
          <w:i/>
          <w:sz w:val="24"/>
          <w:szCs w:val="24"/>
        </w:rPr>
        <w:t xml:space="preserve"> will assist the </w:t>
      </w:r>
      <w:r w:rsidRPr="00E51F32">
        <w:rPr>
          <w:rFonts w:ascii="Times New Roman" w:hAnsi="Times New Roman"/>
          <w:i/>
          <w:sz w:val="24"/>
          <w:szCs w:val="24"/>
        </w:rPr>
        <w:t>Purchaser</w:t>
      </w:r>
      <w:r w:rsidR="00A50717" w:rsidRPr="00E51F32">
        <w:rPr>
          <w:rFonts w:ascii="Times New Roman" w:hAnsi="Times New Roman"/>
          <w:i/>
          <w:sz w:val="24"/>
          <w:szCs w:val="24"/>
        </w:rPr>
        <w:t xml:space="preserve"> in transporting the device to the manufacturer's warranty center for replacement or repair when necessary. This transportation will be carried out on behalf of the </w:t>
      </w:r>
      <w:r w:rsidRPr="00E51F32">
        <w:rPr>
          <w:rFonts w:ascii="Times New Roman" w:hAnsi="Times New Roman"/>
          <w:i/>
          <w:sz w:val="24"/>
          <w:szCs w:val="24"/>
        </w:rPr>
        <w:t>Purchaser</w:t>
      </w:r>
      <w:r w:rsidR="00A50717" w:rsidRPr="00E51F32">
        <w:rPr>
          <w:rFonts w:ascii="Times New Roman" w:hAnsi="Times New Roman"/>
          <w:i/>
          <w:sz w:val="24"/>
          <w:szCs w:val="24"/>
        </w:rPr>
        <w:t xml:space="preserve"> to ensure convenience and efficiency.</w:t>
      </w:r>
    </w:p>
    <w:p w14:paraId="1535D7E8" w14:textId="77777777" w:rsidR="00120C3E" w:rsidRPr="00E51F32" w:rsidRDefault="00120C3E" w:rsidP="009F6BE4">
      <w:pPr>
        <w:pStyle w:val="oancuaDanhsach"/>
        <w:spacing w:after="0" w:line="240" w:lineRule="auto"/>
        <w:ind w:left="540"/>
        <w:jc w:val="both"/>
        <w:rPr>
          <w:rFonts w:ascii="Times New Roman" w:hAnsi="Times New Roman"/>
          <w:i/>
          <w:sz w:val="24"/>
          <w:szCs w:val="24"/>
        </w:rPr>
      </w:pPr>
    </w:p>
    <w:p w14:paraId="08556807" w14:textId="51FB85A6" w:rsidR="00120C3E" w:rsidRPr="00E51F32" w:rsidRDefault="00B9692B" w:rsidP="009F6BE4">
      <w:pPr>
        <w:pStyle w:val="oancuaDanhsach"/>
        <w:numPr>
          <w:ilvl w:val="1"/>
          <w:numId w:val="23"/>
        </w:numPr>
        <w:spacing w:after="0" w:line="240" w:lineRule="auto"/>
        <w:ind w:left="567" w:hanging="567"/>
        <w:jc w:val="both"/>
        <w:rPr>
          <w:rFonts w:ascii="Times New Roman" w:hAnsi="Times New Roman"/>
          <w:iCs/>
          <w:sz w:val="24"/>
          <w:szCs w:val="24"/>
        </w:rPr>
      </w:pPr>
      <w:proofErr w:type="spellStart"/>
      <w:r w:rsidRPr="00E51F32">
        <w:rPr>
          <w:rFonts w:ascii="Times New Roman" w:hAnsi="Times New Roman"/>
          <w:iCs/>
          <w:sz w:val="24"/>
          <w:szCs w:val="24"/>
        </w:rPr>
        <w:t>Điều</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khoản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hành</w:t>
      </w:r>
      <w:proofErr w:type="spellEnd"/>
      <w:r w:rsidRPr="00E51F32">
        <w:rPr>
          <w:rFonts w:ascii="Times New Roman" w:hAnsi="Times New Roman"/>
          <w:iCs/>
          <w:sz w:val="24"/>
          <w:szCs w:val="24"/>
        </w:rPr>
        <w:t xml:space="preserve"> </w:t>
      </w:r>
      <w:r w:rsidR="00316314" w:rsidRPr="00E51F32">
        <w:rPr>
          <w:rFonts w:ascii="Times New Roman" w:hAnsi="Times New Roman"/>
          <w:iCs/>
          <w:sz w:val="24"/>
          <w:szCs w:val="24"/>
        </w:rPr>
        <w:t xml:space="preserve">1 </w:t>
      </w:r>
      <w:proofErr w:type="spellStart"/>
      <w:r w:rsidR="00316314" w:rsidRPr="00E51F32">
        <w:rPr>
          <w:rFonts w:ascii="Times New Roman" w:hAnsi="Times New Roman"/>
          <w:iCs/>
          <w:sz w:val="24"/>
          <w:szCs w:val="24"/>
        </w:rPr>
        <w:t>đổi</w:t>
      </w:r>
      <w:proofErr w:type="spellEnd"/>
      <w:r w:rsidR="00316314" w:rsidRPr="00E51F32">
        <w:rPr>
          <w:rFonts w:ascii="Times New Roman" w:hAnsi="Times New Roman"/>
          <w:iCs/>
          <w:sz w:val="24"/>
          <w:szCs w:val="24"/>
        </w:rPr>
        <w:t xml:space="preserve"> 1 </w:t>
      </w:r>
      <w:proofErr w:type="spellStart"/>
      <w:r w:rsidRPr="00E51F32">
        <w:rPr>
          <w:rFonts w:ascii="Times New Roman" w:hAnsi="Times New Roman"/>
          <w:iCs/>
          <w:sz w:val="24"/>
          <w:szCs w:val="24"/>
        </w:rPr>
        <w:t>và</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hỗ</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trợ</w:t>
      </w:r>
      <w:proofErr w:type="spellEnd"/>
    </w:p>
    <w:p w14:paraId="529950B2" w14:textId="5A4E1908" w:rsidR="00DB518E" w:rsidRPr="00E51F32" w:rsidRDefault="009F6BE4" w:rsidP="009F6BE4">
      <w:pPr>
        <w:pStyle w:val="oancuaDanhsach"/>
        <w:spacing w:after="0" w:line="240" w:lineRule="auto"/>
        <w:ind w:left="567"/>
        <w:jc w:val="both"/>
        <w:rPr>
          <w:rFonts w:ascii="Times New Roman" w:hAnsi="Times New Roman"/>
          <w:i/>
          <w:sz w:val="24"/>
          <w:szCs w:val="24"/>
        </w:rPr>
      </w:pPr>
      <w:r w:rsidRPr="00E51F32">
        <w:rPr>
          <w:rFonts w:ascii="Times New Roman" w:hAnsi="Times New Roman"/>
          <w:i/>
          <w:sz w:val="24"/>
          <w:szCs w:val="24"/>
        </w:rPr>
        <w:t>One-to-one replacement warranty</w:t>
      </w:r>
      <w:r w:rsidR="00B9692B" w:rsidRPr="00E51F32">
        <w:rPr>
          <w:rFonts w:ascii="Times New Roman" w:hAnsi="Times New Roman"/>
          <w:i/>
          <w:sz w:val="24"/>
          <w:szCs w:val="24"/>
        </w:rPr>
        <w:t xml:space="preserve"> and Support Clause</w:t>
      </w:r>
    </w:p>
    <w:p w14:paraId="67CAD089" w14:textId="77777777" w:rsidR="00DB518E" w:rsidRPr="00E51F32" w:rsidRDefault="00DB518E" w:rsidP="009F6BE4">
      <w:pPr>
        <w:pStyle w:val="oancuaDanhsach"/>
        <w:spacing w:after="0" w:line="240" w:lineRule="auto"/>
        <w:ind w:left="567"/>
        <w:jc w:val="both"/>
        <w:rPr>
          <w:rFonts w:ascii="Times New Roman" w:hAnsi="Times New Roman"/>
          <w:i/>
          <w:sz w:val="24"/>
          <w:szCs w:val="24"/>
        </w:rPr>
      </w:pPr>
    </w:p>
    <w:p w14:paraId="627A6278" w14:textId="77777777" w:rsidR="00DB518E" w:rsidRPr="00E51F32" w:rsidRDefault="00B9692B" w:rsidP="009F6BE4">
      <w:pPr>
        <w:pStyle w:val="oancuaDanhsach"/>
        <w:spacing w:after="0" w:line="240" w:lineRule="auto"/>
        <w:ind w:left="567"/>
        <w:jc w:val="both"/>
        <w:rPr>
          <w:rFonts w:ascii="Times New Roman" w:hAnsi="Times New Roman"/>
          <w:iCs/>
          <w:sz w:val="24"/>
          <w:szCs w:val="24"/>
        </w:rPr>
      </w:pPr>
      <w:proofErr w:type="spellStart"/>
      <w:r w:rsidRPr="00E51F32">
        <w:rPr>
          <w:rFonts w:ascii="Times New Roman" w:hAnsi="Times New Roman"/>
          <w:iCs/>
          <w:sz w:val="24"/>
          <w:szCs w:val="24"/>
        </w:rPr>
        <w:lastRenderedPageBreak/>
        <w:t>Nhà</w:t>
      </w:r>
      <w:proofErr w:type="spellEnd"/>
      <w:r w:rsidRPr="00E51F32">
        <w:rPr>
          <w:rFonts w:ascii="Times New Roman" w:hAnsi="Times New Roman"/>
          <w:iCs/>
          <w:sz w:val="24"/>
          <w:szCs w:val="24"/>
        </w:rPr>
        <w:t xml:space="preserve"> Cung </w:t>
      </w:r>
      <w:proofErr w:type="spellStart"/>
      <w:r w:rsidRPr="00E51F32">
        <w:rPr>
          <w:rFonts w:ascii="Times New Roman" w:hAnsi="Times New Roman"/>
          <w:iCs/>
          <w:sz w:val="24"/>
          <w:szCs w:val="24"/>
        </w:rPr>
        <w:t>Cấp</w:t>
      </w:r>
      <w:proofErr w:type="spellEnd"/>
      <w:r w:rsidRPr="00E51F32">
        <w:rPr>
          <w:rFonts w:ascii="Times New Roman" w:hAnsi="Times New Roman"/>
          <w:iCs/>
          <w:sz w:val="24"/>
          <w:szCs w:val="24"/>
        </w:rPr>
        <w:t xml:space="preserve"> cam </w:t>
      </w:r>
      <w:proofErr w:type="spellStart"/>
      <w:r w:rsidRPr="00E51F32">
        <w:rPr>
          <w:rFonts w:ascii="Times New Roman" w:hAnsi="Times New Roman"/>
          <w:iCs/>
          <w:sz w:val="24"/>
          <w:szCs w:val="24"/>
        </w:rPr>
        <w:t>kết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sản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phẩm</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theo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hình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thức</w:t>
      </w:r>
      <w:proofErr w:type="spellEnd"/>
      <w:r w:rsidRPr="00E51F32">
        <w:rPr>
          <w:rFonts w:ascii="Times New Roman" w:hAnsi="Times New Roman"/>
          <w:iCs/>
          <w:sz w:val="24"/>
          <w:szCs w:val="24"/>
        </w:rPr>
        <w:t xml:space="preserve"> 1 </w:t>
      </w:r>
      <w:proofErr w:type="spellStart"/>
      <w:r w:rsidRPr="00E51F32">
        <w:rPr>
          <w:rFonts w:ascii="Times New Roman" w:hAnsi="Times New Roman"/>
          <w:iCs/>
          <w:sz w:val="24"/>
          <w:szCs w:val="24"/>
        </w:rPr>
        <w:t>đổi</w:t>
      </w:r>
      <w:proofErr w:type="spellEnd"/>
      <w:r w:rsidRPr="00E51F32">
        <w:rPr>
          <w:rFonts w:ascii="Times New Roman" w:hAnsi="Times New Roman"/>
          <w:iCs/>
          <w:sz w:val="24"/>
          <w:szCs w:val="24"/>
        </w:rPr>
        <w:t xml:space="preserve"> 1 </w:t>
      </w:r>
      <w:proofErr w:type="spellStart"/>
      <w:r w:rsidRPr="00E51F32">
        <w:rPr>
          <w:rFonts w:ascii="Times New Roman" w:hAnsi="Times New Roman"/>
          <w:iCs/>
          <w:sz w:val="24"/>
          <w:szCs w:val="24"/>
        </w:rPr>
        <w:t>trong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vòng</w:t>
      </w:r>
      <w:proofErr w:type="spellEnd"/>
      <w:r w:rsidRPr="00E51F32">
        <w:rPr>
          <w:rFonts w:ascii="Times New Roman" w:hAnsi="Times New Roman"/>
          <w:iCs/>
          <w:sz w:val="24"/>
          <w:szCs w:val="24"/>
        </w:rPr>
        <w:t xml:space="preserve"> 07 (</w:t>
      </w:r>
      <w:proofErr w:type="spellStart"/>
      <w:r w:rsidRPr="00E51F32">
        <w:rPr>
          <w:rFonts w:ascii="Times New Roman" w:hAnsi="Times New Roman"/>
          <w:iCs/>
          <w:sz w:val="24"/>
          <w:szCs w:val="24"/>
        </w:rPr>
        <w:t>bảy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ngày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kể</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từ</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ngày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Bên</w:t>
      </w:r>
      <w:proofErr w:type="spellEnd"/>
      <w:r w:rsidRPr="00E51F32">
        <w:rPr>
          <w:rFonts w:ascii="Times New Roman" w:hAnsi="Times New Roman"/>
          <w:iCs/>
          <w:sz w:val="24"/>
          <w:szCs w:val="24"/>
        </w:rPr>
        <w:t xml:space="preserve"> Mua </w:t>
      </w:r>
      <w:proofErr w:type="spellStart"/>
      <w:r w:rsidRPr="00E51F32">
        <w:rPr>
          <w:rFonts w:ascii="Times New Roman" w:hAnsi="Times New Roman"/>
          <w:iCs/>
          <w:sz w:val="24"/>
          <w:szCs w:val="24"/>
        </w:rPr>
        <w:t>nhận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đối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với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các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lỗi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kỹ</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thuật</w:t>
      </w:r>
      <w:proofErr w:type="spellEnd"/>
      <w:r w:rsidRPr="00E51F32">
        <w:rPr>
          <w:rFonts w:ascii="Times New Roman" w:hAnsi="Times New Roman"/>
          <w:iCs/>
          <w:sz w:val="24"/>
          <w:szCs w:val="24"/>
        </w:rPr>
        <w:t xml:space="preserve"> do </w:t>
      </w:r>
      <w:proofErr w:type="spellStart"/>
      <w:r w:rsidRPr="00E51F32">
        <w:rPr>
          <w:rFonts w:ascii="Times New Roman" w:hAnsi="Times New Roman"/>
          <w:iCs/>
          <w:sz w:val="24"/>
          <w:szCs w:val="24"/>
        </w:rPr>
        <w:t>nhà</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sản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xuất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Ngoài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ra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trong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thời</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gian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hành</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Nhà</w:t>
      </w:r>
      <w:proofErr w:type="spellEnd"/>
      <w:r w:rsidRPr="00E51F32">
        <w:rPr>
          <w:rFonts w:ascii="Times New Roman" w:hAnsi="Times New Roman"/>
          <w:iCs/>
          <w:sz w:val="24"/>
          <w:szCs w:val="24"/>
        </w:rPr>
        <w:t xml:space="preserve"> Cung </w:t>
      </w:r>
      <w:proofErr w:type="spellStart"/>
      <w:r w:rsidRPr="00E51F32">
        <w:rPr>
          <w:rFonts w:ascii="Times New Roman" w:hAnsi="Times New Roman"/>
          <w:iCs/>
          <w:sz w:val="24"/>
          <w:szCs w:val="24"/>
        </w:rPr>
        <w:t>Cấp</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sẽ</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hỗ</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trợ</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cung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cấp</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thiết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bị</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ứng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cứu</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thay</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thế</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hoặc</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tương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đương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để</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đảm</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bảo</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hoạt</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động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của</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Bên</w:t>
      </w:r>
      <w:proofErr w:type="spellEnd"/>
      <w:r w:rsidRPr="00E51F32">
        <w:rPr>
          <w:rFonts w:ascii="Times New Roman" w:hAnsi="Times New Roman"/>
          <w:iCs/>
          <w:sz w:val="24"/>
          <w:szCs w:val="24"/>
        </w:rPr>
        <w:t xml:space="preserve"> Mua </w:t>
      </w:r>
      <w:proofErr w:type="spellStart"/>
      <w:r w:rsidRPr="00E51F32">
        <w:rPr>
          <w:rFonts w:ascii="Times New Roman" w:hAnsi="Times New Roman"/>
          <w:iCs/>
          <w:sz w:val="24"/>
          <w:szCs w:val="24"/>
        </w:rPr>
        <w:t>không</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bị</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gián</w:t>
      </w:r>
      <w:proofErr w:type="spellEnd"/>
      <w:r w:rsidRPr="00E51F32">
        <w:rPr>
          <w:rFonts w:ascii="Times New Roman" w:hAnsi="Times New Roman"/>
          <w:iCs/>
          <w:sz w:val="24"/>
          <w:szCs w:val="24"/>
        </w:rPr>
        <w:t xml:space="preserve"> </w:t>
      </w:r>
      <w:proofErr w:type="spellStart"/>
      <w:r w:rsidRPr="00E51F32">
        <w:rPr>
          <w:rFonts w:ascii="Times New Roman" w:hAnsi="Times New Roman"/>
          <w:iCs/>
          <w:sz w:val="24"/>
          <w:szCs w:val="24"/>
        </w:rPr>
        <w:t>đoạn</w:t>
      </w:r>
      <w:proofErr w:type="spellEnd"/>
      <w:r w:rsidRPr="00E51F32">
        <w:rPr>
          <w:rFonts w:ascii="Times New Roman" w:hAnsi="Times New Roman"/>
          <w:iCs/>
          <w:sz w:val="24"/>
          <w:szCs w:val="24"/>
        </w:rPr>
        <w:t>.</w:t>
      </w:r>
    </w:p>
    <w:p w14:paraId="0D509D25" w14:textId="196C1550" w:rsidR="008465B6" w:rsidRPr="00E51F32" w:rsidRDefault="00B9692B" w:rsidP="009F6BE4">
      <w:pPr>
        <w:pStyle w:val="oancuaDanhsach"/>
        <w:spacing w:after="0" w:line="240" w:lineRule="auto"/>
        <w:ind w:left="567"/>
        <w:jc w:val="both"/>
        <w:rPr>
          <w:rFonts w:ascii="Times New Roman" w:hAnsi="Times New Roman"/>
          <w:i/>
          <w:sz w:val="24"/>
          <w:szCs w:val="24"/>
        </w:rPr>
      </w:pPr>
      <w:r w:rsidRPr="00E51F32">
        <w:rPr>
          <w:rFonts w:ascii="Times New Roman" w:hAnsi="Times New Roman"/>
          <w:i/>
          <w:sz w:val="24"/>
          <w:szCs w:val="24"/>
        </w:rPr>
        <w:t>The Supplier commits to providing a one-for-one replacement within seven (07) days from the Purchaser’s receipt of the goods, for any manufacturing defects. In addition, during the warranty period, the Supplier shall provide backup, replacement, or equivalent equipment to ensure the Purchaser’s operations are not interrupted.</w:t>
      </w:r>
    </w:p>
    <w:p w14:paraId="4AA262C5" w14:textId="77777777" w:rsidR="006C5BE5" w:rsidRPr="00E51F32" w:rsidRDefault="006C5BE5" w:rsidP="00177296">
      <w:pPr>
        <w:pStyle w:val="oancuaDanhsach"/>
        <w:spacing w:after="0" w:line="240" w:lineRule="auto"/>
        <w:ind w:left="540"/>
        <w:rPr>
          <w:rFonts w:ascii="Times New Roman" w:hAnsi="Times New Roman"/>
          <w:i/>
          <w:sz w:val="24"/>
          <w:szCs w:val="24"/>
          <w:lang w:val="vi-VN"/>
        </w:rPr>
      </w:pPr>
    </w:p>
    <w:p w14:paraId="038FB066" w14:textId="77777777" w:rsidR="00D30B3B" w:rsidRPr="00E51F32" w:rsidRDefault="00D30B3B" w:rsidP="00DA541C">
      <w:pPr>
        <w:keepNext/>
        <w:widowControl w:val="0"/>
        <w:jc w:val="both"/>
        <w:rPr>
          <w:rFonts w:ascii="Times New Roman" w:hAnsi="Times New Roman"/>
        </w:rPr>
      </w:pPr>
    </w:p>
    <w:sectPr w:rsidR="00D30B3B" w:rsidRPr="00E51F32" w:rsidSect="00CE10C5">
      <w:footerReference w:type="even" r:id="rId15"/>
      <w:footerReference w:type="default" r:id="rId16"/>
      <w:pgSz w:w="11909" w:h="16834" w:code="9"/>
      <w:pgMar w:top="1080" w:right="1440" w:bottom="720" w:left="1440" w:header="288"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6" w:author="Do Minh Tam" w:date="2025-12-10T15:24:00Z" w:initials="TD">
    <w:p w14:paraId="1EA4EB7A" w14:textId="77777777" w:rsidR="00C75615" w:rsidRDefault="00C75615" w:rsidP="00C75615">
      <w:pPr>
        <w:pStyle w:val="VnbanChuthich"/>
      </w:pPr>
      <w:r>
        <w:rPr>
          <w:rStyle w:val="ThamchiuChuthich"/>
        </w:rPr>
        <w:annotationRef/>
      </w:r>
      <w:r>
        <w:t xml:space="preserve">@Nghia, </w:t>
      </w:r>
      <w:proofErr w:type="spellStart"/>
      <w:r>
        <w:t>Enduser</w:t>
      </w:r>
      <w:proofErr w:type="spellEnd"/>
      <w:r>
        <w:t xml:space="preserve"> </w:t>
      </w:r>
      <w:proofErr w:type="spellStart"/>
      <w:r>
        <w:t>Diag</w:t>
      </w:r>
      <w:proofErr w:type="spellEnd"/>
      <w:r>
        <w:t xml:space="preserve"> </w:t>
      </w:r>
      <w:proofErr w:type="spellStart"/>
      <w:r>
        <w:t>l</w:t>
      </w:r>
      <w:r>
        <w:rPr>
          <w:rFonts w:hint="cs"/>
        </w:rPr>
        <w:t>ư</w:t>
      </w:r>
      <w:r>
        <w:t>u</w:t>
      </w:r>
      <w:proofErr w:type="spellEnd"/>
      <w:r>
        <w:t xml:space="preserve"> ý </w:t>
      </w:r>
      <w:proofErr w:type="spellStart"/>
      <w:r>
        <w:t>tuân</w:t>
      </w:r>
      <w:proofErr w:type="spellEnd"/>
      <w:r>
        <w:t xml:space="preserve"> </w:t>
      </w:r>
      <w:proofErr w:type="spellStart"/>
      <w:r>
        <w:t>thủ</w:t>
      </w:r>
      <w:proofErr w:type="spellEnd"/>
    </w:p>
  </w:comment>
  <w:comment w:id="62" w:author="Do Minh Tam" w:date="2025-12-10T15:25:00Z" w:initials="TD">
    <w:p w14:paraId="38929E9A" w14:textId="77777777" w:rsidR="00C75615" w:rsidRDefault="00C75615" w:rsidP="00C75615">
      <w:pPr>
        <w:pStyle w:val="VnbanChuthich"/>
      </w:pPr>
      <w:r>
        <w:rPr>
          <w:rStyle w:val="ThamchiuChuthich"/>
        </w:rPr>
        <w:annotationRef/>
      </w:r>
      <w:r>
        <w:t xml:space="preserve">ĐK </w:t>
      </w:r>
      <w:proofErr w:type="spellStart"/>
      <w:r>
        <w:t>tại</w:t>
      </w:r>
      <w:proofErr w:type="spellEnd"/>
      <w:r>
        <w:t xml:space="preserve"> template </w:t>
      </w:r>
      <w:proofErr w:type="spellStart"/>
      <w:r>
        <w:t>gốc</w:t>
      </w:r>
      <w:proofErr w:type="spellEnd"/>
      <w:r>
        <w:t xml:space="preserve"> </w:t>
      </w:r>
      <w:proofErr w:type="spellStart"/>
      <w:r>
        <w:t>Diag</w:t>
      </w:r>
      <w:proofErr w:type="spellEnd"/>
      <w:r>
        <w:t xml:space="preserve"> =&gt; </w:t>
      </w:r>
      <w:proofErr w:type="spellStart"/>
      <w:r>
        <w:t>đề</w:t>
      </w:r>
      <w:proofErr w:type="spellEnd"/>
      <w:r>
        <w:t xml:space="preserve"> </w:t>
      </w:r>
      <w:proofErr w:type="spellStart"/>
      <w:r>
        <w:t>xuất</w:t>
      </w:r>
      <w:proofErr w:type="spellEnd"/>
      <w:r>
        <w:t xml:space="preserve"> </w:t>
      </w:r>
      <w:proofErr w:type="spellStart"/>
      <w:r>
        <w:t>giữ</w:t>
      </w:r>
      <w:proofErr w:type="spellEnd"/>
      <w:r>
        <w:t xml:space="preserve"> </w:t>
      </w:r>
      <w:proofErr w:type="spellStart"/>
      <w:r>
        <w:t>nguyên</w:t>
      </w:r>
      <w:proofErr w:type="spellEnd"/>
    </w:p>
  </w:comment>
  <w:comment w:id="63" w:author="Việt Nguyễn" w:date="2025-12-11T16:56:00Z" w:initials="VN">
    <w:p w14:paraId="376F9F3D" w14:textId="1060A8AC" w:rsidR="00FF1744" w:rsidRDefault="00FF1744">
      <w:pPr>
        <w:pStyle w:val="VnbanChuthich"/>
      </w:pPr>
      <w:r>
        <w:rPr>
          <w:rStyle w:val="ThamchiuChuthich"/>
        </w:rPr>
        <w:annotationRef/>
      </w:r>
      <w:proofErr w:type="spellStart"/>
      <w:r>
        <w:t>Đồng</w:t>
      </w:r>
      <w:proofErr w:type="spellEnd"/>
      <w:r>
        <w:t xml:space="preserve"> ý</w:t>
      </w:r>
    </w:p>
  </w:comment>
  <w:comment w:id="74" w:author="Do Minh Tam" w:date="2025-12-10T15:29:00Z" w:initials="TD">
    <w:p w14:paraId="404D28BB" w14:textId="77777777" w:rsidR="00C75615" w:rsidRDefault="00C75615" w:rsidP="00C75615">
      <w:pPr>
        <w:pStyle w:val="VnbanChuthich"/>
      </w:pPr>
      <w:r>
        <w:rPr>
          <w:rStyle w:val="ThamchiuChuthich"/>
        </w:rPr>
        <w:annotationRef/>
      </w:r>
      <w:r>
        <w:t xml:space="preserve">@Nghia, </w:t>
      </w:r>
      <w:proofErr w:type="spellStart"/>
      <w:r>
        <w:t>em</w:t>
      </w:r>
      <w:proofErr w:type="spellEnd"/>
      <w:r>
        <w:t xml:space="preserve"> check </w:t>
      </w:r>
      <w:proofErr w:type="spellStart"/>
      <w:r>
        <w:t>lại</w:t>
      </w:r>
      <w:proofErr w:type="spellEnd"/>
      <w:r>
        <w:t xml:space="preserve"> ĐK </w:t>
      </w:r>
      <w:proofErr w:type="spellStart"/>
      <w:r>
        <w:t>này</w:t>
      </w:r>
      <w:proofErr w:type="spellEnd"/>
      <w:r>
        <w:t xml:space="preserve"> </w:t>
      </w:r>
      <w:proofErr w:type="spellStart"/>
      <w:r>
        <w:t>đã</w:t>
      </w:r>
      <w:proofErr w:type="spellEnd"/>
      <w:r>
        <w:t xml:space="preserve"> </w:t>
      </w:r>
      <w:proofErr w:type="spellStart"/>
      <w:r>
        <w:t>đ</w:t>
      </w:r>
      <w:r>
        <w:rPr>
          <w:rFonts w:hint="cs"/>
        </w:rPr>
        <w:t>ư</w:t>
      </w:r>
      <w:proofErr w:type="spellEnd"/>
      <w:r>
        <w:rPr>
          <w:lang w:val="vi-VN"/>
        </w:rPr>
        <w:t>ợ</w:t>
      </w:r>
      <w:r>
        <w:t xml:space="preserve">c 2 </w:t>
      </w:r>
      <w:proofErr w:type="spellStart"/>
      <w:r>
        <w:t>bên</w:t>
      </w:r>
      <w:proofErr w:type="spellEnd"/>
      <w:r>
        <w:t xml:space="preserve"> approve ở HĐ </w:t>
      </w:r>
      <w:proofErr w:type="spellStart"/>
      <w:r>
        <w:t>tr</w:t>
      </w:r>
      <w:r>
        <w:rPr>
          <w:rFonts w:hint="cs"/>
        </w:rPr>
        <w:t>ư</w:t>
      </w:r>
      <w:r>
        <w:t>ớc</w:t>
      </w:r>
      <w:proofErr w:type="spellEnd"/>
      <w:r>
        <w:t xml:space="preserve"> </w:t>
      </w:r>
      <w:proofErr w:type="spellStart"/>
      <w:r>
        <w:t>ch</w:t>
      </w:r>
      <w:r>
        <w:rPr>
          <w:rFonts w:hint="cs"/>
        </w:rPr>
        <w:t>ư</w:t>
      </w:r>
      <w:r>
        <w:t>a</w:t>
      </w:r>
      <w:proofErr w:type="spellEnd"/>
      <w:r>
        <w:t xml:space="preserve"> </w:t>
      </w:r>
      <w:proofErr w:type="spellStart"/>
      <w:r>
        <w:t>nhé</w:t>
      </w:r>
      <w:proofErr w:type="spellEnd"/>
      <w:r>
        <w:t>.</w:t>
      </w:r>
    </w:p>
    <w:p w14:paraId="22973CB6" w14:textId="77777777" w:rsidR="00C75615" w:rsidRDefault="00C75615" w:rsidP="00C75615">
      <w:pPr>
        <w:pStyle w:val="VnbanChuthich"/>
      </w:pPr>
      <w:proofErr w:type="spellStart"/>
      <w:r>
        <w:t>Nếu</w:t>
      </w:r>
      <w:proofErr w:type="spellEnd"/>
      <w:r>
        <w:t xml:space="preserve"> </w:t>
      </w:r>
      <w:proofErr w:type="spellStart"/>
      <w:r>
        <w:t>rồi</w:t>
      </w:r>
      <w:proofErr w:type="spellEnd"/>
      <w:r>
        <w:t xml:space="preserve"> </w:t>
      </w:r>
      <w:proofErr w:type="spellStart"/>
      <w:r>
        <w:t>thì</w:t>
      </w:r>
      <w:proofErr w:type="spellEnd"/>
      <w:r>
        <w:t xml:space="preserve"> ok </w:t>
      </w:r>
      <w:proofErr w:type="spellStart"/>
      <w:r>
        <w:t>nhé</w:t>
      </w:r>
      <w:proofErr w:type="spellEnd"/>
      <w:r>
        <w:t xml:space="preserve"> </w:t>
      </w:r>
      <w:proofErr w:type="spellStart"/>
      <w:r>
        <w:t>em</w:t>
      </w:r>
      <w:proofErr w:type="spellEnd"/>
      <w:r>
        <w:t xml:space="preserve"> </w:t>
      </w:r>
    </w:p>
  </w:comment>
  <w:comment w:id="75" w:author="Ton Hoang Minh Nghia" w:date="2025-12-10T16:32:00Z" w:initials="NT">
    <w:p w14:paraId="4F56E266" w14:textId="77777777" w:rsidR="00F06795" w:rsidRDefault="00F06795" w:rsidP="00F06795">
      <w:pPr>
        <w:pStyle w:val="VnbanChuthich"/>
      </w:pPr>
      <w:r>
        <w:rPr>
          <w:rStyle w:val="ThamchiuChuthich"/>
        </w:rPr>
        <w:annotationRef/>
      </w:r>
      <w:proofErr w:type="spellStart"/>
      <w:r>
        <w:t>Đã</w:t>
      </w:r>
      <w:proofErr w:type="spellEnd"/>
      <w:r>
        <w:t xml:space="preserve"> </w:t>
      </w:r>
      <w:proofErr w:type="spellStart"/>
      <w:r>
        <w:t>đc</w:t>
      </w:r>
      <w:proofErr w:type="spellEnd"/>
      <w:r>
        <w:t xml:space="preserve"> approve ở </w:t>
      </w:r>
      <w:proofErr w:type="spellStart"/>
      <w:r>
        <w:t>hợp</w:t>
      </w:r>
      <w:proofErr w:type="spellEnd"/>
      <w:r>
        <w:t xml:space="preserve"> </w:t>
      </w:r>
      <w:proofErr w:type="spellStart"/>
      <w:r>
        <w:t>đồng</w:t>
      </w:r>
      <w:proofErr w:type="spellEnd"/>
      <w:r>
        <w:t xml:space="preserve"> </w:t>
      </w:r>
      <w:proofErr w:type="spellStart"/>
      <w:r>
        <w:t>tr</w:t>
      </w:r>
      <w:r>
        <w:rPr>
          <w:rFonts w:hint="cs"/>
        </w:rPr>
        <w:t>ư</w:t>
      </w:r>
      <w:r>
        <w:t>ớc</w:t>
      </w:r>
      <w:proofErr w:type="spellEnd"/>
    </w:p>
  </w:comment>
  <w:comment w:id="76" w:author="Do Minh Tam" w:date="2025-12-15T11:55:00Z" w:initials="TD">
    <w:p w14:paraId="7D3B476B" w14:textId="77777777" w:rsidR="00F00FD1" w:rsidRDefault="00F00FD1" w:rsidP="00F00FD1">
      <w:pPr>
        <w:pStyle w:val="VnbanChuthich"/>
      </w:pPr>
      <w:r>
        <w:rPr>
          <w:rStyle w:val="ThamchiuChuthich"/>
        </w:rPr>
        <w:annotationRef/>
      </w:r>
      <w:r>
        <w:t>Done</w:t>
      </w:r>
    </w:p>
  </w:comment>
  <w:comment w:id="92" w:author="Việt Nguyễn" w:date="2025-12-06T10:11:00Z" w:initials="VN">
    <w:p w14:paraId="39FEB6F1" w14:textId="3D573B7D" w:rsidR="00993C19" w:rsidRDefault="00993C19">
      <w:pPr>
        <w:pStyle w:val="VnbanChuthich"/>
      </w:pPr>
      <w:r>
        <w:rPr>
          <w:rStyle w:val="ThamchiuChuthich"/>
        </w:rPr>
        <w:annotationRef/>
      </w:r>
      <w:proofErr w:type="spellStart"/>
      <w:r>
        <w:t>Bổ</w:t>
      </w:r>
      <w:proofErr w:type="spellEnd"/>
      <w:r>
        <w:t xml:space="preserve"> sung </w:t>
      </w:r>
      <w:proofErr w:type="spellStart"/>
      <w:r>
        <w:t>khoản</w:t>
      </w:r>
      <w:proofErr w:type="spellEnd"/>
      <w:r>
        <w:t xml:space="preserve"> </w:t>
      </w:r>
      <w:proofErr w:type="spellStart"/>
      <w:r>
        <w:t>này</w:t>
      </w:r>
      <w:proofErr w:type="spellEnd"/>
      <w:r>
        <w:t xml:space="preserve"> </w:t>
      </w:r>
      <w:proofErr w:type="spellStart"/>
      <w:r>
        <w:t>như</w:t>
      </w:r>
      <w:proofErr w:type="spellEnd"/>
      <w:r>
        <w:t xml:space="preserve"> </w:t>
      </w:r>
      <w:proofErr w:type="spellStart"/>
      <w:r>
        <w:t>lần</w:t>
      </w:r>
      <w:proofErr w:type="spellEnd"/>
      <w:r>
        <w:t xml:space="preserve"> </w:t>
      </w:r>
      <w:proofErr w:type="spellStart"/>
      <w:r>
        <w:t>trước</w:t>
      </w:r>
      <w:proofErr w:type="spellEnd"/>
      <w:r>
        <w:t xml:space="preserve"> </w:t>
      </w:r>
      <w:proofErr w:type="spellStart"/>
      <w:r>
        <w:t>mình</w:t>
      </w:r>
      <w:proofErr w:type="spellEnd"/>
      <w:r>
        <w:t xml:space="preserve"> </w:t>
      </w:r>
      <w:proofErr w:type="spellStart"/>
      <w:r>
        <w:t>đã</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với</w:t>
      </w:r>
      <w:proofErr w:type="spellEnd"/>
      <w:r>
        <w:t xml:space="preserve"> Nghĩa </w:t>
      </w:r>
      <w:proofErr w:type="spellStart"/>
      <w:r>
        <w:t>nha</w:t>
      </w:r>
      <w:proofErr w:type="spellEnd"/>
    </w:p>
  </w:comment>
  <w:comment w:id="93" w:author="Do Minh Tam" w:date="2025-12-10T15:32:00Z" w:initials="TD">
    <w:p w14:paraId="0297F5B2" w14:textId="77777777" w:rsidR="00C75615" w:rsidRDefault="00C75615" w:rsidP="00C75615">
      <w:pPr>
        <w:pStyle w:val="VnbanChuthich"/>
      </w:pPr>
      <w:r>
        <w:rPr>
          <w:rStyle w:val="ThamchiuChuthich"/>
        </w:rPr>
        <w:annotationRef/>
      </w:r>
      <w:r>
        <w:t xml:space="preserve">Các </w:t>
      </w:r>
      <w:proofErr w:type="spellStart"/>
      <w:r>
        <w:t>hệ</w:t>
      </w:r>
      <w:proofErr w:type="spellEnd"/>
      <w:r>
        <w:t xml:space="preserve"> </w:t>
      </w:r>
      <w:proofErr w:type="spellStart"/>
      <w:r>
        <w:t>quả</w:t>
      </w:r>
      <w:proofErr w:type="spellEnd"/>
      <w:r>
        <w:t xml:space="preserve"> </w:t>
      </w:r>
      <w:proofErr w:type="spellStart"/>
      <w:r>
        <w:t>pháp</w:t>
      </w:r>
      <w:proofErr w:type="spellEnd"/>
      <w:r>
        <w:t xml:space="preserve"> </w:t>
      </w:r>
      <w:proofErr w:type="spellStart"/>
      <w:r>
        <w:t>lý</w:t>
      </w:r>
      <w:proofErr w:type="spellEnd"/>
      <w:r>
        <w:t xml:space="preserve"> </w:t>
      </w:r>
      <w:proofErr w:type="spellStart"/>
      <w:r>
        <w:t>đã</w:t>
      </w:r>
      <w:proofErr w:type="spellEnd"/>
      <w:r>
        <w:t xml:space="preserve"> </w:t>
      </w:r>
      <w:proofErr w:type="spellStart"/>
      <w:r>
        <w:t>đ</w:t>
      </w:r>
      <w:r>
        <w:rPr>
          <w:rFonts w:hint="cs"/>
        </w:rPr>
        <w:t>ư</w:t>
      </w:r>
      <w:r>
        <w:t>ợc</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tại</w:t>
      </w:r>
      <w:proofErr w:type="spellEnd"/>
      <w:r>
        <w:t xml:space="preserve"> </w:t>
      </w:r>
      <w:proofErr w:type="spellStart"/>
      <w:r>
        <w:t>Điều</w:t>
      </w:r>
      <w:proofErr w:type="spellEnd"/>
      <w:r>
        <w:t xml:space="preserve"> 11 </w:t>
      </w:r>
      <w:proofErr w:type="spellStart"/>
      <w:r>
        <w:t>và</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pháp</w:t>
      </w:r>
      <w:proofErr w:type="spellEnd"/>
      <w:r>
        <w:t xml:space="preserve"> </w:t>
      </w:r>
      <w:proofErr w:type="spellStart"/>
      <w:r>
        <w:t>luật</w:t>
      </w:r>
      <w:proofErr w:type="spellEnd"/>
      <w:r>
        <w:t>.</w:t>
      </w:r>
    </w:p>
  </w:comment>
  <w:comment w:id="94" w:author="Việt Nguyễn" w:date="2025-12-11T16:59:00Z" w:initials="VN">
    <w:p w14:paraId="38A57541" w14:textId="1A171C87" w:rsidR="00FF1744" w:rsidRDefault="00FF1744">
      <w:pPr>
        <w:pStyle w:val="VnbanChuthich"/>
      </w:pPr>
      <w:r>
        <w:rPr>
          <w:rStyle w:val="ThamchiuChuthich"/>
        </w:rPr>
        <w:annotationRef/>
      </w:r>
      <w:proofErr w:type="spellStart"/>
      <w:r w:rsidR="004B6368" w:rsidRPr="004B6368">
        <w:t>Nội</w:t>
      </w:r>
      <w:proofErr w:type="spellEnd"/>
      <w:r w:rsidR="004B6368" w:rsidRPr="004B6368">
        <w:t xml:space="preserve"> dung </w:t>
      </w:r>
      <w:proofErr w:type="spellStart"/>
      <w:r w:rsidR="004B6368" w:rsidRPr="004B6368">
        <w:t>điều</w:t>
      </w:r>
      <w:proofErr w:type="spellEnd"/>
      <w:r w:rsidR="004B6368" w:rsidRPr="004B6368">
        <w:t xml:space="preserve"> </w:t>
      </w:r>
      <w:proofErr w:type="spellStart"/>
      <w:r w:rsidR="004B6368" w:rsidRPr="004B6368">
        <w:t>khoản</w:t>
      </w:r>
      <w:proofErr w:type="spellEnd"/>
      <w:r w:rsidR="004B6368" w:rsidRPr="004B6368">
        <w:t xml:space="preserve"> </w:t>
      </w:r>
      <w:proofErr w:type="spellStart"/>
      <w:r w:rsidR="004B6368" w:rsidRPr="004B6368">
        <w:t>này</w:t>
      </w:r>
      <w:proofErr w:type="spellEnd"/>
      <w:r w:rsidR="004B6368" w:rsidRPr="004B6368">
        <w:t xml:space="preserve"> </w:t>
      </w:r>
      <w:proofErr w:type="spellStart"/>
      <w:r w:rsidR="004B6368" w:rsidRPr="004B6368">
        <w:t>được</w:t>
      </w:r>
      <w:proofErr w:type="spellEnd"/>
      <w:r w:rsidR="004B6368" w:rsidRPr="004B6368">
        <w:t xml:space="preserve"> </w:t>
      </w:r>
      <w:proofErr w:type="spellStart"/>
      <w:r w:rsidR="004B6368" w:rsidRPr="004B6368">
        <w:t>áp</w:t>
      </w:r>
      <w:proofErr w:type="spellEnd"/>
      <w:r w:rsidR="004B6368" w:rsidRPr="004B6368">
        <w:t xml:space="preserve"> </w:t>
      </w:r>
      <w:proofErr w:type="spellStart"/>
      <w:r w:rsidR="004B6368" w:rsidRPr="004B6368">
        <w:t>dụng</w:t>
      </w:r>
      <w:proofErr w:type="spellEnd"/>
      <w:r w:rsidR="004B6368" w:rsidRPr="004B6368">
        <w:t xml:space="preserve"> </w:t>
      </w:r>
      <w:proofErr w:type="spellStart"/>
      <w:r w:rsidR="004B6368" w:rsidRPr="004B6368">
        <w:t>đối</w:t>
      </w:r>
      <w:proofErr w:type="spellEnd"/>
      <w:r w:rsidR="004B6368" w:rsidRPr="004B6368">
        <w:t xml:space="preserve"> </w:t>
      </w:r>
      <w:proofErr w:type="spellStart"/>
      <w:r w:rsidR="004B6368" w:rsidRPr="004B6368">
        <w:t>với</w:t>
      </w:r>
      <w:proofErr w:type="spellEnd"/>
      <w:r w:rsidR="004B6368" w:rsidRPr="004B6368">
        <w:t xml:space="preserve"> </w:t>
      </w:r>
      <w:proofErr w:type="spellStart"/>
      <w:r w:rsidR="004B6368" w:rsidRPr="004B6368">
        <w:t>các</w:t>
      </w:r>
      <w:proofErr w:type="spellEnd"/>
      <w:r w:rsidR="004B6368" w:rsidRPr="004B6368">
        <w:t xml:space="preserve"> </w:t>
      </w:r>
      <w:proofErr w:type="spellStart"/>
      <w:r w:rsidR="004B6368" w:rsidRPr="004B6368">
        <w:t>hàng</w:t>
      </w:r>
      <w:proofErr w:type="spellEnd"/>
      <w:r w:rsidR="004B6368" w:rsidRPr="004B6368">
        <w:t xml:space="preserve"> </w:t>
      </w:r>
      <w:proofErr w:type="spellStart"/>
      <w:r w:rsidR="004B6368" w:rsidRPr="004B6368">
        <w:t>hóa</w:t>
      </w:r>
      <w:proofErr w:type="spellEnd"/>
      <w:r w:rsidR="004B6368" w:rsidRPr="004B6368">
        <w:t>/</w:t>
      </w:r>
      <w:proofErr w:type="spellStart"/>
      <w:r w:rsidR="004B6368" w:rsidRPr="004B6368">
        <w:t>thiết</w:t>
      </w:r>
      <w:proofErr w:type="spellEnd"/>
      <w:r w:rsidR="004B6368" w:rsidRPr="004B6368">
        <w:t xml:space="preserve"> </w:t>
      </w:r>
      <w:proofErr w:type="spellStart"/>
      <w:r w:rsidR="004B6368" w:rsidRPr="004B6368">
        <w:t>bị</w:t>
      </w:r>
      <w:proofErr w:type="spellEnd"/>
      <w:r w:rsidR="004B6368" w:rsidRPr="004B6368">
        <w:t xml:space="preserve"> </w:t>
      </w:r>
      <w:proofErr w:type="spellStart"/>
      <w:r w:rsidR="004B6368" w:rsidRPr="004B6368">
        <w:t>được</w:t>
      </w:r>
      <w:proofErr w:type="spellEnd"/>
      <w:r w:rsidR="004B6368" w:rsidRPr="004B6368">
        <w:t xml:space="preserve"> </w:t>
      </w:r>
      <w:proofErr w:type="spellStart"/>
      <w:r w:rsidR="004B6368" w:rsidRPr="004B6368">
        <w:t>đặt</w:t>
      </w:r>
      <w:proofErr w:type="spellEnd"/>
      <w:r w:rsidR="004B6368" w:rsidRPr="004B6368">
        <w:t xml:space="preserve"> </w:t>
      </w:r>
      <w:proofErr w:type="spellStart"/>
      <w:r w:rsidR="004B6368" w:rsidRPr="004B6368">
        <w:t>riêng</w:t>
      </w:r>
      <w:proofErr w:type="spellEnd"/>
      <w:r w:rsidR="004B6368" w:rsidRPr="004B6368">
        <w:t xml:space="preserve"> </w:t>
      </w:r>
      <w:proofErr w:type="spellStart"/>
      <w:r w:rsidR="004B6368" w:rsidRPr="004B6368">
        <w:t>theo</w:t>
      </w:r>
      <w:proofErr w:type="spellEnd"/>
      <w:r w:rsidR="004B6368" w:rsidRPr="004B6368">
        <w:t xml:space="preserve"> </w:t>
      </w:r>
      <w:proofErr w:type="spellStart"/>
      <w:r w:rsidR="004B6368" w:rsidRPr="004B6368">
        <w:t>yêu</w:t>
      </w:r>
      <w:proofErr w:type="spellEnd"/>
      <w:r w:rsidR="004B6368" w:rsidRPr="004B6368">
        <w:t xml:space="preserve"> </w:t>
      </w:r>
      <w:proofErr w:type="spellStart"/>
      <w:r w:rsidR="004B6368" w:rsidRPr="004B6368">
        <w:t>cầu</w:t>
      </w:r>
      <w:proofErr w:type="spellEnd"/>
      <w:r w:rsidR="004B6368" w:rsidRPr="004B6368">
        <w:t xml:space="preserve"> </w:t>
      </w:r>
      <w:proofErr w:type="spellStart"/>
      <w:r w:rsidR="004B6368" w:rsidRPr="004B6368">
        <w:t>của</w:t>
      </w:r>
      <w:proofErr w:type="spellEnd"/>
      <w:r w:rsidR="004B6368" w:rsidRPr="004B6368">
        <w:t xml:space="preserve"> </w:t>
      </w:r>
      <w:proofErr w:type="spellStart"/>
      <w:r w:rsidR="004B6368" w:rsidRPr="004B6368">
        <w:t>Bên</w:t>
      </w:r>
      <w:proofErr w:type="spellEnd"/>
      <w:r w:rsidR="004B6368" w:rsidRPr="004B6368">
        <w:t xml:space="preserve"> Mua </w:t>
      </w:r>
      <w:proofErr w:type="spellStart"/>
      <w:r w:rsidR="004B6368" w:rsidRPr="004B6368">
        <w:t>mà</w:t>
      </w:r>
      <w:proofErr w:type="spellEnd"/>
      <w:r w:rsidR="004B6368" w:rsidRPr="004B6368">
        <w:t xml:space="preserve"> </w:t>
      </w:r>
      <w:proofErr w:type="spellStart"/>
      <w:r w:rsidR="004B6368" w:rsidRPr="004B6368">
        <w:t>Nhà</w:t>
      </w:r>
      <w:proofErr w:type="spellEnd"/>
      <w:r w:rsidR="004B6368" w:rsidRPr="004B6368">
        <w:t xml:space="preserve"> </w:t>
      </w:r>
      <w:proofErr w:type="spellStart"/>
      <w:r w:rsidR="004B6368" w:rsidRPr="004B6368">
        <w:t>cung</w:t>
      </w:r>
      <w:proofErr w:type="spellEnd"/>
      <w:r w:rsidR="004B6368" w:rsidRPr="004B6368">
        <w:t xml:space="preserve"> </w:t>
      </w:r>
      <w:proofErr w:type="spellStart"/>
      <w:r w:rsidR="004B6368" w:rsidRPr="004B6368">
        <w:t>cấp</w:t>
      </w:r>
      <w:proofErr w:type="spellEnd"/>
      <w:r w:rsidR="004B6368" w:rsidRPr="004B6368">
        <w:t xml:space="preserve"> </w:t>
      </w:r>
      <w:proofErr w:type="spellStart"/>
      <w:r w:rsidR="004B6368" w:rsidRPr="004B6368">
        <w:t>phải</w:t>
      </w:r>
      <w:proofErr w:type="spellEnd"/>
      <w:r w:rsidR="004B6368" w:rsidRPr="004B6368">
        <w:t xml:space="preserve"> </w:t>
      </w:r>
      <w:proofErr w:type="spellStart"/>
      <w:r w:rsidR="004B6368" w:rsidRPr="004B6368">
        <w:t>đặt</w:t>
      </w:r>
      <w:proofErr w:type="spellEnd"/>
      <w:r w:rsidR="004B6368" w:rsidRPr="004B6368">
        <w:t xml:space="preserve"> </w:t>
      </w:r>
      <w:proofErr w:type="spellStart"/>
      <w:r w:rsidR="004B6368" w:rsidRPr="004B6368">
        <w:t>hàng</w:t>
      </w:r>
      <w:proofErr w:type="spellEnd"/>
      <w:r w:rsidR="004B6368" w:rsidRPr="004B6368">
        <w:t xml:space="preserve"> </w:t>
      </w:r>
      <w:proofErr w:type="spellStart"/>
      <w:r w:rsidR="004B6368" w:rsidRPr="004B6368">
        <w:t>từ</w:t>
      </w:r>
      <w:proofErr w:type="spellEnd"/>
      <w:r w:rsidR="004B6368" w:rsidRPr="004B6368">
        <w:t xml:space="preserve"> </w:t>
      </w:r>
      <w:proofErr w:type="spellStart"/>
      <w:r w:rsidR="004B6368" w:rsidRPr="004B6368">
        <w:t>Nhà</w:t>
      </w:r>
      <w:proofErr w:type="spellEnd"/>
      <w:r w:rsidR="004B6368" w:rsidRPr="004B6368">
        <w:t xml:space="preserve"> </w:t>
      </w:r>
      <w:proofErr w:type="spellStart"/>
      <w:r w:rsidR="004B6368" w:rsidRPr="004B6368">
        <w:t>sản</w:t>
      </w:r>
      <w:proofErr w:type="spellEnd"/>
      <w:r w:rsidR="004B6368" w:rsidRPr="004B6368">
        <w:t xml:space="preserve"> </w:t>
      </w:r>
      <w:proofErr w:type="spellStart"/>
      <w:r w:rsidR="004B6368" w:rsidRPr="004B6368">
        <w:t>xuất</w:t>
      </w:r>
      <w:proofErr w:type="spellEnd"/>
      <w:r w:rsidR="004B6368" w:rsidRPr="004B6368">
        <w:t xml:space="preserve">. </w:t>
      </w:r>
      <w:proofErr w:type="spellStart"/>
      <w:r w:rsidR="004B6368" w:rsidRPr="004B6368">
        <w:t>Đối</w:t>
      </w:r>
      <w:proofErr w:type="spellEnd"/>
      <w:r w:rsidR="004B6368" w:rsidRPr="004B6368">
        <w:t xml:space="preserve"> </w:t>
      </w:r>
      <w:proofErr w:type="spellStart"/>
      <w:r w:rsidR="004B6368" w:rsidRPr="004B6368">
        <w:t>với</w:t>
      </w:r>
      <w:proofErr w:type="spellEnd"/>
      <w:r w:rsidR="004B6368" w:rsidRPr="004B6368">
        <w:t xml:space="preserve"> </w:t>
      </w:r>
      <w:proofErr w:type="spellStart"/>
      <w:r w:rsidR="004B6368" w:rsidRPr="004B6368">
        <w:t>các</w:t>
      </w:r>
      <w:proofErr w:type="spellEnd"/>
      <w:r w:rsidR="004B6368" w:rsidRPr="004B6368">
        <w:t xml:space="preserve"> </w:t>
      </w:r>
      <w:proofErr w:type="spellStart"/>
      <w:r w:rsidR="004B6368" w:rsidRPr="004B6368">
        <w:t>mặt</w:t>
      </w:r>
      <w:proofErr w:type="spellEnd"/>
      <w:r w:rsidR="004B6368" w:rsidRPr="004B6368">
        <w:t xml:space="preserve"> </w:t>
      </w:r>
      <w:proofErr w:type="spellStart"/>
      <w:r w:rsidR="004B6368" w:rsidRPr="004B6368">
        <w:t>hàng</w:t>
      </w:r>
      <w:proofErr w:type="spellEnd"/>
      <w:r w:rsidR="004B6368" w:rsidRPr="004B6368">
        <w:t xml:space="preserve"> </w:t>
      </w:r>
      <w:proofErr w:type="spellStart"/>
      <w:r w:rsidR="004B6368" w:rsidRPr="004B6368">
        <w:t>này</w:t>
      </w:r>
      <w:proofErr w:type="spellEnd"/>
      <w:r w:rsidR="004B6368" w:rsidRPr="004B6368">
        <w:t xml:space="preserve">, do </w:t>
      </w:r>
      <w:proofErr w:type="spellStart"/>
      <w:r w:rsidR="004B6368" w:rsidRPr="004B6368">
        <w:t>có</w:t>
      </w:r>
      <w:proofErr w:type="spellEnd"/>
      <w:r w:rsidR="004B6368" w:rsidRPr="004B6368">
        <w:t xml:space="preserve"> </w:t>
      </w:r>
      <w:proofErr w:type="spellStart"/>
      <w:r w:rsidR="004B6368" w:rsidRPr="004B6368">
        <w:t>cấu</w:t>
      </w:r>
      <w:proofErr w:type="spellEnd"/>
      <w:r w:rsidR="004B6368" w:rsidRPr="004B6368">
        <w:t xml:space="preserve"> </w:t>
      </w:r>
      <w:proofErr w:type="spellStart"/>
      <w:r w:rsidR="004B6368" w:rsidRPr="004B6368">
        <w:t>hình</w:t>
      </w:r>
      <w:proofErr w:type="spellEnd"/>
      <w:r w:rsidR="004B6368" w:rsidRPr="004B6368">
        <w:t>/</w:t>
      </w:r>
      <w:proofErr w:type="spellStart"/>
      <w:r w:rsidR="004B6368" w:rsidRPr="004B6368">
        <w:t>đặc</w:t>
      </w:r>
      <w:proofErr w:type="spellEnd"/>
      <w:r w:rsidR="004B6368" w:rsidRPr="004B6368">
        <w:t xml:space="preserve"> </w:t>
      </w:r>
      <w:proofErr w:type="spellStart"/>
      <w:r w:rsidR="004B6368" w:rsidRPr="004B6368">
        <w:t>thù</w:t>
      </w:r>
      <w:proofErr w:type="spellEnd"/>
      <w:r w:rsidR="004B6368" w:rsidRPr="004B6368">
        <w:t xml:space="preserve"> </w:t>
      </w:r>
      <w:proofErr w:type="spellStart"/>
      <w:r w:rsidR="004B6368" w:rsidRPr="004B6368">
        <w:t>riêng</w:t>
      </w:r>
      <w:proofErr w:type="spellEnd"/>
      <w:r w:rsidR="004B6368" w:rsidRPr="004B6368">
        <w:t xml:space="preserve">, </w:t>
      </w:r>
      <w:proofErr w:type="spellStart"/>
      <w:r w:rsidR="004B6368" w:rsidRPr="004B6368">
        <w:t>Nhà</w:t>
      </w:r>
      <w:proofErr w:type="spellEnd"/>
      <w:r w:rsidR="004B6368" w:rsidRPr="004B6368">
        <w:t xml:space="preserve"> </w:t>
      </w:r>
      <w:proofErr w:type="spellStart"/>
      <w:r w:rsidR="004B6368" w:rsidRPr="004B6368">
        <w:t>cung</w:t>
      </w:r>
      <w:proofErr w:type="spellEnd"/>
      <w:r w:rsidR="004B6368" w:rsidRPr="004B6368">
        <w:t xml:space="preserve"> </w:t>
      </w:r>
      <w:proofErr w:type="spellStart"/>
      <w:r w:rsidR="004B6368" w:rsidRPr="004B6368">
        <w:t>cấp</w:t>
      </w:r>
      <w:proofErr w:type="spellEnd"/>
      <w:r w:rsidR="004B6368" w:rsidRPr="004B6368">
        <w:t xml:space="preserve"> </w:t>
      </w:r>
      <w:proofErr w:type="spellStart"/>
      <w:r w:rsidR="004B6368" w:rsidRPr="004B6368">
        <w:t>không</w:t>
      </w:r>
      <w:proofErr w:type="spellEnd"/>
      <w:r w:rsidR="004B6368" w:rsidRPr="004B6368">
        <w:t xml:space="preserve"> </w:t>
      </w:r>
      <w:proofErr w:type="spellStart"/>
      <w:r w:rsidR="004B6368" w:rsidRPr="004B6368">
        <w:t>thể</w:t>
      </w:r>
      <w:proofErr w:type="spellEnd"/>
      <w:r w:rsidR="004B6368" w:rsidRPr="004B6368">
        <w:t xml:space="preserve"> </w:t>
      </w:r>
      <w:proofErr w:type="spellStart"/>
      <w:r w:rsidR="004B6368" w:rsidRPr="004B6368">
        <w:t>hủy</w:t>
      </w:r>
      <w:proofErr w:type="spellEnd"/>
      <w:r w:rsidR="004B6368" w:rsidRPr="004B6368">
        <w:t xml:space="preserve"> </w:t>
      </w:r>
      <w:proofErr w:type="spellStart"/>
      <w:r w:rsidR="004B6368" w:rsidRPr="004B6368">
        <w:t>đơn</w:t>
      </w:r>
      <w:proofErr w:type="spellEnd"/>
      <w:r w:rsidR="004B6368" w:rsidRPr="004B6368">
        <w:t xml:space="preserve"> </w:t>
      </w:r>
      <w:proofErr w:type="spellStart"/>
      <w:r w:rsidR="004B6368" w:rsidRPr="004B6368">
        <w:t>hàng</w:t>
      </w:r>
      <w:proofErr w:type="spellEnd"/>
      <w:r w:rsidR="004B6368" w:rsidRPr="004B6368">
        <w:t xml:space="preserve"> </w:t>
      </w:r>
      <w:proofErr w:type="spellStart"/>
      <w:r w:rsidR="004B6368" w:rsidRPr="004B6368">
        <w:t>đã</w:t>
      </w:r>
      <w:proofErr w:type="spellEnd"/>
      <w:r w:rsidR="004B6368" w:rsidRPr="004B6368">
        <w:t xml:space="preserve"> </w:t>
      </w:r>
      <w:proofErr w:type="spellStart"/>
      <w:r w:rsidR="004B6368" w:rsidRPr="004B6368">
        <w:t>đặt</w:t>
      </w:r>
      <w:proofErr w:type="spellEnd"/>
      <w:r w:rsidR="004B6368" w:rsidRPr="004B6368">
        <w:t xml:space="preserve"> </w:t>
      </w:r>
      <w:proofErr w:type="spellStart"/>
      <w:r w:rsidR="004B6368" w:rsidRPr="004B6368">
        <w:t>hoặc</w:t>
      </w:r>
      <w:proofErr w:type="spellEnd"/>
      <w:r w:rsidR="004B6368" w:rsidRPr="004B6368">
        <w:t xml:space="preserve"> </w:t>
      </w:r>
      <w:proofErr w:type="spellStart"/>
      <w:r w:rsidR="004B6368" w:rsidRPr="004B6368">
        <w:t>không</w:t>
      </w:r>
      <w:proofErr w:type="spellEnd"/>
      <w:r w:rsidR="004B6368" w:rsidRPr="004B6368">
        <w:t xml:space="preserve"> </w:t>
      </w:r>
      <w:proofErr w:type="spellStart"/>
      <w:r w:rsidR="004B6368" w:rsidRPr="004B6368">
        <w:t>thể</w:t>
      </w:r>
      <w:proofErr w:type="spellEnd"/>
      <w:r w:rsidR="004B6368" w:rsidRPr="004B6368">
        <w:t xml:space="preserve"> </w:t>
      </w:r>
      <w:proofErr w:type="spellStart"/>
      <w:r w:rsidR="004B6368" w:rsidRPr="004B6368">
        <w:t>chuyển</w:t>
      </w:r>
      <w:proofErr w:type="spellEnd"/>
      <w:r w:rsidR="004B6368" w:rsidRPr="004B6368">
        <w:t xml:space="preserve"> </w:t>
      </w:r>
      <w:proofErr w:type="spellStart"/>
      <w:r w:rsidR="004B6368" w:rsidRPr="004B6368">
        <w:t>nhượng</w:t>
      </w:r>
      <w:proofErr w:type="spellEnd"/>
      <w:r w:rsidR="004B6368" w:rsidRPr="004B6368">
        <w:t>/</w:t>
      </w:r>
      <w:proofErr w:type="spellStart"/>
      <w:r w:rsidR="004B6368" w:rsidRPr="004B6368">
        <w:t>bán</w:t>
      </w:r>
      <w:proofErr w:type="spellEnd"/>
      <w:r w:rsidR="004B6368" w:rsidRPr="004B6368">
        <w:t xml:space="preserve"> </w:t>
      </w:r>
      <w:proofErr w:type="spellStart"/>
      <w:r w:rsidR="004B6368" w:rsidRPr="004B6368">
        <w:t>lại</w:t>
      </w:r>
      <w:proofErr w:type="spellEnd"/>
      <w:r w:rsidR="004B6368" w:rsidRPr="004B6368">
        <w:t xml:space="preserve"> </w:t>
      </w:r>
      <w:proofErr w:type="spellStart"/>
      <w:r w:rsidR="004B6368" w:rsidRPr="004B6368">
        <w:t>cho</w:t>
      </w:r>
      <w:proofErr w:type="spellEnd"/>
      <w:r w:rsidR="004B6368" w:rsidRPr="004B6368">
        <w:t xml:space="preserve"> </w:t>
      </w:r>
      <w:proofErr w:type="spellStart"/>
      <w:r w:rsidR="004B6368" w:rsidRPr="004B6368">
        <w:t>khách</w:t>
      </w:r>
      <w:proofErr w:type="spellEnd"/>
      <w:r w:rsidR="004B6368" w:rsidRPr="004B6368">
        <w:t xml:space="preserve"> </w:t>
      </w:r>
      <w:proofErr w:type="spellStart"/>
      <w:r w:rsidR="004B6368" w:rsidRPr="004B6368">
        <w:t>hàng</w:t>
      </w:r>
      <w:proofErr w:type="spellEnd"/>
      <w:r w:rsidR="004B6368" w:rsidRPr="004B6368">
        <w:t xml:space="preserve"> </w:t>
      </w:r>
      <w:proofErr w:type="spellStart"/>
      <w:r w:rsidR="004B6368" w:rsidRPr="004B6368">
        <w:t>khác</w:t>
      </w:r>
      <w:proofErr w:type="spellEnd"/>
      <w:r w:rsidR="004B6368" w:rsidRPr="004B6368">
        <w:t xml:space="preserve">. </w:t>
      </w:r>
      <w:proofErr w:type="spellStart"/>
      <w:r w:rsidR="004B6368" w:rsidRPr="004B6368">
        <w:t>Vì</w:t>
      </w:r>
      <w:proofErr w:type="spellEnd"/>
      <w:r w:rsidR="004B6368" w:rsidRPr="004B6368">
        <w:t xml:space="preserve"> </w:t>
      </w:r>
      <w:proofErr w:type="spellStart"/>
      <w:r w:rsidR="004B6368" w:rsidRPr="004B6368">
        <w:t>vậy</w:t>
      </w:r>
      <w:proofErr w:type="spellEnd"/>
      <w:r w:rsidR="004B6368" w:rsidRPr="004B6368">
        <w:t xml:space="preserve">, </w:t>
      </w:r>
      <w:proofErr w:type="spellStart"/>
      <w:r w:rsidR="004B6368" w:rsidRPr="004B6368">
        <w:t>trong</w:t>
      </w:r>
      <w:proofErr w:type="spellEnd"/>
      <w:r w:rsidR="004B6368" w:rsidRPr="004B6368">
        <w:t xml:space="preserve"> </w:t>
      </w:r>
      <w:proofErr w:type="spellStart"/>
      <w:r w:rsidR="004B6368" w:rsidRPr="004B6368">
        <w:t>trường</w:t>
      </w:r>
      <w:proofErr w:type="spellEnd"/>
      <w:r w:rsidR="004B6368" w:rsidRPr="004B6368">
        <w:t xml:space="preserve"> </w:t>
      </w:r>
      <w:proofErr w:type="spellStart"/>
      <w:r w:rsidR="004B6368" w:rsidRPr="004B6368">
        <w:t>hợp</w:t>
      </w:r>
      <w:proofErr w:type="spellEnd"/>
      <w:r w:rsidR="004B6368" w:rsidRPr="004B6368">
        <w:t xml:space="preserve"> </w:t>
      </w:r>
      <w:proofErr w:type="spellStart"/>
      <w:r w:rsidR="004B6368" w:rsidRPr="004B6368">
        <w:t>Bên</w:t>
      </w:r>
      <w:proofErr w:type="spellEnd"/>
      <w:r w:rsidR="004B6368" w:rsidRPr="004B6368">
        <w:t xml:space="preserve"> Mua </w:t>
      </w:r>
      <w:proofErr w:type="spellStart"/>
      <w:r w:rsidR="004B6368" w:rsidRPr="004B6368">
        <w:t>chấm</w:t>
      </w:r>
      <w:proofErr w:type="spellEnd"/>
      <w:r w:rsidR="004B6368" w:rsidRPr="004B6368">
        <w:t xml:space="preserve"> </w:t>
      </w:r>
      <w:proofErr w:type="spellStart"/>
      <w:r w:rsidR="004B6368" w:rsidRPr="004B6368">
        <w:t>dứt</w:t>
      </w:r>
      <w:proofErr w:type="spellEnd"/>
      <w:r w:rsidR="004B6368" w:rsidRPr="004B6368">
        <w:t xml:space="preserve"> </w:t>
      </w:r>
      <w:proofErr w:type="spellStart"/>
      <w:r w:rsidR="004B6368" w:rsidRPr="004B6368">
        <w:t>Hợp</w:t>
      </w:r>
      <w:proofErr w:type="spellEnd"/>
      <w:r w:rsidR="004B6368" w:rsidRPr="004B6368">
        <w:t xml:space="preserve"> </w:t>
      </w:r>
      <w:proofErr w:type="spellStart"/>
      <w:r w:rsidR="004B6368" w:rsidRPr="004B6368">
        <w:t>đồng</w:t>
      </w:r>
      <w:proofErr w:type="spellEnd"/>
      <w:r w:rsidR="004B6368" w:rsidRPr="004B6368">
        <w:t xml:space="preserve"> </w:t>
      </w:r>
      <w:proofErr w:type="spellStart"/>
      <w:r w:rsidR="004B6368" w:rsidRPr="004B6368">
        <w:t>sau</w:t>
      </w:r>
      <w:proofErr w:type="spellEnd"/>
      <w:r w:rsidR="004B6368" w:rsidRPr="004B6368">
        <w:t xml:space="preserve"> </w:t>
      </w:r>
      <w:proofErr w:type="spellStart"/>
      <w:r w:rsidR="004B6368" w:rsidRPr="004B6368">
        <w:t>khi</w:t>
      </w:r>
      <w:proofErr w:type="spellEnd"/>
      <w:r w:rsidR="004B6368" w:rsidRPr="004B6368">
        <w:t xml:space="preserve"> </w:t>
      </w:r>
      <w:proofErr w:type="spellStart"/>
      <w:r w:rsidR="004B6368" w:rsidRPr="004B6368">
        <w:t>Nhà</w:t>
      </w:r>
      <w:proofErr w:type="spellEnd"/>
      <w:r w:rsidR="004B6368" w:rsidRPr="004B6368">
        <w:t xml:space="preserve"> </w:t>
      </w:r>
      <w:proofErr w:type="spellStart"/>
      <w:r w:rsidR="004B6368" w:rsidRPr="004B6368">
        <w:t>cung</w:t>
      </w:r>
      <w:proofErr w:type="spellEnd"/>
      <w:r w:rsidR="004B6368" w:rsidRPr="004B6368">
        <w:t xml:space="preserve"> </w:t>
      </w:r>
      <w:proofErr w:type="spellStart"/>
      <w:r w:rsidR="004B6368" w:rsidRPr="004B6368">
        <w:t>cấp</w:t>
      </w:r>
      <w:proofErr w:type="spellEnd"/>
      <w:r w:rsidR="004B6368" w:rsidRPr="004B6368">
        <w:t xml:space="preserve"> </w:t>
      </w:r>
      <w:proofErr w:type="spellStart"/>
      <w:r w:rsidR="004B6368" w:rsidRPr="004B6368">
        <w:t>đã</w:t>
      </w:r>
      <w:proofErr w:type="spellEnd"/>
      <w:r w:rsidR="004B6368" w:rsidRPr="004B6368">
        <w:t xml:space="preserve"> </w:t>
      </w:r>
      <w:proofErr w:type="spellStart"/>
      <w:r w:rsidR="004B6368" w:rsidRPr="004B6368">
        <w:t>đặt</w:t>
      </w:r>
      <w:proofErr w:type="spellEnd"/>
      <w:r w:rsidR="004B6368" w:rsidRPr="004B6368">
        <w:t xml:space="preserve"> </w:t>
      </w:r>
      <w:proofErr w:type="spellStart"/>
      <w:r w:rsidR="004B6368" w:rsidRPr="004B6368">
        <w:t>hàng</w:t>
      </w:r>
      <w:proofErr w:type="spellEnd"/>
      <w:r w:rsidR="004B6368" w:rsidRPr="004B6368">
        <w:t xml:space="preserve"> </w:t>
      </w:r>
      <w:proofErr w:type="spellStart"/>
      <w:r w:rsidR="004B6368" w:rsidRPr="004B6368">
        <w:t>từ</w:t>
      </w:r>
      <w:proofErr w:type="spellEnd"/>
      <w:r w:rsidR="004B6368" w:rsidRPr="004B6368">
        <w:t xml:space="preserve"> </w:t>
      </w:r>
      <w:proofErr w:type="spellStart"/>
      <w:r w:rsidR="004B6368" w:rsidRPr="004B6368">
        <w:t>Nhà</w:t>
      </w:r>
      <w:proofErr w:type="spellEnd"/>
      <w:r w:rsidR="004B6368" w:rsidRPr="004B6368">
        <w:t xml:space="preserve"> </w:t>
      </w:r>
      <w:proofErr w:type="spellStart"/>
      <w:r w:rsidR="004B6368" w:rsidRPr="004B6368">
        <w:t>sản</w:t>
      </w:r>
      <w:proofErr w:type="spellEnd"/>
      <w:r w:rsidR="004B6368" w:rsidRPr="004B6368">
        <w:t xml:space="preserve"> </w:t>
      </w:r>
      <w:proofErr w:type="spellStart"/>
      <w:r w:rsidR="004B6368" w:rsidRPr="004B6368">
        <w:t>xuất</w:t>
      </w:r>
      <w:proofErr w:type="spellEnd"/>
      <w:r w:rsidR="004B6368" w:rsidRPr="004B6368">
        <w:t xml:space="preserve">, </w:t>
      </w:r>
      <w:proofErr w:type="spellStart"/>
      <w:r w:rsidR="004B6368" w:rsidRPr="004B6368">
        <w:t>các</w:t>
      </w:r>
      <w:proofErr w:type="spellEnd"/>
      <w:r w:rsidR="004B6368" w:rsidRPr="004B6368">
        <w:t xml:space="preserve"> </w:t>
      </w:r>
      <w:proofErr w:type="spellStart"/>
      <w:r w:rsidR="004B6368" w:rsidRPr="004B6368">
        <w:t>thiết</w:t>
      </w:r>
      <w:proofErr w:type="spellEnd"/>
      <w:r w:rsidR="004B6368" w:rsidRPr="004B6368">
        <w:t xml:space="preserve"> </w:t>
      </w:r>
      <w:proofErr w:type="spellStart"/>
      <w:r w:rsidR="004B6368" w:rsidRPr="004B6368">
        <w:t>bị</w:t>
      </w:r>
      <w:proofErr w:type="spellEnd"/>
      <w:r w:rsidR="004B6368" w:rsidRPr="004B6368">
        <w:t xml:space="preserve"> </w:t>
      </w:r>
      <w:proofErr w:type="spellStart"/>
      <w:r w:rsidR="004B6368" w:rsidRPr="004B6368">
        <w:t>này</w:t>
      </w:r>
      <w:proofErr w:type="spellEnd"/>
      <w:r w:rsidR="004B6368" w:rsidRPr="004B6368">
        <w:t xml:space="preserve"> </w:t>
      </w:r>
      <w:proofErr w:type="spellStart"/>
      <w:r w:rsidR="004B6368" w:rsidRPr="004B6368">
        <w:t>sẽ</w:t>
      </w:r>
      <w:proofErr w:type="spellEnd"/>
      <w:r w:rsidR="004B6368" w:rsidRPr="004B6368">
        <w:t xml:space="preserve"> </w:t>
      </w:r>
      <w:proofErr w:type="spellStart"/>
      <w:r w:rsidR="004B6368" w:rsidRPr="004B6368">
        <w:t>trở</w:t>
      </w:r>
      <w:proofErr w:type="spellEnd"/>
      <w:r w:rsidR="004B6368" w:rsidRPr="004B6368">
        <w:t xml:space="preserve"> </w:t>
      </w:r>
      <w:proofErr w:type="spellStart"/>
      <w:r w:rsidR="004B6368" w:rsidRPr="004B6368">
        <w:t>thành</w:t>
      </w:r>
      <w:proofErr w:type="spellEnd"/>
      <w:r w:rsidR="004B6368" w:rsidRPr="004B6368">
        <w:t xml:space="preserve"> </w:t>
      </w:r>
      <w:proofErr w:type="spellStart"/>
      <w:r w:rsidR="004B6368" w:rsidRPr="004B6368">
        <w:t>hàng</w:t>
      </w:r>
      <w:proofErr w:type="spellEnd"/>
      <w:r w:rsidR="004B6368" w:rsidRPr="004B6368">
        <w:t xml:space="preserve"> </w:t>
      </w:r>
      <w:proofErr w:type="spellStart"/>
      <w:r w:rsidR="004B6368" w:rsidRPr="004B6368">
        <w:t>tồn</w:t>
      </w:r>
      <w:proofErr w:type="spellEnd"/>
      <w:r w:rsidR="004B6368" w:rsidRPr="004B6368">
        <w:t xml:space="preserve"> </w:t>
      </w:r>
      <w:proofErr w:type="spellStart"/>
      <w:r w:rsidR="004B6368" w:rsidRPr="004B6368">
        <w:t>không</w:t>
      </w:r>
      <w:proofErr w:type="spellEnd"/>
      <w:r w:rsidR="004B6368" w:rsidRPr="004B6368">
        <w:t xml:space="preserve"> </w:t>
      </w:r>
      <w:proofErr w:type="spellStart"/>
      <w:r w:rsidR="004B6368" w:rsidRPr="004B6368">
        <w:t>thể</w:t>
      </w:r>
      <w:proofErr w:type="spellEnd"/>
      <w:r w:rsidR="004B6368" w:rsidRPr="004B6368">
        <w:t xml:space="preserve"> </w:t>
      </w:r>
      <w:proofErr w:type="spellStart"/>
      <w:r w:rsidR="004B6368" w:rsidRPr="004B6368">
        <w:t>tiêu</w:t>
      </w:r>
      <w:proofErr w:type="spellEnd"/>
      <w:r w:rsidR="004B6368" w:rsidRPr="004B6368">
        <w:t xml:space="preserve"> </w:t>
      </w:r>
      <w:proofErr w:type="spellStart"/>
      <w:r w:rsidR="004B6368" w:rsidRPr="004B6368">
        <w:t>thụ</w:t>
      </w:r>
      <w:proofErr w:type="spellEnd"/>
      <w:r w:rsidR="004B6368" w:rsidRPr="004B6368">
        <w:t xml:space="preserve">, </w:t>
      </w:r>
      <w:proofErr w:type="spellStart"/>
      <w:r w:rsidR="004B6368" w:rsidRPr="004B6368">
        <w:t>gây</w:t>
      </w:r>
      <w:proofErr w:type="spellEnd"/>
      <w:r w:rsidR="004B6368" w:rsidRPr="004B6368">
        <w:t xml:space="preserve"> </w:t>
      </w:r>
      <w:proofErr w:type="spellStart"/>
      <w:r w:rsidR="004B6368" w:rsidRPr="004B6368">
        <w:t>phát</w:t>
      </w:r>
      <w:proofErr w:type="spellEnd"/>
      <w:r w:rsidR="004B6368" w:rsidRPr="004B6368">
        <w:t xml:space="preserve"> </w:t>
      </w:r>
      <w:proofErr w:type="spellStart"/>
      <w:r w:rsidR="004B6368" w:rsidRPr="004B6368">
        <w:t>sinh</w:t>
      </w:r>
      <w:proofErr w:type="spellEnd"/>
      <w:r w:rsidR="004B6368" w:rsidRPr="004B6368">
        <w:t xml:space="preserve"> </w:t>
      </w:r>
      <w:proofErr w:type="spellStart"/>
      <w:r w:rsidR="004B6368" w:rsidRPr="004B6368">
        <w:t>thiệt</w:t>
      </w:r>
      <w:proofErr w:type="spellEnd"/>
      <w:r w:rsidR="004B6368" w:rsidRPr="004B6368">
        <w:t xml:space="preserve"> </w:t>
      </w:r>
      <w:proofErr w:type="spellStart"/>
      <w:r w:rsidR="004B6368" w:rsidRPr="004B6368">
        <w:t>hại</w:t>
      </w:r>
      <w:proofErr w:type="spellEnd"/>
      <w:r w:rsidR="004B6368" w:rsidRPr="004B6368">
        <w:t xml:space="preserve"> </w:t>
      </w:r>
      <w:proofErr w:type="spellStart"/>
      <w:r w:rsidR="004B6368" w:rsidRPr="004B6368">
        <w:t>tương</w:t>
      </w:r>
      <w:proofErr w:type="spellEnd"/>
      <w:r w:rsidR="004B6368" w:rsidRPr="004B6368">
        <w:t xml:space="preserve"> </w:t>
      </w:r>
      <w:proofErr w:type="spellStart"/>
      <w:r w:rsidR="004B6368" w:rsidRPr="004B6368">
        <w:t>đương</w:t>
      </w:r>
      <w:proofErr w:type="spellEnd"/>
      <w:r w:rsidR="004B6368" w:rsidRPr="004B6368">
        <w:t xml:space="preserve"> </w:t>
      </w:r>
      <w:proofErr w:type="spellStart"/>
      <w:r w:rsidR="004B6368" w:rsidRPr="004B6368">
        <w:t>với</w:t>
      </w:r>
      <w:proofErr w:type="spellEnd"/>
      <w:r w:rsidR="004B6368" w:rsidRPr="004B6368">
        <w:t xml:space="preserve"> </w:t>
      </w:r>
      <w:proofErr w:type="spellStart"/>
      <w:r w:rsidR="004B6368" w:rsidRPr="004B6368">
        <w:t>toàn</w:t>
      </w:r>
      <w:proofErr w:type="spellEnd"/>
      <w:r w:rsidR="004B6368" w:rsidRPr="004B6368">
        <w:t xml:space="preserve"> </w:t>
      </w:r>
      <w:proofErr w:type="spellStart"/>
      <w:r w:rsidR="004B6368" w:rsidRPr="004B6368">
        <w:t>bộ</w:t>
      </w:r>
      <w:proofErr w:type="spellEnd"/>
      <w:r w:rsidR="004B6368" w:rsidRPr="004B6368">
        <w:t xml:space="preserve"> </w:t>
      </w:r>
      <w:proofErr w:type="spellStart"/>
      <w:r w:rsidR="004B6368" w:rsidRPr="004B6368">
        <w:t>Giá</w:t>
      </w:r>
      <w:proofErr w:type="spellEnd"/>
      <w:r w:rsidR="004B6368" w:rsidRPr="004B6368">
        <w:t xml:space="preserve"> </w:t>
      </w:r>
      <w:proofErr w:type="spellStart"/>
      <w:r w:rsidR="004B6368" w:rsidRPr="004B6368">
        <w:t>bán</w:t>
      </w:r>
      <w:proofErr w:type="spellEnd"/>
      <w:r w:rsidR="004B6368" w:rsidRPr="004B6368">
        <w:t xml:space="preserve">. Do </w:t>
      </w:r>
      <w:proofErr w:type="spellStart"/>
      <w:r w:rsidR="004B6368" w:rsidRPr="004B6368">
        <w:t>đó</w:t>
      </w:r>
      <w:proofErr w:type="spellEnd"/>
      <w:r w:rsidR="004B6368" w:rsidRPr="004B6368">
        <w:t xml:space="preserve">, </w:t>
      </w:r>
      <w:proofErr w:type="spellStart"/>
      <w:r w:rsidR="004B6368" w:rsidRPr="004B6368">
        <w:t>mức</w:t>
      </w:r>
      <w:proofErr w:type="spellEnd"/>
      <w:r w:rsidR="004B6368" w:rsidRPr="004B6368">
        <w:t xml:space="preserve"> </w:t>
      </w:r>
      <w:proofErr w:type="spellStart"/>
      <w:r w:rsidR="004B6368" w:rsidRPr="004B6368">
        <w:t>bồi</w:t>
      </w:r>
      <w:proofErr w:type="spellEnd"/>
      <w:r w:rsidR="004B6368" w:rsidRPr="004B6368">
        <w:t xml:space="preserve"> </w:t>
      </w:r>
      <w:proofErr w:type="spellStart"/>
      <w:r w:rsidR="004B6368" w:rsidRPr="004B6368">
        <w:t>thường</w:t>
      </w:r>
      <w:proofErr w:type="spellEnd"/>
      <w:r w:rsidR="004B6368" w:rsidRPr="004B6368">
        <w:t xml:space="preserve"> 100% </w:t>
      </w:r>
      <w:proofErr w:type="spellStart"/>
      <w:r w:rsidR="004B6368" w:rsidRPr="004B6368">
        <w:t>Tổng</w:t>
      </w:r>
      <w:proofErr w:type="spellEnd"/>
      <w:r w:rsidR="004B6368" w:rsidRPr="004B6368">
        <w:t xml:space="preserve"> </w:t>
      </w:r>
      <w:proofErr w:type="spellStart"/>
      <w:r w:rsidR="004B6368" w:rsidRPr="004B6368">
        <w:t>Giá</w:t>
      </w:r>
      <w:proofErr w:type="spellEnd"/>
      <w:r w:rsidR="004B6368" w:rsidRPr="004B6368">
        <w:t xml:space="preserve"> Bán </w:t>
      </w:r>
      <w:proofErr w:type="spellStart"/>
      <w:r w:rsidR="004B6368" w:rsidRPr="004B6368">
        <w:t>của</w:t>
      </w:r>
      <w:proofErr w:type="spellEnd"/>
      <w:r w:rsidR="004B6368" w:rsidRPr="004B6368">
        <w:t xml:space="preserve"> </w:t>
      </w:r>
      <w:proofErr w:type="spellStart"/>
      <w:r w:rsidR="004B6368" w:rsidRPr="004B6368">
        <w:t>hàng</w:t>
      </w:r>
      <w:proofErr w:type="spellEnd"/>
      <w:r w:rsidR="004B6368" w:rsidRPr="004B6368">
        <w:t xml:space="preserve"> </w:t>
      </w:r>
      <w:proofErr w:type="spellStart"/>
      <w:r w:rsidR="004B6368" w:rsidRPr="004B6368">
        <w:t>hóa</w:t>
      </w:r>
      <w:proofErr w:type="spellEnd"/>
      <w:r w:rsidR="004B6368" w:rsidRPr="004B6368">
        <w:t xml:space="preserve"> </w:t>
      </w:r>
      <w:proofErr w:type="spellStart"/>
      <w:r w:rsidR="004B6368" w:rsidRPr="004B6368">
        <w:t>đặt</w:t>
      </w:r>
      <w:proofErr w:type="spellEnd"/>
      <w:r w:rsidR="004B6368" w:rsidRPr="004B6368">
        <w:t xml:space="preserve"> </w:t>
      </w:r>
      <w:proofErr w:type="spellStart"/>
      <w:r w:rsidR="004B6368" w:rsidRPr="004B6368">
        <w:t>riêng</w:t>
      </w:r>
      <w:proofErr w:type="spellEnd"/>
      <w:r w:rsidR="004B6368" w:rsidRPr="004B6368">
        <w:t xml:space="preserve"> </w:t>
      </w:r>
      <w:proofErr w:type="spellStart"/>
      <w:r w:rsidR="004B6368" w:rsidRPr="004B6368">
        <w:t>được</w:t>
      </w:r>
      <w:proofErr w:type="spellEnd"/>
      <w:r w:rsidR="004B6368" w:rsidRPr="004B6368">
        <w:t xml:space="preserve"> </w:t>
      </w:r>
      <w:proofErr w:type="spellStart"/>
      <w:r w:rsidR="004B6368" w:rsidRPr="004B6368">
        <w:t>Bên</w:t>
      </w:r>
      <w:proofErr w:type="spellEnd"/>
      <w:r w:rsidR="004B6368" w:rsidRPr="004B6368">
        <w:t xml:space="preserve"> Mua </w:t>
      </w:r>
      <w:proofErr w:type="spellStart"/>
      <w:r w:rsidR="004B6368" w:rsidRPr="004B6368">
        <w:t>chấp</w:t>
      </w:r>
      <w:proofErr w:type="spellEnd"/>
      <w:r w:rsidR="004B6368" w:rsidRPr="004B6368">
        <w:t xml:space="preserve"> </w:t>
      </w:r>
      <w:proofErr w:type="spellStart"/>
      <w:r w:rsidR="004B6368" w:rsidRPr="004B6368">
        <w:t>thuận</w:t>
      </w:r>
      <w:proofErr w:type="spellEnd"/>
      <w:r w:rsidR="004B6368" w:rsidRPr="004B6368">
        <w:t xml:space="preserve"> </w:t>
      </w:r>
      <w:proofErr w:type="spellStart"/>
      <w:r w:rsidR="004B6368" w:rsidRPr="004B6368">
        <w:t>là</w:t>
      </w:r>
      <w:proofErr w:type="spellEnd"/>
      <w:r w:rsidR="004B6368" w:rsidRPr="004B6368">
        <w:t xml:space="preserve"> </w:t>
      </w:r>
      <w:proofErr w:type="spellStart"/>
      <w:r w:rsidR="004B6368" w:rsidRPr="004B6368">
        <w:t>nhằm</w:t>
      </w:r>
      <w:proofErr w:type="spellEnd"/>
      <w:r w:rsidR="004B6368" w:rsidRPr="004B6368">
        <w:t xml:space="preserve"> </w:t>
      </w:r>
      <w:proofErr w:type="spellStart"/>
      <w:r w:rsidR="004B6368" w:rsidRPr="004B6368">
        <w:t>bù</w:t>
      </w:r>
      <w:proofErr w:type="spellEnd"/>
      <w:r w:rsidR="004B6368" w:rsidRPr="004B6368">
        <w:t xml:space="preserve"> </w:t>
      </w:r>
      <w:proofErr w:type="spellStart"/>
      <w:r w:rsidR="004B6368" w:rsidRPr="004B6368">
        <w:t>đắp</w:t>
      </w:r>
      <w:proofErr w:type="spellEnd"/>
      <w:r w:rsidR="004B6368" w:rsidRPr="004B6368">
        <w:t xml:space="preserve"> chi </w:t>
      </w:r>
      <w:proofErr w:type="spellStart"/>
      <w:r w:rsidR="004B6368" w:rsidRPr="004B6368">
        <w:t>phí</w:t>
      </w:r>
      <w:proofErr w:type="spellEnd"/>
      <w:r w:rsidR="004B6368" w:rsidRPr="004B6368">
        <w:t xml:space="preserve"> </w:t>
      </w:r>
      <w:proofErr w:type="spellStart"/>
      <w:r w:rsidR="004B6368" w:rsidRPr="004B6368">
        <w:t>thực</w:t>
      </w:r>
      <w:proofErr w:type="spellEnd"/>
      <w:r w:rsidR="004B6368" w:rsidRPr="004B6368">
        <w:t xml:space="preserve"> </w:t>
      </w:r>
      <w:proofErr w:type="spellStart"/>
      <w:r w:rsidR="004B6368" w:rsidRPr="004B6368">
        <w:t>tế</w:t>
      </w:r>
      <w:proofErr w:type="spellEnd"/>
      <w:r w:rsidR="004B6368" w:rsidRPr="004B6368">
        <w:t xml:space="preserve"> </w:t>
      </w:r>
      <w:proofErr w:type="spellStart"/>
      <w:r w:rsidR="004B6368" w:rsidRPr="004B6368">
        <w:t>mà</w:t>
      </w:r>
      <w:proofErr w:type="spellEnd"/>
      <w:r w:rsidR="004B6368" w:rsidRPr="004B6368">
        <w:t xml:space="preserve"> </w:t>
      </w:r>
      <w:proofErr w:type="spellStart"/>
      <w:r w:rsidR="004B6368" w:rsidRPr="004B6368">
        <w:t>Nhà</w:t>
      </w:r>
      <w:proofErr w:type="spellEnd"/>
      <w:r w:rsidR="004B6368" w:rsidRPr="004B6368">
        <w:t xml:space="preserve"> </w:t>
      </w:r>
      <w:proofErr w:type="spellStart"/>
      <w:r w:rsidR="004B6368" w:rsidRPr="004B6368">
        <w:t>cung</w:t>
      </w:r>
      <w:proofErr w:type="spellEnd"/>
      <w:r w:rsidR="004B6368" w:rsidRPr="004B6368">
        <w:t xml:space="preserve"> </w:t>
      </w:r>
      <w:proofErr w:type="spellStart"/>
      <w:r w:rsidR="004B6368" w:rsidRPr="004B6368">
        <w:t>cấp</w:t>
      </w:r>
      <w:proofErr w:type="spellEnd"/>
      <w:r w:rsidR="004B6368" w:rsidRPr="004B6368">
        <w:t xml:space="preserve"> </w:t>
      </w:r>
      <w:proofErr w:type="spellStart"/>
      <w:r w:rsidR="004B6368" w:rsidRPr="004B6368">
        <w:t>đã</w:t>
      </w:r>
      <w:proofErr w:type="spellEnd"/>
      <w:r w:rsidR="004B6368" w:rsidRPr="004B6368">
        <w:t xml:space="preserve"> </w:t>
      </w:r>
      <w:proofErr w:type="spellStart"/>
      <w:r w:rsidR="004B6368" w:rsidRPr="004B6368">
        <w:t>phải</w:t>
      </w:r>
      <w:proofErr w:type="spellEnd"/>
      <w:r w:rsidR="004B6368" w:rsidRPr="004B6368">
        <w:t xml:space="preserve"> </w:t>
      </w:r>
      <w:proofErr w:type="spellStart"/>
      <w:r w:rsidR="004B6368" w:rsidRPr="004B6368">
        <w:t>thanh</w:t>
      </w:r>
      <w:proofErr w:type="spellEnd"/>
      <w:r w:rsidR="004B6368" w:rsidRPr="004B6368">
        <w:t xml:space="preserve"> toán </w:t>
      </w:r>
      <w:proofErr w:type="spellStart"/>
      <w:r w:rsidR="004B6368" w:rsidRPr="004B6368">
        <w:t>và</w:t>
      </w:r>
      <w:proofErr w:type="spellEnd"/>
      <w:r w:rsidR="004B6368" w:rsidRPr="004B6368">
        <w:t xml:space="preserve"> </w:t>
      </w:r>
      <w:proofErr w:type="spellStart"/>
      <w:r w:rsidR="004B6368" w:rsidRPr="004B6368">
        <w:t>không</w:t>
      </w:r>
      <w:proofErr w:type="spellEnd"/>
      <w:r w:rsidR="004B6368" w:rsidRPr="004B6368">
        <w:t xml:space="preserve"> </w:t>
      </w:r>
      <w:proofErr w:type="spellStart"/>
      <w:r w:rsidR="004B6368" w:rsidRPr="004B6368">
        <w:t>thể</w:t>
      </w:r>
      <w:proofErr w:type="spellEnd"/>
      <w:r w:rsidR="004B6368" w:rsidRPr="004B6368">
        <w:t xml:space="preserve"> </w:t>
      </w:r>
      <w:proofErr w:type="spellStart"/>
      <w:r w:rsidR="004B6368" w:rsidRPr="004B6368">
        <w:t>thu</w:t>
      </w:r>
      <w:proofErr w:type="spellEnd"/>
      <w:r w:rsidR="004B6368" w:rsidRPr="004B6368">
        <w:t xml:space="preserve"> </w:t>
      </w:r>
      <w:proofErr w:type="spellStart"/>
      <w:r w:rsidR="004B6368" w:rsidRPr="004B6368">
        <w:t>hồi</w:t>
      </w:r>
      <w:proofErr w:type="spellEnd"/>
      <w:r w:rsidR="004B6368" w:rsidRPr="004B6368">
        <w:t>.</w:t>
      </w:r>
      <w:r w:rsidR="004B6368">
        <w:t xml:space="preserve"> </w:t>
      </w:r>
      <w:proofErr w:type="spellStart"/>
      <w:r w:rsidR="004B6368">
        <w:t>Vì</w:t>
      </w:r>
      <w:proofErr w:type="spellEnd"/>
      <w:r w:rsidR="004B6368">
        <w:t xml:space="preserve"> </w:t>
      </w:r>
      <w:proofErr w:type="spellStart"/>
      <w:r w:rsidR="004B6368">
        <w:t>vậy</w:t>
      </w:r>
      <w:proofErr w:type="spellEnd"/>
      <w:r w:rsidR="004B6368">
        <w:t xml:space="preserve"> NCC </w:t>
      </w:r>
      <w:proofErr w:type="spellStart"/>
      <w:r w:rsidR="004B6368">
        <w:t>đề</w:t>
      </w:r>
      <w:proofErr w:type="spellEnd"/>
      <w:r w:rsidR="004B6368">
        <w:t xml:space="preserve"> </w:t>
      </w:r>
      <w:proofErr w:type="spellStart"/>
      <w:r w:rsidR="004B6368">
        <w:t>nghị</w:t>
      </w:r>
      <w:proofErr w:type="spellEnd"/>
      <w:r w:rsidR="004B6368">
        <w:t xml:space="preserve"> </w:t>
      </w:r>
      <w:proofErr w:type="spellStart"/>
      <w:r w:rsidR="004B6368">
        <w:t>giữ</w:t>
      </w:r>
      <w:proofErr w:type="spellEnd"/>
      <w:r w:rsidR="004B6368">
        <w:t xml:space="preserve"> </w:t>
      </w:r>
      <w:proofErr w:type="spellStart"/>
      <w:r w:rsidR="004B6368">
        <w:t>lại</w:t>
      </w:r>
      <w:proofErr w:type="spellEnd"/>
    </w:p>
  </w:comment>
  <w:comment w:id="95" w:author="Do Minh Tam" w:date="2025-12-15T11:59:00Z" w:initials="TD">
    <w:p w14:paraId="68759E52" w14:textId="77777777" w:rsidR="00F00FD1" w:rsidRDefault="00F00FD1" w:rsidP="00F00FD1">
      <w:pPr>
        <w:pStyle w:val="VnbanChuthich"/>
      </w:pPr>
      <w:r>
        <w:rPr>
          <w:rStyle w:val="ThamchiuChuthich"/>
        </w:rPr>
        <w:annotationRef/>
      </w:r>
      <w:proofErr w:type="spellStart"/>
      <w:r>
        <w:t>Đồng</w:t>
      </w:r>
      <w:proofErr w:type="spellEnd"/>
      <w:r>
        <w:t xml:space="preserve"> ý, </w:t>
      </w:r>
      <w:proofErr w:type="spellStart"/>
      <w:r>
        <w:t>Diag</w:t>
      </w:r>
      <w:proofErr w:type="spellEnd"/>
      <w:r>
        <w:t xml:space="preserve"> </w:t>
      </w:r>
      <w:proofErr w:type="spellStart"/>
      <w:r>
        <w:t>bổ</w:t>
      </w:r>
      <w:proofErr w:type="spellEnd"/>
      <w:r>
        <w:t xml:space="preserve"> sung </w:t>
      </w:r>
      <w:proofErr w:type="spellStart"/>
      <w:r>
        <w:t>nội</w:t>
      </w:r>
      <w:proofErr w:type="spellEnd"/>
      <w:r>
        <w:t xml:space="preserve"> dung </w:t>
      </w:r>
      <w:proofErr w:type="spellStart"/>
      <w:r>
        <w:t>loại</w:t>
      </w:r>
      <w:proofErr w:type="spellEnd"/>
      <w:r>
        <w:t xml:space="preserve"> </w:t>
      </w:r>
      <w:proofErr w:type="spellStart"/>
      <w:r>
        <w:t>trừ</w:t>
      </w:r>
      <w:proofErr w:type="spellEnd"/>
      <w:r>
        <w:t xml:space="preserve"> </w:t>
      </w:r>
    </w:p>
    <w:p w14:paraId="31A24F97" w14:textId="77777777" w:rsidR="00F00FD1" w:rsidRDefault="00F00FD1" w:rsidP="00F00FD1">
      <w:pPr>
        <w:pStyle w:val="VnbanChuthich"/>
      </w:pPr>
      <w:r>
        <w:t xml:space="preserve">@Nghĩa, </w:t>
      </w:r>
      <w:proofErr w:type="spellStart"/>
      <w:r>
        <w:t>enduser</w:t>
      </w:r>
      <w:proofErr w:type="spellEnd"/>
      <w:r>
        <w:t xml:space="preserve"> </w:t>
      </w:r>
      <w:proofErr w:type="spellStart"/>
      <w:r>
        <w:t>l</w:t>
      </w:r>
      <w:r>
        <w:rPr>
          <w:rFonts w:hint="cs"/>
        </w:rPr>
        <w:t>ư</w:t>
      </w:r>
      <w:r>
        <w:t>u</w:t>
      </w:r>
      <w:proofErr w:type="spellEnd"/>
      <w:r>
        <w:t xml:space="preserve"> ý </w:t>
      </w:r>
      <w:proofErr w:type="spellStart"/>
      <w:r>
        <w:t>tuân</w:t>
      </w:r>
      <w:proofErr w:type="spellEnd"/>
      <w:r>
        <w:t xml:space="preserve"> </w:t>
      </w:r>
      <w:proofErr w:type="spellStart"/>
      <w:r>
        <w:t>thủ</w:t>
      </w:r>
      <w:proofErr w:type="spellEnd"/>
      <w:r>
        <w:t xml:space="preserve"> </w:t>
      </w:r>
      <w:proofErr w:type="spellStart"/>
      <w:r>
        <w:t>nhé</w:t>
      </w:r>
      <w:proofErr w:type="spellEnd"/>
    </w:p>
  </w:comment>
  <w:comment w:id="114" w:author="Do Minh Tam" w:date="2025-12-10T15:53:00Z" w:initials="TD">
    <w:p w14:paraId="166BD0BD" w14:textId="6FFDF787" w:rsidR="00D01B64" w:rsidRDefault="00D01B64" w:rsidP="00D01B64">
      <w:pPr>
        <w:pStyle w:val="VnbanChuthich"/>
      </w:pPr>
      <w:r>
        <w:rPr>
          <w:rStyle w:val="ThamchiuChuthich"/>
        </w:rPr>
        <w:annotationRef/>
      </w:r>
      <w:r>
        <w:t>Gi</w:t>
      </w:r>
      <w:r>
        <w:rPr>
          <w:lang w:val="vi-VN"/>
        </w:rPr>
        <w:t xml:space="preserve">ữ </w:t>
      </w:r>
      <w:proofErr w:type="spellStart"/>
      <w:r>
        <w:t>nguyên</w:t>
      </w:r>
      <w:proofErr w:type="spellEnd"/>
      <w:r>
        <w:t xml:space="preserve"> ĐK g</w:t>
      </w:r>
      <w:r>
        <w:rPr>
          <w:lang w:val="vi-VN"/>
        </w:rPr>
        <w:t>ốc, bổ</w:t>
      </w:r>
      <w:r>
        <w:t xml:space="preserve"> sung “</w:t>
      </w:r>
      <w:proofErr w:type="spellStart"/>
      <w:r>
        <w:t>phát</w:t>
      </w:r>
      <w:proofErr w:type="spellEnd"/>
      <w:r>
        <w:t xml:space="preserve"> </w:t>
      </w:r>
      <w:proofErr w:type="spellStart"/>
      <w:r>
        <w:t>sinh</w:t>
      </w:r>
      <w:proofErr w:type="spellEnd"/>
      <w:r>
        <w:t xml:space="preserve"> </w:t>
      </w:r>
      <w:proofErr w:type="spellStart"/>
      <w:r>
        <w:t>thực</w:t>
      </w:r>
      <w:proofErr w:type="spellEnd"/>
      <w:r>
        <w:t xml:space="preserve"> </w:t>
      </w:r>
      <w:proofErr w:type="spellStart"/>
      <w:r>
        <w:t>tế</w:t>
      </w:r>
      <w:proofErr w:type="spellEnd"/>
      <w:r>
        <w:t>”</w:t>
      </w:r>
    </w:p>
  </w:comment>
  <w:comment w:id="115" w:author="Việt Nguyễn" w:date="2025-12-11T16:56:00Z" w:initials="VN">
    <w:p w14:paraId="5D34235E" w14:textId="52487897" w:rsidR="00370D45" w:rsidRPr="00370D45" w:rsidRDefault="00FF1744" w:rsidP="00370D45">
      <w:pPr>
        <w:pStyle w:val="VnbanChuthich"/>
      </w:pPr>
      <w:r>
        <w:rPr>
          <w:rStyle w:val="ThamchiuChuthich"/>
        </w:rPr>
        <w:annotationRef/>
      </w:r>
      <w:r w:rsidR="00370D45">
        <w:t xml:space="preserve">NCC </w:t>
      </w:r>
      <w:proofErr w:type="spellStart"/>
      <w:r w:rsidR="00370D45" w:rsidRPr="00370D45">
        <w:t>đề</w:t>
      </w:r>
      <w:proofErr w:type="spellEnd"/>
      <w:r w:rsidR="00370D45" w:rsidRPr="00370D45">
        <w:t xml:space="preserve"> </w:t>
      </w:r>
      <w:proofErr w:type="spellStart"/>
      <w:r w:rsidR="00370D45" w:rsidRPr="00370D45">
        <w:t>nghị</w:t>
      </w:r>
      <w:proofErr w:type="spellEnd"/>
      <w:r w:rsidR="00370D45" w:rsidRPr="00370D45">
        <w:t xml:space="preserve"> </w:t>
      </w:r>
      <w:proofErr w:type="spellStart"/>
      <w:r w:rsidR="00370D45" w:rsidRPr="00370D45">
        <w:t>giữ</w:t>
      </w:r>
      <w:proofErr w:type="spellEnd"/>
      <w:r w:rsidR="00370D45" w:rsidRPr="00370D45">
        <w:t xml:space="preserve"> </w:t>
      </w:r>
      <w:proofErr w:type="spellStart"/>
      <w:r w:rsidR="00370D45" w:rsidRPr="00370D45">
        <w:t>nguyên</w:t>
      </w:r>
      <w:proofErr w:type="spellEnd"/>
      <w:r w:rsidR="00370D45" w:rsidRPr="00370D45">
        <w:t xml:space="preserve"> </w:t>
      </w:r>
      <w:proofErr w:type="spellStart"/>
      <w:r w:rsidR="00370D45" w:rsidRPr="00370D45">
        <w:t>mức</w:t>
      </w:r>
      <w:proofErr w:type="spellEnd"/>
      <w:r w:rsidR="00370D45" w:rsidRPr="00370D45">
        <w:t xml:space="preserve"> </w:t>
      </w:r>
      <w:proofErr w:type="spellStart"/>
      <w:r w:rsidR="00370D45" w:rsidRPr="00370D45">
        <w:t>phạt</w:t>
      </w:r>
      <w:proofErr w:type="spellEnd"/>
      <w:r w:rsidR="00370D45" w:rsidRPr="00370D45">
        <w:t xml:space="preserve"> </w:t>
      </w:r>
      <w:proofErr w:type="spellStart"/>
      <w:r w:rsidR="00370D45" w:rsidRPr="00370D45">
        <w:t>và</w:t>
      </w:r>
      <w:proofErr w:type="spellEnd"/>
      <w:r w:rsidR="00370D45" w:rsidRPr="00370D45">
        <w:t xml:space="preserve"> </w:t>
      </w:r>
      <w:proofErr w:type="spellStart"/>
      <w:r w:rsidR="00370D45" w:rsidRPr="00370D45">
        <w:t>phạm</w:t>
      </w:r>
      <w:proofErr w:type="spellEnd"/>
      <w:r w:rsidR="00370D45" w:rsidRPr="00370D45">
        <w:t xml:space="preserve"> vi </w:t>
      </w:r>
      <w:proofErr w:type="spellStart"/>
      <w:r w:rsidR="00370D45" w:rsidRPr="00370D45">
        <w:t>phạt</w:t>
      </w:r>
      <w:proofErr w:type="spellEnd"/>
      <w:r w:rsidR="00370D45" w:rsidRPr="00370D45">
        <w:t xml:space="preserve"> </w:t>
      </w:r>
      <w:proofErr w:type="spellStart"/>
      <w:r w:rsidR="00370D45" w:rsidRPr="00370D45">
        <w:t>như</w:t>
      </w:r>
      <w:proofErr w:type="spellEnd"/>
      <w:r w:rsidR="00370D45" w:rsidRPr="00370D45">
        <w:t xml:space="preserve"> </w:t>
      </w:r>
      <w:proofErr w:type="spellStart"/>
      <w:r w:rsidR="00370D45" w:rsidRPr="00370D45">
        <w:t>Điều</w:t>
      </w:r>
      <w:proofErr w:type="spellEnd"/>
      <w:r w:rsidR="00370D45" w:rsidRPr="00370D45">
        <w:t xml:space="preserve"> </w:t>
      </w:r>
      <w:proofErr w:type="spellStart"/>
      <w:r w:rsidR="00370D45" w:rsidRPr="00370D45">
        <w:t>khoản</w:t>
      </w:r>
      <w:proofErr w:type="spellEnd"/>
      <w:r w:rsidR="00370D45" w:rsidRPr="00370D45">
        <w:t xml:space="preserve"> </w:t>
      </w:r>
      <w:proofErr w:type="spellStart"/>
      <w:r w:rsidR="00370D45" w:rsidRPr="00370D45">
        <w:t>đã</w:t>
      </w:r>
      <w:proofErr w:type="spellEnd"/>
      <w:r w:rsidR="00370D45" w:rsidRPr="00370D45">
        <w:t xml:space="preserve"> </w:t>
      </w:r>
      <w:proofErr w:type="spellStart"/>
      <w:r w:rsidR="00370D45">
        <w:t>thống</w:t>
      </w:r>
      <w:proofErr w:type="spellEnd"/>
      <w:r w:rsidR="00370D45">
        <w:t xml:space="preserve"> </w:t>
      </w:r>
      <w:proofErr w:type="spellStart"/>
      <w:r w:rsidR="00370D45">
        <w:t>nhất</w:t>
      </w:r>
      <w:proofErr w:type="spellEnd"/>
      <w:r w:rsidR="00370D45">
        <w:t xml:space="preserve"> ở </w:t>
      </w:r>
      <w:proofErr w:type="spellStart"/>
      <w:r w:rsidR="00370D45">
        <w:t>hợp</w:t>
      </w:r>
      <w:proofErr w:type="spellEnd"/>
      <w:r w:rsidR="00370D45">
        <w:t xml:space="preserve"> </w:t>
      </w:r>
      <w:proofErr w:type="spellStart"/>
      <w:r w:rsidR="00370D45">
        <w:t>đồng</w:t>
      </w:r>
      <w:proofErr w:type="spellEnd"/>
      <w:r w:rsidR="00370D45">
        <w:t xml:space="preserve"> </w:t>
      </w:r>
      <w:proofErr w:type="spellStart"/>
      <w:r w:rsidR="00370D45">
        <w:t>trước</w:t>
      </w:r>
      <w:proofErr w:type="spellEnd"/>
      <w:r w:rsidR="00370D45">
        <w:t xml:space="preserve"> </w:t>
      </w:r>
      <w:proofErr w:type="spellStart"/>
      <w:r w:rsidR="00370D45">
        <w:t>đó</w:t>
      </w:r>
      <w:proofErr w:type="spellEnd"/>
      <w:r w:rsidR="00370D45" w:rsidRPr="00370D45">
        <w:t xml:space="preserve">. </w:t>
      </w:r>
      <w:proofErr w:type="spellStart"/>
      <w:r w:rsidR="00370D45" w:rsidRPr="00370D45">
        <w:t>Việc</w:t>
      </w:r>
      <w:proofErr w:type="spellEnd"/>
      <w:r w:rsidR="00370D45" w:rsidRPr="00370D45">
        <w:t xml:space="preserve"> </w:t>
      </w:r>
      <w:proofErr w:type="spellStart"/>
      <w:r w:rsidR="00370D45" w:rsidRPr="00370D45">
        <w:t>áp</w:t>
      </w:r>
      <w:proofErr w:type="spellEnd"/>
      <w:r w:rsidR="00370D45" w:rsidRPr="00370D45">
        <w:t xml:space="preserve"> </w:t>
      </w:r>
      <w:proofErr w:type="spellStart"/>
      <w:r w:rsidR="00370D45" w:rsidRPr="00370D45">
        <w:t>dụng</w:t>
      </w:r>
      <w:proofErr w:type="spellEnd"/>
      <w:r w:rsidR="00370D45" w:rsidRPr="00370D45">
        <w:t xml:space="preserve"> </w:t>
      </w:r>
      <w:proofErr w:type="spellStart"/>
      <w:r w:rsidR="00370D45" w:rsidRPr="00370D45">
        <w:t>mức</w:t>
      </w:r>
      <w:proofErr w:type="spellEnd"/>
      <w:r w:rsidR="00370D45" w:rsidRPr="00370D45">
        <w:t xml:space="preserve"> </w:t>
      </w:r>
      <w:proofErr w:type="spellStart"/>
      <w:r w:rsidR="00370D45" w:rsidRPr="00370D45">
        <w:t>phạt</w:t>
      </w:r>
      <w:proofErr w:type="spellEnd"/>
      <w:r w:rsidR="00370D45" w:rsidRPr="00370D45">
        <w:t xml:space="preserve"> </w:t>
      </w:r>
      <w:r w:rsidR="00370D45" w:rsidRPr="00370D45">
        <w:rPr>
          <w:b/>
          <w:bCs/>
        </w:rPr>
        <w:t xml:space="preserve">5% </w:t>
      </w:r>
      <w:proofErr w:type="spellStart"/>
      <w:r w:rsidR="00370D45" w:rsidRPr="00370D45">
        <w:rPr>
          <w:b/>
          <w:bCs/>
        </w:rPr>
        <w:t>giá</w:t>
      </w:r>
      <w:proofErr w:type="spellEnd"/>
      <w:r w:rsidR="00370D45" w:rsidRPr="00370D45">
        <w:rPr>
          <w:b/>
          <w:bCs/>
        </w:rPr>
        <w:t xml:space="preserve"> </w:t>
      </w:r>
      <w:proofErr w:type="spellStart"/>
      <w:r w:rsidR="00370D45" w:rsidRPr="00370D45">
        <w:rPr>
          <w:b/>
          <w:bCs/>
        </w:rPr>
        <w:t>trị</w:t>
      </w:r>
      <w:proofErr w:type="spellEnd"/>
      <w:r w:rsidR="00370D45" w:rsidRPr="00370D45">
        <w:rPr>
          <w:b/>
          <w:bCs/>
        </w:rPr>
        <w:t xml:space="preserve"> </w:t>
      </w:r>
      <w:proofErr w:type="spellStart"/>
      <w:r w:rsidR="00370D45" w:rsidRPr="00370D45">
        <w:rPr>
          <w:b/>
          <w:bCs/>
        </w:rPr>
        <w:t>phần</w:t>
      </w:r>
      <w:proofErr w:type="spellEnd"/>
      <w:r w:rsidR="00370D45" w:rsidRPr="00370D45">
        <w:rPr>
          <w:b/>
          <w:bCs/>
        </w:rPr>
        <w:t xml:space="preserve"> </w:t>
      </w:r>
      <w:proofErr w:type="spellStart"/>
      <w:r w:rsidR="00370D45" w:rsidRPr="00370D45">
        <w:rPr>
          <w:b/>
          <w:bCs/>
        </w:rPr>
        <w:t>nghĩa</w:t>
      </w:r>
      <w:proofErr w:type="spellEnd"/>
      <w:r w:rsidR="00370D45" w:rsidRPr="00370D45">
        <w:rPr>
          <w:b/>
          <w:bCs/>
        </w:rPr>
        <w:t xml:space="preserve"> </w:t>
      </w:r>
      <w:proofErr w:type="spellStart"/>
      <w:r w:rsidR="00370D45" w:rsidRPr="00370D45">
        <w:rPr>
          <w:b/>
          <w:bCs/>
        </w:rPr>
        <w:t>vụ</w:t>
      </w:r>
      <w:proofErr w:type="spellEnd"/>
      <w:r w:rsidR="00370D45" w:rsidRPr="00370D45">
        <w:rPr>
          <w:b/>
          <w:bCs/>
        </w:rPr>
        <w:t xml:space="preserve"> </w:t>
      </w:r>
      <w:proofErr w:type="spellStart"/>
      <w:r w:rsidR="00370D45" w:rsidRPr="00370D45">
        <w:rPr>
          <w:b/>
          <w:bCs/>
        </w:rPr>
        <w:t>bị</w:t>
      </w:r>
      <w:proofErr w:type="spellEnd"/>
      <w:r w:rsidR="00370D45" w:rsidRPr="00370D45">
        <w:rPr>
          <w:b/>
          <w:bCs/>
        </w:rPr>
        <w:t xml:space="preserve"> vi </w:t>
      </w:r>
      <w:proofErr w:type="spellStart"/>
      <w:r w:rsidR="00370D45" w:rsidRPr="00370D45">
        <w:rPr>
          <w:b/>
          <w:bCs/>
        </w:rPr>
        <w:t>phạm</w:t>
      </w:r>
      <w:proofErr w:type="spellEnd"/>
      <w:r w:rsidR="00370D45" w:rsidRPr="00370D45">
        <w:t xml:space="preserve"> </w:t>
      </w:r>
      <w:proofErr w:type="spellStart"/>
      <w:r w:rsidR="00370D45" w:rsidRPr="00370D45">
        <w:t>là</w:t>
      </w:r>
      <w:proofErr w:type="spellEnd"/>
      <w:r w:rsidR="00370D45" w:rsidRPr="00370D45">
        <w:t xml:space="preserve"> </w:t>
      </w:r>
      <w:proofErr w:type="spellStart"/>
      <w:r w:rsidR="00370D45" w:rsidRPr="00370D45">
        <w:t>phù</w:t>
      </w:r>
      <w:proofErr w:type="spellEnd"/>
      <w:r w:rsidR="00370D45" w:rsidRPr="00370D45">
        <w:t xml:space="preserve"> </w:t>
      </w:r>
      <w:proofErr w:type="spellStart"/>
      <w:r w:rsidR="00370D45" w:rsidRPr="00370D45">
        <w:t>hợp</w:t>
      </w:r>
      <w:proofErr w:type="spellEnd"/>
      <w:r w:rsidR="00370D45" w:rsidRPr="00370D45">
        <w:t xml:space="preserve"> </w:t>
      </w:r>
      <w:proofErr w:type="spellStart"/>
      <w:r w:rsidR="00370D45" w:rsidRPr="00370D45">
        <w:t>với</w:t>
      </w:r>
      <w:proofErr w:type="spellEnd"/>
      <w:r w:rsidR="00370D45" w:rsidRPr="00370D45">
        <w:t xml:space="preserve"> </w:t>
      </w:r>
      <w:proofErr w:type="spellStart"/>
      <w:r w:rsidR="00370D45" w:rsidRPr="00370D45">
        <w:t>thông</w:t>
      </w:r>
      <w:proofErr w:type="spellEnd"/>
      <w:r w:rsidR="00370D45" w:rsidRPr="00370D45">
        <w:t xml:space="preserve"> </w:t>
      </w:r>
      <w:proofErr w:type="spellStart"/>
      <w:r w:rsidR="00370D45" w:rsidRPr="00370D45">
        <w:t>lệ</w:t>
      </w:r>
      <w:proofErr w:type="spellEnd"/>
      <w:r w:rsidR="00370D45" w:rsidRPr="00370D45">
        <w:t xml:space="preserve"> </w:t>
      </w:r>
      <w:proofErr w:type="spellStart"/>
      <w:r w:rsidR="00370D45" w:rsidRPr="00370D45">
        <w:t>thương</w:t>
      </w:r>
      <w:proofErr w:type="spellEnd"/>
      <w:r w:rsidR="00370D45" w:rsidRPr="00370D45">
        <w:t xml:space="preserve"> </w:t>
      </w:r>
      <w:proofErr w:type="spellStart"/>
      <w:r w:rsidR="00370D45" w:rsidRPr="00370D45">
        <w:t>mại</w:t>
      </w:r>
      <w:proofErr w:type="spellEnd"/>
      <w:r w:rsidR="00370D45" w:rsidRPr="00370D45">
        <w:t xml:space="preserve"> </w:t>
      </w:r>
      <w:proofErr w:type="spellStart"/>
      <w:r w:rsidR="00370D45" w:rsidRPr="00370D45">
        <w:t>và</w:t>
      </w:r>
      <w:proofErr w:type="spellEnd"/>
      <w:r w:rsidR="00370D45" w:rsidRPr="00370D45">
        <w:t xml:space="preserve"> </w:t>
      </w:r>
      <w:proofErr w:type="spellStart"/>
      <w:r w:rsidR="00370D45" w:rsidRPr="00370D45">
        <w:t>đảm</w:t>
      </w:r>
      <w:proofErr w:type="spellEnd"/>
      <w:r w:rsidR="00370D45" w:rsidRPr="00370D45">
        <w:t xml:space="preserve"> </w:t>
      </w:r>
      <w:proofErr w:type="spellStart"/>
      <w:r w:rsidR="00370D45" w:rsidRPr="00370D45">
        <w:t>bảo</w:t>
      </w:r>
      <w:proofErr w:type="spellEnd"/>
      <w:r w:rsidR="00370D45" w:rsidRPr="00370D45">
        <w:t xml:space="preserve"> </w:t>
      </w:r>
      <w:proofErr w:type="spellStart"/>
      <w:r w:rsidR="00370D45" w:rsidRPr="00370D45">
        <w:t>sự</w:t>
      </w:r>
      <w:proofErr w:type="spellEnd"/>
      <w:r w:rsidR="00370D45" w:rsidRPr="00370D45">
        <w:t xml:space="preserve"> </w:t>
      </w:r>
      <w:proofErr w:type="spellStart"/>
      <w:r w:rsidR="00370D45" w:rsidRPr="00370D45">
        <w:t>tương</w:t>
      </w:r>
      <w:proofErr w:type="spellEnd"/>
      <w:r w:rsidR="00370D45" w:rsidRPr="00370D45">
        <w:t xml:space="preserve"> </w:t>
      </w:r>
      <w:proofErr w:type="spellStart"/>
      <w:r w:rsidR="00370D45" w:rsidRPr="00370D45">
        <w:t>xứng</w:t>
      </w:r>
      <w:proofErr w:type="spellEnd"/>
      <w:r w:rsidR="00370D45" w:rsidRPr="00370D45">
        <w:t xml:space="preserve"> </w:t>
      </w:r>
      <w:proofErr w:type="spellStart"/>
      <w:r w:rsidR="00370D45" w:rsidRPr="00370D45">
        <w:t>giữa</w:t>
      </w:r>
      <w:proofErr w:type="spellEnd"/>
      <w:r w:rsidR="00370D45" w:rsidRPr="00370D45">
        <w:t xml:space="preserve"> </w:t>
      </w:r>
      <w:proofErr w:type="spellStart"/>
      <w:r w:rsidR="00370D45" w:rsidRPr="00370D45">
        <w:t>mức</w:t>
      </w:r>
      <w:proofErr w:type="spellEnd"/>
      <w:r w:rsidR="00370D45" w:rsidRPr="00370D45">
        <w:t xml:space="preserve"> </w:t>
      </w:r>
      <w:proofErr w:type="spellStart"/>
      <w:r w:rsidR="00370D45" w:rsidRPr="00370D45">
        <w:t>phạt</w:t>
      </w:r>
      <w:proofErr w:type="spellEnd"/>
      <w:r w:rsidR="00370D45" w:rsidRPr="00370D45">
        <w:t xml:space="preserve"> </w:t>
      </w:r>
      <w:proofErr w:type="spellStart"/>
      <w:r w:rsidR="00370D45" w:rsidRPr="00370D45">
        <w:t>và</w:t>
      </w:r>
      <w:proofErr w:type="spellEnd"/>
      <w:r w:rsidR="00370D45" w:rsidRPr="00370D45">
        <w:t xml:space="preserve"> </w:t>
      </w:r>
      <w:proofErr w:type="spellStart"/>
      <w:r w:rsidR="00370D45" w:rsidRPr="00370D45">
        <w:t>phạm</w:t>
      </w:r>
      <w:proofErr w:type="spellEnd"/>
      <w:r w:rsidR="00370D45" w:rsidRPr="00370D45">
        <w:t xml:space="preserve"> vi </w:t>
      </w:r>
      <w:proofErr w:type="spellStart"/>
      <w:r w:rsidR="00370D45" w:rsidRPr="00370D45">
        <w:t>nghĩa</w:t>
      </w:r>
      <w:proofErr w:type="spellEnd"/>
      <w:r w:rsidR="00370D45" w:rsidRPr="00370D45">
        <w:t xml:space="preserve"> </w:t>
      </w:r>
      <w:proofErr w:type="spellStart"/>
      <w:r w:rsidR="00370D45" w:rsidRPr="00370D45">
        <w:t>vụ</w:t>
      </w:r>
      <w:proofErr w:type="spellEnd"/>
      <w:r w:rsidR="00370D45" w:rsidRPr="00370D45">
        <w:t xml:space="preserve"> </w:t>
      </w:r>
      <w:proofErr w:type="spellStart"/>
      <w:r w:rsidR="00370D45" w:rsidRPr="00370D45">
        <w:t>bị</w:t>
      </w:r>
      <w:proofErr w:type="spellEnd"/>
      <w:r w:rsidR="00370D45" w:rsidRPr="00370D45">
        <w:t xml:space="preserve"> </w:t>
      </w:r>
      <w:proofErr w:type="spellStart"/>
      <w:r w:rsidR="00370D45" w:rsidRPr="00370D45">
        <w:t>ảnh</w:t>
      </w:r>
      <w:proofErr w:type="spellEnd"/>
      <w:r w:rsidR="00370D45" w:rsidRPr="00370D45">
        <w:t xml:space="preserve"> </w:t>
      </w:r>
      <w:proofErr w:type="spellStart"/>
      <w:r w:rsidR="00370D45" w:rsidRPr="00370D45">
        <w:t>hưởng</w:t>
      </w:r>
      <w:proofErr w:type="spellEnd"/>
      <w:r w:rsidR="00370D45" w:rsidRPr="00370D45">
        <w:t xml:space="preserve">, </w:t>
      </w:r>
      <w:proofErr w:type="spellStart"/>
      <w:r w:rsidR="00370D45" w:rsidRPr="00370D45">
        <w:t>tránh</w:t>
      </w:r>
      <w:proofErr w:type="spellEnd"/>
      <w:r w:rsidR="00370D45" w:rsidRPr="00370D45">
        <w:t xml:space="preserve"> </w:t>
      </w:r>
      <w:proofErr w:type="spellStart"/>
      <w:r w:rsidR="00370D45" w:rsidRPr="00370D45">
        <w:t>việc</w:t>
      </w:r>
      <w:proofErr w:type="spellEnd"/>
      <w:r w:rsidR="00370D45" w:rsidRPr="00370D45">
        <w:t xml:space="preserve"> </w:t>
      </w:r>
      <w:proofErr w:type="spellStart"/>
      <w:r w:rsidR="00370D45" w:rsidRPr="00370D45">
        <w:t>áp</w:t>
      </w:r>
      <w:proofErr w:type="spellEnd"/>
      <w:r w:rsidR="00370D45" w:rsidRPr="00370D45">
        <w:t xml:space="preserve"> </w:t>
      </w:r>
      <w:proofErr w:type="spellStart"/>
      <w:r w:rsidR="00370D45" w:rsidRPr="00370D45">
        <w:t>dụng</w:t>
      </w:r>
      <w:proofErr w:type="spellEnd"/>
      <w:r w:rsidR="00370D45" w:rsidRPr="00370D45">
        <w:t xml:space="preserve"> </w:t>
      </w:r>
      <w:proofErr w:type="spellStart"/>
      <w:r w:rsidR="00370D45" w:rsidRPr="00370D45">
        <w:t>mức</w:t>
      </w:r>
      <w:proofErr w:type="spellEnd"/>
      <w:r w:rsidR="00370D45" w:rsidRPr="00370D45">
        <w:t xml:space="preserve"> </w:t>
      </w:r>
      <w:proofErr w:type="spellStart"/>
      <w:r w:rsidR="00370D45" w:rsidRPr="00370D45">
        <w:t>phạt</w:t>
      </w:r>
      <w:proofErr w:type="spellEnd"/>
      <w:r w:rsidR="00370D45" w:rsidRPr="00370D45">
        <w:t xml:space="preserve"> </w:t>
      </w:r>
      <w:proofErr w:type="spellStart"/>
      <w:r w:rsidR="00370D45" w:rsidRPr="00370D45">
        <w:t>vượt</w:t>
      </w:r>
      <w:proofErr w:type="spellEnd"/>
      <w:r w:rsidR="00370D45" w:rsidRPr="00370D45">
        <w:t xml:space="preserve"> </w:t>
      </w:r>
      <w:proofErr w:type="spellStart"/>
      <w:r w:rsidR="00370D45" w:rsidRPr="00370D45">
        <w:t>quá</w:t>
      </w:r>
      <w:proofErr w:type="spellEnd"/>
      <w:r w:rsidR="00370D45" w:rsidRPr="00370D45">
        <w:t xml:space="preserve"> </w:t>
      </w:r>
      <w:proofErr w:type="spellStart"/>
      <w:r w:rsidR="00370D45" w:rsidRPr="00370D45">
        <w:t>phần</w:t>
      </w:r>
      <w:proofErr w:type="spellEnd"/>
      <w:r w:rsidR="00370D45" w:rsidRPr="00370D45">
        <w:t xml:space="preserve"> </w:t>
      </w:r>
      <w:proofErr w:type="spellStart"/>
      <w:r w:rsidR="00370D45" w:rsidRPr="00370D45">
        <w:t>nghĩa</w:t>
      </w:r>
      <w:proofErr w:type="spellEnd"/>
      <w:r w:rsidR="00370D45" w:rsidRPr="00370D45">
        <w:t xml:space="preserve"> </w:t>
      </w:r>
      <w:proofErr w:type="spellStart"/>
      <w:r w:rsidR="00370D45" w:rsidRPr="00370D45">
        <w:t>vụ</w:t>
      </w:r>
      <w:proofErr w:type="spellEnd"/>
      <w:r w:rsidR="00370D45" w:rsidRPr="00370D45">
        <w:t xml:space="preserve"> </w:t>
      </w:r>
      <w:proofErr w:type="spellStart"/>
      <w:r w:rsidR="00370D45" w:rsidRPr="00370D45">
        <w:t>thực</w:t>
      </w:r>
      <w:proofErr w:type="spellEnd"/>
      <w:r w:rsidR="00370D45" w:rsidRPr="00370D45">
        <w:t xml:space="preserve"> </w:t>
      </w:r>
      <w:proofErr w:type="spellStart"/>
      <w:r w:rsidR="00370D45" w:rsidRPr="00370D45">
        <w:t>tế</w:t>
      </w:r>
      <w:proofErr w:type="spellEnd"/>
      <w:r w:rsidR="00370D45" w:rsidRPr="00370D45">
        <w:t xml:space="preserve"> </w:t>
      </w:r>
      <w:proofErr w:type="spellStart"/>
      <w:r w:rsidR="00370D45" w:rsidRPr="00370D45">
        <w:t>mà</w:t>
      </w:r>
      <w:proofErr w:type="spellEnd"/>
      <w:r w:rsidR="00370D45" w:rsidRPr="00370D45">
        <w:t xml:space="preserve"> </w:t>
      </w:r>
      <w:proofErr w:type="spellStart"/>
      <w:r w:rsidR="00370D45" w:rsidRPr="00370D45">
        <w:t>Nhà</w:t>
      </w:r>
      <w:proofErr w:type="spellEnd"/>
      <w:r w:rsidR="00370D45" w:rsidRPr="00370D45">
        <w:t xml:space="preserve"> Cung </w:t>
      </w:r>
      <w:proofErr w:type="spellStart"/>
      <w:r w:rsidR="00370D45" w:rsidRPr="00370D45">
        <w:t>Cấp</w:t>
      </w:r>
      <w:proofErr w:type="spellEnd"/>
      <w:r w:rsidR="00370D45" w:rsidRPr="00370D45">
        <w:t xml:space="preserve"> </w:t>
      </w:r>
      <w:proofErr w:type="spellStart"/>
      <w:r w:rsidR="00370D45" w:rsidRPr="00370D45">
        <w:t>phải</w:t>
      </w:r>
      <w:proofErr w:type="spellEnd"/>
      <w:r w:rsidR="00370D45" w:rsidRPr="00370D45">
        <w:t xml:space="preserve"> </w:t>
      </w:r>
      <w:proofErr w:type="spellStart"/>
      <w:r w:rsidR="00370D45" w:rsidRPr="00370D45">
        <w:t>thực</w:t>
      </w:r>
      <w:proofErr w:type="spellEnd"/>
      <w:r w:rsidR="00370D45" w:rsidRPr="00370D45">
        <w:t xml:space="preserve"> </w:t>
      </w:r>
      <w:proofErr w:type="spellStart"/>
      <w:r w:rsidR="00370D45" w:rsidRPr="00370D45">
        <w:t>hiện</w:t>
      </w:r>
      <w:proofErr w:type="spellEnd"/>
      <w:r w:rsidR="00370D45" w:rsidRPr="00370D45">
        <w:t>.</w:t>
      </w:r>
    </w:p>
    <w:p w14:paraId="343DBF1E" w14:textId="77777777" w:rsidR="00370D45" w:rsidRPr="00370D45" w:rsidRDefault="00370D45" w:rsidP="00370D45">
      <w:pPr>
        <w:pStyle w:val="VnbanChuthich"/>
      </w:pPr>
      <w:proofErr w:type="spellStart"/>
      <w:r w:rsidRPr="00370D45">
        <w:t>Bên</w:t>
      </w:r>
      <w:proofErr w:type="spellEnd"/>
      <w:r w:rsidRPr="00370D45">
        <w:t xml:space="preserve"> </w:t>
      </w:r>
      <w:proofErr w:type="spellStart"/>
      <w:r w:rsidRPr="00370D45">
        <w:t>cạnh</w:t>
      </w:r>
      <w:proofErr w:type="spellEnd"/>
      <w:r w:rsidRPr="00370D45">
        <w:t xml:space="preserve"> </w:t>
      </w:r>
      <w:proofErr w:type="spellStart"/>
      <w:r w:rsidRPr="00370D45">
        <w:t>đó</w:t>
      </w:r>
      <w:proofErr w:type="spellEnd"/>
      <w:r w:rsidRPr="00370D45">
        <w:t xml:space="preserve">, </w:t>
      </w:r>
      <w:proofErr w:type="spellStart"/>
      <w:r w:rsidRPr="00370D45">
        <w:t>việc</w:t>
      </w:r>
      <w:proofErr w:type="spellEnd"/>
      <w:r w:rsidRPr="00370D45">
        <w:t xml:space="preserve"> </w:t>
      </w:r>
      <w:proofErr w:type="spellStart"/>
      <w:r w:rsidRPr="00370D45">
        <w:t>quy</w:t>
      </w:r>
      <w:proofErr w:type="spellEnd"/>
      <w:r w:rsidRPr="00370D45">
        <w:t xml:space="preserve"> </w:t>
      </w:r>
      <w:proofErr w:type="spellStart"/>
      <w:r w:rsidRPr="00370D45">
        <w:t>định</w:t>
      </w:r>
      <w:proofErr w:type="spellEnd"/>
      <w:r w:rsidRPr="00370D45">
        <w:t xml:space="preserve"> </w:t>
      </w:r>
      <w:proofErr w:type="spellStart"/>
      <w:r w:rsidRPr="00370D45">
        <w:rPr>
          <w:b/>
          <w:bCs/>
        </w:rPr>
        <w:t>tổng</w:t>
      </w:r>
      <w:proofErr w:type="spellEnd"/>
      <w:r w:rsidRPr="00370D45">
        <w:rPr>
          <w:b/>
          <w:bCs/>
        </w:rPr>
        <w:t xml:space="preserve"> </w:t>
      </w:r>
      <w:proofErr w:type="spellStart"/>
      <w:r w:rsidRPr="00370D45">
        <w:rPr>
          <w:b/>
          <w:bCs/>
        </w:rPr>
        <w:t>mức</w:t>
      </w:r>
      <w:proofErr w:type="spellEnd"/>
      <w:r w:rsidRPr="00370D45">
        <w:rPr>
          <w:b/>
          <w:bCs/>
        </w:rPr>
        <w:t xml:space="preserve"> </w:t>
      </w:r>
      <w:proofErr w:type="spellStart"/>
      <w:r w:rsidRPr="00370D45">
        <w:rPr>
          <w:b/>
          <w:bCs/>
        </w:rPr>
        <w:t>phạt</w:t>
      </w:r>
      <w:proofErr w:type="spellEnd"/>
      <w:r w:rsidRPr="00370D45">
        <w:rPr>
          <w:b/>
          <w:bCs/>
        </w:rPr>
        <w:t xml:space="preserve"> </w:t>
      </w:r>
      <w:proofErr w:type="spellStart"/>
      <w:r w:rsidRPr="00370D45">
        <w:rPr>
          <w:b/>
          <w:bCs/>
        </w:rPr>
        <w:t>và</w:t>
      </w:r>
      <w:proofErr w:type="spellEnd"/>
      <w:r w:rsidRPr="00370D45">
        <w:rPr>
          <w:b/>
          <w:bCs/>
        </w:rPr>
        <w:t xml:space="preserve"> </w:t>
      </w:r>
      <w:proofErr w:type="spellStart"/>
      <w:r w:rsidRPr="00370D45">
        <w:rPr>
          <w:b/>
          <w:bCs/>
        </w:rPr>
        <w:t>bồi</w:t>
      </w:r>
      <w:proofErr w:type="spellEnd"/>
      <w:r w:rsidRPr="00370D45">
        <w:rPr>
          <w:b/>
          <w:bCs/>
        </w:rPr>
        <w:t xml:space="preserve"> </w:t>
      </w:r>
      <w:proofErr w:type="spellStart"/>
      <w:r w:rsidRPr="00370D45">
        <w:rPr>
          <w:b/>
          <w:bCs/>
        </w:rPr>
        <w:t>thường</w:t>
      </w:r>
      <w:proofErr w:type="spellEnd"/>
      <w:r w:rsidRPr="00370D45">
        <w:rPr>
          <w:b/>
          <w:bCs/>
        </w:rPr>
        <w:t xml:space="preserve"> </w:t>
      </w:r>
      <w:proofErr w:type="spellStart"/>
      <w:r w:rsidRPr="00370D45">
        <w:rPr>
          <w:b/>
          <w:bCs/>
        </w:rPr>
        <w:t>không</w:t>
      </w:r>
      <w:proofErr w:type="spellEnd"/>
      <w:r w:rsidRPr="00370D45">
        <w:rPr>
          <w:b/>
          <w:bCs/>
        </w:rPr>
        <w:t xml:space="preserve"> </w:t>
      </w:r>
      <w:proofErr w:type="spellStart"/>
      <w:r w:rsidRPr="00370D45">
        <w:rPr>
          <w:b/>
          <w:bCs/>
        </w:rPr>
        <w:t>vượt</w:t>
      </w:r>
      <w:proofErr w:type="spellEnd"/>
      <w:r w:rsidRPr="00370D45">
        <w:rPr>
          <w:b/>
          <w:bCs/>
        </w:rPr>
        <w:t xml:space="preserve"> </w:t>
      </w:r>
      <w:proofErr w:type="spellStart"/>
      <w:r w:rsidRPr="00370D45">
        <w:rPr>
          <w:b/>
          <w:bCs/>
        </w:rPr>
        <w:t>quá</w:t>
      </w:r>
      <w:proofErr w:type="spellEnd"/>
      <w:r w:rsidRPr="00370D45">
        <w:rPr>
          <w:b/>
          <w:bCs/>
        </w:rPr>
        <w:t xml:space="preserve"> 8% </w:t>
      </w:r>
      <w:proofErr w:type="spellStart"/>
      <w:r w:rsidRPr="00370D45">
        <w:rPr>
          <w:b/>
          <w:bCs/>
        </w:rPr>
        <w:t>giá</w:t>
      </w:r>
      <w:proofErr w:type="spellEnd"/>
      <w:r w:rsidRPr="00370D45">
        <w:rPr>
          <w:b/>
          <w:bCs/>
        </w:rPr>
        <w:t xml:space="preserve"> </w:t>
      </w:r>
      <w:proofErr w:type="spellStart"/>
      <w:r w:rsidRPr="00370D45">
        <w:rPr>
          <w:b/>
          <w:bCs/>
        </w:rPr>
        <w:t>trị</w:t>
      </w:r>
      <w:proofErr w:type="spellEnd"/>
      <w:r w:rsidRPr="00370D45">
        <w:rPr>
          <w:b/>
          <w:bCs/>
        </w:rPr>
        <w:t xml:space="preserve"> </w:t>
      </w:r>
      <w:proofErr w:type="spellStart"/>
      <w:r w:rsidRPr="00370D45">
        <w:rPr>
          <w:b/>
          <w:bCs/>
        </w:rPr>
        <w:t>Hợp</w:t>
      </w:r>
      <w:proofErr w:type="spellEnd"/>
      <w:r w:rsidRPr="00370D45">
        <w:rPr>
          <w:b/>
          <w:bCs/>
        </w:rPr>
        <w:t xml:space="preserve"> </w:t>
      </w:r>
      <w:proofErr w:type="spellStart"/>
      <w:r w:rsidRPr="00370D45">
        <w:rPr>
          <w:b/>
          <w:bCs/>
        </w:rPr>
        <w:t>đồng</w:t>
      </w:r>
      <w:proofErr w:type="spellEnd"/>
      <w:r w:rsidRPr="00370D45">
        <w:t xml:space="preserve"> </w:t>
      </w:r>
      <w:proofErr w:type="spellStart"/>
      <w:r w:rsidRPr="00370D45">
        <w:t>là</w:t>
      </w:r>
      <w:proofErr w:type="spellEnd"/>
      <w:r w:rsidRPr="00370D45">
        <w:t xml:space="preserve"> </w:t>
      </w:r>
      <w:proofErr w:type="spellStart"/>
      <w:r w:rsidRPr="00370D45">
        <w:t>nhằm</w:t>
      </w:r>
      <w:proofErr w:type="spellEnd"/>
      <w:r w:rsidRPr="00370D45">
        <w:t xml:space="preserve"> </w:t>
      </w:r>
      <w:proofErr w:type="spellStart"/>
      <w:r w:rsidRPr="00370D45">
        <w:t>kiểm</w:t>
      </w:r>
      <w:proofErr w:type="spellEnd"/>
      <w:r w:rsidRPr="00370D45">
        <w:t xml:space="preserve"> </w:t>
      </w:r>
      <w:proofErr w:type="spellStart"/>
      <w:r w:rsidRPr="00370D45">
        <w:t>soát</w:t>
      </w:r>
      <w:proofErr w:type="spellEnd"/>
      <w:r w:rsidRPr="00370D45">
        <w:t xml:space="preserve"> </w:t>
      </w:r>
      <w:proofErr w:type="spellStart"/>
      <w:r w:rsidRPr="00370D45">
        <w:t>rủi</w:t>
      </w:r>
      <w:proofErr w:type="spellEnd"/>
      <w:r w:rsidRPr="00370D45">
        <w:t xml:space="preserve"> </w:t>
      </w:r>
      <w:proofErr w:type="spellStart"/>
      <w:r w:rsidRPr="00370D45">
        <w:t>ro</w:t>
      </w:r>
      <w:proofErr w:type="spellEnd"/>
      <w:r w:rsidRPr="00370D45">
        <w:t xml:space="preserve"> </w:t>
      </w:r>
      <w:proofErr w:type="spellStart"/>
      <w:r w:rsidRPr="00370D45">
        <w:t>và</w:t>
      </w:r>
      <w:proofErr w:type="spellEnd"/>
      <w:r w:rsidRPr="00370D45">
        <w:t xml:space="preserve"> </w:t>
      </w:r>
      <w:proofErr w:type="spellStart"/>
      <w:r w:rsidRPr="00370D45">
        <w:t>đảm</w:t>
      </w:r>
      <w:proofErr w:type="spellEnd"/>
      <w:r w:rsidRPr="00370D45">
        <w:t xml:space="preserve"> </w:t>
      </w:r>
      <w:proofErr w:type="spellStart"/>
      <w:r w:rsidRPr="00370D45">
        <w:t>bảo</w:t>
      </w:r>
      <w:proofErr w:type="spellEnd"/>
      <w:r w:rsidRPr="00370D45">
        <w:t xml:space="preserve"> </w:t>
      </w:r>
      <w:proofErr w:type="spellStart"/>
      <w:r w:rsidRPr="00370D45">
        <w:t>tính</w:t>
      </w:r>
      <w:proofErr w:type="spellEnd"/>
      <w:r w:rsidRPr="00370D45">
        <w:t xml:space="preserve"> </w:t>
      </w:r>
      <w:proofErr w:type="spellStart"/>
      <w:r w:rsidRPr="00370D45">
        <w:t>khả</w:t>
      </w:r>
      <w:proofErr w:type="spellEnd"/>
      <w:r w:rsidRPr="00370D45">
        <w:t xml:space="preserve"> </w:t>
      </w:r>
      <w:proofErr w:type="spellStart"/>
      <w:r w:rsidRPr="00370D45">
        <w:t>thi</w:t>
      </w:r>
      <w:proofErr w:type="spellEnd"/>
      <w:r w:rsidRPr="00370D45">
        <w:t xml:space="preserve"> </w:t>
      </w:r>
      <w:proofErr w:type="spellStart"/>
      <w:r w:rsidRPr="00370D45">
        <w:t>trong</w:t>
      </w:r>
      <w:proofErr w:type="spellEnd"/>
      <w:r w:rsidRPr="00370D45">
        <w:t xml:space="preserve"> </w:t>
      </w:r>
      <w:proofErr w:type="spellStart"/>
      <w:r w:rsidRPr="00370D45">
        <w:t>thực</w:t>
      </w:r>
      <w:proofErr w:type="spellEnd"/>
      <w:r w:rsidRPr="00370D45">
        <w:t xml:space="preserve"> </w:t>
      </w:r>
      <w:proofErr w:type="spellStart"/>
      <w:r w:rsidRPr="00370D45">
        <w:t>hiện</w:t>
      </w:r>
      <w:proofErr w:type="spellEnd"/>
      <w:r w:rsidRPr="00370D45">
        <w:t xml:space="preserve">, </w:t>
      </w:r>
      <w:proofErr w:type="spellStart"/>
      <w:r w:rsidRPr="00370D45">
        <w:t>đồng</w:t>
      </w:r>
      <w:proofErr w:type="spellEnd"/>
      <w:r w:rsidRPr="00370D45">
        <w:t xml:space="preserve"> </w:t>
      </w:r>
      <w:proofErr w:type="spellStart"/>
      <w:r w:rsidRPr="00370D45">
        <w:t>thời</w:t>
      </w:r>
      <w:proofErr w:type="spellEnd"/>
      <w:r w:rsidRPr="00370D45">
        <w:t xml:space="preserve"> </w:t>
      </w:r>
      <w:proofErr w:type="spellStart"/>
      <w:r w:rsidRPr="00370D45">
        <w:t>vẫn</w:t>
      </w:r>
      <w:proofErr w:type="spellEnd"/>
      <w:r w:rsidRPr="00370D45">
        <w:t xml:space="preserve"> </w:t>
      </w:r>
      <w:proofErr w:type="spellStart"/>
      <w:r w:rsidRPr="00370D45">
        <w:t>giữ</w:t>
      </w:r>
      <w:proofErr w:type="spellEnd"/>
      <w:r w:rsidRPr="00370D45">
        <w:t xml:space="preserve"> </w:t>
      </w:r>
      <w:proofErr w:type="spellStart"/>
      <w:r w:rsidRPr="00370D45">
        <w:t>nguyên</w:t>
      </w:r>
      <w:proofErr w:type="spellEnd"/>
      <w:r w:rsidRPr="00370D45">
        <w:t xml:space="preserve"> </w:t>
      </w:r>
      <w:proofErr w:type="spellStart"/>
      <w:r w:rsidRPr="00370D45">
        <w:t>trách</w:t>
      </w:r>
      <w:proofErr w:type="spellEnd"/>
      <w:r w:rsidRPr="00370D45">
        <w:t xml:space="preserve"> </w:t>
      </w:r>
      <w:proofErr w:type="spellStart"/>
      <w:r w:rsidRPr="00370D45">
        <w:t>nhiệm</w:t>
      </w:r>
      <w:proofErr w:type="spellEnd"/>
      <w:r w:rsidRPr="00370D45">
        <w:t xml:space="preserve"> </w:t>
      </w:r>
      <w:proofErr w:type="spellStart"/>
      <w:r w:rsidRPr="00370D45">
        <w:t>bồi</w:t>
      </w:r>
      <w:proofErr w:type="spellEnd"/>
      <w:r w:rsidRPr="00370D45">
        <w:t xml:space="preserve"> </w:t>
      </w:r>
      <w:proofErr w:type="spellStart"/>
      <w:r w:rsidRPr="00370D45">
        <w:t>thường</w:t>
      </w:r>
      <w:proofErr w:type="spellEnd"/>
      <w:r w:rsidRPr="00370D45">
        <w:t xml:space="preserve"> </w:t>
      </w:r>
      <w:proofErr w:type="spellStart"/>
      <w:r w:rsidRPr="00370D45">
        <w:t>của</w:t>
      </w:r>
      <w:proofErr w:type="spellEnd"/>
      <w:r w:rsidRPr="00370D45">
        <w:t xml:space="preserve"> </w:t>
      </w:r>
      <w:proofErr w:type="spellStart"/>
      <w:r w:rsidRPr="00370D45">
        <w:t>Nhà</w:t>
      </w:r>
      <w:proofErr w:type="spellEnd"/>
      <w:r w:rsidRPr="00370D45">
        <w:t xml:space="preserve"> Cung </w:t>
      </w:r>
      <w:proofErr w:type="spellStart"/>
      <w:r w:rsidRPr="00370D45">
        <w:t>Cấp</w:t>
      </w:r>
      <w:proofErr w:type="spellEnd"/>
      <w:r w:rsidRPr="00370D45">
        <w:t xml:space="preserve"> </w:t>
      </w:r>
      <w:proofErr w:type="spellStart"/>
      <w:r w:rsidRPr="00370D45">
        <w:t>đối</w:t>
      </w:r>
      <w:proofErr w:type="spellEnd"/>
      <w:r w:rsidRPr="00370D45">
        <w:t xml:space="preserve"> </w:t>
      </w:r>
      <w:proofErr w:type="spellStart"/>
      <w:r w:rsidRPr="00370D45">
        <w:t>với</w:t>
      </w:r>
      <w:proofErr w:type="spellEnd"/>
      <w:r w:rsidRPr="00370D45">
        <w:t xml:space="preserve"> </w:t>
      </w:r>
      <w:proofErr w:type="spellStart"/>
      <w:r w:rsidRPr="00370D45">
        <w:t>các</w:t>
      </w:r>
      <w:proofErr w:type="spellEnd"/>
      <w:r w:rsidRPr="00370D45">
        <w:t xml:space="preserve"> </w:t>
      </w:r>
      <w:proofErr w:type="spellStart"/>
      <w:r w:rsidRPr="00370D45">
        <w:t>thiệt</w:t>
      </w:r>
      <w:proofErr w:type="spellEnd"/>
      <w:r w:rsidRPr="00370D45">
        <w:t xml:space="preserve"> </w:t>
      </w:r>
      <w:proofErr w:type="spellStart"/>
      <w:r w:rsidRPr="00370D45">
        <w:t>hại</w:t>
      </w:r>
      <w:proofErr w:type="spellEnd"/>
      <w:r w:rsidRPr="00370D45">
        <w:t xml:space="preserve"> </w:t>
      </w:r>
      <w:proofErr w:type="spellStart"/>
      <w:r w:rsidRPr="00370D45">
        <w:t>thực</w:t>
      </w:r>
      <w:proofErr w:type="spellEnd"/>
      <w:r w:rsidRPr="00370D45">
        <w:t xml:space="preserve"> </w:t>
      </w:r>
      <w:proofErr w:type="spellStart"/>
      <w:r w:rsidRPr="00370D45">
        <w:t>tế</w:t>
      </w:r>
      <w:proofErr w:type="spellEnd"/>
      <w:r w:rsidRPr="00370D45">
        <w:t xml:space="preserve">, </w:t>
      </w:r>
      <w:proofErr w:type="spellStart"/>
      <w:r w:rsidRPr="00370D45">
        <w:t>trực</w:t>
      </w:r>
      <w:proofErr w:type="spellEnd"/>
      <w:r w:rsidRPr="00370D45">
        <w:t xml:space="preserve"> </w:t>
      </w:r>
      <w:proofErr w:type="spellStart"/>
      <w:r w:rsidRPr="00370D45">
        <w:t>tiếp</w:t>
      </w:r>
      <w:proofErr w:type="spellEnd"/>
      <w:r w:rsidRPr="00370D45">
        <w:t xml:space="preserve"> </w:t>
      </w:r>
      <w:proofErr w:type="spellStart"/>
      <w:r w:rsidRPr="00370D45">
        <w:t>và</w:t>
      </w:r>
      <w:proofErr w:type="spellEnd"/>
      <w:r w:rsidRPr="00370D45">
        <w:t xml:space="preserve"> </w:t>
      </w:r>
      <w:proofErr w:type="spellStart"/>
      <w:r w:rsidRPr="00370D45">
        <w:t>hợp</w:t>
      </w:r>
      <w:proofErr w:type="spellEnd"/>
      <w:r w:rsidRPr="00370D45">
        <w:t xml:space="preserve"> </w:t>
      </w:r>
      <w:proofErr w:type="spellStart"/>
      <w:r w:rsidRPr="00370D45">
        <w:t>lý</w:t>
      </w:r>
      <w:proofErr w:type="spellEnd"/>
      <w:r w:rsidRPr="00370D45">
        <w:t xml:space="preserve"> </w:t>
      </w:r>
      <w:proofErr w:type="spellStart"/>
      <w:r w:rsidRPr="00370D45">
        <w:t>theo</w:t>
      </w:r>
      <w:proofErr w:type="spellEnd"/>
      <w:r w:rsidRPr="00370D45">
        <w:t xml:space="preserve"> </w:t>
      </w:r>
      <w:proofErr w:type="spellStart"/>
      <w:r w:rsidRPr="00370D45">
        <w:t>quy</w:t>
      </w:r>
      <w:proofErr w:type="spellEnd"/>
      <w:r w:rsidRPr="00370D45">
        <w:t xml:space="preserve"> </w:t>
      </w:r>
      <w:proofErr w:type="spellStart"/>
      <w:r w:rsidRPr="00370D45">
        <w:t>định</w:t>
      </w:r>
      <w:proofErr w:type="spellEnd"/>
      <w:r w:rsidRPr="00370D45">
        <w:t xml:space="preserve"> </w:t>
      </w:r>
      <w:proofErr w:type="spellStart"/>
      <w:r w:rsidRPr="00370D45">
        <w:t>pháp</w:t>
      </w:r>
      <w:proofErr w:type="spellEnd"/>
      <w:r w:rsidRPr="00370D45">
        <w:t xml:space="preserve"> </w:t>
      </w:r>
      <w:proofErr w:type="spellStart"/>
      <w:r w:rsidRPr="00370D45">
        <w:t>luật</w:t>
      </w:r>
      <w:proofErr w:type="spellEnd"/>
      <w:r w:rsidRPr="00370D45">
        <w:t>.</w:t>
      </w:r>
    </w:p>
    <w:p w14:paraId="3FD99FF0" w14:textId="77777777" w:rsidR="00370D45" w:rsidRPr="00370D45" w:rsidRDefault="00370D45" w:rsidP="00370D45">
      <w:pPr>
        <w:pStyle w:val="VnbanChuthich"/>
      </w:pPr>
      <w:proofErr w:type="spellStart"/>
      <w:r w:rsidRPr="00370D45">
        <w:t>Chính</w:t>
      </w:r>
      <w:proofErr w:type="spellEnd"/>
      <w:r w:rsidRPr="00370D45">
        <w:t xml:space="preserve"> </w:t>
      </w:r>
      <w:proofErr w:type="spellStart"/>
      <w:r w:rsidRPr="00370D45">
        <w:t>sách</w:t>
      </w:r>
      <w:proofErr w:type="spellEnd"/>
      <w:r w:rsidRPr="00370D45">
        <w:t xml:space="preserve"> </w:t>
      </w:r>
      <w:proofErr w:type="spellStart"/>
      <w:r w:rsidRPr="00370D45">
        <w:t>này</w:t>
      </w:r>
      <w:proofErr w:type="spellEnd"/>
      <w:r w:rsidRPr="00370D45">
        <w:t xml:space="preserve"> </w:t>
      </w:r>
      <w:proofErr w:type="spellStart"/>
      <w:r w:rsidRPr="00370D45">
        <w:t>phù</w:t>
      </w:r>
      <w:proofErr w:type="spellEnd"/>
      <w:r w:rsidRPr="00370D45">
        <w:t xml:space="preserve"> </w:t>
      </w:r>
      <w:proofErr w:type="spellStart"/>
      <w:r w:rsidRPr="00370D45">
        <w:t>hợp</w:t>
      </w:r>
      <w:proofErr w:type="spellEnd"/>
      <w:r w:rsidRPr="00370D45">
        <w:t xml:space="preserve"> </w:t>
      </w:r>
      <w:proofErr w:type="spellStart"/>
      <w:r w:rsidRPr="00370D45">
        <w:t>với</w:t>
      </w:r>
      <w:proofErr w:type="spellEnd"/>
      <w:r w:rsidRPr="00370D45">
        <w:t xml:space="preserve"> </w:t>
      </w:r>
      <w:proofErr w:type="spellStart"/>
      <w:r w:rsidRPr="00370D45">
        <w:t>mặt</w:t>
      </w:r>
      <w:proofErr w:type="spellEnd"/>
      <w:r w:rsidRPr="00370D45">
        <w:t xml:space="preserve"> </w:t>
      </w:r>
      <w:proofErr w:type="spellStart"/>
      <w:r w:rsidRPr="00370D45">
        <w:t>bằng</w:t>
      </w:r>
      <w:proofErr w:type="spellEnd"/>
      <w:r w:rsidRPr="00370D45">
        <w:t xml:space="preserve"> </w:t>
      </w:r>
      <w:proofErr w:type="spellStart"/>
      <w:r w:rsidRPr="00370D45">
        <w:t>chung</w:t>
      </w:r>
      <w:proofErr w:type="spellEnd"/>
      <w:r w:rsidRPr="00370D45">
        <w:t xml:space="preserve"> </w:t>
      </w:r>
      <w:proofErr w:type="spellStart"/>
      <w:r w:rsidRPr="00370D45">
        <w:t>của</w:t>
      </w:r>
      <w:proofErr w:type="spellEnd"/>
      <w:r w:rsidRPr="00370D45">
        <w:t xml:space="preserve"> </w:t>
      </w:r>
      <w:proofErr w:type="spellStart"/>
      <w:r w:rsidRPr="00370D45">
        <w:t>các</w:t>
      </w:r>
      <w:proofErr w:type="spellEnd"/>
      <w:r w:rsidRPr="00370D45">
        <w:t xml:space="preserve"> </w:t>
      </w:r>
      <w:proofErr w:type="spellStart"/>
      <w:r w:rsidRPr="00370D45">
        <w:t>nhà</w:t>
      </w:r>
      <w:proofErr w:type="spellEnd"/>
      <w:r w:rsidRPr="00370D45">
        <w:t xml:space="preserve"> </w:t>
      </w:r>
      <w:proofErr w:type="spellStart"/>
      <w:r w:rsidRPr="00370D45">
        <w:t>cung</w:t>
      </w:r>
      <w:proofErr w:type="spellEnd"/>
      <w:r w:rsidRPr="00370D45">
        <w:t xml:space="preserve"> </w:t>
      </w:r>
      <w:proofErr w:type="spellStart"/>
      <w:r w:rsidRPr="00370D45">
        <w:t>cấp</w:t>
      </w:r>
      <w:proofErr w:type="spellEnd"/>
      <w:r w:rsidRPr="00370D45">
        <w:t xml:space="preserve"> </w:t>
      </w:r>
      <w:proofErr w:type="spellStart"/>
      <w:r w:rsidRPr="00370D45">
        <w:t>trong</w:t>
      </w:r>
      <w:proofErr w:type="spellEnd"/>
      <w:r w:rsidRPr="00370D45">
        <w:t xml:space="preserve"> </w:t>
      </w:r>
      <w:proofErr w:type="spellStart"/>
      <w:r w:rsidRPr="00370D45">
        <w:t>ngành</w:t>
      </w:r>
      <w:proofErr w:type="spellEnd"/>
      <w:r w:rsidRPr="00370D45">
        <w:t xml:space="preserve">, </w:t>
      </w:r>
      <w:proofErr w:type="spellStart"/>
      <w:r w:rsidRPr="00370D45">
        <w:t>đảm</w:t>
      </w:r>
      <w:proofErr w:type="spellEnd"/>
      <w:r w:rsidRPr="00370D45">
        <w:t xml:space="preserve"> </w:t>
      </w:r>
      <w:proofErr w:type="spellStart"/>
      <w:r w:rsidRPr="00370D45">
        <w:t>bảo</w:t>
      </w:r>
      <w:proofErr w:type="spellEnd"/>
      <w:r w:rsidRPr="00370D45">
        <w:t xml:space="preserve"> </w:t>
      </w:r>
      <w:proofErr w:type="spellStart"/>
      <w:r w:rsidRPr="00370D45">
        <w:t>cân</w:t>
      </w:r>
      <w:proofErr w:type="spellEnd"/>
      <w:r w:rsidRPr="00370D45">
        <w:t xml:space="preserve"> </w:t>
      </w:r>
      <w:proofErr w:type="spellStart"/>
      <w:r w:rsidRPr="00370D45">
        <w:t>bằng</w:t>
      </w:r>
      <w:proofErr w:type="spellEnd"/>
      <w:r w:rsidRPr="00370D45">
        <w:t xml:space="preserve"> </w:t>
      </w:r>
      <w:proofErr w:type="spellStart"/>
      <w:r w:rsidRPr="00370D45">
        <w:t>quyền</w:t>
      </w:r>
      <w:proofErr w:type="spellEnd"/>
      <w:r w:rsidRPr="00370D45">
        <w:t xml:space="preserve"> </w:t>
      </w:r>
      <w:proofErr w:type="spellStart"/>
      <w:r w:rsidRPr="00370D45">
        <w:t>lợi</w:t>
      </w:r>
      <w:proofErr w:type="spellEnd"/>
      <w:r w:rsidRPr="00370D45">
        <w:t xml:space="preserve"> </w:t>
      </w:r>
      <w:proofErr w:type="spellStart"/>
      <w:r w:rsidRPr="00370D45">
        <w:t>giữa</w:t>
      </w:r>
      <w:proofErr w:type="spellEnd"/>
      <w:r w:rsidRPr="00370D45">
        <w:t xml:space="preserve"> hai </w:t>
      </w:r>
      <w:proofErr w:type="spellStart"/>
      <w:r w:rsidRPr="00370D45">
        <w:t>bên</w:t>
      </w:r>
      <w:proofErr w:type="spellEnd"/>
      <w:r w:rsidRPr="00370D45">
        <w:t xml:space="preserve"> </w:t>
      </w:r>
      <w:proofErr w:type="spellStart"/>
      <w:r w:rsidRPr="00370D45">
        <w:t>và</w:t>
      </w:r>
      <w:proofErr w:type="spellEnd"/>
      <w:r w:rsidRPr="00370D45">
        <w:t xml:space="preserve"> </w:t>
      </w:r>
      <w:proofErr w:type="spellStart"/>
      <w:r w:rsidRPr="00370D45">
        <w:t>không</w:t>
      </w:r>
      <w:proofErr w:type="spellEnd"/>
      <w:r w:rsidRPr="00370D45">
        <w:t xml:space="preserve"> </w:t>
      </w:r>
      <w:proofErr w:type="spellStart"/>
      <w:r w:rsidRPr="00370D45">
        <w:t>làm</w:t>
      </w:r>
      <w:proofErr w:type="spellEnd"/>
      <w:r w:rsidRPr="00370D45">
        <w:t xml:space="preserve"> </w:t>
      </w:r>
      <w:proofErr w:type="spellStart"/>
      <w:r w:rsidRPr="00370D45">
        <w:t>phát</w:t>
      </w:r>
      <w:proofErr w:type="spellEnd"/>
      <w:r w:rsidRPr="00370D45">
        <w:t xml:space="preserve"> </w:t>
      </w:r>
      <w:proofErr w:type="spellStart"/>
      <w:r w:rsidRPr="00370D45">
        <w:t>sinh</w:t>
      </w:r>
      <w:proofErr w:type="spellEnd"/>
      <w:r w:rsidRPr="00370D45">
        <w:t xml:space="preserve"> </w:t>
      </w:r>
      <w:proofErr w:type="spellStart"/>
      <w:r w:rsidRPr="00370D45">
        <w:t>rủi</w:t>
      </w:r>
      <w:proofErr w:type="spellEnd"/>
      <w:r w:rsidRPr="00370D45">
        <w:t xml:space="preserve"> </w:t>
      </w:r>
      <w:proofErr w:type="spellStart"/>
      <w:r w:rsidRPr="00370D45">
        <w:t>ro</w:t>
      </w:r>
      <w:proofErr w:type="spellEnd"/>
      <w:r w:rsidRPr="00370D45">
        <w:t xml:space="preserve"> </w:t>
      </w:r>
      <w:proofErr w:type="spellStart"/>
      <w:r w:rsidRPr="00370D45">
        <w:t>vượt</w:t>
      </w:r>
      <w:proofErr w:type="spellEnd"/>
      <w:r w:rsidRPr="00370D45">
        <w:t xml:space="preserve"> </w:t>
      </w:r>
      <w:proofErr w:type="spellStart"/>
      <w:r w:rsidRPr="00370D45">
        <w:t>khả</w:t>
      </w:r>
      <w:proofErr w:type="spellEnd"/>
      <w:r w:rsidRPr="00370D45">
        <w:t xml:space="preserve"> </w:t>
      </w:r>
      <w:proofErr w:type="spellStart"/>
      <w:r w:rsidRPr="00370D45">
        <w:t>năng</w:t>
      </w:r>
      <w:proofErr w:type="spellEnd"/>
      <w:r w:rsidRPr="00370D45">
        <w:t xml:space="preserve"> </w:t>
      </w:r>
      <w:proofErr w:type="spellStart"/>
      <w:r w:rsidRPr="00370D45">
        <w:t>kiểm</w:t>
      </w:r>
      <w:proofErr w:type="spellEnd"/>
      <w:r w:rsidRPr="00370D45">
        <w:t xml:space="preserve"> </w:t>
      </w:r>
      <w:proofErr w:type="spellStart"/>
      <w:r w:rsidRPr="00370D45">
        <w:t>soát</w:t>
      </w:r>
      <w:proofErr w:type="spellEnd"/>
      <w:r w:rsidRPr="00370D45">
        <w:t xml:space="preserve"> </w:t>
      </w:r>
      <w:proofErr w:type="spellStart"/>
      <w:r w:rsidRPr="00370D45">
        <w:t>của</w:t>
      </w:r>
      <w:proofErr w:type="spellEnd"/>
      <w:r w:rsidRPr="00370D45">
        <w:t xml:space="preserve"> </w:t>
      </w:r>
      <w:proofErr w:type="spellStart"/>
      <w:r w:rsidRPr="00370D45">
        <w:t>Nhà</w:t>
      </w:r>
      <w:proofErr w:type="spellEnd"/>
      <w:r w:rsidRPr="00370D45">
        <w:t xml:space="preserve"> Cung </w:t>
      </w:r>
      <w:proofErr w:type="spellStart"/>
      <w:r w:rsidRPr="00370D45">
        <w:t>Cấp</w:t>
      </w:r>
      <w:proofErr w:type="spellEnd"/>
    </w:p>
    <w:p w14:paraId="05B12201" w14:textId="1AD9A351" w:rsidR="00FF1744" w:rsidRDefault="00FF1744">
      <w:pPr>
        <w:pStyle w:val="VnbanChuthich"/>
      </w:pPr>
    </w:p>
  </w:comment>
  <w:comment w:id="116" w:author="Do Minh Tam" w:date="2025-12-15T12:02:00Z" w:initials="TD">
    <w:p w14:paraId="00CB3E82" w14:textId="77777777" w:rsidR="00F00FD1" w:rsidRDefault="00F00FD1" w:rsidP="00F00FD1">
      <w:pPr>
        <w:pStyle w:val="VnbanChuthich"/>
      </w:pPr>
      <w:r>
        <w:rPr>
          <w:rStyle w:val="ThamchiuChuthich"/>
        </w:rPr>
        <w:annotationRef/>
      </w:r>
      <w:proofErr w:type="spellStart"/>
      <w:r>
        <w:t>Đồng</w:t>
      </w:r>
      <w:proofErr w:type="spellEnd"/>
      <w:r>
        <w:t xml:space="preserve"> ý. @Nghĩa, </w:t>
      </w:r>
      <w:proofErr w:type="spellStart"/>
      <w:r>
        <w:t>enduser</w:t>
      </w:r>
      <w:proofErr w:type="spellEnd"/>
      <w:r>
        <w:t xml:space="preserve"> </w:t>
      </w:r>
      <w:proofErr w:type="spellStart"/>
      <w:r>
        <w:t>Diag</w:t>
      </w:r>
      <w:proofErr w:type="spellEnd"/>
      <w:r>
        <w:t xml:space="preserve"> </w:t>
      </w:r>
      <w:proofErr w:type="spellStart"/>
      <w:r>
        <w:t>l</w:t>
      </w:r>
      <w:r>
        <w:rPr>
          <w:rFonts w:hint="cs"/>
        </w:rPr>
        <w:t>ư</w:t>
      </w:r>
      <w:r>
        <w:t>u</w:t>
      </w:r>
      <w:proofErr w:type="spellEnd"/>
      <w:r>
        <w:t xml:space="preserve"> ý </w:t>
      </w:r>
      <w:proofErr w:type="spellStart"/>
      <w:r>
        <w:t>tuân</w:t>
      </w:r>
      <w:proofErr w:type="spellEnd"/>
      <w:r>
        <w:t xml:space="preserve"> </w:t>
      </w:r>
      <w:proofErr w:type="spellStart"/>
      <w:r>
        <w:t>thủ</w:t>
      </w:r>
      <w:proofErr w:type="spellEnd"/>
    </w:p>
  </w:comment>
  <w:comment w:id="126" w:author="Do Minh Tam" w:date="2025-12-10T15:55:00Z" w:initials="TD">
    <w:p w14:paraId="656D512F" w14:textId="7419B0C9" w:rsidR="00D01B64" w:rsidRDefault="00D01B64" w:rsidP="00D01B64">
      <w:pPr>
        <w:pStyle w:val="VnbanChuthich"/>
      </w:pPr>
      <w:r>
        <w:rPr>
          <w:rStyle w:val="ThamchiuChuthich"/>
        </w:rPr>
        <w:annotationRef/>
      </w:r>
      <w:r>
        <w:t xml:space="preserve">OK. @Nghĩa, </w:t>
      </w:r>
      <w:proofErr w:type="spellStart"/>
      <w:r>
        <w:t>Enduser</w:t>
      </w:r>
      <w:proofErr w:type="spellEnd"/>
      <w:r>
        <w:t xml:space="preserve"> </w:t>
      </w:r>
      <w:proofErr w:type="spellStart"/>
      <w:r>
        <w:t>l</w:t>
      </w:r>
      <w:r>
        <w:rPr>
          <w:rFonts w:hint="cs"/>
        </w:rPr>
        <w:t>ư</w:t>
      </w:r>
      <w:r>
        <w:t>u</w:t>
      </w:r>
      <w:proofErr w:type="spellEnd"/>
      <w:r>
        <w:t xml:space="preserve"> ý </w:t>
      </w:r>
      <w:proofErr w:type="spellStart"/>
      <w:r>
        <w:t>đã</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Đk</w:t>
      </w:r>
      <w:proofErr w:type="spellEnd"/>
      <w:r>
        <w:t xml:space="preserve"> </w:t>
      </w:r>
      <w:proofErr w:type="spellStart"/>
      <w:r>
        <w:t>về</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nhà</w:t>
      </w:r>
      <w:proofErr w:type="spellEnd"/>
      <w:r>
        <w:t xml:space="preserve"> </w:t>
      </w:r>
      <w:proofErr w:type="spellStart"/>
      <w:r>
        <w:t>thầu</w:t>
      </w:r>
      <w:proofErr w:type="spellEnd"/>
      <w:r>
        <w:t xml:space="preserve"> </w:t>
      </w:r>
      <w:proofErr w:type="spellStart"/>
      <w:r>
        <w:t>phụ</w:t>
      </w:r>
      <w:proofErr w:type="spellEnd"/>
    </w:p>
  </w:comment>
  <w:comment w:id="168" w:author="Do Minh Tam" w:date="2025-12-10T16:03:00Z" w:initials="TD">
    <w:p w14:paraId="1D6C2A08" w14:textId="77777777" w:rsidR="00AF10DB" w:rsidRDefault="00AF10DB" w:rsidP="00AF10DB">
      <w:pPr>
        <w:pStyle w:val="VnbanChuthich"/>
      </w:pPr>
      <w:r>
        <w:rPr>
          <w:rStyle w:val="ThamchiuChuthich"/>
        </w:rPr>
        <w:annotationRef/>
      </w:r>
      <w:r>
        <w:t xml:space="preserve">@Enduser </w:t>
      </w:r>
      <w:proofErr w:type="spellStart"/>
      <w:r>
        <w:t>Diag</w:t>
      </w:r>
      <w:proofErr w:type="spellEnd"/>
      <w:r>
        <w:t xml:space="preserve"> </w:t>
      </w:r>
      <w:proofErr w:type="spellStart"/>
      <w:r>
        <w:t>l</w:t>
      </w:r>
      <w:r>
        <w:rPr>
          <w:rFonts w:hint="cs"/>
        </w:rPr>
        <w:t>ư</w:t>
      </w:r>
      <w:r>
        <w:t>u</w:t>
      </w:r>
      <w:proofErr w:type="spellEnd"/>
      <w:r>
        <w:t xml:space="preserve"> ý </w:t>
      </w:r>
      <w:proofErr w:type="spellStart"/>
      <w:r>
        <w:t>tuân</w:t>
      </w:r>
      <w:proofErr w:type="spellEnd"/>
      <w:r>
        <w:t xml:space="preserve"> </w:t>
      </w:r>
      <w:proofErr w:type="spellStart"/>
      <w:r>
        <w:t>thủ</w:t>
      </w:r>
      <w:proofErr w:type="spellEnd"/>
      <w:r>
        <w:t xml:space="preserve"> </w:t>
      </w:r>
    </w:p>
  </w:comment>
  <w:comment w:id="192" w:author="Do Minh Tam" w:date="2025-12-10T16:06:00Z" w:initials="TD">
    <w:p w14:paraId="5BFE41E0" w14:textId="77777777" w:rsidR="00AF10DB" w:rsidRDefault="00AF10DB" w:rsidP="00AF10DB">
      <w:pPr>
        <w:pStyle w:val="VnbanChuthich"/>
      </w:pPr>
      <w:r>
        <w:rPr>
          <w:rStyle w:val="ThamchiuChuthich"/>
        </w:rPr>
        <w:annotationRef/>
      </w:r>
      <w:proofErr w:type="spellStart"/>
      <w:r>
        <w:t>Hệ</w:t>
      </w:r>
      <w:proofErr w:type="spellEnd"/>
      <w:r>
        <w:t xml:space="preserve"> </w:t>
      </w:r>
      <w:proofErr w:type="spellStart"/>
      <w:r>
        <w:t>quả</w:t>
      </w:r>
      <w:proofErr w:type="spellEnd"/>
      <w:r>
        <w:t xml:space="preserve"> </w:t>
      </w:r>
      <w:proofErr w:type="spellStart"/>
      <w:r>
        <w:t>đã</w:t>
      </w:r>
      <w:proofErr w:type="spellEnd"/>
      <w:r>
        <w:t xml:space="preserve"> </w:t>
      </w:r>
      <w:proofErr w:type="spellStart"/>
      <w:r>
        <w:t>đ</w:t>
      </w:r>
      <w:r>
        <w:rPr>
          <w:rFonts w:hint="cs"/>
        </w:rPr>
        <w:t>ư</w:t>
      </w:r>
      <w:proofErr w:type="spellEnd"/>
      <w:r>
        <w:rPr>
          <w:lang w:val="vi-VN"/>
        </w:rPr>
        <w:t>ợ</w:t>
      </w:r>
      <w:r>
        <w:t xml:space="preserve">c </w:t>
      </w:r>
      <w:proofErr w:type="spellStart"/>
      <w:r>
        <w:t>đề</w:t>
      </w:r>
      <w:proofErr w:type="spellEnd"/>
      <w:r>
        <w:t xml:space="preserve"> </w:t>
      </w:r>
      <w:proofErr w:type="spellStart"/>
      <w:r>
        <w:t>cập</w:t>
      </w:r>
      <w:proofErr w:type="spellEnd"/>
      <w:r>
        <w:t xml:space="preserve"> </w:t>
      </w:r>
      <w:proofErr w:type="spellStart"/>
      <w:r>
        <w:t>tại</w:t>
      </w:r>
      <w:proofErr w:type="spellEnd"/>
      <w:r>
        <w:t xml:space="preserve"> </w:t>
      </w:r>
      <w:proofErr w:type="spellStart"/>
      <w:r>
        <w:t>Điều</w:t>
      </w:r>
      <w:proofErr w:type="spellEnd"/>
      <w:r>
        <w:t xml:space="preserve"> 11.3(d)</w:t>
      </w:r>
    </w:p>
  </w:comment>
  <w:comment w:id="193" w:author="Việt Nguyễn" w:date="2025-12-11T16:48:00Z" w:initials="VN">
    <w:p w14:paraId="26EA15A6" w14:textId="1575DF8E" w:rsidR="00511D00" w:rsidRDefault="00511D00">
      <w:pPr>
        <w:pStyle w:val="VnbanChuthich"/>
      </w:pPr>
      <w:r>
        <w:rPr>
          <w:rStyle w:val="ThamchiuChuthich"/>
        </w:rPr>
        <w:annotationRef/>
      </w:r>
      <w:proofErr w:type="spellStart"/>
      <w:r>
        <w:t>Đồng</w:t>
      </w:r>
      <w:proofErr w:type="spellEnd"/>
      <w:r>
        <w:t xml:space="preserve"> ý </w:t>
      </w:r>
      <w:proofErr w:type="spellStart"/>
      <w:r>
        <w:t>gạch</w:t>
      </w:r>
      <w:proofErr w:type="spellEnd"/>
    </w:p>
  </w:comment>
  <w:comment w:id="199" w:author="Do Minh Tam" w:date="2025-12-10T15:05:00Z" w:initials="TD">
    <w:p w14:paraId="0E3D164F" w14:textId="77777777" w:rsidR="00DA64AC" w:rsidRDefault="00DA64AC" w:rsidP="00DA64AC">
      <w:pPr>
        <w:pStyle w:val="VnbanChuthich"/>
      </w:pPr>
      <w:r>
        <w:rPr>
          <w:rStyle w:val="ThamchiuChuthich"/>
        </w:rPr>
        <w:annotationRef/>
      </w:r>
      <w:proofErr w:type="spellStart"/>
      <w:r>
        <w:t>Làm</w:t>
      </w:r>
      <w:proofErr w:type="spellEnd"/>
      <w:r>
        <w:t xml:space="preserve"> </w:t>
      </w:r>
      <w:proofErr w:type="spellStart"/>
      <w:r>
        <w:t>rõ</w:t>
      </w:r>
      <w:proofErr w:type="spellEnd"/>
      <w:r>
        <w:t xml:space="preserve"> </w:t>
      </w:r>
      <w:proofErr w:type="spellStart"/>
      <w:r>
        <w:t>thêm</w:t>
      </w:r>
      <w:proofErr w:type="spellEnd"/>
      <w:r>
        <w:t xml:space="preserve"> </w:t>
      </w:r>
      <w:proofErr w:type="spellStart"/>
      <w:r>
        <w:t>hệ</w:t>
      </w:r>
      <w:proofErr w:type="spellEnd"/>
      <w:r>
        <w:t xml:space="preserve"> </w:t>
      </w:r>
      <w:proofErr w:type="spellStart"/>
      <w:r>
        <w:t>quả</w:t>
      </w:r>
      <w:proofErr w:type="spellEnd"/>
      <w:r>
        <w:t xml:space="preserve"> </w:t>
      </w:r>
      <w:proofErr w:type="spellStart"/>
      <w:r>
        <w:t>pháp</w:t>
      </w:r>
      <w:proofErr w:type="spellEnd"/>
      <w:r>
        <w:t xml:space="preserve"> </w:t>
      </w:r>
      <w:proofErr w:type="spellStart"/>
      <w:r>
        <w:t>lý</w:t>
      </w:r>
      <w:proofErr w:type="spellEnd"/>
      <w:r>
        <w:t xml:space="preserve"> </w:t>
      </w:r>
      <w:proofErr w:type="spellStart"/>
      <w:r>
        <w:t>của</w:t>
      </w:r>
      <w:proofErr w:type="spellEnd"/>
      <w:r>
        <w:t xml:space="preserve"> </w:t>
      </w:r>
      <w:proofErr w:type="spellStart"/>
      <w:r>
        <w:t>điều</w:t>
      </w:r>
      <w:proofErr w:type="spellEnd"/>
      <w:r>
        <w:t xml:space="preserve"> </w:t>
      </w:r>
      <w:proofErr w:type="spellStart"/>
      <w:r>
        <w:t>khoản</w:t>
      </w:r>
      <w:proofErr w:type="spellEnd"/>
      <w:r>
        <w:t xml:space="preserve"> </w:t>
      </w:r>
      <w:proofErr w:type="spellStart"/>
      <w:r>
        <w:t>này</w:t>
      </w:r>
      <w:proofErr w:type="spellEnd"/>
    </w:p>
  </w:comment>
  <w:comment w:id="783" w:author="Do Minh Tam" w:date="2025-12-10T16:15:00Z" w:initials="TD">
    <w:p w14:paraId="3CC8BC44" w14:textId="77777777" w:rsidR="00543BF7" w:rsidRDefault="00543BF7" w:rsidP="00543BF7">
      <w:pPr>
        <w:pStyle w:val="VnbanChuthich"/>
      </w:pPr>
      <w:r>
        <w:rPr>
          <w:rStyle w:val="ThamchiuChuthich"/>
        </w:rPr>
        <w:annotationRef/>
      </w:r>
      <w:r>
        <w:t xml:space="preserve">@Nghia, </w:t>
      </w:r>
      <w:proofErr w:type="spellStart"/>
      <w:r>
        <w:t>Enduser</w:t>
      </w:r>
      <w:proofErr w:type="spellEnd"/>
      <w:r>
        <w:t xml:space="preserve"> </w:t>
      </w:r>
      <w:proofErr w:type="spellStart"/>
      <w:r>
        <w:t>Diag</w:t>
      </w:r>
      <w:proofErr w:type="spellEnd"/>
      <w:r>
        <w:t xml:space="preserve"> Team check </w:t>
      </w:r>
      <w:proofErr w:type="spellStart"/>
      <w:r>
        <w:t>hồ</w:t>
      </w:r>
      <w:proofErr w:type="spellEnd"/>
      <w:r>
        <w:t xml:space="preserve"> </w:t>
      </w:r>
      <w:proofErr w:type="spellStart"/>
      <w:r>
        <w:t>s</w:t>
      </w:r>
      <w:r>
        <w:rPr>
          <w:rFonts w:hint="cs"/>
        </w:rPr>
        <w:t>ơ</w:t>
      </w:r>
      <w:proofErr w:type="spellEnd"/>
      <w:r>
        <w:t xml:space="preserve"> </w:t>
      </w:r>
      <w:proofErr w:type="spellStart"/>
      <w:r>
        <w:t>đi</w:t>
      </w:r>
      <w:proofErr w:type="spellEnd"/>
      <w:r>
        <w:t xml:space="preserve"> </w:t>
      </w:r>
      <w:proofErr w:type="spellStart"/>
      <w:r>
        <w:t>kèm</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đã</w:t>
      </w:r>
      <w:proofErr w:type="spellEnd"/>
      <w:r>
        <w:t xml:space="preserve"> </w:t>
      </w:r>
      <w:proofErr w:type="spellStart"/>
      <w:r>
        <w:t>đủ</w:t>
      </w:r>
      <w:proofErr w:type="spellEnd"/>
      <w:r>
        <w:t xml:space="preserve"> </w:t>
      </w:r>
      <w:proofErr w:type="spellStart"/>
      <w:r>
        <w:t>ch</w:t>
      </w:r>
      <w:r>
        <w:rPr>
          <w:rFonts w:hint="cs"/>
        </w:rPr>
        <w:t>ư</w:t>
      </w:r>
      <w:r>
        <w:t>a</w:t>
      </w:r>
      <w:proofErr w:type="spellEnd"/>
      <w:r>
        <w:t xml:space="preserve"> ?</w:t>
      </w:r>
    </w:p>
  </w:comment>
  <w:comment w:id="805" w:author="Do Minh Tam" w:date="2025-12-10T16:15:00Z" w:initials="TD">
    <w:p w14:paraId="25C5AC9B" w14:textId="77777777" w:rsidR="00543BF7" w:rsidRDefault="00543BF7" w:rsidP="00543BF7">
      <w:pPr>
        <w:pStyle w:val="VnbanChuthich"/>
      </w:pPr>
      <w:r>
        <w:rPr>
          <w:rStyle w:val="ThamchiuChuthich"/>
        </w:rPr>
        <w:annotationRef/>
      </w:r>
      <w:r>
        <w:t xml:space="preserve">@Nghĩa, </w:t>
      </w:r>
      <w:proofErr w:type="spellStart"/>
      <w:r>
        <w:t>Enduser</w:t>
      </w:r>
      <w:proofErr w:type="spellEnd"/>
      <w:r>
        <w:t xml:space="preserve"> </w:t>
      </w:r>
      <w:proofErr w:type="spellStart"/>
      <w:r>
        <w:t>Diag</w:t>
      </w:r>
      <w:proofErr w:type="spellEnd"/>
      <w:r>
        <w:t xml:space="preserve"> </w:t>
      </w:r>
      <w:proofErr w:type="spellStart"/>
      <w:r>
        <w:t>l</w:t>
      </w:r>
      <w:r>
        <w:rPr>
          <w:rFonts w:hint="cs"/>
        </w:rPr>
        <w:t>ư</w:t>
      </w:r>
      <w:r>
        <w:t>u</w:t>
      </w:r>
      <w:proofErr w:type="spellEnd"/>
      <w:r>
        <w:t xml:space="preserve"> ý </w:t>
      </w:r>
      <w:proofErr w:type="spellStart"/>
      <w:r>
        <w:t>tuân</w:t>
      </w:r>
      <w:proofErr w:type="spellEnd"/>
      <w:r>
        <w:t xml:space="preserve"> </w:t>
      </w:r>
      <w:proofErr w:type="spellStart"/>
      <w:r>
        <w:t>thủ</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A4EB7A" w15:done="0"/>
  <w15:commentEx w15:paraId="38929E9A" w15:done="0"/>
  <w15:commentEx w15:paraId="376F9F3D" w15:paraIdParent="38929E9A" w15:done="0"/>
  <w15:commentEx w15:paraId="22973CB6" w15:done="0"/>
  <w15:commentEx w15:paraId="4F56E266" w15:paraIdParent="22973CB6" w15:done="0"/>
  <w15:commentEx w15:paraId="7D3B476B" w15:paraIdParent="22973CB6" w15:done="0"/>
  <w15:commentEx w15:paraId="39FEB6F1" w15:done="0"/>
  <w15:commentEx w15:paraId="0297F5B2" w15:paraIdParent="39FEB6F1" w15:done="0"/>
  <w15:commentEx w15:paraId="38A57541" w15:paraIdParent="39FEB6F1" w15:done="0"/>
  <w15:commentEx w15:paraId="31A24F97" w15:paraIdParent="39FEB6F1" w15:done="0"/>
  <w15:commentEx w15:paraId="166BD0BD" w15:done="0"/>
  <w15:commentEx w15:paraId="05B12201" w15:paraIdParent="166BD0BD" w15:done="0"/>
  <w15:commentEx w15:paraId="00CB3E82" w15:paraIdParent="166BD0BD" w15:done="0"/>
  <w15:commentEx w15:paraId="656D512F" w15:done="0"/>
  <w15:commentEx w15:paraId="1D6C2A08" w15:done="0"/>
  <w15:commentEx w15:paraId="5BFE41E0" w15:done="0"/>
  <w15:commentEx w15:paraId="26EA15A6" w15:paraIdParent="5BFE41E0" w15:done="0"/>
  <w15:commentEx w15:paraId="0E3D164F" w15:done="0"/>
  <w15:commentEx w15:paraId="3CC8BC44" w15:done="0"/>
  <w15:commentEx w15:paraId="25C5AC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1B3649" w16cex:dateUtc="2025-12-10T08:24:00Z"/>
  <w16cex:commentExtensible w16cex:durableId="2D186291" w16cex:dateUtc="2025-12-10T08:25:00Z"/>
  <w16cex:commentExtensible w16cex:durableId="06355FBA" w16cex:dateUtc="2025-12-11T09:56:00Z"/>
  <w16cex:commentExtensible w16cex:durableId="0F16FF79" w16cex:dateUtc="2025-12-10T08:29:00Z"/>
  <w16cex:commentExtensible w16cex:durableId="08F4C91D" w16cex:dateUtc="2025-12-10T09:32:00Z"/>
  <w16cex:commentExtensible w16cex:durableId="2E6B0DA1" w16cex:dateUtc="2025-12-15T04:55:00Z"/>
  <w16cex:commentExtensible w16cex:durableId="55CA7601" w16cex:dateUtc="2025-12-06T03:11:00Z"/>
  <w16cex:commentExtensible w16cex:durableId="1E87E5AC" w16cex:dateUtc="2025-12-10T08:32:00Z"/>
  <w16cex:commentExtensible w16cex:durableId="32293063" w16cex:dateUtc="2025-12-11T09:59:00Z"/>
  <w16cex:commentExtensible w16cex:durableId="51605EDE" w16cex:dateUtc="2025-12-15T04:59:00Z"/>
  <w16cex:commentExtensible w16cex:durableId="0069FEDB" w16cex:dateUtc="2025-12-10T08:53:00Z"/>
  <w16cex:commentExtensible w16cex:durableId="1DB2137A" w16cex:dateUtc="2025-12-11T09:56:00Z"/>
  <w16cex:commentExtensible w16cex:durableId="7FA33EA0" w16cex:dateUtc="2025-12-15T05:02:00Z"/>
  <w16cex:commentExtensible w16cex:durableId="435BC3C6" w16cex:dateUtc="2025-12-10T08:55:00Z"/>
  <w16cex:commentExtensible w16cex:durableId="06DE55C8" w16cex:dateUtc="2025-12-10T09:03:00Z"/>
  <w16cex:commentExtensible w16cex:durableId="08661E32" w16cex:dateUtc="2025-12-10T09:06:00Z"/>
  <w16cex:commentExtensible w16cex:durableId="46BCA71E" w16cex:dateUtc="2025-12-11T09:48:00Z"/>
  <w16cex:commentExtensible w16cex:durableId="26145B76" w16cex:dateUtc="2025-12-10T08:05:00Z"/>
  <w16cex:commentExtensible w16cex:durableId="62654286" w16cex:dateUtc="2025-12-10T09:15:00Z"/>
  <w16cex:commentExtensible w16cex:durableId="5C1DC5FD" w16cex:dateUtc="2025-12-10T0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A4EB7A" w16cid:durableId="0D1B3649"/>
  <w16cid:commentId w16cid:paraId="38929E9A" w16cid:durableId="2D186291"/>
  <w16cid:commentId w16cid:paraId="376F9F3D" w16cid:durableId="06355FBA"/>
  <w16cid:commentId w16cid:paraId="22973CB6" w16cid:durableId="0F16FF79"/>
  <w16cid:commentId w16cid:paraId="4F56E266" w16cid:durableId="08F4C91D"/>
  <w16cid:commentId w16cid:paraId="7D3B476B" w16cid:durableId="2E6B0DA1"/>
  <w16cid:commentId w16cid:paraId="39FEB6F1" w16cid:durableId="55CA7601"/>
  <w16cid:commentId w16cid:paraId="0297F5B2" w16cid:durableId="1E87E5AC"/>
  <w16cid:commentId w16cid:paraId="38A57541" w16cid:durableId="32293063"/>
  <w16cid:commentId w16cid:paraId="31A24F97" w16cid:durableId="51605EDE"/>
  <w16cid:commentId w16cid:paraId="166BD0BD" w16cid:durableId="0069FEDB"/>
  <w16cid:commentId w16cid:paraId="05B12201" w16cid:durableId="1DB2137A"/>
  <w16cid:commentId w16cid:paraId="00CB3E82" w16cid:durableId="7FA33EA0"/>
  <w16cid:commentId w16cid:paraId="656D512F" w16cid:durableId="435BC3C6"/>
  <w16cid:commentId w16cid:paraId="1D6C2A08" w16cid:durableId="06DE55C8"/>
  <w16cid:commentId w16cid:paraId="5BFE41E0" w16cid:durableId="08661E32"/>
  <w16cid:commentId w16cid:paraId="26EA15A6" w16cid:durableId="46BCA71E"/>
  <w16cid:commentId w16cid:paraId="0E3D164F" w16cid:durableId="26145B76"/>
  <w16cid:commentId w16cid:paraId="3CC8BC44" w16cid:durableId="62654286"/>
  <w16cid:commentId w16cid:paraId="25C5AC9B" w16cid:durableId="5C1DC5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69D7D" w14:textId="77777777" w:rsidR="00FA42E6" w:rsidRDefault="00FA42E6">
      <w:r>
        <w:separator/>
      </w:r>
    </w:p>
  </w:endnote>
  <w:endnote w:type="continuationSeparator" w:id="0">
    <w:p w14:paraId="2F133DDA" w14:textId="77777777" w:rsidR="00FA42E6" w:rsidRDefault="00FA4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Yu Mincho">
    <w:panose1 w:val="02020400000000000000"/>
    <w:charset w:val="80"/>
    <w:family w:val="roman"/>
    <w:pitch w:val="variable"/>
    <w:sig w:usb0="800002E7" w:usb1="2AC7FCFF"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nTime">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9F4B1" w14:textId="77777777" w:rsidR="00002A83" w:rsidRDefault="00002A83">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0C1D1BD2" w14:textId="77777777" w:rsidR="00002A83" w:rsidRDefault="00002A83">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1697" w14:textId="77777777" w:rsidR="00002A83" w:rsidRDefault="00002A83">
    <w:pPr>
      <w:pStyle w:val="Chntrang"/>
      <w:framePr w:wrap="around" w:vAnchor="text" w:hAnchor="margin" w:xAlign="right" w:y="1"/>
      <w:rPr>
        <w:rStyle w:val="Strang"/>
      </w:rPr>
    </w:pPr>
  </w:p>
  <w:p w14:paraId="69D97060" w14:textId="77777777" w:rsidR="00002A83" w:rsidRDefault="00002A83">
    <w:pPr>
      <w:pStyle w:val="Chntrang"/>
      <w:ind w:right="360"/>
      <w:rPr>
        <w:sz w:val="16"/>
      </w:rPr>
    </w:pPr>
  </w:p>
  <w:p w14:paraId="55B904B1" w14:textId="5FA2667F" w:rsidR="00002A83" w:rsidRPr="00A461FA" w:rsidRDefault="00002A83">
    <w:pPr>
      <w:pStyle w:val="Chntrang"/>
      <w:tabs>
        <w:tab w:val="clear" w:pos="8640"/>
        <w:tab w:val="right" w:pos="9120"/>
      </w:tabs>
      <w:ind w:right="3"/>
      <w:jc w:val="right"/>
      <w:rPr>
        <w:rFonts w:ascii="Times New Roman" w:hAnsi="Times New Roman"/>
        <w:sz w:val="20"/>
        <w:szCs w:val="20"/>
      </w:rPr>
    </w:pPr>
    <w:r w:rsidRPr="00A461FA">
      <w:rPr>
        <w:rFonts w:ascii="Times New Roman" w:hAnsi="Times New Roman"/>
        <w:sz w:val="20"/>
        <w:szCs w:val="20"/>
      </w:rPr>
      <w:t xml:space="preserve"> Trang</w:t>
    </w:r>
    <w:r>
      <w:rPr>
        <w:rFonts w:ascii="Times New Roman" w:hAnsi="Times New Roman"/>
        <w:sz w:val="20"/>
        <w:szCs w:val="20"/>
      </w:rPr>
      <w:t>/</w:t>
    </w:r>
    <w:r w:rsidRPr="003A0900">
      <w:rPr>
        <w:rFonts w:ascii="Times New Roman" w:hAnsi="Times New Roman"/>
        <w:i/>
        <w:iCs/>
        <w:sz w:val="20"/>
        <w:szCs w:val="20"/>
      </w:rPr>
      <w:t xml:space="preserve"> Page </w:t>
    </w:r>
    <w:r w:rsidRPr="00A461FA">
      <w:rPr>
        <w:rFonts w:ascii="Times New Roman" w:hAnsi="Times New Roman"/>
        <w:sz w:val="20"/>
        <w:szCs w:val="20"/>
      </w:rPr>
      <w:fldChar w:fldCharType="begin"/>
    </w:r>
    <w:r w:rsidRPr="00A461FA">
      <w:rPr>
        <w:rFonts w:ascii="Times New Roman" w:hAnsi="Times New Roman"/>
        <w:sz w:val="20"/>
        <w:szCs w:val="20"/>
      </w:rPr>
      <w:instrText xml:space="preserve"> PAGE </w:instrText>
    </w:r>
    <w:r w:rsidRPr="00A461FA">
      <w:rPr>
        <w:rFonts w:ascii="Times New Roman" w:hAnsi="Times New Roman"/>
        <w:sz w:val="20"/>
        <w:szCs w:val="20"/>
      </w:rPr>
      <w:fldChar w:fldCharType="separate"/>
    </w:r>
    <w:r>
      <w:rPr>
        <w:rFonts w:ascii="Times New Roman" w:hAnsi="Times New Roman"/>
        <w:noProof/>
        <w:sz w:val="20"/>
        <w:szCs w:val="20"/>
      </w:rPr>
      <w:t>1</w:t>
    </w:r>
    <w:r w:rsidRPr="00A461FA">
      <w:rPr>
        <w:rFonts w:ascii="Times New Roman" w:hAnsi="Times New Roman"/>
        <w:sz w:val="20"/>
        <w:szCs w:val="20"/>
      </w:rPr>
      <w:fldChar w:fldCharType="end"/>
    </w:r>
    <w:r w:rsidRPr="00A461FA">
      <w:rPr>
        <w:rFonts w:ascii="Times New Roman" w:hAnsi="Times New Roman"/>
        <w:sz w:val="20"/>
        <w:szCs w:val="20"/>
      </w:rPr>
      <w:t xml:space="preserve">/ </w:t>
    </w:r>
    <w:r w:rsidRPr="00A461FA">
      <w:rPr>
        <w:rFonts w:ascii="Times New Roman" w:hAnsi="Times New Roman"/>
        <w:sz w:val="20"/>
        <w:szCs w:val="20"/>
      </w:rPr>
      <w:fldChar w:fldCharType="begin"/>
    </w:r>
    <w:r w:rsidRPr="00A461FA">
      <w:rPr>
        <w:rFonts w:ascii="Times New Roman" w:hAnsi="Times New Roman"/>
        <w:sz w:val="20"/>
        <w:szCs w:val="20"/>
      </w:rPr>
      <w:instrText xml:space="preserve"> NUMPAGES </w:instrText>
    </w:r>
    <w:r w:rsidRPr="00A461FA">
      <w:rPr>
        <w:rFonts w:ascii="Times New Roman" w:hAnsi="Times New Roman"/>
        <w:sz w:val="20"/>
        <w:szCs w:val="20"/>
      </w:rPr>
      <w:fldChar w:fldCharType="separate"/>
    </w:r>
    <w:r>
      <w:rPr>
        <w:rFonts w:ascii="Times New Roman" w:hAnsi="Times New Roman"/>
        <w:noProof/>
        <w:sz w:val="20"/>
        <w:szCs w:val="20"/>
      </w:rPr>
      <w:t>8</w:t>
    </w:r>
    <w:r w:rsidRPr="00A461FA">
      <w:rPr>
        <w:rFonts w:ascii="Times New Roman" w:hAnsi="Times New Roman"/>
        <w:sz w:val="20"/>
        <w:szCs w:val="20"/>
      </w:rPr>
      <w:fldChar w:fldCharType="end"/>
    </w:r>
  </w:p>
  <w:p w14:paraId="35F5D0C5" w14:textId="77777777" w:rsidR="00002A83" w:rsidRDefault="00002A83">
    <w:pPr>
      <w:pStyle w:val="Chntrang"/>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D8C6F" w14:textId="77777777" w:rsidR="00FA42E6" w:rsidRDefault="00FA42E6">
      <w:r>
        <w:separator/>
      </w:r>
    </w:p>
  </w:footnote>
  <w:footnote w:type="continuationSeparator" w:id="0">
    <w:p w14:paraId="10582DC3" w14:textId="77777777" w:rsidR="00FA42E6" w:rsidRDefault="00FA4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DB2"/>
    <w:multiLevelType w:val="multilevel"/>
    <w:tmpl w:val="410E0A60"/>
    <w:lvl w:ilvl="0">
      <w:start w:val="10"/>
      <w:numFmt w:val="decimal"/>
      <w:lvlText w:val="%1."/>
      <w:lvlJc w:val="left"/>
      <w:pPr>
        <w:ind w:left="450" w:hanging="450"/>
      </w:pPr>
      <w:rPr>
        <w:rFonts w:hint="default"/>
      </w:rPr>
    </w:lvl>
    <w:lvl w:ilvl="1">
      <w:start w:val="1"/>
      <w:numFmt w:val="decimal"/>
      <w:lvlText w:val="9.%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DC093A"/>
    <w:multiLevelType w:val="multilevel"/>
    <w:tmpl w:val="46661F0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4B0D8E"/>
    <w:multiLevelType w:val="hybridMultilevel"/>
    <w:tmpl w:val="CD42DF78"/>
    <w:lvl w:ilvl="0" w:tplc="2E3ABF1C">
      <w:start w:val="1"/>
      <w:numFmt w:val="lowerLetter"/>
      <w:lvlText w:val="(%1)"/>
      <w:lvlJc w:val="left"/>
      <w:pPr>
        <w:ind w:left="1440" w:hanging="360"/>
      </w:pPr>
      <w:rPr>
        <w:rFonts w:hint="default"/>
        <w:b w:val="0"/>
        <w:bCs/>
        <w:i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cs="Wingdings" w:hint="default"/>
      </w:rPr>
    </w:lvl>
    <w:lvl w:ilvl="3" w:tplc="FFFFFFFF" w:tentative="1">
      <w:start w:val="1"/>
      <w:numFmt w:val="bullet"/>
      <w:lvlText w:val=""/>
      <w:lvlJc w:val="left"/>
      <w:pPr>
        <w:ind w:left="3600" w:hanging="360"/>
      </w:pPr>
      <w:rPr>
        <w:rFonts w:ascii="Symbol" w:hAnsi="Symbol" w:cs="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cs="Wingdings" w:hint="default"/>
      </w:rPr>
    </w:lvl>
    <w:lvl w:ilvl="6" w:tplc="FFFFFFFF" w:tentative="1">
      <w:start w:val="1"/>
      <w:numFmt w:val="bullet"/>
      <w:lvlText w:val=""/>
      <w:lvlJc w:val="left"/>
      <w:pPr>
        <w:ind w:left="5760" w:hanging="360"/>
      </w:pPr>
      <w:rPr>
        <w:rFonts w:ascii="Symbol" w:hAnsi="Symbol" w:cs="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cs="Wingdings" w:hint="default"/>
      </w:rPr>
    </w:lvl>
  </w:abstractNum>
  <w:abstractNum w:abstractNumId="3" w15:restartNumberingAfterBreak="0">
    <w:nsid w:val="08C04C5E"/>
    <w:multiLevelType w:val="multilevel"/>
    <w:tmpl w:val="8D0ED4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E017AF5"/>
    <w:multiLevelType w:val="hybridMultilevel"/>
    <w:tmpl w:val="8C24AD6A"/>
    <w:lvl w:ilvl="0" w:tplc="474CC0D2">
      <w:start w:val="1"/>
      <w:numFmt w:val="lowerLetter"/>
      <w:lvlText w:val="(%1)"/>
      <w:lvlJc w:val="left"/>
      <w:pPr>
        <w:ind w:left="2520" w:hanging="360"/>
      </w:pPr>
      <w:rPr>
        <w:rFonts w:hint="default"/>
        <w:i w:val="0"/>
        <w:i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5" w15:restartNumberingAfterBreak="0">
    <w:nsid w:val="0F7831AA"/>
    <w:multiLevelType w:val="multilevel"/>
    <w:tmpl w:val="75D27FFE"/>
    <w:lvl w:ilvl="0">
      <w:start w:val="7"/>
      <w:numFmt w:val="decimal"/>
      <w:lvlText w:val="%1."/>
      <w:lvlJc w:val="left"/>
      <w:pPr>
        <w:ind w:left="360" w:hanging="360"/>
      </w:pPr>
      <w:rPr>
        <w:rFonts w:hint="default"/>
      </w:rPr>
    </w:lvl>
    <w:lvl w:ilvl="1">
      <w:start w:val="1"/>
      <w:numFmt w:val="decimal"/>
      <w:lvlText w:val="6.%2"/>
      <w:lvlJc w:val="left"/>
      <w:pPr>
        <w:ind w:left="2790" w:hanging="360"/>
      </w:pPr>
      <w:rPr>
        <w:rFonts w:ascii="Times New Roman" w:eastAsia="Times New Roman" w:hAnsi="Times New Roman" w:cs="Times New Roman" w:hint="default"/>
        <w:i w:val="0"/>
        <w:iCs/>
        <w:strike w:val="0"/>
        <w:sz w:val="24"/>
        <w:szCs w:val="24"/>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3A3F5B"/>
    <w:multiLevelType w:val="multilevel"/>
    <w:tmpl w:val="D60C1BEE"/>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bCs/>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FF2A74"/>
    <w:multiLevelType w:val="multilevel"/>
    <w:tmpl w:val="D6D6645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0C1E5E"/>
    <w:multiLevelType w:val="multilevel"/>
    <w:tmpl w:val="707A64D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CC4337F"/>
    <w:multiLevelType w:val="multilevel"/>
    <w:tmpl w:val="833E85A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F792B08"/>
    <w:multiLevelType w:val="multilevel"/>
    <w:tmpl w:val="B3703C08"/>
    <w:lvl w:ilvl="0">
      <w:start w:val="15"/>
      <w:numFmt w:val="decimal"/>
      <w:lvlText w:val="%1."/>
      <w:lvlJc w:val="left"/>
      <w:pPr>
        <w:ind w:left="450" w:hanging="450"/>
      </w:pPr>
      <w:rPr>
        <w:rFonts w:hint="default"/>
      </w:rPr>
    </w:lvl>
    <w:lvl w:ilvl="1">
      <w:start w:val="1"/>
      <w:numFmt w:val="decimal"/>
      <w:lvlText w:val="14.%2"/>
      <w:lvlJc w:val="left"/>
      <w:pPr>
        <w:ind w:left="1800" w:hanging="360"/>
      </w:pPr>
      <w:rPr>
        <w:rFonts w:hint="default"/>
        <w:i w:val="0"/>
        <w:iCs w:val="0"/>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1F7A558A"/>
    <w:multiLevelType w:val="multilevel"/>
    <w:tmpl w:val="77569796"/>
    <w:styleLink w:val="Style1"/>
    <w:lvl w:ilvl="0">
      <w:start w:val="6"/>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2" w15:restartNumberingAfterBreak="0">
    <w:nsid w:val="24575DE2"/>
    <w:multiLevelType w:val="multilevel"/>
    <w:tmpl w:val="77F6AFD6"/>
    <w:lvl w:ilvl="0">
      <w:start w:val="5"/>
      <w:numFmt w:val="decimal"/>
      <w:lvlText w:val="%1."/>
      <w:lvlJc w:val="left"/>
      <w:pPr>
        <w:ind w:left="360" w:hanging="360"/>
      </w:pPr>
      <w:rPr>
        <w:rFonts w:eastAsia="Calibri" w:hint="default"/>
      </w:rPr>
    </w:lvl>
    <w:lvl w:ilvl="1">
      <w:start w:val="1"/>
      <w:numFmt w:val="decimal"/>
      <w:lvlText w:val="4.%2"/>
      <w:lvlJc w:val="left"/>
      <w:pPr>
        <w:ind w:left="360" w:hanging="360"/>
      </w:pPr>
      <w:rPr>
        <w:rFonts w:hint="default"/>
      </w:rPr>
    </w:lvl>
    <w:lvl w:ilvl="2">
      <w:start w:val="1"/>
      <w:numFmt w:val="decimalZero"/>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3" w15:restartNumberingAfterBreak="0">
    <w:nsid w:val="250C6E52"/>
    <w:multiLevelType w:val="multilevel"/>
    <w:tmpl w:val="ED243F3C"/>
    <w:lvl w:ilvl="0">
      <w:start w:val="9"/>
      <w:numFmt w:val="decimal"/>
      <w:lvlText w:val="%1."/>
      <w:lvlJc w:val="left"/>
      <w:pPr>
        <w:ind w:left="360" w:hanging="360"/>
      </w:pPr>
      <w:rPr>
        <w:rFonts w:hint="default"/>
      </w:rPr>
    </w:lvl>
    <w:lvl w:ilvl="1">
      <w:start w:val="1"/>
      <w:numFmt w:val="decimal"/>
      <w:lvlText w:val="8.%2"/>
      <w:lvlJc w:val="left"/>
      <w:pPr>
        <w:ind w:left="3600" w:hanging="360"/>
      </w:pPr>
      <w:rPr>
        <w:rFonts w:hint="default"/>
        <w:b w:val="0"/>
        <w:bCs/>
      </w:rPr>
    </w:lvl>
    <w:lvl w:ilvl="2">
      <w:start w:val="1"/>
      <w:numFmt w:val="decimal"/>
      <w:lvlText w:val="%1.%2.%3."/>
      <w:lvlJc w:val="left"/>
      <w:pPr>
        <w:ind w:left="7200" w:hanging="720"/>
      </w:pPr>
      <w:rPr>
        <w:rFonts w:hint="default"/>
      </w:rPr>
    </w:lvl>
    <w:lvl w:ilvl="3">
      <w:start w:val="1"/>
      <w:numFmt w:val="decimal"/>
      <w:lvlText w:val="%1.%2.%3.%4."/>
      <w:lvlJc w:val="left"/>
      <w:pPr>
        <w:ind w:left="10440" w:hanging="720"/>
      </w:pPr>
      <w:rPr>
        <w:rFonts w:hint="default"/>
      </w:rPr>
    </w:lvl>
    <w:lvl w:ilvl="4">
      <w:start w:val="1"/>
      <w:numFmt w:val="decimal"/>
      <w:lvlText w:val="%1.%2.%3.%4.%5."/>
      <w:lvlJc w:val="left"/>
      <w:pPr>
        <w:ind w:left="14040" w:hanging="1080"/>
      </w:pPr>
      <w:rPr>
        <w:rFonts w:hint="default"/>
      </w:rPr>
    </w:lvl>
    <w:lvl w:ilvl="5">
      <w:start w:val="1"/>
      <w:numFmt w:val="decimal"/>
      <w:lvlText w:val="%1.%2.%3.%4.%5.%6."/>
      <w:lvlJc w:val="left"/>
      <w:pPr>
        <w:ind w:left="17280" w:hanging="1080"/>
      </w:pPr>
      <w:rPr>
        <w:rFonts w:hint="default"/>
      </w:rPr>
    </w:lvl>
    <w:lvl w:ilvl="6">
      <w:start w:val="1"/>
      <w:numFmt w:val="decimal"/>
      <w:lvlText w:val="%1.%2.%3.%4.%5.%6.%7."/>
      <w:lvlJc w:val="left"/>
      <w:pPr>
        <w:ind w:left="20880" w:hanging="1440"/>
      </w:pPr>
      <w:rPr>
        <w:rFonts w:hint="default"/>
      </w:rPr>
    </w:lvl>
    <w:lvl w:ilvl="7">
      <w:start w:val="1"/>
      <w:numFmt w:val="decimal"/>
      <w:lvlText w:val="%1.%2.%3.%4.%5.%6.%7.%8."/>
      <w:lvlJc w:val="left"/>
      <w:pPr>
        <w:ind w:left="24120" w:hanging="1440"/>
      </w:pPr>
      <w:rPr>
        <w:rFonts w:hint="default"/>
      </w:rPr>
    </w:lvl>
    <w:lvl w:ilvl="8">
      <w:start w:val="1"/>
      <w:numFmt w:val="decimal"/>
      <w:lvlText w:val="%1.%2.%3.%4.%5.%6.%7.%8.%9."/>
      <w:lvlJc w:val="left"/>
      <w:pPr>
        <w:ind w:left="27720" w:hanging="1800"/>
      </w:pPr>
      <w:rPr>
        <w:rFonts w:hint="default"/>
      </w:rPr>
    </w:lvl>
  </w:abstractNum>
  <w:abstractNum w:abstractNumId="14" w15:restartNumberingAfterBreak="0">
    <w:nsid w:val="285A4B74"/>
    <w:multiLevelType w:val="multilevel"/>
    <w:tmpl w:val="7534EC78"/>
    <w:styleLink w:val="Style2"/>
    <w:lvl w:ilvl="0">
      <w:start w:val="10"/>
      <w:numFmt w:val="decimal"/>
      <w:lvlText w:val="%1"/>
      <w:lvlJc w:val="left"/>
      <w:pPr>
        <w:ind w:left="420" w:hanging="420"/>
      </w:pPr>
      <w:rPr>
        <w:rFonts w:hint="default"/>
        <w:b/>
      </w:rPr>
    </w:lvl>
    <w:lvl w:ilvl="1">
      <w:start w:val="1"/>
      <w:numFmt w:val="decimal"/>
      <w:lvlText w:val="9.%2"/>
      <w:lvlJc w:val="left"/>
      <w:pPr>
        <w:ind w:left="420" w:hanging="42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2C47492D"/>
    <w:multiLevelType w:val="hybridMultilevel"/>
    <w:tmpl w:val="7DFC8F2E"/>
    <w:lvl w:ilvl="0" w:tplc="CDB08C8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941EC9"/>
    <w:multiLevelType w:val="multilevel"/>
    <w:tmpl w:val="B9E61B54"/>
    <w:lvl w:ilvl="0">
      <w:start w:val="4"/>
      <w:numFmt w:val="decimal"/>
      <w:pStyle w:val="ClauseHeading1"/>
      <w:lvlText w:val="%1."/>
      <w:lvlJc w:val="left"/>
      <w:pPr>
        <w:tabs>
          <w:tab w:val="num" w:pos="432"/>
        </w:tabs>
        <w:ind w:left="432" w:hanging="432"/>
      </w:pPr>
      <w:rPr>
        <w:rFonts w:ascii="Calibri" w:hAnsi="Calibri" w:cs="Calibri" w:hint="default"/>
        <w:b/>
        <w:i w:val="0"/>
        <w:vanish w:val="0"/>
        <w:color w:val="auto"/>
        <w:sz w:val="22"/>
        <w:szCs w:val="22"/>
      </w:rPr>
    </w:lvl>
    <w:lvl w:ilvl="1">
      <w:start w:val="4"/>
      <w:numFmt w:val="decimal"/>
      <w:pStyle w:val="ClauseHeading2"/>
      <w:lvlText w:val="4.%2"/>
      <w:lvlJc w:val="left"/>
      <w:pPr>
        <w:tabs>
          <w:tab w:val="num" w:pos="432"/>
        </w:tabs>
        <w:ind w:left="432" w:hanging="432"/>
      </w:pPr>
      <w:rPr>
        <w:rFonts w:ascii="Times New Roman" w:hAnsi="Times New Roman" w:cs="Times New Roman" w:hint="default"/>
        <w:b w:val="0"/>
        <w:i w:val="0"/>
        <w:vanish w:val="0"/>
        <w:color w:val="auto"/>
        <w:sz w:val="24"/>
        <w:szCs w:val="24"/>
      </w:rPr>
    </w:lvl>
    <w:lvl w:ilvl="2">
      <w:start w:val="1"/>
      <w:numFmt w:val="lowerRoman"/>
      <w:pStyle w:val="ClauseIndent1"/>
      <w:lvlText w:val="(%3)"/>
      <w:lvlJc w:val="left"/>
      <w:pPr>
        <w:tabs>
          <w:tab w:val="num" w:pos="936"/>
        </w:tabs>
        <w:ind w:left="936" w:hanging="504"/>
      </w:pPr>
      <w:rPr>
        <w:rFonts w:ascii="Times New Roman" w:eastAsia="Times New Roman" w:hAnsi="Times New Roman" w:cs="Times New Roman" w:hint="default"/>
        <w:b w:val="0"/>
        <w:i w:val="0"/>
        <w:vanish w:val="0"/>
        <w:color w:val="auto"/>
        <w:sz w:val="24"/>
        <w:szCs w:val="24"/>
      </w:rPr>
    </w:lvl>
    <w:lvl w:ilvl="3">
      <w:start w:val="1"/>
      <w:numFmt w:val="lowerRoman"/>
      <w:pStyle w:val="ClauseIndent2"/>
      <w:lvlText w:val="(%4)"/>
      <w:lvlJc w:val="left"/>
      <w:pPr>
        <w:tabs>
          <w:tab w:val="num" w:pos="1440"/>
        </w:tabs>
        <w:ind w:left="1440" w:hanging="504"/>
      </w:pPr>
      <w:rPr>
        <w:rFonts w:ascii="Times New Roman" w:eastAsia="PMingLiU" w:hAnsi="Times New Roman" w:cs="Times New Roman" w:hint="default"/>
        <w:b w:val="0"/>
        <w:i w:val="0"/>
        <w:vanish w:val="0"/>
        <w:color w:val="auto"/>
        <w:sz w:val="24"/>
        <w:szCs w:val="24"/>
      </w:rPr>
    </w:lvl>
    <w:lvl w:ilvl="4">
      <w:start w:val="1"/>
      <w:numFmt w:val="lowerLetter"/>
      <w:pStyle w:val="ClauseIndent3"/>
      <w:lvlText w:val="(%5)"/>
      <w:lvlJc w:val="left"/>
      <w:pPr>
        <w:tabs>
          <w:tab w:val="num" w:pos="1945"/>
        </w:tabs>
        <w:ind w:left="1945" w:hanging="505"/>
      </w:pPr>
      <w:rPr>
        <w:rFonts w:ascii="Times New Roman" w:eastAsia="Times New Roman" w:hAnsi="Times New Roman" w:cs="Times New Roman" w:hint="default"/>
        <w:b w:val="0"/>
        <w:i w:val="0"/>
        <w:vanish w:val="0"/>
        <w:color w:val="auto"/>
        <w:sz w:val="24"/>
        <w:szCs w:val="24"/>
      </w:rPr>
    </w:lvl>
    <w:lvl w:ilvl="5">
      <w:start w:val="1"/>
      <w:numFmt w:val="lowerRoman"/>
      <w:lvlText w:val="(%6)"/>
      <w:lvlJc w:val="left"/>
      <w:pPr>
        <w:tabs>
          <w:tab w:val="num" w:pos="2376"/>
        </w:tabs>
        <w:ind w:left="2376" w:hanging="432"/>
      </w:pPr>
      <w:rPr>
        <w:rFonts w:ascii="Times New Roman" w:hAnsi="Times New Roman" w:cs="Times New Roman" w:hint="default"/>
        <w:b w:val="0"/>
        <w:i w:val="0"/>
        <w:vanish w:val="0"/>
        <w:color w:val="auto"/>
        <w:sz w:val="24"/>
        <w:szCs w:val="24"/>
      </w:rPr>
    </w:lvl>
    <w:lvl w:ilvl="6">
      <w:start w:val="1"/>
      <w:numFmt w:val="decimal"/>
      <w:lvlRestart w:val="3"/>
      <w:lvlText w:val="%7."/>
      <w:lvlJc w:val="left"/>
      <w:pPr>
        <w:tabs>
          <w:tab w:val="num" w:pos="792"/>
        </w:tabs>
        <w:ind w:left="794" w:hanging="794"/>
      </w:pPr>
      <w:rPr>
        <w:rFonts w:ascii="Calibri" w:hAnsi="Calibri" w:hint="default"/>
        <w:b/>
        <w:i w:val="0"/>
        <w:vanish w:val="0"/>
        <w:color w:val="auto"/>
        <w:sz w:val="22"/>
      </w:rPr>
    </w:lvl>
    <w:lvl w:ilvl="7">
      <w:start w:val="1"/>
      <w:numFmt w:val="decimal"/>
      <w:suff w:val="nothing"/>
      <w:lvlText w:val=""/>
      <w:lvlJc w:val="left"/>
      <w:pPr>
        <w:ind w:left="794" w:firstLine="0"/>
      </w:pPr>
      <w:rPr>
        <w:rFonts w:ascii="Calibri" w:hAnsi="Calibri" w:hint="default"/>
        <w:b/>
        <w:i w:val="0"/>
        <w:vanish w:val="0"/>
        <w:color w:val="404040"/>
        <w:sz w:val="22"/>
      </w:rPr>
    </w:lvl>
    <w:lvl w:ilvl="8">
      <w:start w:val="1"/>
      <w:numFmt w:val="decimal"/>
      <w:suff w:val="nothing"/>
      <w:lvlText w:val=""/>
      <w:lvlJc w:val="left"/>
      <w:pPr>
        <w:ind w:left="794" w:firstLine="0"/>
      </w:pPr>
      <w:rPr>
        <w:rFonts w:ascii="Calibri" w:hAnsi="Calibri" w:hint="default"/>
        <w:b/>
        <w:i w:val="0"/>
        <w:vanish w:val="0"/>
        <w:color w:val="404040"/>
        <w:sz w:val="22"/>
      </w:rPr>
    </w:lvl>
  </w:abstractNum>
  <w:abstractNum w:abstractNumId="17" w15:restartNumberingAfterBreak="0">
    <w:nsid w:val="2FA50521"/>
    <w:multiLevelType w:val="hybridMultilevel"/>
    <w:tmpl w:val="B8A043F8"/>
    <w:lvl w:ilvl="0" w:tplc="FA985222">
      <w:start w:val="1"/>
      <w:numFmt w:val="lowerLetter"/>
      <w:lvlText w:val="(%1)"/>
      <w:lvlJc w:val="left"/>
      <w:pPr>
        <w:ind w:left="1080" w:hanging="720"/>
      </w:pPr>
      <w:rPr>
        <w:rFonts w:ascii="Times New Roman" w:eastAsia="Yu Mincho" w:hAnsi="Times New Roman" w:cs="Times New Roman"/>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BE1BF8"/>
    <w:multiLevelType w:val="hybridMultilevel"/>
    <w:tmpl w:val="A412D7C4"/>
    <w:lvl w:ilvl="0" w:tplc="29D2B95A">
      <w:start w:val="1"/>
      <w:numFmt w:val="decimal"/>
      <w:lvlText w:val="ARTICLE %1."/>
      <w:lvlJc w:val="left"/>
      <w:pPr>
        <w:ind w:left="720" w:hanging="360"/>
      </w:pPr>
      <w:rPr>
        <w:rFonts w:ascii="Times New Roman" w:hAnsi="Times New Roman" w:cs="Times New Roman" w:hint="default"/>
        <w:b/>
        <w:i/>
        <w:iCs/>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C474F1"/>
    <w:multiLevelType w:val="hybridMultilevel"/>
    <w:tmpl w:val="4970ADD6"/>
    <w:lvl w:ilvl="0" w:tplc="75A49002">
      <w:start w:val="1"/>
      <w:numFmt w:val="lowerRoman"/>
      <w:lvlText w:val="(%1)"/>
      <w:lvlJc w:val="left"/>
      <w:pPr>
        <w:ind w:left="1440" w:hanging="360"/>
      </w:pPr>
      <w:rPr>
        <w:rFonts w:hint="default"/>
        <w:b w:val="0"/>
        <w:bCs/>
        <w:i w:val="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cs="Wingdings" w:hint="default"/>
      </w:rPr>
    </w:lvl>
    <w:lvl w:ilvl="3" w:tplc="08090001" w:tentative="1">
      <w:start w:val="1"/>
      <w:numFmt w:val="bullet"/>
      <w:lvlText w:val=""/>
      <w:lvlJc w:val="left"/>
      <w:pPr>
        <w:ind w:left="3600" w:hanging="360"/>
      </w:pPr>
      <w:rPr>
        <w:rFonts w:ascii="Symbol" w:hAnsi="Symbol" w:cs="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cs="Wingdings" w:hint="default"/>
      </w:rPr>
    </w:lvl>
    <w:lvl w:ilvl="6" w:tplc="08090001" w:tentative="1">
      <w:start w:val="1"/>
      <w:numFmt w:val="bullet"/>
      <w:lvlText w:val=""/>
      <w:lvlJc w:val="left"/>
      <w:pPr>
        <w:ind w:left="5760" w:hanging="360"/>
      </w:pPr>
      <w:rPr>
        <w:rFonts w:ascii="Symbol" w:hAnsi="Symbol" w:cs="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cs="Wingdings" w:hint="default"/>
      </w:rPr>
    </w:lvl>
  </w:abstractNum>
  <w:abstractNum w:abstractNumId="20" w15:restartNumberingAfterBreak="0">
    <w:nsid w:val="34D47129"/>
    <w:multiLevelType w:val="hybridMultilevel"/>
    <w:tmpl w:val="1C042EF4"/>
    <w:lvl w:ilvl="0" w:tplc="72EC532C">
      <w:start w:val="1"/>
      <w:numFmt w:val="lowerLetter"/>
      <w:lvlText w:val="(%1)"/>
      <w:lvlJc w:val="left"/>
      <w:pPr>
        <w:ind w:left="1800" w:hanging="360"/>
      </w:pPr>
      <w:rPr>
        <w:rFonts w:hint="default"/>
        <w:i w:val="0"/>
        <w:i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1" w15:restartNumberingAfterBreak="0">
    <w:nsid w:val="35ED79A8"/>
    <w:multiLevelType w:val="multilevel"/>
    <w:tmpl w:val="D65E9382"/>
    <w:lvl w:ilvl="0">
      <w:start w:val="16"/>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2" w15:restartNumberingAfterBreak="0">
    <w:nsid w:val="386B1B7D"/>
    <w:multiLevelType w:val="multilevel"/>
    <w:tmpl w:val="54443244"/>
    <w:lvl w:ilvl="0">
      <w:start w:val="12"/>
      <w:numFmt w:val="decimal"/>
      <w:lvlText w:val="%1."/>
      <w:lvlJc w:val="left"/>
      <w:pPr>
        <w:ind w:left="450" w:hanging="450"/>
      </w:pPr>
      <w:rPr>
        <w:rFonts w:hint="default"/>
      </w:rPr>
    </w:lvl>
    <w:lvl w:ilvl="1">
      <w:start w:val="1"/>
      <w:numFmt w:val="decimal"/>
      <w:lvlText w:val="11.%2"/>
      <w:lvlJc w:val="left"/>
      <w:pPr>
        <w:ind w:left="360" w:hanging="360"/>
      </w:pPr>
      <w:rPr>
        <w:rFonts w:ascii="Times New Roman" w:eastAsia="Times New Roman" w:hAnsi="Times New Roman" w:cs="Times New Roman" w:hint="default"/>
        <w:i w:val="0"/>
        <w:i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8C92BF7"/>
    <w:multiLevelType w:val="hybridMultilevel"/>
    <w:tmpl w:val="F17A5516"/>
    <w:lvl w:ilvl="0" w:tplc="8674A8A0">
      <w:start w:val="1"/>
      <w:numFmt w:val="lowerLetter"/>
      <w:lvlText w:val="(%1)"/>
      <w:lvlJc w:val="left"/>
      <w:pPr>
        <w:ind w:left="1080" w:hanging="360"/>
      </w:pPr>
      <w:rPr>
        <w:rFonts w:ascii="Times New Roman" w:hAnsi="Times New Roman" w:hint="default"/>
        <w:b w:val="0"/>
        <w:i w:val="0"/>
        <w:iCs/>
        <w:sz w:val="24"/>
        <w:szCs w:val="18"/>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BFB4DD9"/>
    <w:multiLevelType w:val="hybridMultilevel"/>
    <w:tmpl w:val="66343C9A"/>
    <w:lvl w:ilvl="0" w:tplc="FD34686A">
      <w:start w:val="1"/>
      <w:numFmt w:val="lowerRoman"/>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5" w15:restartNumberingAfterBreak="0">
    <w:nsid w:val="3D146090"/>
    <w:multiLevelType w:val="multilevel"/>
    <w:tmpl w:val="FE92D110"/>
    <w:lvl w:ilvl="0">
      <w:start w:val="11"/>
      <w:numFmt w:val="decimal"/>
      <w:lvlText w:val="%1."/>
      <w:lvlJc w:val="left"/>
      <w:pPr>
        <w:ind w:left="435" w:hanging="435"/>
      </w:pPr>
      <w:rPr>
        <w:rFonts w:eastAsia="Batang" w:hint="default"/>
      </w:rPr>
    </w:lvl>
    <w:lvl w:ilvl="1">
      <w:start w:val="1"/>
      <w:numFmt w:val="decimal"/>
      <w:lvlText w:val="10.%2"/>
      <w:lvlJc w:val="left"/>
      <w:pPr>
        <w:ind w:left="360" w:hanging="360"/>
      </w:pPr>
      <w:rPr>
        <w:rFonts w:hint="default"/>
        <w:b w:val="0"/>
        <w:bCs/>
      </w:rPr>
    </w:lvl>
    <w:lvl w:ilvl="2">
      <w:start w:val="1"/>
      <w:numFmt w:val="decimal"/>
      <w:lvlText w:val="%1.%2.%3."/>
      <w:lvlJc w:val="left"/>
      <w:pPr>
        <w:ind w:left="720" w:hanging="720"/>
      </w:pPr>
      <w:rPr>
        <w:rFonts w:eastAsia="Batang" w:hint="default"/>
      </w:rPr>
    </w:lvl>
    <w:lvl w:ilvl="3">
      <w:start w:val="1"/>
      <w:numFmt w:val="decimal"/>
      <w:lvlText w:val="%1.%2.%3.%4."/>
      <w:lvlJc w:val="left"/>
      <w:pPr>
        <w:ind w:left="720" w:hanging="720"/>
      </w:pPr>
      <w:rPr>
        <w:rFonts w:eastAsia="Batang" w:hint="default"/>
      </w:rPr>
    </w:lvl>
    <w:lvl w:ilvl="4">
      <w:start w:val="1"/>
      <w:numFmt w:val="decimal"/>
      <w:lvlText w:val="%1.%2.%3.%4.%5."/>
      <w:lvlJc w:val="left"/>
      <w:pPr>
        <w:ind w:left="1080" w:hanging="1080"/>
      </w:pPr>
      <w:rPr>
        <w:rFonts w:eastAsia="Batang" w:hint="default"/>
      </w:rPr>
    </w:lvl>
    <w:lvl w:ilvl="5">
      <w:start w:val="1"/>
      <w:numFmt w:val="decimal"/>
      <w:lvlText w:val="%1.%2.%3.%4.%5.%6."/>
      <w:lvlJc w:val="left"/>
      <w:pPr>
        <w:ind w:left="1080" w:hanging="1080"/>
      </w:pPr>
      <w:rPr>
        <w:rFonts w:eastAsia="Batang" w:hint="default"/>
      </w:rPr>
    </w:lvl>
    <w:lvl w:ilvl="6">
      <w:start w:val="1"/>
      <w:numFmt w:val="decimal"/>
      <w:lvlText w:val="%1.%2.%3.%4.%5.%6.%7."/>
      <w:lvlJc w:val="left"/>
      <w:pPr>
        <w:ind w:left="1440" w:hanging="1440"/>
      </w:pPr>
      <w:rPr>
        <w:rFonts w:eastAsia="Batang" w:hint="default"/>
      </w:rPr>
    </w:lvl>
    <w:lvl w:ilvl="7">
      <w:start w:val="1"/>
      <w:numFmt w:val="decimal"/>
      <w:lvlText w:val="%1.%2.%3.%4.%5.%6.%7.%8."/>
      <w:lvlJc w:val="left"/>
      <w:pPr>
        <w:ind w:left="1440" w:hanging="1440"/>
      </w:pPr>
      <w:rPr>
        <w:rFonts w:eastAsia="Batang" w:hint="default"/>
      </w:rPr>
    </w:lvl>
    <w:lvl w:ilvl="8">
      <w:start w:val="1"/>
      <w:numFmt w:val="decimal"/>
      <w:lvlText w:val="%1.%2.%3.%4.%5.%6.%7.%8.%9."/>
      <w:lvlJc w:val="left"/>
      <w:pPr>
        <w:ind w:left="1800" w:hanging="1800"/>
      </w:pPr>
      <w:rPr>
        <w:rFonts w:eastAsia="Batang" w:hint="default"/>
      </w:rPr>
    </w:lvl>
  </w:abstractNum>
  <w:abstractNum w:abstractNumId="26" w15:restartNumberingAfterBreak="0">
    <w:nsid w:val="3DD83B42"/>
    <w:multiLevelType w:val="multilevel"/>
    <w:tmpl w:val="7A126A86"/>
    <w:lvl w:ilvl="0">
      <w:start w:val="4"/>
      <w:numFmt w:val="decimal"/>
      <w:lvlText w:val="%1."/>
      <w:lvlJc w:val="left"/>
      <w:pPr>
        <w:ind w:left="360" w:hanging="360"/>
      </w:pPr>
      <w:rPr>
        <w:rFonts w:hint="default"/>
      </w:rPr>
    </w:lvl>
    <w:lvl w:ilvl="1">
      <w:start w:val="1"/>
      <w:numFmt w:val="decimal"/>
      <w:lvlText w:val="3.%2"/>
      <w:lvlJc w:val="left"/>
      <w:pPr>
        <w:ind w:left="360" w:hanging="360"/>
      </w:pPr>
      <w:rPr>
        <w:rFonts w:hint="default"/>
        <w:b w:val="0"/>
        <w:bCs/>
        <w:i w:val="0"/>
        <w:iCs w:val="0"/>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44D0317"/>
    <w:multiLevelType w:val="hybridMultilevel"/>
    <w:tmpl w:val="8E1E95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B50591"/>
    <w:multiLevelType w:val="hybridMultilevel"/>
    <w:tmpl w:val="E59E7F48"/>
    <w:lvl w:ilvl="0" w:tplc="CD8888E8">
      <w:start w:val="1"/>
      <w:numFmt w:val="decimal"/>
      <w:lvlText w:val="11.%1"/>
      <w:lvlJc w:val="left"/>
      <w:pPr>
        <w:ind w:left="720" w:hanging="360"/>
      </w:pPr>
      <w:rPr>
        <w:rFonts w:ascii="Times New Roman" w:eastAsia="Times New Roman" w:hAnsi="Times New Roman" w:cs="Times New Roman"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97E2116"/>
    <w:multiLevelType w:val="multilevel"/>
    <w:tmpl w:val="E8768C66"/>
    <w:lvl w:ilvl="0">
      <w:start w:val="3"/>
      <w:numFmt w:val="decimal"/>
      <w:lvlText w:val="%1."/>
      <w:lvlJc w:val="left"/>
      <w:pPr>
        <w:ind w:left="360" w:hanging="360"/>
      </w:pPr>
      <w:rPr>
        <w:rFonts w:hint="default"/>
        <w:i w:val="0"/>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30" w15:restartNumberingAfterBreak="0">
    <w:nsid w:val="4DBB3D66"/>
    <w:multiLevelType w:val="hybridMultilevel"/>
    <w:tmpl w:val="A8C06516"/>
    <w:lvl w:ilvl="0" w:tplc="DBBA06A0">
      <w:start w:val="1"/>
      <w:numFmt w:val="lowerLetter"/>
      <w:lvlText w:val="(%1)"/>
      <w:lvlJc w:val="left"/>
      <w:pPr>
        <w:ind w:left="1800" w:hanging="360"/>
      </w:pPr>
      <w:rPr>
        <w:rFonts w:eastAsia="Times New Roman"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4F2161EC"/>
    <w:multiLevelType w:val="hybridMultilevel"/>
    <w:tmpl w:val="CFD003DC"/>
    <w:lvl w:ilvl="0" w:tplc="A306C3B8">
      <w:start w:val="1"/>
      <w:numFmt w:val="decimal"/>
      <w:lvlText w:val="ĐIỀU %1."/>
      <w:lvlJc w:val="left"/>
      <w:pPr>
        <w:ind w:left="720" w:hanging="360"/>
      </w:pPr>
      <w:rPr>
        <w:rFonts w:ascii="Times New Roman" w:hAnsi="Times New Roman" w:cs="Times New Roman" w:hint="default"/>
        <w:b/>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62C2405"/>
    <w:multiLevelType w:val="hybridMultilevel"/>
    <w:tmpl w:val="E9EA53D4"/>
    <w:lvl w:ilvl="0" w:tplc="3B06BFD0">
      <w:start w:val="1"/>
      <w:numFmt w:val="lowerLetter"/>
      <w:lvlText w:val="(%1)"/>
      <w:lvlJc w:val="left"/>
      <w:pPr>
        <w:tabs>
          <w:tab w:val="num" w:pos="2520"/>
        </w:tabs>
        <w:ind w:left="3240" w:hanging="720"/>
      </w:pPr>
      <w:rPr>
        <w:rFonts w:ascii="Times New Roman" w:hAnsi="Times New Roman" w:hint="default"/>
        <w:b w:val="0"/>
        <w:sz w:val="24"/>
        <w:szCs w:val="18"/>
      </w:rPr>
    </w:lvl>
    <w:lvl w:ilvl="1" w:tplc="53C65848">
      <w:start w:val="1"/>
      <w:numFmt w:val="decimal"/>
      <w:lvlText w:val="%2."/>
      <w:lvlJc w:val="left"/>
      <w:pPr>
        <w:ind w:left="1650" w:hanging="570"/>
      </w:pPr>
      <w:rPr>
        <w:rFonts w:hint="default"/>
      </w:rPr>
    </w:lvl>
    <w:lvl w:ilvl="2" w:tplc="5764FB86">
      <w:start w:val="1"/>
      <w:numFmt w:val="lowerLetter"/>
      <w:lvlText w:val="(%3)"/>
      <w:lvlJc w:val="left"/>
      <w:pPr>
        <w:ind w:left="2340" w:hanging="360"/>
      </w:pPr>
      <w:rPr>
        <w:rFonts w:ascii="Times New Roman" w:eastAsia="Yu Mincho" w:hAnsi="Times New Roman" w:cs="Times New Roman"/>
        <w:i w:val="0"/>
        <w:iCs/>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371B26"/>
    <w:multiLevelType w:val="multilevel"/>
    <w:tmpl w:val="F4BC6490"/>
    <w:lvl w:ilvl="0">
      <w:start w:val="3"/>
      <w:numFmt w:val="decimal"/>
      <w:lvlText w:val="%1."/>
      <w:lvlJc w:val="left"/>
      <w:pPr>
        <w:ind w:left="360" w:hanging="360"/>
      </w:pPr>
      <w:rPr>
        <w:rFonts w:hint="default"/>
      </w:rPr>
    </w:lvl>
    <w:lvl w:ilvl="1">
      <w:start w:val="1"/>
      <w:numFmt w:val="decimal"/>
      <w:lvlText w:val="2.%2"/>
      <w:lvlJc w:val="left"/>
      <w:pPr>
        <w:ind w:left="360" w:hanging="360"/>
      </w:pPr>
      <w:rPr>
        <w:rFonts w:hint="default"/>
        <w:b w:val="0"/>
        <w:bCs/>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F382785"/>
    <w:multiLevelType w:val="hybridMultilevel"/>
    <w:tmpl w:val="092E6742"/>
    <w:lvl w:ilvl="0" w:tplc="E1EA59CA">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5" w15:restartNumberingAfterBreak="0">
    <w:nsid w:val="5FBF5C99"/>
    <w:multiLevelType w:val="hybridMultilevel"/>
    <w:tmpl w:val="17E61BF4"/>
    <w:lvl w:ilvl="0" w:tplc="CADCFFFA">
      <w:start w:val="1"/>
      <w:numFmt w:val="lowerRoman"/>
      <w:lvlText w:val="(%1)"/>
      <w:lvlJc w:val="left"/>
      <w:pPr>
        <w:ind w:left="216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D82079"/>
    <w:multiLevelType w:val="multilevel"/>
    <w:tmpl w:val="ECFC0D12"/>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7" w15:restartNumberingAfterBreak="0">
    <w:nsid w:val="6737094B"/>
    <w:multiLevelType w:val="hybridMultilevel"/>
    <w:tmpl w:val="7DC432BE"/>
    <w:lvl w:ilvl="0" w:tplc="08D640CE">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8" w15:restartNumberingAfterBreak="0">
    <w:nsid w:val="67D932C0"/>
    <w:multiLevelType w:val="multilevel"/>
    <w:tmpl w:val="5E9C0EE2"/>
    <w:lvl w:ilvl="0">
      <w:start w:val="2"/>
      <w:numFmt w:val="decimal"/>
      <w:lvlText w:val="%1."/>
      <w:lvlJc w:val="left"/>
      <w:pPr>
        <w:ind w:left="360" w:hanging="360"/>
      </w:pPr>
      <w:rPr>
        <w:rFonts w:hint="default"/>
      </w:rPr>
    </w:lvl>
    <w:lvl w:ilvl="1">
      <w:start w:val="1"/>
      <w:numFmt w:val="decimal"/>
      <w:lvlText w:val="%1.%2."/>
      <w:lvlJc w:val="left"/>
      <w:pPr>
        <w:ind w:left="5040" w:hanging="36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E7B3027"/>
    <w:multiLevelType w:val="multilevel"/>
    <w:tmpl w:val="60669C8A"/>
    <w:lvl w:ilvl="0">
      <w:start w:val="6"/>
      <w:numFmt w:val="decimal"/>
      <w:lvlText w:val="%1."/>
      <w:lvlJc w:val="left"/>
      <w:pPr>
        <w:ind w:left="360" w:hanging="360"/>
      </w:pPr>
      <w:rPr>
        <w:rFonts w:hint="default"/>
      </w:rPr>
    </w:lvl>
    <w:lvl w:ilvl="1">
      <w:start w:val="1"/>
      <w:numFmt w:val="decimal"/>
      <w:lvlText w:val="5.%2"/>
      <w:lvlJc w:val="left"/>
      <w:pPr>
        <w:ind w:left="360" w:hanging="360"/>
      </w:pPr>
      <w:rPr>
        <w:rFonts w:hint="default"/>
        <w:b w:val="0"/>
        <w:bCs/>
        <w:i w:val="0"/>
        <w:iCs/>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F125285"/>
    <w:multiLevelType w:val="hybridMultilevel"/>
    <w:tmpl w:val="E0C0E0B0"/>
    <w:lvl w:ilvl="0" w:tplc="2CAE6D26">
      <w:start w:val="1"/>
      <w:numFmt w:val="lowerRoman"/>
      <w:lvlText w:val="%1."/>
      <w:lvlJc w:val="left"/>
      <w:pPr>
        <w:ind w:left="1296" w:hanging="72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1" w15:restartNumberingAfterBreak="0">
    <w:nsid w:val="72D07021"/>
    <w:multiLevelType w:val="multilevel"/>
    <w:tmpl w:val="8D9ACED8"/>
    <w:lvl w:ilvl="0">
      <w:start w:val="14"/>
      <w:numFmt w:val="decimal"/>
      <w:lvlText w:val="%1."/>
      <w:lvlJc w:val="left"/>
      <w:pPr>
        <w:ind w:left="450" w:hanging="450"/>
      </w:pPr>
      <w:rPr>
        <w:rFonts w:hint="default"/>
      </w:rPr>
    </w:lvl>
    <w:lvl w:ilvl="1">
      <w:start w:val="1"/>
      <w:numFmt w:val="decimal"/>
      <w:lvlText w:val="13.%2"/>
      <w:lvlJc w:val="left"/>
      <w:pPr>
        <w:ind w:left="360" w:hanging="360"/>
      </w:pPr>
      <w:rPr>
        <w:rFonts w:ascii="Times New Roman" w:eastAsia="Times New Roman" w:hAnsi="Times New Roman" w:cs="Times New Roman"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9A621AC"/>
    <w:multiLevelType w:val="hybridMultilevel"/>
    <w:tmpl w:val="1CCE55C2"/>
    <w:lvl w:ilvl="0" w:tplc="5F70D7FC">
      <w:start w:val="1"/>
      <w:numFmt w:val="lowerRoman"/>
      <w:lvlText w:val="(%1)"/>
      <w:lvlJc w:val="left"/>
      <w:pPr>
        <w:ind w:left="1440" w:hanging="360"/>
      </w:pPr>
      <w:rPr>
        <w:rFonts w:hint="default"/>
        <w:b w:val="0"/>
        <w:bCs/>
        <w:i w:val="0"/>
        <w:i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A210659"/>
    <w:multiLevelType w:val="multilevel"/>
    <w:tmpl w:val="FAB0CE4A"/>
    <w:lvl w:ilvl="0">
      <w:start w:val="13"/>
      <w:numFmt w:val="decimal"/>
      <w:lvlText w:val="%1."/>
      <w:lvlJc w:val="left"/>
      <w:pPr>
        <w:ind w:left="450" w:hanging="450"/>
      </w:pPr>
      <w:rPr>
        <w:rFonts w:hint="default"/>
      </w:rPr>
    </w:lvl>
    <w:lvl w:ilvl="1">
      <w:start w:val="1"/>
      <w:numFmt w:val="decimal"/>
      <w:lvlText w:val="12.%2"/>
      <w:lvlJc w:val="left"/>
      <w:pPr>
        <w:ind w:left="360" w:hanging="360"/>
      </w:pPr>
      <w:rPr>
        <w:rFonts w:ascii="Times New Roman" w:eastAsia="Times New Roman" w:hAnsi="Times New Roman" w:cs="Times New Roman"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D8352AC"/>
    <w:multiLevelType w:val="hybridMultilevel"/>
    <w:tmpl w:val="E9DEACCE"/>
    <w:lvl w:ilvl="0" w:tplc="EFF4F072">
      <w:start w:val="1"/>
      <w:numFmt w:val="lowerLetter"/>
      <w:lvlText w:val="(%1)"/>
      <w:lvlJc w:val="left"/>
      <w:pPr>
        <w:ind w:left="792" w:hanging="360"/>
      </w:pPr>
      <w:rPr>
        <w:rFonts w:hint="default"/>
        <w:i w:val="0"/>
        <w:sz w:val="22"/>
        <w:szCs w:val="22"/>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5" w15:restartNumberingAfterBreak="0">
    <w:nsid w:val="7DB30306"/>
    <w:multiLevelType w:val="hybridMultilevel"/>
    <w:tmpl w:val="082E39F8"/>
    <w:lvl w:ilvl="0" w:tplc="5D923334">
      <w:start w:val="1"/>
      <w:numFmt w:val="lowerLetter"/>
      <w:lvlText w:val="%1."/>
      <w:lvlJc w:val="left"/>
      <w:pPr>
        <w:ind w:left="1080" w:hanging="72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1958135">
    <w:abstractNumId w:val="11"/>
  </w:num>
  <w:num w:numId="2" w16cid:durableId="1884558878">
    <w:abstractNumId w:val="14"/>
  </w:num>
  <w:num w:numId="3" w16cid:durableId="21511950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3738189">
    <w:abstractNumId w:val="3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44394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0535233">
    <w:abstractNumId w:val="32"/>
  </w:num>
  <w:num w:numId="7" w16cid:durableId="1597248001">
    <w:abstractNumId w:val="31"/>
  </w:num>
  <w:num w:numId="8" w16cid:durableId="234054426">
    <w:abstractNumId w:val="18"/>
  </w:num>
  <w:num w:numId="9" w16cid:durableId="1106584232">
    <w:abstractNumId w:val="20"/>
  </w:num>
  <w:num w:numId="10" w16cid:durableId="474303516">
    <w:abstractNumId w:val="37"/>
  </w:num>
  <w:num w:numId="11" w16cid:durableId="1689525834">
    <w:abstractNumId w:val="3"/>
  </w:num>
  <w:num w:numId="12" w16cid:durableId="806093901">
    <w:abstractNumId w:val="33"/>
  </w:num>
  <w:num w:numId="13" w16cid:durableId="946078387">
    <w:abstractNumId w:val="26"/>
  </w:num>
  <w:num w:numId="14" w16cid:durableId="793444591">
    <w:abstractNumId w:val="12"/>
  </w:num>
  <w:num w:numId="15" w16cid:durableId="1555701008">
    <w:abstractNumId w:val="39"/>
  </w:num>
  <w:num w:numId="16" w16cid:durableId="1050345918">
    <w:abstractNumId w:val="5"/>
  </w:num>
  <w:num w:numId="17" w16cid:durableId="2033457799">
    <w:abstractNumId w:val="6"/>
  </w:num>
  <w:num w:numId="18" w16cid:durableId="1967856872">
    <w:abstractNumId w:val="7"/>
  </w:num>
  <w:num w:numId="19" w16cid:durableId="1864202054">
    <w:abstractNumId w:val="4"/>
  </w:num>
  <w:num w:numId="20" w16cid:durableId="107964200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84183594">
    <w:abstractNumId w:val="45"/>
  </w:num>
  <w:num w:numId="22" w16cid:durableId="1490563657">
    <w:abstractNumId w:val="15"/>
  </w:num>
  <w:num w:numId="23" w16cid:durableId="573013438">
    <w:abstractNumId w:val="29"/>
  </w:num>
  <w:num w:numId="24" w16cid:durableId="2039891377">
    <w:abstractNumId w:val="13"/>
  </w:num>
  <w:num w:numId="25" w16cid:durableId="394397542">
    <w:abstractNumId w:val="0"/>
  </w:num>
  <w:num w:numId="26" w16cid:durableId="904412282">
    <w:abstractNumId w:val="25"/>
  </w:num>
  <w:num w:numId="27" w16cid:durableId="1342781065">
    <w:abstractNumId w:val="22"/>
  </w:num>
  <w:num w:numId="28" w16cid:durableId="1702633185">
    <w:abstractNumId w:val="43"/>
  </w:num>
  <w:num w:numId="29" w16cid:durableId="209149677">
    <w:abstractNumId w:val="41"/>
  </w:num>
  <w:num w:numId="30" w16cid:durableId="720397013">
    <w:abstractNumId w:val="10"/>
  </w:num>
  <w:num w:numId="31" w16cid:durableId="796871364">
    <w:abstractNumId w:val="1"/>
  </w:num>
  <w:num w:numId="32" w16cid:durableId="132216050">
    <w:abstractNumId w:val="21"/>
  </w:num>
  <w:num w:numId="33" w16cid:durableId="1986008961">
    <w:abstractNumId w:val="16"/>
  </w:num>
  <w:num w:numId="34" w16cid:durableId="404495927">
    <w:abstractNumId w:val="44"/>
  </w:num>
  <w:num w:numId="35" w16cid:durableId="1214850102">
    <w:abstractNumId w:val="28"/>
  </w:num>
  <w:num w:numId="36" w16cid:durableId="494224130">
    <w:abstractNumId w:val="19"/>
  </w:num>
  <w:num w:numId="37" w16cid:durableId="1650553173">
    <w:abstractNumId w:val="30"/>
  </w:num>
  <w:num w:numId="38" w16cid:durableId="261649631">
    <w:abstractNumId w:val="9"/>
  </w:num>
  <w:num w:numId="39" w16cid:durableId="335232516">
    <w:abstractNumId w:val="38"/>
  </w:num>
  <w:num w:numId="40" w16cid:durableId="1391688612">
    <w:abstractNumId w:val="34"/>
  </w:num>
  <w:num w:numId="41" w16cid:durableId="572205694">
    <w:abstractNumId w:val="17"/>
  </w:num>
  <w:num w:numId="42" w16cid:durableId="1507212012">
    <w:abstractNumId w:val="27"/>
  </w:num>
  <w:num w:numId="43" w16cid:durableId="994145379">
    <w:abstractNumId w:val="2"/>
  </w:num>
  <w:num w:numId="44" w16cid:durableId="1149327938">
    <w:abstractNumId w:val="24"/>
  </w:num>
  <w:num w:numId="45" w16cid:durableId="446631519">
    <w:abstractNumId w:val="42"/>
  </w:num>
  <w:num w:numId="46" w16cid:durableId="1046680862">
    <w:abstractNumId w:val="35"/>
  </w:num>
  <w:num w:numId="47" w16cid:durableId="1000278781">
    <w:abstractNumId w:val="23"/>
  </w:num>
  <w:num w:numId="48" w16cid:durableId="1823811563">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97836665">
    <w:abstractNumId w:val="8"/>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EN">
    <w15:presenceInfo w15:providerId="None" w15:userId="HIEN"/>
  </w15:person>
  <w15:person w15:author="XuanVNT">
    <w15:presenceInfo w15:providerId="None" w15:userId="XuanVNT"/>
  </w15:person>
  <w15:person w15:author="Việt Nguyễn">
    <w15:presenceInfo w15:providerId="Windows Live" w15:userId="0b028a7a49b07696"/>
  </w15:person>
  <w15:person w15:author="Do Minh Tam">
    <w15:presenceInfo w15:providerId="AD" w15:userId="S::tam.do1@diag.vn::9a8f3c4f-c1fd-4278-8c31-748627e1863d"/>
  </w15:person>
  <w15:person w15:author="Hoài Phan">
    <w15:presenceInfo w15:providerId="Windows Live" w15:userId="8cc802d31fa477f3"/>
  </w15:person>
  <w15:person w15:author="Nguyen Thi Lien">
    <w15:presenceInfo w15:providerId="AD" w15:userId="S::lien.nguyen2@diag.vn::c7384777-cabe-4daf-affb-943603744bcf"/>
  </w15:person>
  <w15:person w15:author="Ton Hoang Minh Nghia">
    <w15:presenceInfo w15:providerId="AD" w15:userId="S::nghia.ton@diag.vn::c3acc91c-6744-4961-b395-351e2cbbe5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288"/>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F12"/>
    <w:rsid w:val="00001AF8"/>
    <w:rsid w:val="000024BC"/>
    <w:rsid w:val="00002A83"/>
    <w:rsid w:val="00003CF9"/>
    <w:rsid w:val="0000478F"/>
    <w:rsid w:val="00011124"/>
    <w:rsid w:val="000111F5"/>
    <w:rsid w:val="000121B8"/>
    <w:rsid w:val="000128C6"/>
    <w:rsid w:val="00015DC0"/>
    <w:rsid w:val="00020D78"/>
    <w:rsid w:val="00024A67"/>
    <w:rsid w:val="000261F7"/>
    <w:rsid w:val="00026363"/>
    <w:rsid w:val="00030748"/>
    <w:rsid w:val="00033D1A"/>
    <w:rsid w:val="00035552"/>
    <w:rsid w:val="0003559C"/>
    <w:rsid w:val="00036BF2"/>
    <w:rsid w:val="000371F4"/>
    <w:rsid w:val="000373FC"/>
    <w:rsid w:val="0004034C"/>
    <w:rsid w:val="000422B2"/>
    <w:rsid w:val="00042897"/>
    <w:rsid w:val="0004463A"/>
    <w:rsid w:val="000451C2"/>
    <w:rsid w:val="00045E6A"/>
    <w:rsid w:val="000469F3"/>
    <w:rsid w:val="0004768E"/>
    <w:rsid w:val="00047802"/>
    <w:rsid w:val="00050629"/>
    <w:rsid w:val="000576CD"/>
    <w:rsid w:val="0006173D"/>
    <w:rsid w:val="0006333D"/>
    <w:rsid w:val="0006552E"/>
    <w:rsid w:val="000658BE"/>
    <w:rsid w:val="000663D1"/>
    <w:rsid w:val="000663F7"/>
    <w:rsid w:val="00072B43"/>
    <w:rsid w:val="00072C2B"/>
    <w:rsid w:val="00073B64"/>
    <w:rsid w:val="00074523"/>
    <w:rsid w:val="00074618"/>
    <w:rsid w:val="0007474A"/>
    <w:rsid w:val="00076DAF"/>
    <w:rsid w:val="000776EC"/>
    <w:rsid w:val="0007776D"/>
    <w:rsid w:val="000801B4"/>
    <w:rsid w:val="0008047C"/>
    <w:rsid w:val="00083350"/>
    <w:rsid w:val="000855FA"/>
    <w:rsid w:val="000859F5"/>
    <w:rsid w:val="00085EC3"/>
    <w:rsid w:val="00087590"/>
    <w:rsid w:val="00087721"/>
    <w:rsid w:val="00087747"/>
    <w:rsid w:val="000909E3"/>
    <w:rsid w:val="00090F42"/>
    <w:rsid w:val="00090F78"/>
    <w:rsid w:val="00091281"/>
    <w:rsid w:val="00091506"/>
    <w:rsid w:val="00091AAC"/>
    <w:rsid w:val="00094871"/>
    <w:rsid w:val="00095431"/>
    <w:rsid w:val="00096502"/>
    <w:rsid w:val="00096719"/>
    <w:rsid w:val="000A0934"/>
    <w:rsid w:val="000A1ACA"/>
    <w:rsid w:val="000A208A"/>
    <w:rsid w:val="000A2BF6"/>
    <w:rsid w:val="000B0483"/>
    <w:rsid w:val="000B2818"/>
    <w:rsid w:val="000B39D0"/>
    <w:rsid w:val="000B472E"/>
    <w:rsid w:val="000B6EE9"/>
    <w:rsid w:val="000C008B"/>
    <w:rsid w:val="000C2920"/>
    <w:rsid w:val="000C60DD"/>
    <w:rsid w:val="000C6980"/>
    <w:rsid w:val="000C6E38"/>
    <w:rsid w:val="000C79BC"/>
    <w:rsid w:val="000D0ACC"/>
    <w:rsid w:val="000D72C4"/>
    <w:rsid w:val="000E4B95"/>
    <w:rsid w:val="000E580C"/>
    <w:rsid w:val="000E59BC"/>
    <w:rsid w:val="000E5A3C"/>
    <w:rsid w:val="000E5DB5"/>
    <w:rsid w:val="000E768F"/>
    <w:rsid w:val="000F1B9C"/>
    <w:rsid w:val="000F3E66"/>
    <w:rsid w:val="000F54DC"/>
    <w:rsid w:val="001002B1"/>
    <w:rsid w:val="001003EB"/>
    <w:rsid w:val="00100AF2"/>
    <w:rsid w:val="00103829"/>
    <w:rsid w:val="001053AA"/>
    <w:rsid w:val="00105FB9"/>
    <w:rsid w:val="00107DEC"/>
    <w:rsid w:val="001111CA"/>
    <w:rsid w:val="00112141"/>
    <w:rsid w:val="0011283D"/>
    <w:rsid w:val="001128AA"/>
    <w:rsid w:val="00114B28"/>
    <w:rsid w:val="00115CBD"/>
    <w:rsid w:val="001171A0"/>
    <w:rsid w:val="00120C3E"/>
    <w:rsid w:val="00120F10"/>
    <w:rsid w:val="001227F3"/>
    <w:rsid w:val="00122A5C"/>
    <w:rsid w:val="00122B61"/>
    <w:rsid w:val="001234E3"/>
    <w:rsid w:val="00123727"/>
    <w:rsid w:val="00125C7D"/>
    <w:rsid w:val="00126979"/>
    <w:rsid w:val="00127CF0"/>
    <w:rsid w:val="00127EC0"/>
    <w:rsid w:val="00132673"/>
    <w:rsid w:val="00132A92"/>
    <w:rsid w:val="00137481"/>
    <w:rsid w:val="00137D35"/>
    <w:rsid w:val="001426FC"/>
    <w:rsid w:val="0014385B"/>
    <w:rsid w:val="001444C7"/>
    <w:rsid w:val="001512C5"/>
    <w:rsid w:val="0015506D"/>
    <w:rsid w:val="00160F68"/>
    <w:rsid w:val="00162EAF"/>
    <w:rsid w:val="0016333F"/>
    <w:rsid w:val="00164679"/>
    <w:rsid w:val="00164C1A"/>
    <w:rsid w:val="00164CDD"/>
    <w:rsid w:val="00166094"/>
    <w:rsid w:val="00171572"/>
    <w:rsid w:val="00171821"/>
    <w:rsid w:val="00174A40"/>
    <w:rsid w:val="00174EBB"/>
    <w:rsid w:val="00175A06"/>
    <w:rsid w:val="00175AED"/>
    <w:rsid w:val="00177296"/>
    <w:rsid w:val="00183229"/>
    <w:rsid w:val="00183841"/>
    <w:rsid w:val="00184156"/>
    <w:rsid w:val="00185ACA"/>
    <w:rsid w:val="00185C16"/>
    <w:rsid w:val="00191926"/>
    <w:rsid w:val="00193EDB"/>
    <w:rsid w:val="00194A21"/>
    <w:rsid w:val="001A0BD6"/>
    <w:rsid w:val="001A1179"/>
    <w:rsid w:val="001A4495"/>
    <w:rsid w:val="001A4BE3"/>
    <w:rsid w:val="001A5A31"/>
    <w:rsid w:val="001A5DC7"/>
    <w:rsid w:val="001A6788"/>
    <w:rsid w:val="001B00B5"/>
    <w:rsid w:val="001B010B"/>
    <w:rsid w:val="001B3B7A"/>
    <w:rsid w:val="001B4C7B"/>
    <w:rsid w:val="001B4E21"/>
    <w:rsid w:val="001C3AC0"/>
    <w:rsid w:val="001C4861"/>
    <w:rsid w:val="001D0FA0"/>
    <w:rsid w:val="001D1AE0"/>
    <w:rsid w:val="001D2BDC"/>
    <w:rsid w:val="001D2CC6"/>
    <w:rsid w:val="001D3467"/>
    <w:rsid w:val="001D7113"/>
    <w:rsid w:val="001D7792"/>
    <w:rsid w:val="001E0A0E"/>
    <w:rsid w:val="001E285B"/>
    <w:rsid w:val="001E339E"/>
    <w:rsid w:val="001E3B46"/>
    <w:rsid w:val="001E5A01"/>
    <w:rsid w:val="001E5F17"/>
    <w:rsid w:val="001E69C3"/>
    <w:rsid w:val="001E7C7C"/>
    <w:rsid w:val="001F0C03"/>
    <w:rsid w:val="001F15BB"/>
    <w:rsid w:val="001F1D46"/>
    <w:rsid w:val="001F210B"/>
    <w:rsid w:val="001F3CA0"/>
    <w:rsid w:val="001F4663"/>
    <w:rsid w:val="001F6584"/>
    <w:rsid w:val="0020293B"/>
    <w:rsid w:val="00203EF8"/>
    <w:rsid w:val="00205720"/>
    <w:rsid w:val="00205CD3"/>
    <w:rsid w:val="00205E07"/>
    <w:rsid w:val="00207AFB"/>
    <w:rsid w:val="00210E63"/>
    <w:rsid w:val="00214CD3"/>
    <w:rsid w:val="00215619"/>
    <w:rsid w:val="00222CAC"/>
    <w:rsid w:val="00222CCE"/>
    <w:rsid w:val="002231EA"/>
    <w:rsid w:val="00223984"/>
    <w:rsid w:val="002246B4"/>
    <w:rsid w:val="002251E0"/>
    <w:rsid w:val="0022522E"/>
    <w:rsid w:val="00225912"/>
    <w:rsid w:val="0023111A"/>
    <w:rsid w:val="00231939"/>
    <w:rsid w:val="00231C73"/>
    <w:rsid w:val="00232376"/>
    <w:rsid w:val="00237304"/>
    <w:rsid w:val="00240EEC"/>
    <w:rsid w:val="00242CCB"/>
    <w:rsid w:val="00245396"/>
    <w:rsid w:val="002462FB"/>
    <w:rsid w:val="0024648D"/>
    <w:rsid w:val="0024697A"/>
    <w:rsid w:val="00247E37"/>
    <w:rsid w:val="00252245"/>
    <w:rsid w:val="002529F9"/>
    <w:rsid w:val="00252A62"/>
    <w:rsid w:val="00253058"/>
    <w:rsid w:val="002565F4"/>
    <w:rsid w:val="00260FC7"/>
    <w:rsid w:val="0026320F"/>
    <w:rsid w:val="00264264"/>
    <w:rsid w:val="002708C2"/>
    <w:rsid w:val="00270FF7"/>
    <w:rsid w:val="00271A3D"/>
    <w:rsid w:val="00273B2A"/>
    <w:rsid w:val="002761D1"/>
    <w:rsid w:val="00276243"/>
    <w:rsid w:val="0028217E"/>
    <w:rsid w:val="002862FF"/>
    <w:rsid w:val="00286E71"/>
    <w:rsid w:val="0029069E"/>
    <w:rsid w:val="00291424"/>
    <w:rsid w:val="002965A0"/>
    <w:rsid w:val="002A0A08"/>
    <w:rsid w:val="002A0CF5"/>
    <w:rsid w:val="002A1400"/>
    <w:rsid w:val="002A17FE"/>
    <w:rsid w:val="002A4285"/>
    <w:rsid w:val="002A441F"/>
    <w:rsid w:val="002A46FA"/>
    <w:rsid w:val="002A50B6"/>
    <w:rsid w:val="002A6A54"/>
    <w:rsid w:val="002B0A27"/>
    <w:rsid w:val="002B1891"/>
    <w:rsid w:val="002B21A0"/>
    <w:rsid w:val="002B2B2C"/>
    <w:rsid w:val="002B3C62"/>
    <w:rsid w:val="002B687F"/>
    <w:rsid w:val="002B71D2"/>
    <w:rsid w:val="002C3233"/>
    <w:rsid w:val="002C3DCD"/>
    <w:rsid w:val="002C423C"/>
    <w:rsid w:val="002C6E16"/>
    <w:rsid w:val="002C73AC"/>
    <w:rsid w:val="002D0414"/>
    <w:rsid w:val="002D22A6"/>
    <w:rsid w:val="002D3E17"/>
    <w:rsid w:val="002D4662"/>
    <w:rsid w:val="002D5EC6"/>
    <w:rsid w:val="002E0161"/>
    <w:rsid w:val="002E18FB"/>
    <w:rsid w:val="002E20CB"/>
    <w:rsid w:val="002E22F6"/>
    <w:rsid w:val="002E2586"/>
    <w:rsid w:val="002E297C"/>
    <w:rsid w:val="002E3CB2"/>
    <w:rsid w:val="002E58B5"/>
    <w:rsid w:val="002E7486"/>
    <w:rsid w:val="002F107B"/>
    <w:rsid w:val="002F3E22"/>
    <w:rsid w:val="002F5F89"/>
    <w:rsid w:val="002F6DDD"/>
    <w:rsid w:val="00302A7A"/>
    <w:rsid w:val="003043C1"/>
    <w:rsid w:val="00306674"/>
    <w:rsid w:val="003077E1"/>
    <w:rsid w:val="003121E4"/>
    <w:rsid w:val="003152BE"/>
    <w:rsid w:val="00316314"/>
    <w:rsid w:val="003163A0"/>
    <w:rsid w:val="00316E5F"/>
    <w:rsid w:val="00321410"/>
    <w:rsid w:val="00326BFB"/>
    <w:rsid w:val="00327810"/>
    <w:rsid w:val="003302A2"/>
    <w:rsid w:val="003327A8"/>
    <w:rsid w:val="00332CF8"/>
    <w:rsid w:val="00333911"/>
    <w:rsid w:val="003349E4"/>
    <w:rsid w:val="003379F2"/>
    <w:rsid w:val="00337CA8"/>
    <w:rsid w:val="00337FAC"/>
    <w:rsid w:val="0034005A"/>
    <w:rsid w:val="00343176"/>
    <w:rsid w:val="003436C3"/>
    <w:rsid w:val="00343B3C"/>
    <w:rsid w:val="003463DD"/>
    <w:rsid w:val="00347ABA"/>
    <w:rsid w:val="00347BAE"/>
    <w:rsid w:val="00351440"/>
    <w:rsid w:val="00352EC6"/>
    <w:rsid w:val="00353149"/>
    <w:rsid w:val="0035318D"/>
    <w:rsid w:val="00353390"/>
    <w:rsid w:val="003558FF"/>
    <w:rsid w:val="00356458"/>
    <w:rsid w:val="00357597"/>
    <w:rsid w:val="003575E1"/>
    <w:rsid w:val="00357BDC"/>
    <w:rsid w:val="00357E88"/>
    <w:rsid w:val="0036122C"/>
    <w:rsid w:val="00370D45"/>
    <w:rsid w:val="003719B2"/>
    <w:rsid w:val="00376975"/>
    <w:rsid w:val="00377FA3"/>
    <w:rsid w:val="0038256B"/>
    <w:rsid w:val="00383F4B"/>
    <w:rsid w:val="00385586"/>
    <w:rsid w:val="003861CC"/>
    <w:rsid w:val="0039302E"/>
    <w:rsid w:val="00394D5E"/>
    <w:rsid w:val="00395039"/>
    <w:rsid w:val="003A0900"/>
    <w:rsid w:val="003A0DA1"/>
    <w:rsid w:val="003A0EDC"/>
    <w:rsid w:val="003A33E5"/>
    <w:rsid w:val="003A5729"/>
    <w:rsid w:val="003A633B"/>
    <w:rsid w:val="003B12E3"/>
    <w:rsid w:val="003B1466"/>
    <w:rsid w:val="003B1DF2"/>
    <w:rsid w:val="003B1DF8"/>
    <w:rsid w:val="003B22E0"/>
    <w:rsid w:val="003B53B6"/>
    <w:rsid w:val="003B53FE"/>
    <w:rsid w:val="003B673D"/>
    <w:rsid w:val="003C2336"/>
    <w:rsid w:val="003D4319"/>
    <w:rsid w:val="003D5CBA"/>
    <w:rsid w:val="003E0335"/>
    <w:rsid w:val="003E2474"/>
    <w:rsid w:val="003E3AFC"/>
    <w:rsid w:val="003E4002"/>
    <w:rsid w:val="003E4760"/>
    <w:rsid w:val="003E47EC"/>
    <w:rsid w:val="003E6256"/>
    <w:rsid w:val="003E7F49"/>
    <w:rsid w:val="003F20A3"/>
    <w:rsid w:val="003F35B6"/>
    <w:rsid w:val="003F5FD2"/>
    <w:rsid w:val="003F6031"/>
    <w:rsid w:val="003F6D38"/>
    <w:rsid w:val="004005CA"/>
    <w:rsid w:val="004024C9"/>
    <w:rsid w:val="00403E9A"/>
    <w:rsid w:val="0040545E"/>
    <w:rsid w:val="00406718"/>
    <w:rsid w:val="00410E33"/>
    <w:rsid w:val="00412228"/>
    <w:rsid w:val="004159A4"/>
    <w:rsid w:val="00416767"/>
    <w:rsid w:val="00416F75"/>
    <w:rsid w:val="00417178"/>
    <w:rsid w:val="0041730A"/>
    <w:rsid w:val="004222CD"/>
    <w:rsid w:val="0042330F"/>
    <w:rsid w:val="004310C8"/>
    <w:rsid w:val="004336B7"/>
    <w:rsid w:val="004348BF"/>
    <w:rsid w:val="004361FE"/>
    <w:rsid w:val="00437B3A"/>
    <w:rsid w:val="00442C23"/>
    <w:rsid w:val="00442DC6"/>
    <w:rsid w:val="0045070C"/>
    <w:rsid w:val="00452019"/>
    <w:rsid w:val="00452691"/>
    <w:rsid w:val="004532A1"/>
    <w:rsid w:val="0046107B"/>
    <w:rsid w:val="00465D04"/>
    <w:rsid w:val="004674F2"/>
    <w:rsid w:val="00471C35"/>
    <w:rsid w:val="00471CAD"/>
    <w:rsid w:val="00476698"/>
    <w:rsid w:val="00480523"/>
    <w:rsid w:val="00480D6D"/>
    <w:rsid w:val="004833EF"/>
    <w:rsid w:val="00485E74"/>
    <w:rsid w:val="00485FDC"/>
    <w:rsid w:val="004865CE"/>
    <w:rsid w:val="00491F41"/>
    <w:rsid w:val="00492E06"/>
    <w:rsid w:val="00494043"/>
    <w:rsid w:val="00494E28"/>
    <w:rsid w:val="004970D9"/>
    <w:rsid w:val="004A084B"/>
    <w:rsid w:val="004A26B5"/>
    <w:rsid w:val="004A297D"/>
    <w:rsid w:val="004A541E"/>
    <w:rsid w:val="004A75B3"/>
    <w:rsid w:val="004B124E"/>
    <w:rsid w:val="004B1337"/>
    <w:rsid w:val="004B17D1"/>
    <w:rsid w:val="004B5659"/>
    <w:rsid w:val="004B6368"/>
    <w:rsid w:val="004B6C5D"/>
    <w:rsid w:val="004B6CB8"/>
    <w:rsid w:val="004B6F5D"/>
    <w:rsid w:val="004B7CCD"/>
    <w:rsid w:val="004C0A9D"/>
    <w:rsid w:val="004C11C1"/>
    <w:rsid w:val="004C1DCB"/>
    <w:rsid w:val="004C1E92"/>
    <w:rsid w:val="004C2B42"/>
    <w:rsid w:val="004C3212"/>
    <w:rsid w:val="004C4296"/>
    <w:rsid w:val="004C46F6"/>
    <w:rsid w:val="004D0133"/>
    <w:rsid w:val="004D0CE5"/>
    <w:rsid w:val="004D13DC"/>
    <w:rsid w:val="004D6F3C"/>
    <w:rsid w:val="004D7CB0"/>
    <w:rsid w:val="004E02CC"/>
    <w:rsid w:val="004E04BF"/>
    <w:rsid w:val="004E09D0"/>
    <w:rsid w:val="004E100C"/>
    <w:rsid w:val="004E573B"/>
    <w:rsid w:val="004E5BB2"/>
    <w:rsid w:val="004E5D36"/>
    <w:rsid w:val="004E5E6E"/>
    <w:rsid w:val="004F43D4"/>
    <w:rsid w:val="004F43E5"/>
    <w:rsid w:val="004F4FA8"/>
    <w:rsid w:val="004F5A23"/>
    <w:rsid w:val="004F5BFA"/>
    <w:rsid w:val="004F7076"/>
    <w:rsid w:val="004F7F06"/>
    <w:rsid w:val="00502AE6"/>
    <w:rsid w:val="005049DA"/>
    <w:rsid w:val="00504B38"/>
    <w:rsid w:val="00505234"/>
    <w:rsid w:val="0050530A"/>
    <w:rsid w:val="00511D00"/>
    <w:rsid w:val="005131F8"/>
    <w:rsid w:val="00515946"/>
    <w:rsid w:val="00516049"/>
    <w:rsid w:val="00517DAB"/>
    <w:rsid w:val="00520582"/>
    <w:rsid w:val="0052078E"/>
    <w:rsid w:val="00520A54"/>
    <w:rsid w:val="00520F5E"/>
    <w:rsid w:val="0052589D"/>
    <w:rsid w:val="0052630F"/>
    <w:rsid w:val="00526703"/>
    <w:rsid w:val="00530344"/>
    <w:rsid w:val="005314A7"/>
    <w:rsid w:val="0053416F"/>
    <w:rsid w:val="005347E2"/>
    <w:rsid w:val="00534D5E"/>
    <w:rsid w:val="005368CB"/>
    <w:rsid w:val="00537761"/>
    <w:rsid w:val="00542F77"/>
    <w:rsid w:val="00543BF7"/>
    <w:rsid w:val="005459E4"/>
    <w:rsid w:val="00547200"/>
    <w:rsid w:val="00547E3E"/>
    <w:rsid w:val="00551E68"/>
    <w:rsid w:val="0055241E"/>
    <w:rsid w:val="00553B33"/>
    <w:rsid w:val="00556593"/>
    <w:rsid w:val="005567B0"/>
    <w:rsid w:val="00557404"/>
    <w:rsid w:val="00557883"/>
    <w:rsid w:val="00560335"/>
    <w:rsid w:val="00561BDE"/>
    <w:rsid w:val="005653FC"/>
    <w:rsid w:val="005655F0"/>
    <w:rsid w:val="005701BC"/>
    <w:rsid w:val="005707F6"/>
    <w:rsid w:val="005727D3"/>
    <w:rsid w:val="00572AE2"/>
    <w:rsid w:val="00575037"/>
    <w:rsid w:val="005772F2"/>
    <w:rsid w:val="00580C71"/>
    <w:rsid w:val="00582F26"/>
    <w:rsid w:val="0058364F"/>
    <w:rsid w:val="00586156"/>
    <w:rsid w:val="00590068"/>
    <w:rsid w:val="0059046E"/>
    <w:rsid w:val="00591B61"/>
    <w:rsid w:val="00591C7D"/>
    <w:rsid w:val="00592F15"/>
    <w:rsid w:val="00593773"/>
    <w:rsid w:val="00595686"/>
    <w:rsid w:val="00595EF6"/>
    <w:rsid w:val="00597B30"/>
    <w:rsid w:val="005A03A8"/>
    <w:rsid w:val="005A23F0"/>
    <w:rsid w:val="005A33D0"/>
    <w:rsid w:val="005A6500"/>
    <w:rsid w:val="005A6556"/>
    <w:rsid w:val="005B097B"/>
    <w:rsid w:val="005B0CAC"/>
    <w:rsid w:val="005B3377"/>
    <w:rsid w:val="005B4113"/>
    <w:rsid w:val="005B5CB9"/>
    <w:rsid w:val="005B5FAE"/>
    <w:rsid w:val="005C0F91"/>
    <w:rsid w:val="005C5508"/>
    <w:rsid w:val="005C5E86"/>
    <w:rsid w:val="005C627D"/>
    <w:rsid w:val="005C64BE"/>
    <w:rsid w:val="005C7E9A"/>
    <w:rsid w:val="005D0A74"/>
    <w:rsid w:val="005D0E1A"/>
    <w:rsid w:val="005D27CF"/>
    <w:rsid w:val="005D4A93"/>
    <w:rsid w:val="005D6E83"/>
    <w:rsid w:val="005D7B41"/>
    <w:rsid w:val="005D7D24"/>
    <w:rsid w:val="005E0B02"/>
    <w:rsid w:val="005E619F"/>
    <w:rsid w:val="005E6605"/>
    <w:rsid w:val="005E7550"/>
    <w:rsid w:val="005E7849"/>
    <w:rsid w:val="005F0458"/>
    <w:rsid w:val="005F2837"/>
    <w:rsid w:val="005F3287"/>
    <w:rsid w:val="005F5B58"/>
    <w:rsid w:val="005F7554"/>
    <w:rsid w:val="00600370"/>
    <w:rsid w:val="006007BB"/>
    <w:rsid w:val="00601AE6"/>
    <w:rsid w:val="00602872"/>
    <w:rsid w:val="006036CA"/>
    <w:rsid w:val="00603D2D"/>
    <w:rsid w:val="006047E0"/>
    <w:rsid w:val="00610013"/>
    <w:rsid w:val="00611355"/>
    <w:rsid w:val="00613044"/>
    <w:rsid w:val="006146A5"/>
    <w:rsid w:val="00615E0F"/>
    <w:rsid w:val="00620AD3"/>
    <w:rsid w:val="00620BB8"/>
    <w:rsid w:val="00622932"/>
    <w:rsid w:val="00625191"/>
    <w:rsid w:val="0062678F"/>
    <w:rsid w:val="00630152"/>
    <w:rsid w:val="00630285"/>
    <w:rsid w:val="00632DAE"/>
    <w:rsid w:val="00633516"/>
    <w:rsid w:val="00636064"/>
    <w:rsid w:val="00636A5B"/>
    <w:rsid w:val="00637396"/>
    <w:rsid w:val="006447F2"/>
    <w:rsid w:val="00644DD6"/>
    <w:rsid w:val="00646269"/>
    <w:rsid w:val="00646C9D"/>
    <w:rsid w:val="00650A49"/>
    <w:rsid w:val="006552EA"/>
    <w:rsid w:val="00656C4E"/>
    <w:rsid w:val="0065746D"/>
    <w:rsid w:val="0065748E"/>
    <w:rsid w:val="00660F86"/>
    <w:rsid w:val="006621BC"/>
    <w:rsid w:val="0066246A"/>
    <w:rsid w:val="006629D0"/>
    <w:rsid w:val="006645AE"/>
    <w:rsid w:val="00664FE8"/>
    <w:rsid w:val="00667450"/>
    <w:rsid w:val="0067211C"/>
    <w:rsid w:val="0067305D"/>
    <w:rsid w:val="00675D7C"/>
    <w:rsid w:val="00676F92"/>
    <w:rsid w:val="00680668"/>
    <w:rsid w:val="00682CAD"/>
    <w:rsid w:val="00684756"/>
    <w:rsid w:val="00685736"/>
    <w:rsid w:val="00685FDC"/>
    <w:rsid w:val="006862B5"/>
    <w:rsid w:val="006866FB"/>
    <w:rsid w:val="0068676E"/>
    <w:rsid w:val="0069029A"/>
    <w:rsid w:val="006938F1"/>
    <w:rsid w:val="0069578B"/>
    <w:rsid w:val="0069680A"/>
    <w:rsid w:val="006A0FF0"/>
    <w:rsid w:val="006A3206"/>
    <w:rsid w:val="006A3394"/>
    <w:rsid w:val="006A38CE"/>
    <w:rsid w:val="006A4179"/>
    <w:rsid w:val="006A47F4"/>
    <w:rsid w:val="006A72C6"/>
    <w:rsid w:val="006B0754"/>
    <w:rsid w:val="006B1A4E"/>
    <w:rsid w:val="006B3E4C"/>
    <w:rsid w:val="006B6526"/>
    <w:rsid w:val="006B6FC5"/>
    <w:rsid w:val="006C1EB4"/>
    <w:rsid w:val="006C31BB"/>
    <w:rsid w:val="006C41C1"/>
    <w:rsid w:val="006C4C9F"/>
    <w:rsid w:val="006C5BE5"/>
    <w:rsid w:val="006C5D62"/>
    <w:rsid w:val="006D1E71"/>
    <w:rsid w:val="006D2E04"/>
    <w:rsid w:val="006D2E68"/>
    <w:rsid w:val="006D3168"/>
    <w:rsid w:val="006D3B30"/>
    <w:rsid w:val="006E5E1E"/>
    <w:rsid w:val="006F3EBD"/>
    <w:rsid w:val="006F4858"/>
    <w:rsid w:val="00700D9D"/>
    <w:rsid w:val="00701495"/>
    <w:rsid w:val="00702765"/>
    <w:rsid w:val="00702E53"/>
    <w:rsid w:val="007030F1"/>
    <w:rsid w:val="007035B0"/>
    <w:rsid w:val="00703B67"/>
    <w:rsid w:val="00705B6C"/>
    <w:rsid w:val="0070658B"/>
    <w:rsid w:val="007072BF"/>
    <w:rsid w:val="00707910"/>
    <w:rsid w:val="00707DFF"/>
    <w:rsid w:val="007116F4"/>
    <w:rsid w:val="007134DA"/>
    <w:rsid w:val="00715AA7"/>
    <w:rsid w:val="00715BA6"/>
    <w:rsid w:val="0071616C"/>
    <w:rsid w:val="007165EE"/>
    <w:rsid w:val="00717871"/>
    <w:rsid w:val="007205A8"/>
    <w:rsid w:val="0072077A"/>
    <w:rsid w:val="00721868"/>
    <w:rsid w:val="0072237C"/>
    <w:rsid w:val="00723F66"/>
    <w:rsid w:val="0072461F"/>
    <w:rsid w:val="0072603A"/>
    <w:rsid w:val="00727BD4"/>
    <w:rsid w:val="007305AA"/>
    <w:rsid w:val="00733BEA"/>
    <w:rsid w:val="0073464D"/>
    <w:rsid w:val="00737571"/>
    <w:rsid w:val="007411C7"/>
    <w:rsid w:val="00741766"/>
    <w:rsid w:val="00741D4E"/>
    <w:rsid w:val="00742779"/>
    <w:rsid w:val="007459B5"/>
    <w:rsid w:val="007503EC"/>
    <w:rsid w:val="00751362"/>
    <w:rsid w:val="007526E7"/>
    <w:rsid w:val="007557CE"/>
    <w:rsid w:val="007571C9"/>
    <w:rsid w:val="007574F6"/>
    <w:rsid w:val="00757BDE"/>
    <w:rsid w:val="00762AD6"/>
    <w:rsid w:val="007647A6"/>
    <w:rsid w:val="007664FA"/>
    <w:rsid w:val="00766917"/>
    <w:rsid w:val="00767005"/>
    <w:rsid w:val="007703B6"/>
    <w:rsid w:val="00774BD4"/>
    <w:rsid w:val="0077669C"/>
    <w:rsid w:val="007770E7"/>
    <w:rsid w:val="00780D38"/>
    <w:rsid w:val="00781458"/>
    <w:rsid w:val="00781C5B"/>
    <w:rsid w:val="0078282C"/>
    <w:rsid w:val="00785C9D"/>
    <w:rsid w:val="0078602C"/>
    <w:rsid w:val="00793FC2"/>
    <w:rsid w:val="00795961"/>
    <w:rsid w:val="007A04AE"/>
    <w:rsid w:val="007A2EAE"/>
    <w:rsid w:val="007A374E"/>
    <w:rsid w:val="007A51BC"/>
    <w:rsid w:val="007A66FD"/>
    <w:rsid w:val="007A788C"/>
    <w:rsid w:val="007B26B2"/>
    <w:rsid w:val="007B3708"/>
    <w:rsid w:val="007B3B87"/>
    <w:rsid w:val="007B4D68"/>
    <w:rsid w:val="007B7335"/>
    <w:rsid w:val="007C06AF"/>
    <w:rsid w:val="007C2B0D"/>
    <w:rsid w:val="007C4B03"/>
    <w:rsid w:val="007C522D"/>
    <w:rsid w:val="007C6F5A"/>
    <w:rsid w:val="007C7638"/>
    <w:rsid w:val="007D1661"/>
    <w:rsid w:val="007D3A49"/>
    <w:rsid w:val="007D5604"/>
    <w:rsid w:val="007D5806"/>
    <w:rsid w:val="007D5C88"/>
    <w:rsid w:val="007E30B7"/>
    <w:rsid w:val="007E372F"/>
    <w:rsid w:val="007E6975"/>
    <w:rsid w:val="007F1849"/>
    <w:rsid w:val="007F1A76"/>
    <w:rsid w:val="007F2C46"/>
    <w:rsid w:val="007F6072"/>
    <w:rsid w:val="007F772C"/>
    <w:rsid w:val="008013C1"/>
    <w:rsid w:val="008023C6"/>
    <w:rsid w:val="008033E4"/>
    <w:rsid w:val="0080373B"/>
    <w:rsid w:val="008065E3"/>
    <w:rsid w:val="0080799B"/>
    <w:rsid w:val="008116C0"/>
    <w:rsid w:val="00813B88"/>
    <w:rsid w:val="00820FAA"/>
    <w:rsid w:val="00821450"/>
    <w:rsid w:val="00825DB8"/>
    <w:rsid w:val="0082739D"/>
    <w:rsid w:val="008327F8"/>
    <w:rsid w:val="00833CDC"/>
    <w:rsid w:val="00836C20"/>
    <w:rsid w:val="00837ADA"/>
    <w:rsid w:val="00845A91"/>
    <w:rsid w:val="00845DE9"/>
    <w:rsid w:val="008465B6"/>
    <w:rsid w:val="00847281"/>
    <w:rsid w:val="008520A3"/>
    <w:rsid w:val="00853DAE"/>
    <w:rsid w:val="008555FE"/>
    <w:rsid w:val="00856B8C"/>
    <w:rsid w:val="00857980"/>
    <w:rsid w:val="00857C8D"/>
    <w:rsid w:val="008622C8"/>
    <w:rsid w:val="00863979"/>
    <w:rsid w:val="0086454A"/>
    <w:rsid w:val="00864BEE"/>
    <w:rsid w:val="008653E9"/>
    <w:rsid w:val="00867EA7"/>
    <w:rsid w:val="00872425"/>
    <w:rsid w:val="008729EE"/>
    <w:rsid w:val="008748DD"/>
    <w:rsid w:val="00880C88"/>
    <w:rsid w:val="00881881"/>
    <w:rsid w:val="00881C4D"/>
    <w:rsid w:val="008834B5"/>
    <w:rsid w:val="00884560"/>
    <w:rsid w:val="00884B4B"/>
    <w:rsid w:val="008914B7"/>
    <w:rsid w:val="008915D4"/>
    <w:rsid w:val="008948E2"/>
    <w:rsid w:val="0089559D"/>
    <w:rsid w:val="00896AD2"/>
    <w:rsid w:val="008A307F"/>
    <w:rsid w:val="008A5F92"/>
    <w:rsid w:val="008A648F"/>
    <w:rsid w:val="008B0A6C"/>
    <w:rsid w:val="008B0C77"/>
    <w:rsid w:val="008B1E5D"/>
    <w:rsid w:val="008B2C3B"/>
    <w:rsid w:val="008B6AC7"/>
    <w:rsid w:val="008C1CDF"/>
    <w:rsid w:val="008C4998"/>
    <w:rsid w:val="008C5B20"/>
    <w:rsid w:val="008C7AD9"/>
    <w:rsid w:val="008D033E"/>
    <w:rsid w:val="008D2C60"/>
    <w:rsid w:val="008D4F9B"/>
    <w:rsid w:val="008D512E"/>
    <w:rsid w:val="008D677D"/>
    <w:rsid w:val="008E1589"/>
    <w:rsid w:val="008E1D42"/>
    <w:rsid w:val="008E2FCE"/>
    <w:rsid w:val="008E3715"/>
    <w:rsid w:val="008E4131"/>
    <w:rsid w:val="008E4D14"/>
    <w:rsid w:val="008E5CD1"/>
    <w:rsid w:val="008E7C19"/>
    <w:rsid w:val="008F061D"/>
    <w:rsid w:val="008F3C58"/>
    <w:rsid w:val="008F41E4"/>
    <w:rsid w:val="008F5460"/>
    <w:rsid w:val="00900981"/>
    <w:rsid w:val="00901D52"/>
    <w:rsid w:val="00904944"/>
    <w:rsid w:val="0090576B"/>
    <w:rsid w:val="00907F21"/>
    <w:rsid w:val="00912CE0"/>
    <w:rsid w:val="0091417A"/>
    <w:rsid w:val="00916723"/>
    <w:rsid w:val="00917880"/>
    <w:rsid w:val="009215B7"/>
    <w:rsid w:val="00921ED5"/>
    <w:rsid w:val="00922ECE"/>
    <w:rsid w:val="00923384"/>
    <w:rsid w:val="00924B1F"/>
    <w:rsid w:val="00926339"/>
    <w:rsid w:val="00930BCE"/>
    <w:rsid w:val="009313D6"/>
    <w:rsid w:val="00931D82"/>
    <w:rsid w:val="00934550"/>
    <w:rsid w:val="0093680C"/>
    <w:rsid w:val="00942B04"/>
    <w:rsid w:val="00943F97"/>
    <w:rsid w:val="00943FE0"/>
    <w:rsid w:val="0094515D"/>
    <w:rsid w:val="0094568E"/>
    <w:rsid w:val="00946A09"/>
    <w:rsid w:val="0094794A"/>
    <w:rsid w:val="0095622F"/>
    <w:rsid w:val="0096255D"/>
    <w:rsid w:val="00966600"/>
    <w:rsid w:val="00966A23"/>
    <w:rsid w:val="009724A8"/>
    <w:rsid w:val="0097526D"/>
    <w:rsid w:val="00975A0C"/>
    <w:rsid w:val="00975E8B"/>
    <w:rsid w:val="00976478"/>
    <w:rsid w:val="009846B6"/>
    <w:rsid w:val="00986912"/>
    <w:rsid w:val="009916C8"/>
    <w:rsid w:val="00993C19"/>
    <w:rsid w:val="00997D80"/>
    <w:rsid w:val="009A5847"/>
    <w:rsid w:val="009A6345"/>
    <w:rsid w:val="009B19EB"/>
    <w:rsid w:val="009B1F18"/>
    <w:rsid w:val="009B27C2"/>
    <w:rsid w:val="009B4178"/>
    <w:rsid w:val="009B4391"/>
    <w:rsid w:val="009B55CF"/>
    <w:rsid w:val="009C1922"/>
    <w:rsid w:val="009C24A5"/>
    <w:rsid w:val="009C5618"/>
    <w:rsid w:val="009C6249"/>
    <w:rsid w:val="009C7435"/>
    <w:rsid w:val="009D1B5F"/>
    <w:rsid w:val="009D7E66"/>
    <w:rsid w:val="009E060D"/>
    <w:rsid w:val="009E168B"/>
    <w:rsid w:val="009E235E"/>
    <w:rsid w:val="009E7D8C"/>
    <w:rsid w:val="009F1D49"/>
    <w:rsid w:val="009F207C"/>
    <w:rsid w:val="009F4857"/>
    <w:rsid w:val="009F6BE4"/>
    <w:rsid w:val="009F6F51"/>
    <w:rsid w:val="009F70FA"/>
    <w:rsid w:val="009F71BF"/>
    <w:rsid w:val="00A059AB"/>
    <w:rsid w:val="00A0643B"/>
    <w:rsid w:val="00A066EA"/>
    <w:rsid w:val="00A12898"/>
    <w:rsid w:val="00A13F43"/>
    <w:rsid w:val="00A15259"/>
    <w:rsid w:val="00A20188"/>
    <w:rsid w:val="00A201E9"/>
    <w:rsid w:val="00A21109"/>
    <w:rsid w:val="00A213BF"/>
    <w:rsid w:val="00A239B6"/>
    <w:rsid w:val="00A263F2"/>
    <w:rsid w:val="00A30F22"/>
    <w:rsid w:val="00A329A0"/>
    <w:rsid w:val="00A32CC0"/>
    <w:rsid w:val="00A3308B"/>
    <w:rsid w:val="00A335FB"/>
    <w:rsid w:val="00A345B8"/>
    <w:rsid w:val="00A361E0"/>
    <w:rsid w:val="00A365A9"/>
    <w:rsid w:val="00A37522"/>
    <w:rsid w:val="00A40867"/>
    <w:rsid w:val="00A461FA"/>
    <w:rsid w:val="00A50717"/>
    <w:rsid w:val="00A51659"/>
    <w:rsid w:val="00A519EE"/>
    <w:rsid w:val="00A52521"/>
    <w:rsid w:val="00A5673C"/>
    <w:rsid w:val="00A61119"/>
    <w:rsid w:val="00A63CC7"/>
    <w:rsid w:val="00A67429"/>
    <w:rsid w:val="00A70F1D"/>
    <w:rsid w:val="00A73E41"/>
    <w:rsid w:val="00A7718B"/>
    <w:rsid w:val="00A77CE4"/>
    <w:rsid w:val="00A842AD"/>
    <w:rsid w:val="00A87D07"/>
    <w:rsid w:val="00A87DE7"/>
    <w:rsid w:val="00A91193"/>
    <w:rsid w:val="00A911D5"/>
    <w:rsid w:val="00A9126F"/>
    <w:rsid w:val="00A92783"/>
    <w:rsid w:val="00A92EE1"/>
    <w:rsid w:val="00A932E3"/>
    <w:rsid w:val="00A96EDE"/>
    <w:rsid w:val="00AA10C4"/>
    <w:rsid w:val="00AA51AC"/>
    <w:rsid w:val="00AB4399"/>
    <w:rsid w:val="00AB440C"/>
    <w:rsid w:val="00AB4558"/>
    <w:rsid w:val="00AB549E"/>
    <w:rsid w:val="00AB7094"/>
    <w:rsid w:val="00AC020C"/>
    <w:rsid w:val="00AC209B"/>
    <w:rsid w:val="00AC7E56"/>
    <w:rsid w:val="00AD2ABF"/>
    <w:rsid w:val="00AD2ADD"/>
    <w:rsid w:val="00AD4A6C"/>
    <w:rsid w:val="00AD4EA5"/>
    <w:rsid w:val="00AD73DE"/>
    <w:rsid w:val="00AD74AC"/>
    <w:rsid w:val="00AF0ACC"/>
    <w:rsid w:val="00AF10DB"/>
    <w:rsid w:val="00AF3452"/>
    <w:rsid w:val="00AF3EAC"/>
    <w:rsid w:val="00AF40DE"/>
    <w:rsid w:val="00AF4AB1"/>
    <w:rsid w:val="00AF53AD"/>
    <w:rsid w:val="00B014C1"/>
    <w:rsid w:val="00B023DB"/>
    <w:rsid w:val="00B025EE"/>
    <w:rsid w:val="00B07AFA"/>
    <w:rsid w:val="00B12EEF"/>
    <w:rsid w:val="00B14BB8"/>
    <w:rsid w:val="00B158BC"/>
    <w:rsid w:val="00B1700D"/>
    <w:rsid w:val="00B20783"/>
    <w:rsid w:val="00B22F67"/>
    <w:rsid w:val="00B2310F"/>
    <w:rsid w:val="00B2411C"/>
    <w:rsid w:val="00B2599A"/>
    <w:rsid w:val="00B30658"/>
    <w:rsid w:val="00B33008"/>
    <w:rsid w:val="00B33748"/>
    <w:rsid w:val="00B33753"/>
    <w:rsid w:val="00B33F7B"/>
    <w:rsid w:val="00B3599A"/>
    <w:rsid w:val="00B4074B"/>
    <w:rsid w:val="00B40939"/>
    <w:rsid w:val="00B40A8B"/>
    <w:rsid w:val="00B40D50"/>
    <w:rsid w:val="00B432A6"/>
    <w:rsid w:val="00B441C6"/>
    <w:rsid w:val="00B46B80"/>
    <w:rsid w:val="00B52769"/>
    <w:rsid w:val="00B54750"/>
    <w:rsid w:val="00B54A11"/>
    <w:rsid w:val="00B55E78"/>
    <w:rsid w:val="00B631ED"/>
    <w:rsid w:val="00B6508E"/>
    <w:rsid w:val="00B6513D"/>
    <w:rsid w:val="00B65188"/>
    <w:rsid w:val="00B71239"/>
    <w:rsid w:val="00B713CF"/>
    <w:rsid w:val="00B71E75"/>
    <w:rsid w:val="00B74A3B"/>
    <w:rsid w:val="00B7609B"/>
    <w:rsid w:val="00B77C0D"/>
    <w:rsid w:val="00B77D47"/>
    <w:rsid w:val="00B8152B"/>
    <w:rsid w:val="00B830DF"/>
    <w:rsid w:val="00B84D0D"/>
    <w:rsid w:val="00B92839"/>
    <w:rsid w:val="00B93B72"/>
    <w:rsid w:val="00B9692B"/>
    <w:rsid w:val="00B97E00"/>
    <w:rsid w:val="00BA0A48"/>
    <w:rsid w:val="00BA271D"/>
    <w:rsid w:val="00BA4796"/>
    <w:rsid w:val="00BA5E3F"/>
    <w:rsid w:val="00BB564D"/>
    <w:rsid w:val="00BC0091"/>
    <w:rsid w:val="00BC14D4"/>
    <w:rsid w:val="00BC548A"/>
    <w:rsid w:val="00BD1615"/>
    <w:rsid w:val="00BD3845"/>
    <w:rsid w:val="00BD3863"/>
    <w:rsid w:val="00BD4A0C"/>
    <w:rsid w:val="00BD6DA9"/>
    <w:rsid w:val="00BE3DF0"/>
    <w:rsid w:val="00BE533D"/>
    <w:rsid w:val="00BE5A3C"/>
    <w:rsid w:val="00BE77F5"/>
    <w:rsid w:val="00BF0508"/>
    <w:rsid w:val="00BF1E97"/>
    <w:rsid w:val="00BF2038"/>
    <w:rsid w:val="00BF33CC"/>
    <w:rsid w:val="00BF4442"/>
    <w:rsid w:val="00BF4744"/>
    <w:rsid w:val="00BF4A26"/>
    <w:rsid w:val="00BF4F50"/>
    <w:rsid w:val="00BF52C3"/>
    <w:rsid w:val="00C0137A"/>
    <w:rsid w:val="00C073FA"/>
    <w:rsid w:val="00C10775"/>
    <w:rsid w:val="00C11B9F"/>
    <w:rsid w:val="00C1596E"/>
    <w:rsid w:val="00C15B12"/>
    <w:rsid w:val="00C17EE4"/>
    <w:rsid w:val="00C20279"/>
    <w:rsid w:val="00C21324"/>
    <w:rsid w:val="00C22792"/>
    <w:rsid w:val="00C25F92"/>
    <w:rsid w:val="00C26022"/>
    <w:rsid w:val="00C30D4E"/>
    <w:rsid w:val="00C31D60"/>
    <w:rsid w:val="00C33203"/>
    <w:rsid w:val="00C34D24"/>
    <w:rsid w:val="00C351C4"/>
    <w:rsid w:val="00C37649"/>
    <w:rsid w:val="00C4106C"/>
    <w:rsid w:val="00C43FAE"/>
    <w:rsid w:val="00C463E7"/>
    <w:rsid w:val="00C4644C"/>
    <w:rsid w:val="00C5371A"/>
    <w:rsid w:val="00C53CEA"/>
    <w:rsid w:val="00C53D8E"/>
    <w:rsid w:val="00C54A9D"/>
    <w:rsid w:val="00C56230"/>
    <w:rsid w:val="00C56DE8"/>
    <w:rsid w:val="00C57B70"/>
    <w:rsid w:val="00C57D21"/>
    <w:rsid w:val="00C61672"/>
    <w:rsid w:val="00C64FB9"/>
    <w:rsid w:val="00C65A59"/>
    <w:rsid w:val="00C7002D"/>
    <w:rsid w:val="00C70F0F"/>
    <w:rsid w:val="00C714C3"/>
    <w:rsid w:val="00C71E03"/>
    <w:rsid w:val="00C743A9"/>
    <w:rsid w:val="00C75615"/>
    <w:rsid w:val="00C76373"/>
    <w:rsid w:val="00C76469"/>
    <w:rsid w:val="00C81070"/>
    <w:rsid w:val="00C825DB"/>
    <w:rsid w:val="00C8395A"/>
    <w:rsid w:val="00C864EC"/>
    <w:rsid w:val="00C86658"/>
    <w:rsid w:val="00C91B85"/>
    <w:rsid w:val="00C92D58"/>
    <w:rsid w:val="00C94B2F"/>
    <w:rsid w:val="00C9508E"/>
    <w:rsid w:val="00C950CB"/>
    <w:rsid w:val="00C959A7"/>
    <w:rsid w:val="00C96884"/>
    <w:rsid w:val="00C96CE5"/>
    <w:rsid w:val="00C97AFF"/>
    <w:rsid w:val="00CA1745"/>
    <w:rsid w:val="00CA19C8"/>
    <w:rsid w:val="00CA2736"/>
    <w:rsid w:val="00CA541C"/>
    <w:rsid w:val="00CA7CA0"/>
    <w:rsid w:val="00CB05F8"/>
    <w:rsid w:val="00CB245B"/>
    <w:rsid w:val="00CB272A"/>
    <w:rsid w:val="00CB4CEB"/>
    <w:rsid w:val="00CB6492"/>
    <w:rsid w:val="00CB69A8"/>
    <w:rsid w:val="00CC0874"/>
    <w:rsid w:val="00CC2308"/>
    <w:rsid w:val="00CC42A2"/>
    <w:rsid w:val="00CC7A17"/>
    <w:rsid w:val="00CD1628"/>
    <w:rsid w:val="00CD2A12"/>
    <w:rsid w:val="00CD34FA"/>
    <w:rsid w:val="00CD38BC"/>
    <w:rsid w:val="00CD540A"/>
    <w:rsid w:val="00CE10C5"/>
    <w:rsid w:val="00CE1D82"/>
    <w:rsid w:val="00CE1ECF"/>
    <w:rsid w:val="00CE327B"/>
    <w:rsid w:val="00CE4386"/>
    <w:rsid w:val="00CE4DF4"/>
    <w:rsid w:val="00CE7A94"/>
    <w:rsid w:val="00CF4892"/>
    <w:rsid w:val="00CF539B"/>
    <w:rsid w:val="00CF5FF2"/>
    <w:rsid w:val="00CF6EE6"/>
    <w:rsid w:val="00D01B64"/>
    <w:rsid w:val="00D02197"/>
    <w:rsid w:val="00D054A5"/>
    <w:rsid w:val="00D06128"/>
    <w:rsid w:val="00D10A8F"/>
    <w:rsid w:val="00D12D8E"/>
    <w:rsid w:val="00D13346"/>
    <w:rsid w:val="00D1390B"/>
    <w:rsid w:val="00D13E42"/>
    <w:rsid w:val="00D157A1"/>
    <w:rsid w:val="00D17151"/>
    <w:rsid w:val="00D23539"/>
    <w:rsid w:val="00D242D8"/>
    <w:rsid w:val="00D24F3B"/>
    <w:rsid w:val="00D2615C"/>
    <w:rsid w:val="00D26A30"/>
    <w:rsid w:val="00D26E91"/>
    <w:rsid w:val="00D30B3B"/>
    <w:rsid w:val="00D320D4"/>
    <w:rsid w:val="00D34BFC"/>
    <w:rsid w:val="00D34F12"/>
    <w:rsid w:val="00D37688"/>
    <w:rsid w:val="00D37A35"/>
    <w:rsid w:val="00D400DD"/>
    <w:rsid w:val="00D415E0"/>
    <w:rsid w:val="00D42B06"/>
    <w:rsid w:val="00D44872"/>
    <w:rsid w:val="00D4568A"/>
    <w:rsid w:val="00D46D51"/>
    <w:rsid w:val="00D53F74"/>
    <w:rsid w:val="00D56487"/>
    <w:rsid w:val="00D566C1"/>
    <w:rsid w:val="00D567FE"/>
    <w:rsid w:val="00D6002D"/>
    <w:rsid w:val="00D6015C"/>
    <w:rsid w:val="00D60726"/>
    <w:rsid w:val="00D63239"/>
    <w:rsid w:val="00D63D2D"/>
    <w:rsid w:val="00D64589"/>
    <w:rsid w:val="00D65EA4"/>
    <w:rsid w:val="00D67097"/>
    <w:rsid w:val="00D707ED"/>
    <w:rsid w:val="00D70D3E"/>
    <w:rsid w:val="00D70DA8"/>
    <w:rsid w:val="00D71160"/>
    <w:rsid w:val="00D712A8"/>
    <w:rsid w:val="00D716FD"/>
    <w:rsid w:val="00D73A3A"/>
    <w:rsid w:val="00D76AFF"/>
    <w:rsid w:val="00D805CD"/>
    <w:rsid w:val="00D816B9"/>
    <w:rsid w:val="00D81FE4"/>
    <w:rsid w:val="00D84093"/>
    <w:rsid w:val="00D86E19"/>
    <w:rsid w:val="00D90856"/>
    <w:rsid w:val="00D91AC4"/>
    <w:rsid w:val="00D92AF0"/>
    <w:rsid w:val="00D92CDE"/>
    <w:rsid w:val="00D935AF"/>
    <w:rsid w:val="00D9426E"/>
    <w:rsid w:val="00DA07FC"/>
    <w:rsid w:val="00DA4EFD"/>
    <w:rsid w:val="00DA541C"/>
    <w:rsid w:val="00DA591C"/>
    <w:rsid w:val="00DA64AC"/>
    <w:rsid w:val="00DB518E"/>
    <w:rsid w:val="00DB6433"/>
    <w:rsid w:val="00DC0306"/>
    <w:rsid w:val="00DC1807"/>
    <w:rsid w:val="00DC223D"/>
    <w:rsid w:val="00DC354A"/>
    <w:rsid w:val="00DC4D23"/>
    <w:rsid w:val="00DC7961"/>
    <w:rsid w:val="00DD52D4"/>
    <w:rsid w:val="00DD6CB5"/>
    <w:rsid w:val="00DE0950"/>
    <w:rsid w:val="00DE2CD6"/>
    <w:rsid w:val="00DE44BF"/>
    <w:rsid w:val="00DE7A6D"/>
    <w:rsid w:val="00DF0338"/>
    <w:rsid w:val="00DF2C25"/>
    <w:rsid w:val="00DF48ED"/>
    <w:rsid w:val="00DF4975"/>
    <w:rsid w:val="00DF6C1A"/>
    <w:rsid w:val="00E028B2"/>
    <w:rsid w:val="00E032ED"/>
    <w:rsid w:val="00E05400"/>
    <w:rsid w:val="00E05ACD"/>
    <w:rsid w:val="00E064A4"/>
    <w:rsid w:val="00E12407"/>
    <w:rsid w:val="00E1300D"/>
    <w:rsid w:val="00E166BA"/>
    <w:rsid w:val="00E16C19"/>
    <w:rsid w:val="00E16F08"/>
    <w:rsid w:val="00E1706C"/>
    <w:rsid w:val="00E173FF"/>
    <w:rsid w:val="00E17DF8"/>
    <w:rsid w:val="00E17FDA"/>
    <w:rsid w:val="00E23140"/>
    <w:rsid w:val="00E267DF"/>
    <w:rsid w:val="00E26DAA"/>
    <w:rsid w:val="00E3113E"/>
    <w:rsid w:val="00E3448E"/>
    <w:rsid w:val="00E35B67"/>
    <w:rsid w:val="00E42BE1"/>
    <w:rsid w:val="00E4358A"/>
    <w:rsid w:val="00E43C47"/>
    <w:rsid w:val="00E4525D"/>
    <w:rsid w:val="00E45D12"/>
    <w:rsid w:val="00E46FED"/>
    <w:rsid w:val="00E512D8"/>
    <w:rsid w:val="00E51F32"/>
    <w:rsid w:val="00E54F3C"/>
    <w:rsid w:val="00E556E4"/>
    <w:rsid w:val="00E562A7"/>
    <w:rsid w:val="00E57D75"/>
    <w:rsid w:val="00E602D8"/>
    <w:rsid w:val="00E617F3"/>
    <w:rsid w:val="00E64C7E"/>
    <w:rsid w:val="00E6530D"/>
    <w:rsid w:val="00E657EF"/>
    <w:rsid w:val="00E729DF"/>
    <w:rsid w:val="00E7399B"/>
    <w:rsid w:val="00E7470E"/>
    <w:rsid w:val="00E75764"/>
    <w:rsid w:val="00E765C2"/>
    <w:rsid w:val="00E82AF4"/>
    <w:rsid w:val="00E83F5B"/>
    <w:rsid w:val="00E841D4"/>
    <w:rsid w:val="00E84E51"/>
    <w:rsid w:val="00E86802"/>
    <w:rsid w:val="00E86F20"/>
    <w:rsid w:val="00E906F1"/>
    <w:rsid w:val="00E927DC"/>
    <w:rsid w:val="00E94604"/>
    <w:rsid w:val="00E94A6A"/>
    <w:rsid w:val="00E94C3C"/>
    <w:rsid w:val="00E95381"/>
    <w:rsid w:val="00EA006C"/>
    <w:rsid w:val="00EA019F"/>
    <w:rsid w:val="00EA50B8"/>
    <w:rsid w:val="00EB16EF"/>
    <w:rsid w:val="00EB2E88"/>
    <w:rsid w:val="00EB3AEF"/>
    <w:rsid w:val="00EB3DA8"/>
    <w:rsid w:val="00EB57CE"/>
    <w:rsid w:val="00EB5F6F"/>
    <w:rsid w:val="00EB6D22"/>
    <w:rsid w:val="00EC31E9"/>
    <w:rsid w:val="00EC32AF"/>
    <w:rsid w:val="00EC54EA"/>
    <w:rsid w:val="00EC659E"/>
    <w:rsid w:val="00EC72A8"/>
    <w:rsid w:val="00ED0314"/>
    <w:rsid w:val="00ED28EF"/>
    <w:rsid w:val="00ED4427"/>
    <w:rsid w:val="00ED50AB"/>
    <w:rsid w:val="00EE0E27"/>
    <w:rsid w:val="00EE20EE"/>
    <w:rsid w:val="00EE26A2"/>
    <w:rsid w:val="00EE38CF"/>
    <w:rsid w:val="00EE4D36"/>
    <w:rsid w:val="00EE5B81"/>
    <w:rsid w:val="00EE73D0"/>
    <w:rsid w:val="00EF2959"/>
    <w:rsid w:val="00EF41AC"/>
    <w:rsid w:val="00EF7A09"/>
    <w:rsid w:val="00F0076F"/>
    <w:rsid w:val="00F00FD1"/>
    <w:rsid w:val="00F0126A"/>
    <w:rsid w:val="00F02C17"/>
    <w:rsid w:val="00F02C2D"/>
    <w:rsid w:val="00F02F01"/>
    <w:rsid w:val="00F02F77"/>
    <w:rsid w:val="00F037AB"/>
    <w:rsid w:val="00F03B29"/>
    <w:rsid w:val="00F05EA8"/>
    <w:rsid w:val="00F06795"/>
    <w:rsid w:val="00F07768"/>
    <w:rsid w:val="00F07C8D"/>
    <w:rsid w:val="00F1193B"/>
    <w:rsid w:val="00F12DBF"/>
    <w:rsid w:val="00F1379F"/>
    <w:rsid w:val="00F14144"/>
    <w:rsid w:val="00F16144"/>
    <w:rsid w:val="00F212EF"/>
    <w:rsid w:val="00F21859"/>
    <w:rsid w:val="00F221E2"/>
    <w:rsid w:val="00F23092"/>
    <w:rsid w:val="00F231E4"/>
    <w:rsid w:val="00F23A16"/>
    <w:rsid w:val="00F23DE1"/>
    <w:rsid w:val="00F23E61"/>
    <w:rsid w:val="00F2408B"/>
    <w:rsid w:val="00F2431F"/>
    <w:rsid w:val="00F27C6F"/>
    <w:rsid w:val="00F27D2D"/>
    <w:rsid w:val="00F30ACF"/>
    <w:rsid w:val="00F33F41"/>
    <w:rsid w:val="00F34040"/>
    <w:rsid w:val="00F3747A"/>
    <w:rsid w:val="00F37D6C"/>
    <w:rsid w:val="00F40B2C"/>
    <w:rsid w:val="00F43F5C"/>
    <w:rsid w:val="00F44589"/>
    <w:rsid w:val="00F4629E"/>
    <w:rsid w:val="00F46CA1"/>
    <w:rsid w:val="00F46E6F"/>
    <w:rsid w:val="00F50BC8"/>
    <w:rsid w:val="00F50D0F"/>
    <w:rsid w:val="00F51CC5"/>
    <w:rsid w:val="00F52B8B"/>
    <w:rsid w:val="00F54EF4"/>
    <w:rsid w:val="00F55CD8"/>
    <w:rsid w:val="00F5600B"/>
    <w:rsid w:val="00F56CF8"/>
    <w:rsid w:val="00F60351"/>
    <w:rsid w:val="00F6092C"/>
    <w:rsid w:val="00F66E3E"/>
    <w:rsid w:val="00F70AB6"/>
    <w:rsid w:val="00F722BB"/>
    <w:rsid w:val="00F73C0D"/>
    <w:rsid w:val="00F77B14"/>
    <w:rsid w:val="00F810F8"/>
    <w:rsid w:val="00F82F5E"/>
    <w:rsid w:val="00F83BCF"/>
    <w:rsid w:val="00F849DA"/>
    <w:rsid w:val="00F85C77"/>
    <w:rsid w:val="00F86032"/>
    <w:rsid w:val="00F9039F"/>
    <w:rsid w:val="00F937DC"/>
    <w:rsid w:val="00F9525E"/>
    <w:rsid w:val="00F955B4"/>
    <w:rsid w:val="00F96333"/>
    <w:rsid w:val="00F9730B"/>
    <w:rsid w:val="00F97C5E"/>
    <w:rsid w:val="00FA0894"/>
    <w:rsid w:val="00FA3CB5"/>
    <w:rsid w:val="00FA42E6"/>
    <w:rsid w:val="00FA65F5"/>
    <w:rsid w:val="00FA6E0E"/>
    <w:rsid w:val="00FB05CA"/>
    <w:rsid w:val="00FB14AF"/>
    <w:rsid w:val="00FB2873"/>
    <w:rsid w:val="00FB2A00"/>
    <w:rsid w:val="00FC0235"/>
    <w:rsid w:val="00FC0B78"/>
    <w:rsid w:val="00FC1804"/>
    <w:rsid w:val="00FD10D2"/>
    <w:rsid w:val="00FD176A"/>
    <w:rsid w:val="00FD177B"/>
    <w:rsid w:val="00FD22EE"/>
    <w:rsid w:val="00FD3BB1"/>
    <w:rsid w:val="00FD6B93"/>
    <w:rsid w:val="00FE0447"/>
    <w:rsid w:val="00FE1207"/>
    <w:rsid w:val="00FE25AF"/>
    <w:rsid w:val="00FE35DD"/>
    <w:rsid w:val="00FE48CA"/>
    <w:rsid w:val="00FE5937"/>
    <w:rsid w:val="00FE6C41"/>
    <w:rsid w:val="00FF1330"/>
    <w:rsid w:val="00FF169C"/>
    <w:rsid w:val="00FF1744"/>
    <w:rsid w:val="00FF2767"/>
    <w:rsid w:val="00FF726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9B207B"/>
  <w15:chartTrackingRefBased/>
  <w15:docId w15:val="{97321E56-521C-4EAE-9B41-67CEE061C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D34F12"/>
    <w:rPr>
      <w:rFonts w:ascii="VNI-Times" w:hAnsi="VNI-Times"/>
      <w:sz w:val="24"/>
      <w:szCs w:val="24"/>
    </w:rPr>
  </w:style>
  <w:style w:type="paragraph" w:styleId="u1">
    <w:name w:val="heading 1"/>
    <w:basedOn w:val="Binhthng"/>
    <w:next w:val="Binhthng"/>
    <w:qFormat/>
    <w:rsid w:val="00D34F12"/>
    <w:pPr>
      <w:keepNext/>
      <w:jc w:val="center"/>
      <w:outlineLvl w:val="0"/>
    </w:pPr>
    <w:rPr>
      <w:b/>
      <w:bCs/>
    </w:rPr>
  </w:style>
  <w:style w:type="paragraph" w:styleId="u2">
    <w:name w:val="heading 2"/>
    <w:basedOn w:val="Binhthng"/>
    <w:next w:val="Binhthng"/>
    <w:qFormat/>
    <w:rsid w:val="00D34F12"/>
    <w:pPr>
      <w:keepNext/>
      <w:jc w:val="both"/>
      <w:outlineLvl w:val="1"/>
    </w:pPr>
    <w:rPr>
      <w:b/>
      <w:bCs/>
    </w:rPr>
  </w:style>
  <w:style w:type="paragraph" w:styleId="u6">
    <w:name w:val="heading 6"/>
    <w:basedOn w:val="Binhthng"/>
    <w:next w:val="Binhthng"/>
    <w:qFormat/>
    <w:rsid w:val="00D34F12"/>
    <w:pPr>
      <w:spacing w:before="240" w:after="60"/>
      <w:outlineLvl w:val="5"/>
    </w:pPr>
    <w:rPr>
      <w:rFonts w:ascii="Times New Roman" w:hAnsi="Times New Roman"/>
      <w:b/>
      <w:bCs/>
      <w:sz w:val="22"/>
      <w:szCs w:val="22"/>
    </w:rPr>
  </w:style>
  <w:style w:type="paragraph" w:styleId="u7">
    <w:name w:val="heading 7"/>
    <w:basedOn w:val="Binhthng"/>
    <w:next w:val="Binhthng"/>
    <w:qFormat/>
    <w:rsid w:val="00D34F12"/>
    <w:pPr>
      <w:spacing w:before="240" w:after="60"/>
      <w:outlineLvl w:val="6"/>
    </w:pPr>
    <w:rPr>
      <w:rFonts w:ascii="Times New Roman" w:hAnsi="Times New Roma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rsid w:val="00D34F12"/>
    <w:pPr>
      <w:jc w:val="both"/>
    </w:pPr>
  </w:style>
  <w:style w:type="paragraph" w:styleId="Chntrang">
    <w:name w:val="footer"/>
    <w:basedOn w:val="Binhthng"/>
    <w:link w:val="ChntrangChar"/>
    <w:uiPriority w:val="99"/>
    <w:rsid w:val="00D34F12"/>
    <w:pPr>
      <w:tabs>
        <w:tab w:val="center" w:pos="4320"/>
        <w:tab w:val="right" w:pos="8640"/>
      </w:tabs>
    </w:pPr>
  </w:style>
  <w:style w:type="character" w:styleId="Strang">
    <w:name w:val="page number"/>
    <w:basedOn w:val="Phngmcinhcuaoanvn"/>
    <w:rsid w:val="00D34F12"/>
  </w:style>
  <w:style w:type="paragraph" w:styleId="utrang">
    <w:name w:val="header"/>
    <w:basedOn w:val="Binhthng"/>
    <w:rsid w:val="00D34F12"/>
    <w:pPr>
      <w:tabs>
        <w:tab w:val="center" w:pos="4320"/>
        <w:tab w:val="right" w:pos="8640"/>
      </w:tabs>
    </w:pPr>
  </w:style>
  <w:style w:type="paragraph" w:styleId="VnbanThun">
    <w:name w:val="Plain Text"/>
    <w:basedOn w:val="Binhthng"/>
    <w:rsid w:val="00D34F12"/>
    <w:rPr>
      <w:rFonts w:ascii="Courier New" w:hAnsi="Courier New" w:cs="Courier New"/>
      <w:sz w:val="20"/>
      <w:szCs w:val="20"/>
    </w:rPr>
  </w:style>
  <w:style w:type="paragraph" w:styleId="Tiu">
    <w:name w:val="Title"/>
    <w:basedOn w:val="Binhthng"/>
    <w:qFormat/>
    <w:rsid w:val="00D34F12"/>
    <w:pPr>
      <w:ind w:firstLine="720"/>
      <w:jc w:val="center"/>
    </w:pPr>
    <w:rPr>
      <w:b/>
      <w:bCs/>
      <w:sz w:val="32"/>
      <w:szCs w:val="20"/>
    </w:rPr>
  </w:style>
  <w:style w:type="paragraph" w:styleId="Tiuphu">
    <w:name w:val="Subtitle"/>
    <w:basedOn w:val="Binhthng"/>
    <w:qFormat/>
    <w:rsid w:val="00D34F12"/>
    <w:pPr>
      <w:ind w:firstLine="720"/>
      <w:jc w:val="center"/>
    </w:pPr>
    <w:rPr>
      <w:b/>
      <w:bCs/>
      <w:sz w:val="28"/>
      <w:szCs w:val="20"/>
    </w:rPr>
  </w:style>
  <w:style w:type="paragraph" w:styleId="ThutlThnVnban">
    <w:name w:val="Body Text Indent"/>
    <w:basedOn w:val="Binhthng"/>
    <w:rsid w:val="00D707ED"/>
    <w:pPr>
      <w:spacing w:after="120"/>
      <w:ind w:left="360"/>
    </w:pPr>
  </w:style>
  <w:style w:type="paragraph" w:styleId="Bongchuthich">
    <w:name w:val="Balloon Text"/>
    <w:basedOn w:val="Binhthng"/>
    <w:semiHidden/>
    <w:rsid w:val="00DB6433"/>
    <w:rPr>
      <w:rFonts w:ascii="Tahoma" w:hAnsi="Tahoma" w:cs="Tahoma"/>
      <w:sz w:val="16"/>
      <w:szCs w:val="16"/>
    </w:rPr>
  </w:style>
  <w:style w:type="character" w:styleId="ThamchiuChuthich">
    <w:name w:val="annotation reference"/>
    <w:rsid w:val="00751362"/>
    <w:rPr>
      <w:sz w:val="16"/>
      <w:szCs w:val="16"/>
    </w:rPr>
  </w:style>
  <w:style w:type="paragraph" w:styleId="VnbanChuthich">
    <w:name w:val="annotation text"/>
    <w:basedOn w:val="Binhthng"/>
    <w:link w:val="VnbanChuthichChar"/>
    <w:rsid w:val="00751362"/>
    <w:rPr>
      <w:sz w:val="20"/>
      <w:szCs w:val="20"/>
    </w:rPr>
  </w:style>
  <w:style w:type="character" w:customStyle="1" w:styleId="VnbanChuthichChar">
    <w:name w:val="Văn bản Chú thích Char"/>
    <w:link w:val="VnbanChuthich"/>
    <w:rsid w:val="00751362"/>
    <w:rPr>
      <w:rFonts w:ascii="VNI-Times" w:hAnsi="VNI-Times"/>
    </w:rPr>
  </w:style>
  <w:style w:type="paragraph" w:styleId="ChuChuthich">
    <w:name w:val="annotation subject"/>
    <w:basedOn w:val="VnbanChuthich"/>
    <w:next w:val="VnbanChuthich"/>
    <w:link w:val="ChuChuthichChar"/>
    <w:rsid w:val="00751362"/>
    <w:rPr>
      <w:b/>
      <w:bCs/>
    </w:rPr>
  </w:style>
  <w:style w:type="character" w:customStyle="1" w:styleId="ChuChuthichChar">
    <w:name w:val="Chủ đề Chú thích Char"/>
    <w:link w:val="ChuChuthich"/>
    <w:rsid w:val="00751362"/>
    <w:rPr>
      <w:rFonts w:ascii="VNI-Times" w:hAnsi="VNI-Times"/>
      <w:b/>
      <w:bCs/>
    </w:rPr>
  </w:style>
  <w:style w:type="paragraph" w:styleId="oancuaDanhsach">
    <w:name w:val="List Paragraph"/>
    <w:aliases w:val="bullet,bullet 1,List Paragraph11,Thang2,List Paragraph12,List Paragraph2,VNA - List Paragraph,Table Sequence,List Paragraph 1,Bullet List,FooterText,numbered,Paragraphe de liste,Level 2,List Paragraph111,lp1,List Paragraph after 2"/>
    <w:basedOn w:val="Binhthng"/>
    <w:link w:val="oancuaDanhsachChar"/>
    <w:uiPriority w:val="34"/>
    <w:qFormat/>
    <w:rsid w:val="00BF4F50"/>
    <w:pPr>
      <w:spacing w:after="160" w:line="259" w:lineRule="auto"/>
      <w:ind w:left="720"/>
      <w:contextualSpacing/>
    </w:pPr>
    <w:rPr>
      <w:rFonts w:ascii="Palatino Linotype" w:eastAsia="Calibri" w:hAnsi="Palatino Linotype"/>
      <w:sz w:val="22"/>
      <w:szCs w:val="22"/>
    </w:rPr>
  </w:style>
  <w:style w:type="paragraph" w:styleId="HTMLinhdangtrc">
    <w:name w:val="HTML Preformatted"/>
    <w:basedOn w:val="Binhthng"/>
    <w:link w:val="HTMLinhdangtrcChar"/>
    <w:uiPriority w:val="99"/>
    <w:unhideWhenUsed/>
    <w:rsid w:val="0077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inhdangtrcChar">
    <w:name w:val="HTML Định dạng trước Char"/>
    <w:link w:val="HTMLinhdangtrc"/>
    <w:uiPriority w:val="99"/>
    <w:rsid w:val="00774BD4"/>
    <w:rPr>
      <w:rFonts w:ascii="Courier New" w:hAnsi="Courier New" w:cs="Courier New"/>
    </w:rPr>
  </w:style>
  <w:style w:type="table" w:styleId="LiBang">
    <w:name w:val="Table Grid"/>
    <w:basedOn w:val="BangThngthng"/>
    <w:rsid w:val="00733B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uytlai">
    <w:name w:val="Revision"/>
    <w:hidden/>
    <w:uiPriority w:val="99"/>
    <w:semiHidden/>
    <w:rsid w:val="00C073FA"/>
    <w:rPr>
      <w:rFonts w:ascii="VNI-Times" w:hAnsi="VNI-Times"/>
      <w:sz w:val="24"/>
      <w:szCs w:val="24"/>
    </w:rPr>
  </w:style>
  <w:style w:type="numbering" w:customStyle="1" w:styleId="Style1">
    <w:name w:val="Style1"/>
    <w:rsid w:val="008116C0"/>
    <w:pPr>
      <w:numPr>
        <w:numId w:val="1"/>
      </w:numPr>
    </w:pPr>
  </w:style>
  <w:style w:type="numbering" w:customStyle="1" w:styleId="Style2">
    <w:name w:val="Style2"/>
    <w:rsid w:val="00B71E75"/>
    <w:pPr>
      <w:numPr>
        <w:numId w:val="2"/>
      </w:numPr>
    </w:pPr>
  </w:style>
  <w:style w:type="character" w:customStyle="1" w:styleId="ThnVnbanChar">
    <w:name w:val="Thân Văn bản Char"/>
    <w:link w:val="ThnVnban"/>
    <w:rsid w:val="005B3377"/>
    <w:rPr>
      <w:rFonts w:ascii="VNI-Times" w:hAnsi="VNI-Times"/>
      <w:sz w:val="24"/>
      <w:szCs w:val="24"/>
    </w:rPr>
  </w:style>
  <w:style w:type="paragraph" w:customStyle="1" w:styleId="FWBCont1">
    <w:name w:val="FWB Cont 1"/>
    <w:basedOn w:val="Binhthng"/>
    <w:rsid w:val="00904944"/>
    <w:pPr>
      <w:spacing w:after="240"/>
      <w:jc w:val="both"/>
    </w:pPr>
    <w:rPr>
      <w:rFonts w:ascii="Times New Roman" w:eastAsia="PMingLiU" w:hAnsi="Times New Roman"/>
      <w:szCs w:val="20"/>
      <w:lang w:val="en-GB"/>
    </w:rPr>
  </w:style>
  <w:style w:type="paragraph" w:customStyle="1" w:styleId="abc">
    <w:name w:val="abc"/>
    <w:basedOn w:val="Binhthng"/>
    <w:rsid w:val="00904944"/>
    <w:rPr>
      <w:rFonts w:ascii=".VnTime" w:eastAsia="Times New Roman" w:hAnsi=".VnTime"/>
      <w:szCs w:val="20"/>
    </w:rPr>
  </w:style>
  <w:style w:type="character" w:customStyle="1" w:styleId="ChntrangChar">
    <w:name w:val="Chân trang Char"/>
    <w:link w:val="Chntrang"/>
    <w:uiPriority w:val="99"/>
    <w:rsid w:val="00214CD3"/>
    <w:rPr>
      <w:rFonts w:ascii="VNI-Times" w:hAnsi="VNI-Times"/>
      <w:sz w:val="24"/>
      <w:szCs w:val="24"/>
      <w:lang w:val="en-US" w:eastAsia="en-US"/>
    </w:rPr>
  </w:style>
  <w:style w:type="character" w:customStyle="1" w:styleId="mw-headline">
    <w:name w:val="mw-headline"/>
    <w:rsid w:val="005F3287"/>
  </w:style>
  <w:style w:type="character" w:customStyle="1" w:styleId="oancuaDanhsachChar">
    <w:name w:val="Đoạn của Danh sách Char"/>
    <w:aliases w:val="bullet Char,bullet 1 Char,List Paragraph11 Char,Thang2 Char,List Paragraph12 Char,List Paragraph2 Char,VNA - List Paragraph Char,Table Sequence Char,List Paragraph 1 Char,Bullet List Char,FooterText Char,numbered Char,lp1 Char"/>
    <w:link w:val="oancuaDanhsach"/>
    <w:uiPriority w:val="34"/>
    <w:qFormat/>
    <w:locked/>
    <w:rsid w:val="007B26B2"/>
    <w:rPr>
      <w:rFonts w:ascii="Palatino Linotype" w:eastAsia="Calibri" w:hAnsi="Palatino Linotype"/>
      <w:sz w:val="22"/>
      <w:szCs w:val="22"/>
    </w:rPr>
  </w:style>
  <w:style w:type="character" w:customStyle="1" w:styleId="notranslate">
    <w:name w:val="notranslate"/>
    <w:rsid w:val="00127EC0"/>
  </w:style>
  <w:style w:type="paragraph" w:customStyle="1" w:styleId="ClauseIndent1">
    <w:name w:val="Clause Indent (#) 1"/>
    <w:uiPriority w:val="20"/>
    <w:rsid w:val="00900981"/>
    <w:pPr>
      <w:numPr>
        <w:ilvl w:val="2"/>
        <w:numId w:val="33"/>
      </w:numPr>
      <w:tabs>
        <w:tab w:val="clear" w:pos="936"/>
      </w:tabs>
      <w:spacing w:before="100" w:after="100" w:line="264" w:lineRule="auto"/>
      <w:ind w:left="720" w:hanging="720"/>
    </w:pPr>
    <w:rPr>
      <w:rFonts w:ascii="Calibri" w:eastAsia="Times New Roman" w:hAnsi="Calibri"/>
      <w:sz w:val="18"/>
      <w:szCs w:val="22"/>
      <w:lang w:val="en-AU" w:eastAsia="en-AU"/>
    </w:rPr>
  </w:style>
  <w:style w:type="paragraph" w:customStyle="1" w:styleId="ClauseIndent2">
    <w:name w:val="Clause Indent (#) 2"/>
    <w:basedOn w:val="Binhthng"/>
    <w:uiPriority w:val="20"/>
    <w:rsid w:val="00900981"/>
    <w:pPr>
      <w:numPr>
        <w:ilvl w:val="3"/>
        <w:numId w:val="33"/>
      </w:numPr>
      <w:tabs>
        <w:tab w:val="clear" w:pos="1440"/>
      </w:tabs>
      <w:spacing w:before="60" w:after="60" w:line="264" w:lineRule="auto"/>
      <w:ind w:left="720" w:hanging="720"/>
    </w:pPr>
    <w:rPr>
      <w:rFonts w:ascii="Calibri" w:eastAsia="Times New Roman" w:hAnsi="Calibri"/>
      <w:sz w:val="18"/>
      <w:szCs w:val="22"/>
      <w:lang w:val="en-AU" w:eastAsia="en-AU"/>
    </w:rPr>
  </w:style>
  <w:style w:type="paragraph" w:customStyle="1" w:styleId="ClauseIndent3">
    <w:name w:val="Clause Indent (#) 3"/>
    <w:basedOn w:val="Binhthng"/>
    <w:uiPriority w:val="20"/>
    <w:rsid w:val="00900981"/>
    <w:pPr>
      <w:numPr>
        <w:ilvl w:val="4"/>
        <w:numId w:val="33"/>
      </w:numPr>
      <w:tabs>
        <w:tab w:val="clear" w:pos="1945"/>
      </w:tabs>
      <w:spacing w:before="100" w:after="100" w:line="264" w:lineRule="auto"/>
      <w:ind w:left="1080" w:hanging="1080"/>
    </w:pPr>
    <w:rPr>
      <w:rFonts w:ascii="Calibri" w:eastAsia="Times New Roman" w:hAnsi="Calibri"/>
      <w:sz w:val="18"/>
      <w:szCs w:val="22"/>
      <w:lang w:val="en-AU" w:eastAsia="en-AU"/>
    </w:rPr>
  </w:style>
  <w:style w:type="paragraph" w:customStyle="1" w:styleId="ClauseHeading2">
    <w:name w:val="Clause Heading 2"/>
    <w:basedOn w:val="u2"/>
    <w:next w:val="ClauseIndent1"/>
    <w:uiPriority w:val="19"/>
    <w:qFormat/>
    <w:rsid w:val="00900981"/>
    <w:pPr>
      <w:numPr>
        <w:ilvl w:val="1"/>
        <w:numId w:val="33"/>
      </w:numPr>
      <w:tabs>
        <w:tab w:val="clear" w:pos="432"/>
      </w:tabs>
      <w:spacing w:before="100" w:after="100" w:line="264" w:lineRule="auto"/>
      <w:ind w:left="360" w:hanging="360"/>
      <w:jc w:val="left"/>
    </w:pPr>
    <w:rPr>
      <w:rFonts w:ascii="Calibri" w:eastAsia="Times New Roman" w:hAnsi="Calibri"/>
      <w:bCs w:val="0"/>
      <w:sz w:val="25"/>
      <w:szCs w:val="28"/>
      <w:lang w:val="en-AU"/>
    </w:rPr>
  </w:style>
  <w:style w:type="paragraph" w:customStyle="1" w:styleId="ClauseHeading1">
    <w:name w:val="Clause Heading 1"/>
    <w:basedOn w:val="u1"/>
    <w:next w:val="ClauseHeading2"/>
    <w:uiPriority w:val="19"/>
    <w:qFormat/>
    <w:rsid w:val="00900981"/>
    <w:pPr>
      <w:numPr>
        <w:numId w:val="33"/>
      </w:numPr>
      <w:tabs>
        <w:tab w:val="clear" w:pos="432"/>
      </w:tabs>
      <w:spacing w:before="180" w:after="60" w:line="264" w:lineRule="auto"/>
      <w:ind w:left="360" w:hanging="360"/>
      <w:jc w:val="left"/>
    </w:pPr>
    <w:rPr>
      <w:rFonts w:ascii="Calibri" w:eastAsia="Times New Roman" w:hAnsi="Calibri" w:cs="Calibri"/>
      <w:bCs w:val="0"/>
      <w:sz w:val="22"/>
      <w:lang w:val="en-AU"/>
    </w:rPr>
  </w:style>
  <w:style w:type="character" w:styleId="Siuktni">
    <w:name w:val="Hyperlink"/>
    <w:basedOn w:val="Phngmcinhcuaoanvn"/>
    <w:rsid w:val="006C5BE5"/>
    <w:rPr>
      <w:color w:val="0563C1" w:themeColor="hyperlink"/>
      <w:u w:val="single"/>
    </w:rPr>
  </w:style>
  <w:style w:type="character" w:styleId="cpChagiiquyt">
    <w:name w:val="Unresolved Mention"/>
    <w:basedOn w:val="Phngmcinhcuaoanvn"/>
    <w:uiPriority w:val="99"/>
    <w:semiHidden/>
    <w:unhideWhenUsed/>
    <w:rsid w:val="006C5BE5"/>
    <w:rPr>
      <w:color w:val="605E5C"/>
      <w:shd w:val="clear" w:color="auto" w:fill="E1DFDD"/>
    </w:rPr>
  </w:style>
  <w:style w:type="paragraph" w:styleId="ThngthngWeb">
    <w:name w:val="Normal (Web)"/>
    <w:basedOn w:val="Binhthng"/>
    <w:rsid w:val="00370D4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3513">
      <w:bodyDiv w:val="1"/>
      <w:marLeft w:val="0"/>
      <w:marRight w:val="0"/>
      <w:marTop w:val="0"/>
      <w:marBottom w:val="0"/>
      <w:divBdr>
        <w:top w:val="none" w:sz="0" w:space="0" w:color="auto"/>
        <w:left w:val="none" w:sz="0" w:space="0" w:color="auto"/>
        <w:bottom w:val="none" w:sz="0" w:space="0" w:color="auto"/>
        <w:right w:val="none" w:sz="0" w:space="0" w:color="auto"/>
      </w:divBdr>
    </w:div>
    <w:div w:id="67845762">
      <w:bodyDiv w:val="1"/>
      <w:marLeft w:val="0"/>
      <w:marRight w:val="0"/>
      <w:marTop w:val="0"/>
      <w:marBottom w:val="0"/>
      <w:divBdr>
        <w:top w:val="none" w:sz="0" w:space="0" w:color="auto"/>
        <w:left w:val="none" w:sz="0" w:space="0" w:color="auto"/>
        <w:bottom w:val="none" w:sz="0" w:space="0" w:color="auto"/>
        <w:right w:val="none" w:sz="0" w:space="0" w:color="auto"/>
      </w:divBdr>
    </w:div>
    <w:div w:id="99837050">
      <w:bodyDiv w:val="1"/>
      <w:marLeft w:val="0"/>
      <w:marRight w:val="0"/>
      <w:marTop w:val="0"/>
      <w:marBottom w:val="0"/>
      <w:divBdr>
        <w:top w:val="none" w:sz="0" w:space="0" w:color="auto"/>
        <w:left w:val="none" w:sz="0" w:space="0" w:color="auto"/>
        <w:bottom w:val="none" w:sz="0" w:space="0" w:color="auto"/>
        <w:right w:val="none" w:sz="0" w:space="0" w:color="auto"/>
      </w:divBdr>
    </w:div>
    <w:div w:id="172912875">
      <w:bodyDiv w:val="1"/>
      <w:marLeft w:val="0"/>
      <w:marRight w:val="0"/>
      <w:marTop w:val="0"/>
      <w:marBottom w:val="0"/>
      <w:divBdr>
        <w:top w:val="none" w:sz="0" w:space="0" w:color="auto"/>
        <w:left w:val="none" w:sz="0" w:space="0" w:color="auto"/>
        <w:bottom w:val="none" w:sz="0" w:space="0" w:color="auto"/>
        <w:right w:val="none" w:sz="0" w:space="0" w:color="auto"/>
      </w:divBdr>
    </w:div>
    <w:div w:id="206256252">
      <w:bodyDiv w:val="1"/>
      <w:marLeft w:val="0"/>
      <w:marRight w:val="0"/>
      <w:marTop w:val="0"/>
      <w:marBottom w:val="0"/>
      <w:divBdr>
        <w:top w:val="none" w:sz="0" w:space="0" w:color="auto"/>
        <w:left w:val="none" w:sz="0" w:space="0" w:color="auto"/>
        <w:bottom w:val="none" w:sz="0" w:space="0" w:color="auto"/>
        <w:right w:val="none" w:sz="0" w:space="0" w:color="auto"/>
      </w:divBdr>
    </w:div>
    <w:div w:id="214246285">
      <w:bodyDiv w:val="1"/>
      <w:marLeft w:val="0"/>
      <w:marRight w:val="0"/>
      <w:marTop w:val="0"/>
      <w:marBottom w:val="0"/>
      <w:divBdr>
        <w:top w:val="none" w:sz="0" w:space="0" w:color="auto"/>
        <w:left w:val="none" w:sz="0" w:space="0" w:color="auto"/>
        <w:bottom w:val="none" w:sz="0" w:space="0" w:color="auto"/>
        <w:right w:val="none" w:sz="0" w:space="0" w:color="auto"/>
      </w:divBdr>
    </w:div>
    <w:div w:id="235821351">
      <w:bodyDiv w:val="1"/>
      <w:marLeft w:val="0"/>
      <w:marRight w:val="0"/>
      <w:marTop w:val="0"/>
      <w:marBottom w:val="0"/>
      <w:divBdr>
        <w:top w:val="none" w:sz="0" w:space="0" w:color="auto"/>
        <w:left w:val="none" w:sz="0" w:space="0" w:color="auto"/>
        <w:bottom w:val="none" w:sz="0" w:space="0" w:color="auto"/>
        <w:right w:val="none" w:sz="0" w:space="0" w:color="auto"/>
      </w:divBdr>
    </w:div>
    <w:div w:id="259336290">
      <w:bodyDiv w:val="1"/>
      <w:marLeft w:val="0"/>
      <w:marRight w:val="0"/>
      <w:marTop w:val="0"/>
      <w:marBottom w:val="0"/>
      <w:divBdr>
        <w:top w:val="none" w:sz="0" w:space="0" w:color="auto"/>
        <w:left w:val="none" w:sz="0" w:space="0" w:color="auto"/>
        <w:bottom w:val="none" w:sz="0" w:space="0" w:color="auto"/>
        <w:right w:val="none" w:sz="0" w:space="0" w:color="auto"/>
      </w:divBdr>
    </w:div>
    <w:div w:id="318460486">
      <w:bodyDiv w:val="1"/>
      <w:marLeft w:val="0"/>
      <w:marRight w:val="0"/>
      <w:marTop w:val="0"/>
      <w:marBottom w:val="0"/>
      <w:divBdr>
        <w:top w:val="none" w:sz="0" w:space="0" w:color="auto"/>
        <w:left w:val="none" w:sz="0" w:space="0" w:color="auto"/>
        <w:bottom w:val="none" w:sz="0" w:space="0" w:color="auto"/>
        <w:right w:val="none" w:sz="0" w:space="0" w:color="auto"/>
      </w:divBdr>
    </w:div>
    <w:div w:id="346489047">
      <w:bodyDiv w:val="1"/>
      <w:marLeft w:val="0"/>
      <w:marRight w:val="0"/>
      <w:marTop w:val="0"/>
      <w:marBottom w:val="0"/>
      <w:divBdr>
        <w:top w:val="none" w:sz="0" w:space="0" w:color="auto"/>
        <w:left w:val="none" w:sz="0" w:space="0" w:color="auto"/>
        <w:bottom w:val="none" w:sz="0" w:space="0" w:color="auto"/>
        <w:right w:val="none" w:sz="0" w:space="0" w:color="auto"/>
      </w:divBdr>
    </w:div>
    <w:div w:id="395669114">
      <w:bodyDiv w:val="1"/>
      <w:marLeft w:val="0"/>
      <w:marRight w:val="0"/>
      <w:marTop w:val="0"/>
      <w:marBottom w:val="0"/>
      <w:divBdr>
        <w:top w:val="none" w:sz="0" w:space="0" w:color="auto"/>
        <w:left w:val="none" w:sz="0" w:space="0" w:color="auto"/>
        <w:bottom w:val="none" w:sz="0" w:space="0" w:color="auto"/>
        <w:right w:val="none" w:sz="0" w:space="0" w:color="auto"/>
      </w:divBdr>
    </w:div>
    <w:div w:id="422071307">
      <w:bodyDiv w:val="1"/>
      <w:marLeft w:val="0"/>
      <w:marRight w:val="0"/>
      <w:marTop w:val="0"/>
      <w:marBottom w:val="0"/>
      <w:divBdr>
        <w:top w:val="none" w:sz="0" w:space="0" w:color="auto"/>
        <w:left w:val="none" w:sz="0" w:space="0" w:color="auto"/>
        <w:bottom w:val="none" w:sz="0" w:space="0" w:color="auto"/>
        <w:right w:val="none" w:sz="0" w:space="0" w:color="auto"/>
      </w:divBdr>
    </w:div>
    <w:div w:id="472522234">
      <w:bodyDiv w:val="1"/>
      <w:marLeft w:val="0"/>
      <w:marRight w:val="0"/>
      <w:marTop w:val="0"/>
      <w:marBottom w:val="0"/>
      <w:divBdr>
        <w:top w:val="none" w:sz="0" w:space="0" w:color="auto"/>
        <w:left w:val="none" w:sz="0" w:space="0" w:color="auto"/>
        <w:bottom w:val="none" w:sz="0" w:space="0" w:color="auto"/>
        <w:right w:val="none" w:sz="0" w:space="0" w:color="auto"/>
      </w:divBdr>
    </w:div>
    <w:div w:id="526405648">
      <w:bodyDiv w:val="1"/>
      <w:marLeft w:val="0"/>
      <w:marRight w:val="0"/>
      <w:marTop w:val="0"/>
      <w:marBottom w:val="0"/>
      <w:divBdr>
        <w:top w:val="none" w:sz="0" w:space="0" w:color="auto"/>
        <w:left w:val="none" w:sz="0" w:space="0" w:color="auto"/>
        <w:bottom w:val="none" w:sz="0" w:space="0" w:color="auto"/>
        <w:right w:val="none" w:sz="0" w:space="0" w:color="auto"/>
      </w:divBdr>
    </w:div>
    <w:div w:id="528613945">
      <w:bodyDiv w:val="1"/>
      <w:marLeft w:val="0"/>
      <w:marRight w:val="0"/>
      <w:marTop w:val="0"/>
      <w:marBottom w:val="0"/>
      <w:divBdr>
        <w:top w:val="none" w:sz="0" w:space="0" w:color="auto"/>
        <w:left w:val="none" w:sz="0" w:space="0" w:color="auto"/>
        <w:bottom w:val="none" w:sz="0" w:space="0" w:color="auto"/>
        <w:right w:val="none" w:sz="0" w:space="0" w:color="auto"/>
      </w:divBdr>
    </w:div>
    <w:div w:id="583758777">
      <w:bodyDiv w:val="1"/>
      <w:marLeft w:val="0"/>
      <w:marRight w:val="0"/>
      <w:marTop w:val="0"/>
      <w:marBottom w:val="0"/>
      <w:divBdr>
        <w:top w:val="none" w:sz="0" w:space="0" w:color="auto"/>
        <w:left w:val="none" w:sz="0" w:space="0" w:color="auto"/>
        <w:bottom w:val="none" w:sz="0" w:space="0" w:color="auto"/>
        <w:right w:val="none" w:sz="0" w:space="0" w:color="auto"/>
      </w:divBdr>
    </w:div>
    <w:div w:id="833451517">
      <w:bodyDiv w:val="1"/>
      <w:marLeft w:val="0"/>
      <w:marRight w:val="0"/>
      <w:marTop w:val="0"/>
      <w:marBottom w:val="0"/>
      <w:divBdr>
        <w:top w:val="none" w:sz="0" w:space="0" w:color="auto"/>
        <w:left w:val="none" w:sz="0" w:space="0" w:color="auto"/>
        <w:bottom w:val="none" w:sz="0" w:space="0" w:color="auto"/>
        <w:right w:val="none" w:sz="0" w:space="0" w:color="auto"/>
      </w:divBdr>
    </w:div>
    <w:div w:id="920137756">
      <w:bodyDiv w:val="1"/>
      <w:marLeft w:val="0"/>
      <w:marRight w:val="0"/>
      <w:marTop w:val="0"/>
      <w:marBottom w:val="0"/>
      <w:divBdr>
        <w:top w:val="none" w:sz="0" w:space="0" w:color="auto"/>
        <w:left w:val="none" w:sz="0" w:space="0" w:color="auto"/>
        <w:bottom w:val="none" w:sz="0" w:space="0" w:color="auto"/>
        <w:right w:val="none" w:sz="0" w:space="0" w:color="auto"/>
      </w:divBdr>
    </w:div>
    <w:div w:id="952399778">
      <w:bodyDiv w:val="1"/>
      <w:marLeft w:val="0"/>
      <w:marRight w:val="0"/>
      <w:marTop w:val="0"/>
      <w:marBottom w:val="0"/>
      <w:divBdr>
        <w:top w:val="none" w:sz="0" w:space="0" w:color="auto"/>
        <w:left w:val="none" w:sz="0" w:space="0" w:color="auto"/>
        <w:bottom w:val="none" w:sz="0" w:space="0" w:color="auto"/>
        <w:right w:val="none" w:sz="0" w:space="0" w:color="auto"/>
      </w:divBdr>
    </w:div>
    <w:div w:id="969895827">
      <w:bodyDiv w:val="1"/>
      <w:marLeft w:val="0"/>
      <w:marRight w:val="0"/>
      <w:marTop w:val="0"/>
      <w:marBottom w:val="0"/>
      <w:divBdr>
        <w:top w:val="none" w:sz="0" w:space="0" w:color="auto"/>
        <w:left w:val="none" w:sz="0" w:space="0" w:color="auto"/>
        <w:bottom w:val="none" w:sz="0" w:space="0" w:color="auto"/>
        <w:right w:val="none" w:sz="0" w:space="0" w:color="auto"/>
      </w:divBdr>
    </w:div>
    <w:div w:id="975523757">
      <w:bodyDiv w:val="1"/>
      <w:marLeft w:val="0"/>
      <w:marRight w:val="0"/>
      <w:marTop w:val="0"/>
      <w:marBottom w:val="0"/>
      <w:divBdr>
        <w:top w:val="none" w:sz="0" w:space="0" w:color="auto"/>
        <w:left w:val="none" w:sz="0" w:space="0" w:color="auto"/>
        <w:bottom w:val="none" w:sz="0" w:space="0" w:color="auto"/>
        <w:right w:val="none" w:sz="0" w:space="0" w:color="auto"/>
      </w:divBdr>
    </w:div>
    <w:div w:id="977763874">
      <w:bodyDiv w:val="1"/>
      <w:marLeft w:val="0"/>
      <w:marRight w:val="0"/>
      <w:marTop w:val="0"/>
      <w:marBottom w:val="0"/>
      <w:divBdr>
        <w:top w:val="none" w:sz="0" w:space="0" w:color="auto"/>
        <w:left w:val="none" w:sz="0" w:space="0" w:color="auto"/>
        <w:bottom w:val="none" w:sz="0" w:space="0" w:color="auto"/>
        <w:right w:val="none" w:sz="0" w:space="0" w:color="auto"/>
      </w:divBdr>
    </w:div>
    <w:div w:id="994069577">
      <w:bodyDiv w:val="1"/>
      <w:marLeft w:val="0"/>
      <w:marRight w:val="0"/>
      <w:marTop w:val="0"/>
      <w:marBottom w:val="0"/>
      <w:divBdr>
        <w:top w:val="none" w:sz="0" w:space="0" w:color="auto"/>
        <w:left w:val="none" w:sz="0" w:space="0" w:color="auto"/>
        <w:bottom w:val="none" w:sz="0" w:space="0" w:color="auto"/>
        <w:right w:val="none" w:sz="0" w:space="0" w:color="auto"/>
      </w:divBdr>
    </w:div>
    <w:div w:id="1012488542">
      <w:bodyDiv w:val="1"/>
      <w:marLeft w:val="0"/>
      <w:marRight w:val="0"/>
      <w:marTop w:val="0"/>
      <w:marBottom w:val="0"/>
      <w:divBdr>
        <w:top w:val="none" w:sz="0" w:space="0" w:color="auto"/>
        <w:left w:val="none" w:sz="0" w:space="0" w:color="auto"/>
        <w:bottom w:val="none" w:sz="0" w:space="0" w:color="auto"/>
        <w:right w:val="none" w:sz="0" w:space="0" w:color="auto"/>
      </w:divBdr>
    </w:div>
    <w:div w:id="1040857814">
      <w:bodyDiv w:val="1"/>
      <w:marLeft w:val="0"/>
      <w:marRight w:val="0"/>
      <w:marTop w:val="0"/>
      <w:marBottom w:val="0"/>
      <w:divBdr>
        <w:top w:val="none" w:sz="0" w:space="0" w:color="auto"/>
        <w:left w:val="none" w:sz="0" w:space="0" w:color="auto"/>
        <w:bottom w:val="none" w:sz="0" w:space="0" w:color="auto"/>
        <w:right w:val="none" w:sz="0" w:space="0" w:color="auto"/>
      </w:divBdr>
    </w:div>
    <w:div w:id="1199734390">
      <w:bodyDiv w:val="1"/>
      <w:marLeft w:val="0"/>
      <w:marRight w:val="0"/>
      <w:marTop w:val="0"/>
      <w:marBottom w:val="0"/>
      <w:divBdr>
        <w:top w:val="none" w:sz="0" w:space="0" w:color="auto"/>
        <w:left w:val="none" w:sz="0" w:space="0" w:color="auto"/>
        <w:bottom w:val="none" w:sz="0" w:space="0" w:color="auto"/>
        <w:right w:val="none" w:sz="0" w:space="0" w:color="auto"/>
      </w:divBdr>
    </w:div>
    <w:div w:id="1223711937">
      <w:bodyDiv w:val="1"/>
      <w:marLeft w:val="0"/>
      <w:marRight w:val="0"/>
      <w:marTop w:val="0"/>
      <w:marBottom w:val="0"/>
      <w:divBdr>
        <w:top w:val="none" w:sz="0" w:space="0" w:color="auto"/>
        <w:left w:val="none" w:sz="0" w:space="0" w:color="auto"/>
        <w:bottom w:val="none" w:sz="0" w:space="0" w:color="auto"/>
        <w:right w:val="none" w:sz="0" w:space="0" w:color="auto"/>
      </w:divBdr>
    </w:div>
    <w:div w:id="1256935614">
      <w:bodyDiv w:val="1"/>
      <w:marLeft w:val="0"/>
      <w:marRight w:val="0"/>
      <w:marTop w:val="0"/>
      <w:marBottom w:val="0"/>
      <w:divBdr>
        <w:top w:val="none" w:sz="0" w:space="0" w:color="auto"/>
        <w:left w:val="none" w:sz="0" w:space="0" w:color="auto"/>
        <w:bottom w:val="none" w:sz="0" w:space="0" w:color="auto"/>
        <w:right w:val="none" w:sz="0" w:space="0" w:color="auto"/>
      </w:divBdr>
    </w:div>
    <w:div w:id="1303081271">
      <w:bodyDiv w:val="1"/>
      <w:marLeft w:val="0"/>
      <w:marRight w:val="0"/>
      <w:marTop w:val="0"/>
      <w:marBottom w:val="0"/>
      <w:divBdr>
        <w:top w:val="none" w:sz="0" w:space="0" w:color="auto"/>
        <w:left w:val="none" w:sz="0" w:space="0" w:color="auto"/>
        <w:bottom w:val="none" w:sz="0" w:space="0" w:color="auto"/>
        <w:right w:val="none" w:sz="0" w:space="0" w:color="auto"/>
      </w:divBdr>
    </w:div>
    <w:div w:id="1321233712">
      <w:bodyDiv w:val="1"/>
      <w:marLeft w:val="0"/>
      <w:marRight w:val="0"/>
      <w:marTop w:val="0"/>
      <w:marBottom w:val="0"/>
      <w:divBdr>
        <w:top w:val="none" w:sz="0" w:space="0" w:color="auto"/>
        <w:left w:val="none" w:sz="0" w:space="0" w:color="auto"/>
        <w:bottom w:val="none" w:sz="0" w:space="0" w:color="auto"/>
        <w:right w:val="none" w:sz="0" w:space="0" w:color="auto"/>
      </w:divBdr>
    </w:div>
    <w:div w:id="1330016671">
      <w:bodyDiv w:val="1"/>
      <w:marLeft w:val="0"/>
      <w:marRight w:val="0"/>
      <w:marTop w:val="0"/>
      <w:marBottom w:val="0"/>
      <w:divBdr>
        <w:top w:val="none" w:sz="0" w:space="0" w:color="auto"/>
        <w:left w:val="none" w:sz="0" w:space="0" w:color="auto"/>
        <w:bottom w:val="none" w:sz="0" w:space="0" w:color="auto"/>
        <w:right w:val="none" w:sz="0" w:space="0" w:color="auto"/>
      </w:divBdr>
    </w:div>
    <w:div w:id="1339036420">
      <w:bodyDiv w:val="1"/>
      <w:marLeft w:val="0"/>
      <w:marRight w:val="0"/>
      <w:marTop w:val="0"/>
      <w:marBottom w:val="0"/>
      <w:divBdr>
        <w:top w:val="none" w:sz="0" w:space="0" w:color="auto"/>
        <w:left w:val="none" w:sz="0" w:space="0" w:color="auto"/>
        <w:bottom w:val="none" w:sz="0" w:space="0" w:color="auto"/>
        <w:right w:val="none" w:sz="0" w:space="0" w:color="auto"/>
      </w:divBdr>
    </w:div>
    <w:div w:id="1432124758">
      <w:bodyDiv w:val="1"/>
      <w:marLeft w:val="0"/>
      <w:marRight w:val="0"/>
      <w:marTop w:val="0"/>
      <w:marBottom w:val="0"/>
      <w:divBdr>
        <w:top w:val="none" w:sz="0" w:space="0" w:color="auto"/>
        <w:left w:val="none" w:sz="0" w:space="0" w:color="auto"/>
        <w:bottom w:val="none" w:sz="0" w:space="0" w:color="auto"/>
        <w:right w:val="none" w:sz="0" w:space="0" w:color="auto"/>
      </w:divBdr>
    </w:div>
    <w:div w:id="1493059517">
      <w:bodyDiv w:val="1"/>
      <w:marLeft w:val="0"/>
      <w:marRight w:val="0"/>
      <w:marTop w:val="0"/>
      <w:marBottom w:val="0"/>
      <w:divBdr>
        <w:top w:val="none" w:sz="0" w:space="0" w:color="auto"/>
        <w:left w:val="none" w:sz="0" w:space="0" w:color="auto"/>
        <w:bottom w:val="none" w:sz="0" w:space="0" w:color="auto"/>
        <w:right w:val="none" w:sz="0" w:space="0" w:color="auto"/>
      </w:divBdr>
      <w:divsChild>
        <w:div w:id="1002925873">
          <w:marLeft w:val="0"/>
          <w:marRight w:val="0"/>
          <w:marTop w:val="0"/>
          <w:marBottom w:val="0"/>
          <w:divBdr>
            <w:top w:val="none" w:sz="0" w:space="0" w:color="auto"/>
            <w:left w:val="none" w:sz="0" w:space="0" w:color="auto"/>
            <w:bottom w:val="none" w:sz="0" w:space="0" w:color="auto"/>
            <w:right w:val="none" w:sz="0" w:space="0" w:color="auto"/>
          </w:divBdr>
          <w:divsChild>
            <w:div w:id="67389203">
              <w:marLeft w:val="0"/>
              <w:marRight w:val="0"/>
              <w:marTop w:val="0"/>
              <w:marBottom w:val="0"/>
              <w:divBdr>
                <w:top w:val="none" w:sz="0" w:space="0" w:color="auto"/>
                <w:left w:val="none" w:sz="0" w:space="0" w:color="auto"/>
                <w:bottom w:val="none" w:sz="0" w:space="0" w:color="auto"/>
                <w:right w:val="none" w:sz="0" w:space="0" w:color="auto"/>
              </w:divBdr>
              <w:divsChild>
                <w:div w:id="1532717607">
                  <w:marLeft w:val="-240"/>
                  <w:marRight w:val="-240"/>
                  <w:marTop w:val="0"/>
                  <w:marBottom w:val="0"/>
                  <w:divBdr>
                    <w:top w:val="none" w:sz="0" w:space="0" w:color="auto"/>
                    <w:left w:val="none" w:sz="0" w:space="0" w:color="auto"/>
                    <w:bottom w:val="none" w:sz="0" w:space="0" w:color="auto"/>
                    <w:right w:val="none" w:sz="0" w:space="0" w:color="auto"/>
                  </w:divBdr>
                  <w:divsChild>
                    <w:div w:id="1281768758">
                      <w:marLeft w:val="0"/>
                      <w:marRight w:val="0"/>
                      <w:marTop w:val="0"/>
                      <w:marBottom w:val="0"/>
                      <w:divBdr>
                        <w:top w:val="none" w:sz="0" w:space="0" w:color="auto"/>
                        <w:left w:val="none" w:sz="0" w:space="0" w:color="auto"/>
                        <w:bottom w:val="none" w:sz="0" w:space="0" w:color="auto"/>
                        <w:right w:val="none" w:sz="0" w:space="0" w:color="auto"/>
                      </w:divBdr>
                      <w:divsChild>
                        <w:div w:id="529925181">
                          <w:marLeft w:val="0"/>
                          <w:marRight w:val="0"/>
                          <w:marTop w:val="0"/>
                          <w:marBottom w:val="0"/>
                          <w:divBdr>
                            <w:top w:val="none" w:sz="0" w:space="0" w:color="auto"/>
                            <w:left w:val="none" w:sz="0" w:space="0" w:color="auto"/>
                            <w:bottom w:val="none" w:sz="0" w:space="0" w:color="auto"/>
                            <w:right w:val="none" w:sz="0" w:space="0" w:color="auto"/>
                          </w:divBdr>
                        </w:div>
                        <w:div w:id="1997949345">
                          <w:marLeft w:val="0"/>
                          <w:marRight w:val="0"/>
                          <w:marTop w:val="0"/>
                          <w:marBottom w:val="0"/>
                          <w:divBdr>
                            <w:top w:val="none" w:sz="0" w:space="0" w:color="auto"/>
                            <w:left w:val="none" w:sz="0" w:space="0" w:color="auto"/>
                            <w:bottom w:val="none" w:sz="0" w:space="0" w:color="auto"/>
                            <w:right w:val="none" w:sz="0" w:space="0" w:color="auto"/>
                          </w:divBdr>
                          <w:divsChild>
                            <w:div w:id="1081637856">
                              <w:marLeft w:val="165"/>
                              <w:marRight w:val="165"/>
                              <w:marTop w:val="0"/>
                              <w:marBottom w:val="0"/>
                              <w:divBdr>
                                <w:top w:val="none" w:sz="0" w:space="0" w:color="auto"/>
                                <w:left w:val="none" w:sz="0" w:space="0" w:color="auto"/>
                                <w:bottom w:val="none" w:sz="0" w:space="0" w:color="auto"/>
                                <w:right w:val="none" w:sz="0" w:space="0" w:color="auto"/>
                              </w:divBdr>
                              <w:divsChild>
                                <w:div w:id="712271814">
                                  <w:marLeft w:val="0"/>
                                  <w:marRight w:val="0"/>
                                  <w:marTop w:val="0"/>
                                  <w:marBottom w:val="0"/>
                                  <w:divBdr>
                                    <w:top w:val="none" w:sz="0" w:space="0" w:color="auto"/>
                                    <w:left w:val="none" w:sz="0" w:space="0" w:color="auto"/>
                                    <w:bottom w:val="none" w:sz="0" w:space="0" w:color="auto"/>
                                    <w:right w:val="none" w:sz="0" w:space="0" w:color="auto"/>
                                  </w:divBdr>
                                  <w:divsChild>
                                    <w:div w:id="50351455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254417">
      <w:bodyDiv w:val="1"/>
      <w:marLeft w:val="0"/>
      <w:marRight w:val="0"/>
      <w:marTop w:val="0"/>
      <w:marBottom w:val="0"/>
      <w:divBdr>
        <w:top w:val="none" w:sz="0" w:space="0" w:color="auto"/>
        <w:left w:val="none" w:sz="0" w:space="0" w:color="auto"/>
        <w:bottom w:val="none" w:sz="0" w:space="0" w:color="auto"/>
        <w:right w:val="none" w:sz="0" w:space="0" w:color="auto"/>
      </w:divBdr>
    </w:div>
    <w:div w:id="1558667188">
      <w:bodyDiv w:val="1"/>
      <w:marLeft w:val="0"/>
      <w:marRight w:val="0"/>
      <w:marTop w:val="0"/>
      <w:marBottom w:val="0"/>
      <w:divBdr>
        <w:top w:val="none" w:sz="0" w:space="0" w:color="auto"/>
        <w:left w:val="none" w:sz="0" w:space="0" w:color="auto"/>
        <w:bottom w:val="none" w:sz="0" w:space="0" w:color="auto"/>
        <w:right w:val="none" w:sz="0" w:space="0" w:color="auto"/>
      </w:divBdr>
    </w:div>
    <w:div w:id="1592155059">
      <w:bodyDiv w:val="1"/>
      <w:marLeft w:val="0"/>
      <w:marRight w:val="0"/>
      <w:marTop w:val="0"/>
      <w:marBottom w:val="0"/>
      <w:divBdr>
        <w:top w:val="none" w:sz="0" w:space="0" w:color="auto"/>
        <w:left w:val="none" w:sz="0" w:space="0" w:color="auto"/>
        <w:bottom w:val="none" w:sz="0" w:space="0" w:color="auto"/>
        <w:right w:val="none" w:sz="0" w:space="0" w:color="auto"/>
      </w:divBdr>
    </w:div>
    <w:div w:id="1616907252">
      <w:bodyDiv w:val="1"/>
      <w:marLeft w:val="0"/>
      <w:marRight w:val="0"/>
      <w:marTop w:val="0"/>
      <w:marBottom w:val="0"/>
      <w:divBdr>
        <w:top w:val="none" w:sz="0" w:space="0" w:color="auto"/>
        <w:left w:val="none" w:sz="0" w:space="0" w:color="auto"/>
        <w:bottom w:val="none" w:sz="0" w:space="0" w:color="auto"/>
        <w:right w:val="none" w:sz="0" w:space="0" w:color="auto"/>
      </w:divBdr>
    </w:div>
    <w:div w:id="1664818118">
      <w:bodyDiv w:val="1"/>
      <w:marLeft w:val="0"/>
      <w:marRight w:val="0"/>
      <w:marTop w:val="0"/>
      <w:marBottom w:val="0"/>
      <w:divBdr>
        <w:top w:val="none" w:sz="0" w:space="0" w:color="auto"/>
        <w:left w:val="none" w:sz="0" w:space="0" w:color="auto"/>
        <w:bottom w:val="none" w:sz="0" w:space="0" w:color="auto"/>
        <w:right w:val="none" w:sz="0" w:space="0" w:color="auto"/>
      </w:divBdr>
    </w:div>
    <w:div w:id="1671249618">
      <w:bodyDiv w:val="1"/>
      <w:marLeft w:val="0"/>
      <w:marRight w:val="0"/>
      <w:marTop w:val="0"/>
      <w:marBottom w:val="0"/>
      <w:divBdr>
        <w:top w:val="none" w:sz="0" w:space="0" w:color="auto"/>
        <w:left w:val="none" w:sz="0" w:space="0" w:color="auto"/>
        <w:bottom w:val="none" w:sz="0" w:space="0" w:color="auto"/>
        <w:right w:val="none" w:sz="0" w:space="0" w:color="auto"/>
      </w:divBdr>
    </w:div>
    <w:div w:id="1721897793">
      <w:bodyDiv w:val="1"/>
      <w:marLeft w:val="0"/>
      <w:marRight w:val="0"/>
      <w:marTop w:val="0"/>
      <w:marBottom w:val="0"/>
      <w:divBdr>
        <w:top w:val="none" w:sz="0" w:space="0" w:color="auto"/>
        <w:left w:val="none" w:sz="0" w:space="0" w:color="auto"/>
        <w:bottom w:val="none" w:sz="0" w:space="0" w:color="auto"/>
        <w:right w:val="none" w:sz="0" w:space="0" w:color="auto"/>
      </w:divBdr>
    </w:div>
    <w:div w:id="1757088559">
      <w:bodyDiv w:val="1"/>
      <w:marLeft w:val="0"/>
      <w:marRight w:val="0"/>
      <w:marTop w:val="0"/>
      <w:marBottom w:val="0"/>
      <w:divBdr>
        <w:top w:val="none" w:sz="0" w:space="0" w:color="auto"/>
        <w:left w:val="none" w:sz="0" w:space="0" w:color="auto"/>
        <w:bottom w:val="none" w:sz="0" w:space="0" w:color="auto"/>
        <w:right w:val="none" w:sz="0" w:space="0" w:color="auto"/>
      </w:divBdr>
      <w:divsChild>
        <w:div w:id="1497459662">
          <w:marLeft w:val="0"/>
          <w:marRight w:val="0"/>
          <w:marTop w:val="0"/>
          <w:marBottom w:val="0"/>
          <w:divBdr>
            <w:top w:val="none" w:sz="0" w:space="0" w:color="auto"/>
            <w:left w:val="none" w:sz="0" w:space="0" w:color="auto"/>
            <w:bottom w:val="none" w:sz="0" w:space="0" w:color="auto"/>
            <w:right w:val="none" w:sz="0" w:space="0" w:color="auto"/>
          </w:divBdr>
          <w:divsChild>
            <w:div w:id="712458714">
              <w:marLeft w:val="0"/>
              <w:marRight w:val="0"/>
              <w:marTop w:val="0"/>
              <w:marBottom w:val="0"/>
              <w:divBdr>
                <w:top w:val="none" w:sz="0" w:space="0" w:color="auto"/>
                <w:left w:val="none" w:sz="0" w:space="0" w:color="auto"/>
                <w:bottom w:val="none" w:sz="0" w:space="0" w:color="auto"/>
                <w:right w:val="none" w:sz="0" w:space="0" w:color="auto"/>
              </w:divBdr>
              <w:divsChild>
                <w:div w:id="215168969">
                  <w:marLeft w:val="-240"/>
                  <w:marRight w:val="-240"/>
                  <w:marTop w:val="0"/>
                  <w:marBottom w:val="0"/>
                  <w:divBdr>
                    <w:top w:val="none" w:sz="0" w:space="0" w:color="auto"/>
                    <w:left w:val="none" w:sz="0" w:space="0" w:color="auto"/>
                    <w:bottom w:val="none" w:sz="0" w:space="0" w:color="auto"/>
                    <w:right w:val="none" w:sz="0" w:space="0" w:color="auto"/>
                  </w:divBdr>
                  <w:divsChild>
                    <w:div w:id="19742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820504">
      <w:bodyDiv w:val="1"/>
      <w:marLeft w:val="0"/>
      <w:marRight w:val="0"/>
      <w:marTop w:val="0"/>
      <w:marBottom w:val="0"/>
      <w:divBdr>
        <w:top w:val="none" w:sz="0" w:space="0" w:color="auto"/>
        <w:left w:val="none" w:sz="0" w:space="0" w:color="auto"/>
        <w:bottom w:val="none" w:sz="0" w:space="0" w:color="auto"/>
        <w:right w:val="none" w:sz="0" w:space="0" w:color="auto"/>
      </w:divBdr>
    </w:div>
    <w:div w:id="1912811833">
      <w:bodyDiv w:val="1"/>
      <w:marLeft w:val="0"/>
      <w:marRight w:val="0"/>
      <w:marTop w:val="0"/>
      <w:marBottom w:val="0"/>
      <w:divBdr>
        <w:top w:val="none" w:sz="0" w:space="0" w:color="auto"/>
        <w:left w:val="none" w:sz="0" w:space="0" w:color="auto"/>
        <w:bottom w:val="none" w:sz="0" w:space="0" w:color="auto"/>
        <w:right w:val="none" w:sz="0" w:space="0" w:color="auto"/>
      </w:divBdr>
    </w:div>
    <w:div w:id="1967657379">
      <w:bodyDiv w:val="1"/>
      <w:marLeft w:val="0"/>
      <w:marRight w:val="0"/>
      <w:marTop w:val="0"/>
      <w:marBottom w:val="0"/>
      <w:divBdr>
        <w:top w:val="none" w:sz="0" w:space="0" w:color="auto"/>
        <w:left w:val="none" w:sz="0" w:space="0" w:color="auto"/>
        <w:bottom w:val="none" w:sz="0" w:space="0" w:color="auto"/>
        <w:right w:val="none" w:sz="0" w:space="0" w:color="auto"/>
      </w:divBdr>
    </w:div>
    <w:div w:id="2029335601">
      <w:bodyDiv w:val="1"/>
      <w:marLeft w:val="0"/>
      <w:marRight w:val="0"/>
      <w:marTop w:val="0"/>
      <w:marBottom w:val="0"/>
      <w:divBdr>
        <w:top w:val="none" w:sz="0" w:space="0" w:color="auto"/>
        <w:left w:val="none" w:sz="0" w:space="0" w:color="auto"/>
        <w:bottom w:val="none" w:sz="0" w:space="0" w:color="auto"/>
        <w:right w:val="none" w:sz="0" w:space="0" w:color="auto"/>
      </w:divBdr>
    </w:div>
    <w:div w:id="2056005796">
      <w:bodyDiv w:val="1"/>
      <w:marLeft w:val="0"/>
      <w:marRight w:val="0"/>
      <w:marTop w:val="0"/>
      <w:marBottom w:val="0"/>
      <w:divBdr>
        <w:top w:val="none" w:sz="0" w:space="0" w:color="auto"/>
        <w:left w:val="none" w:sz="0" w:space="0" w:color="auto"/>
        <w:bottom w:val="none" w:sz="0" w:space="0" w:color="auto"/>
        <w:right w:val="none" w:sz="0" w:space="0" w:color="auto"/>
      </w:divBdr>
    </w:div>
    <w:div w:id="2056929873">
      <w:bodyDiv w:val="1"/>
      <w:marLeft w:val="0"/>
      <w:marRight w:val="0"/>
      <w:marTop w:val="0"/>
      <w:marBottom w:val="0"/>
      <w:divBdr>
        <w:top w:val="none" w:sz="0" w:space="0" w:color="auto"/>
        <w:left w:val="none" w:sz="0" w:space="0" w:color="auto"/>
        <w:bottom w:val="none" w:sz="0" w:space="0" w:color="auto"/>
        <w:right w:val="none" w:sz="0" w:space="0" w:color="auto"/>
      </w:divBdr>
    </w:div>
    <w:div w:id="2066828809">
      <w:bodyDiv w:val="1"/>
      <w:marLeft w:val="0"/>
      <w:marRight w:val="0"/>
      <w:marTop w:val="0"/>
      <w:marBottom w:val="0"/>
      <w:divBdr>
        <w:top w:val="none" w:sz="0" w:space="0" w:color="auto"/>
        <w:left w:val="none" w:sz="0" w:space="0" w:color="auto"/>
        <w:bottom w:val="none" w:sz="0" w:space="0" w:color="auto"/>
        <w:right w:val="none" w:sz="0" w:space="0" w:color="auto"/>
      </w:divBdr>
    </w:div>
    <w:div w:id="2067558983">
      <w:bodyDiv w:val="1"/>
      <w:marLeft w:val="0"/>
      <w:marRight w:val="0"/>
      <w:marTop w:val="0"/>
      <w:marBottom w:val="0"/>
      <w:divBdr>
        <w:top w:val="none" w:sz="0" w:space="0" w:color="auto"/>
        <w:left w:val="none" w:sz="0" w:space="0" w:color="auto"/>
        <w:bottom w:val="none" w:sz="0" w:space="0" w:color="auto"/>
        <w:right w:val="none" w:sz="0" w:space="0" w:color="auto"/>
      </w:divBdr>
    </w:div>
    <w:div w:id="211859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3B9D31A057A44C80E9717C25DBE0B3" ma:contentTypeVersion="12" ma:contentTypeDescription="Create a new document." ma:contentTypeScope="" ma:versionID="49338963578987b50f809d79af82f3c3">
  <xsd:schema xmlns:xsd="http://www.w3.org/2001/XMLSchema" xmlns:xs="http://www.w3.org/2001/XMLSchema" xmlns:p="http://schemas.microsoft.com/office/2006/metadata/properties" xmlns:ns2="6f8260c3-afe3-4b16-9480-2da3adea6daa" xmlns:ns3="66a3474a-79f1-420a-8b40-ea3672bce155" targetNamespace="http://schemas.microsoft.com/office/2006/metadata/properties" ma:root="true" ma:fieldsID="e0194401a95267ae90ed3960d26eac5e" ns2:_="" ns3:_="">
    <xsd:import namespace="6f8260c3-afe3-4b16-9480-2da3adea6daa"/>
    <xsd:import namespace="66a3474a-79f1-420a-8b40-ea3672bce15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260c3-afe3-4b16-9480-2da3adea6d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a3474a-79f1-420a-8b40-ea3672bce15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EB5DD-1672-48AC-B22D-86FAE20AF4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918CC7-9D4E-4750-A024-82890485BCE1}">
  <ds:schemaRefs>
    <ds:schemaRef ds:uri="http://schemas.microsoft.com/sharepoint/v3/contenttype/forms"/>
  </ds:schemaRefs>
</ds:datastoreItem>
</file>

<file path=customXml/itemProps3.xml><?xml version="1.0" encoding="utf-8"?>
<ds:datastoreItem xmlns:ds="http://schemas.openxmlformats.org/officeDocument/2006/customXml" ds:itemID="{B5F8B64B-8ADA-4078-8C86-2B80B4AC96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260c3-afe3-4b16-9480-2da3adea6daa"/>
    <ds:schemaRef ds:uri="66a3474a-79f1-420a-8b40-ea3672bce1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79AE31-0E76-43FA-9076-2609E3B41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9159</Words>
  <Characters>52211</Characters>
  <Application>Microsoft Office Word</Application>
  <DocSecurity>0</DocSecurity>
  <Lines>435</Lines>
  <Paragraphs>122</Paragraphs>
  <ScaleCrop>false</ScaleCrop>
  <HeadingPairs>
    <vt:vector size="6" baseType="variant">
      <vt:variant>
        <vt:lpstr>Title</vt:lpstr>
      </vt:variant>
      <vt:variant>
        <vt:i4>1</vt:i4>
      </vt:variant>
      <vt:variant>
        <vt:lpstr>Tiêu đề</vt:lpstr>
      </vt:variant>
      <vt:variant>
        <vt:i4>1</vt:i4>
      </vt:variant>
      <vt:variant>
        <vt:lpstr>タイトル</vt:lpstr>
      </vt:variant>
      <vt:variant>
        <vt:i4>1</vt:i4>
      </vt:variant>
    </vt:vector>
  </HeadingPairs>
  <TitlesOfParts>
    <vt:vector size="3" baseType="lpstr">
      <vt:lpstr>HỢP ĐỒNG</vt:lpstr>
      <vt:lpstr>HỢP ĐỒNG</vt:lpstr>
      <vt:lpstr>HỢP ĐỒNG</vt:lpstr>
    </vt:vector>
  </TitlesOfParts>
  <Company>Friesland Foods</Company>
  <LinksUpToDate>false</LinksUpToDate>
  <CharactersWithSpaces>61248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dc:title>
  <dc:subject/>
  <dc:creator>Administrator</dc:creator>
  <cp:keywords/>
  <dc:description/>
  <cp:lastModifiedBy>Việt Nguyễn</cp:lastModifiedBy>
  <cp:revision>12</cp:revision>
  <cp:lastPrinted>2019-08-15T09:00:00Z</cp:lastPrinted>
  <dcterms:created xsi:type="dcterms:W3CDTF">2025-12-15T07:06:00Z</dcterms:created>
  <dcterms:modified xsi:type="dcterms:W3CDTF">2025-12-15T07:12:00Z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7037958-7f84-4f69-b075-9237d5c7a77b_Enabled">
    <vt:lpwstr>True</vt:lpwstr>
  </property>
  <property fmtid="{D5CDD505-2E9C-101B-9397-08002B2CF9AE}" pid="3" name="MSIP_Label_07037958-7f84-4f69-b075-9237d5c7a77b_SiteId">
    <vt:lpwstr>0fb00a7a-a557-4a2d-984c-d9c4dc52dc9f</vt:lpwstr>
  </property>
  <property fmtid="{D5CDD505-2E9C-101B-9397-08002B2CF9AE}" pid="4" name="MSIP_Label_07037958-7f84-4f69-b075-9237d5c7a77b_Owner">
    <vt:lpwstr>ThaiThu.Dao@urcvn.com</vt:lpwstr>
  </property>
  <property fmtid="{D5CDD505-2E9C-101B-9397-08002B2CF9AE}" pid="5" name="MSIP_Label_07037958-7f84-4f69-b075-9237d5c7a77b_SetDate">
    <vt:lpwstr>2020-03-18T06:43:58.5140743Z</vt:lpwstr>
  </property>
  <property fmtid="{D5CDD505-2E9C-101B-9397-08002B2CF9AE}" pid="6" name="MSIP_Label_07037958-7f84-4f69-b075-9237d5c7a77b_Name">
    <vt:lpwstr>Public</vt:lpwstr>
  </property>
  <property fmtid="{D5CDD505-2E9C-101B-9397-08002B2CF9AE}" pid="7" name="MSIP_Label_07037958-7f84-4f69-b075-9237d5c7a77b_Application">
    <vt:lpwstr>Microsoft Azure Information Protection</vt:lpwstr>
  </property>
  <property fmtid="{D5CDD505-2E9C-101B-9397-08002B2CF9AE}" pid="8" name="MSIP_Label_07037958-7f84-4f69-b075-9237d5c7a77b_ActionId">
    <vt:lpwstr>ef54b357-79f0-4bcd-8ab7-22d02922a1bb</vt:lpwstr>
  </property>
  <property fmtid="{D5CDD505-2E9C-101B-9397-08002B2CF9AE}" pid="9" name="MSIP_Label_07037958-7f84-4f69-b075-9237d5c7a77b_Extended_MSFT_Method">
    <vt:lpwstr>Automatic</vt:lpwstr>
  </property>
  <property fmtid="{D5CDD505-2E9C-101B-9397-08002B2CF9AE}" pid="10" name="Sensitivity">
    <vt:lpwstr>Public</vt:lpwstr>
  </property>
  <property fmtid="{D5CDD505-2E9C-101B-9397-08002B2CF9AE}" pid="11" name="ContentTypeId">
    <vt:lpwstr>0x010100743B9D31A057A44C80E9717C25DBE0B3</vt:lpwstr>
  </property>
  <property fmtid="{D5CDD505-2E9C-101B-9397-08002B2CF9AE}" pid="12" name="GrammarlyDocumentId">
    <vt:lpwstr>d45965d2-dabc-4f87-9c15-92807be73292</vt:lpwstr>
  </property>
</Properties>
</file>