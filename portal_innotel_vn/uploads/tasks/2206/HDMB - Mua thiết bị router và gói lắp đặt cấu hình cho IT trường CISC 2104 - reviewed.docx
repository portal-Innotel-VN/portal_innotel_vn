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C526D2" w14:textId="68182D97" w:rsidR="00717397" w:rsidRPr="00F90F7C" w:rsidRDefault="005A27FA" w:rsidP="00717397">
      <w:pPr>
        <w:spacing w:line="312" w:lineRule="auto"/>
        <w:jc w:val="center"/>
        <w:rPr>
          <w:rFonts w:ascii="Times New Roman" w:hAnsi="Times New Roman" w:cs="Times New Roman"/>
          <w:b/>
          <w:sz w:val="24"/>
          <w:szCs w:val="24"/>
        </w:rPr>
      </w:pPr>
      <w:r>
        <w:rPr>
          <w:rFonts w:ascii="Times New Roman" w:hAnsi="Times New Roman" w:cs="Times New Roman"/>
          <w:b/>
          <w:sz w:val="24"/>
          <w:szCs w:val="24"/>
        </w:rPr>
        <w:t>`</w:t>
      </w:r>
      <w:r w:rsidR="00717397" w:rsidRPr="00F90F7C">
        <w:rPr>
          <w:rFonts w:ascii="Times New Roman" w:hAnsi="Times New Roman" w:cs="Times New Roman"/>
          <w:b/>
          <w:sz w:val="24"/>
          <w:szCs w:val="24"/>
        </w:rPr>
        <w:t>CỘNG HOÀ XÃ HỘI CHỦ NGHĨA VIỆT NAM</w:t>
      </w:r>
    </w:p>
    <w:p w14:paraId="166F11AB" w14:textId="77777777" w:rsidR="00717397" w:rsidRPr="00F90F7C" w:rsidRDefault="00717397" w:rsidP="00717397">
      <w:pPr>
        <w:spacing w:line="312" w:lineRule="auto"/>
        <w:jc w:val="center"/>
        <w:rPr>
          <w:rFonts w:ascii="Times New Roman" w:hAnsi="Times New Roman" w:cs="Times New Roman"/>
          <w:b/>
          <w:sz w:val="24"/>
          <w:szCs w:val="24"/>
        </w:rPr>
      </w:pPr>
      <w:r w:rsidRPr="00F90F7C">
        <w:rPr>
          <w:rFonts w:ascii="Times New Roman" w:hAnsi="Times New Roman" w:cs="Times New Roman"/>
          <w:b/>
          <w:sz w:val="24"/>
          <w:szCs w:val="24"/>
        </w:rPr>
        <w:t>Độc lập- Tự do- Hạnh phúc</w:t>
      </w:r>
    </w:p>
    <w:p w14:paraId="3E059C9F" w14:textId="77777777" w:rsidR="00717397" w:rsidRPr="00F90F7C" w:rsidRDefault="00717397" w:rsidP="00717397">
      <w:pPr>
        <w:spacing w:line="312" w:lineRule="auto"/>
        <w:jc w:val="center"/>
        <w:rPr>
          <w:rFonts w:ascii="Times New Roman" w:hAnsi="Times New Roman" w:cs="Times New Roman"/>
          <w:color w:val="000000"/>
          <w:sz w:val="24"/>
          <w:szCs w:val="24"/>
        </w:rPr>
      </w:pPr>
      <w:r w:rsidRPr="00F90F7C">
        <w:rPr>
          <w:rFonts w:ascii="Times New Roman" w:hAnsi="Times New Roman" w:cs="Times New Roman"/>
          <w:color w:val="000000"/>
          <w:sz w:val="24"/>
          <w:szCs w:val="24"/>
        </w:rPr>
        <w:t>-------***-------</w:t>
      </w:r>
    </w:p>
    <w:p w14:paraId="78564EE2" w14:textId="77777777" w:rsidR="00717397" w:rsidRPr="00207376" w:rsidRDefault="00717397" w:rsidP="00717397">
      <w:pPr>
        <w:spacing w:after="0" w:line="264" w:lineRule="auto"/>
        <w:jc w:val="center"/>
        <w:rPr>
          <w:rFonts w:ascii="Times New Roman" w:eastAsia="Palatino Linotype" w:hAnsi="Times New Roman" w:cs="Times New Roman"/>
          <w:i/>
          <w:sz w:val="24"/>
          <w:szCs w:val="24"/>
        </w:rPr>
      </w:pPr>
      <w:r w:rsidRPr="00207376">
        <w:rPr>
          <w:rFonts w:ascii="Times New Roman" w:eastAsia="Palatino Linotype" w:hAnsi="Times New Roman" w:cs="Times New Roman"/>
          <w:b/>
          <w:sz w:val="24"/>
          <w:szCs w:val="24"/>
        </w:rPr>
        <w:t>HỢP ĐỒNG MUA BÁN HÀNG HÓA</w:t>
      </w:r>
    </w:p>
    <w:p w14:paraId="221D2D1D" w14:textId="3CCBCED6" w:rsidR="00717397" w:rsidRPr="00207376" w:rsidRDefault="00717397" w:rsidP="00717397">
      <w:pPr>
        <w:spacing w:after="0" w:line="264" w:lineRule="auto"/>
        <w:jc w:val="center"/>
        <w:rPr>
          <w:rFonts w:ascii="Times New Roman" w:eastAsia="Palatino Linotype" w:hAnsi="Times New Roman" w:cs="Times New Roman"/>
          <w:sz w:val="24"/>
          <w:szCs w:val="24"/>
        </w:rPr>
      </w:pPr>
      <w:r w:rsidRPr="00207376">
        <w:rPr>
          <w:rFonts w:ascii="Times New Roman" w:eastAsia="Palatino Linotype" w:hAnsi="Times New Roman" w:cs="Times New Roman"/>
          <w:sz w:val="24"/>
          <w:szCs w:val="24"/>
        </w:rPr>
        <w:t>(Số</w:t>
      </w:r>
      <w:r>
        <w:rPr>
          <w:rFonts w:ascii="Times New Roman" w:eastAsia="Palatino Linotype" w:hAnsi="Times New Roman" w:cs="Times New Roman"/>
          <w:sz w:val="24"/>
          <w:szCs w:val="24"/>
        </w:rPr>
        <w:t>:</w:t>
      </w:r>
      <w:r w:rsidR="009825F7">
        <w:rPr>
          <w:rFonts w:ascii="Times New Roman" w:eastAsia="Palatino Linotype" w:hAnsi="Times New Roman" w:cs="Times New Roman"/>
          <w:sz w:val="24"/>
          <w:szCs w:val="24"/>
        </w:rPr>
        <w:t>..............</w:t>
      </w:r>
      <w:r w:rsidRPr="00207376">
        <w:rPr>
          <w:rFonts w:ascii="Times New Roman" w:eastAsia="Palatino Linotype" w:hAnsi="Times New Roman" w:cs="Times New Roman"/>
          <w:sz w:val="24"/>
          <w:szCs w:val="24"/>
        </w:rPr>
        <w:t>/HĐ</w:t>
      </w:r>
      <w:r>
        <w:rPr>
          <w:rFonts w:ascii="Times New Roman" w:eastAsia="Palatino Linotype" w:hAnsi="Times New Roman" w:cs="Times New Roman"/>
          <w:sz w:val="24"/>
          <w:szCs w:val="24"/>
        </w:rPr>
        <w:t>MB</w:t>
      </w:r>
      <w:r w:rsidRPr="00207376">
        <w:rPr>
          <w:rFonts w:ascii="Times New Roman" w:eastAsia="Palatino Linotype" w:hAnsi="Times New Roman" w:cs="Times New Roman"/>
          <w:sz w:val="24"/>
          <w:szCs w:val="24"/>
        </w:rPr>
        <w:t>/</w:t>
      </w:r>
      <w:r>
        <w:rPr>
          <w:rFonts w:ascii="Times New Roman" w:eastAsia="Palatino Linotype" w:hAnsi="Times New Roman" w:cs="Times New Roman"/>
          <w:sz w:val="24"/>
          <w:szCs w:val="24"/>
        </w:rPr>
        <w:t>202</w:t>
      </w:r>
      <w:r w:rsidR="001E09F4">
        <w:rPr>
          <w:rFonts w:ascii="Times New Roman" w:eastAsia="Palatino Linotype" w:hAnsi="Times New Roman" w:cs="Times New Roman"/>
          <w:sz w:val="24"/>
          <w:szCs w:val="24"/>
        </w:rPr>
        <w:t>6</w:t>
      </w:r>
      <w:r>
        <w:rPr>
          <w:rFonts w:ascii="Times New Roman" w:eastAsia="Palatino Linotype" w:hAnsi="Times New Roman" w:cs="Times New Roman"/>
          <w:sz w:val="24"/>
          <w:szCs w:val="24"/>
        </w:rPr>
        <w:t>/</w:t>
      </w:r>
      <w:r w:rsidR="001E09F4">
        <w:rPr>
          <w:rFonts w:ascii="Times New Roman" w:eastAsia="Palatino Linotype" w:hAnsi="Times New Roman" w:cs="Times New Roman"/>
          <w:sz w:val="24"/>
          <w:szCs w:val="24"/>
        </w:rPr>
        <w:t>THUANPHONG</w:t>
      </w:r>
      <w:r w:rsidRPr="00207376">
        <w:rPr>
          <w:rFonts w:ascii="Times New Roman" w:eastAsia="Palatino Linotype" w:hAnsi="Times New Roman" w:cs="Times New Roman"/>
          <w:sz w:val="24"/>
          <w:szCs w:val="24"/>
        </w:rPr>
        <w:t>-</w:t>
      </w:r>
      <w:r w:rsidRPr="00E73FDA">
        <w:rPr>
          <w:rFonts w:ascii="Times New Roman" w:eastAsia="Palatino Linotype" w:hAnsi="Times New Roman" w:cs="Times New Roman"/>
          <w:sz w:val="24"/>
          <w:szCs w:val="24"/>
        </w:rPr>
        <w:t>CIS</w:t>
      </w:r>
      <w:del w:id="0" w:author="nguyen kiet" w:date="2026-04-24T15:55:00Z" w16du:dateUtc="2026-04-24T08:55:00Z">
        <w:r w:rsidR="00142085" w:rsidDel="006F648C">
          <w:rPr>
            <w:rFonts w:ascii="Times New Roman" w:eastAsia="Palatino Linotype" w:hAnsi="Times New Roman" w:cs="Times New Roman"/>
            <w:sz w:val="24"/>
            <w:szCs w:val="24"/>
          </w:rPr>
          <w:delText>C</w:delText>
        </w:r>
      </w:del>
      <w:r w:rsidRPr="00E73FDA">
        <w:rPr>
          <w:rFonts w:ascii="Times New Roman" w:eastAsia="Palatino Linotype" w:hAnsi="Times New Roman" w:cs="Times New Roman"/>
          <w:sz w:val="24"/>
          <w:szCs w:val="24"/>
        </w:rPr>
        <w:t>)</w:t>
      </w:r>
    </w:p>
    <w:p w14:paraId="5458727F" w14:textId="77777777" w:rsidR="00717397" w:rsidRPr="00207376" w:rsidRDefault="00717397" w:rsidP="00717397">
      <w:pPr>
        <w:spacing w:after="0" w:line="264" w:lineRule="auto"/>
        <w:jc w:val="center"/>
        <w:rPr>
          <w:rFonts w:ascii="Times New Roman" w:eastAsia="Palatino Linotype" w:hAnsi="Times New Roman" w:cs="Times New Roman"/>
          <w:sz w:val="24"/>
          <w:szCs w:val="24"/>
        </w:rPr>
      </w:pPr>
    </w:p>
    <w:p w14:paraId="602D5E7B" w14:textId="76957FBE" w:rsidR="00717397" w:rsidRPr="0064122E" w:rsidRDefault="00717397" w:rsidP="00717397">
      <w:pPr>
        <w:spacing w:after="0" w:line="264" w:lineRule="auto"/>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 xml:space="preserve">Hợp đồng mua bán hàng hóa này (Sau đây gọi là “Hợp đồng”) được ký vào </w:t>
      </w:r>
      <w:r w:rsidRPr="007D1D56">
        <w:rPr>
          <w:rFonts w:ascii="Times New Roman" w:eastAsia="Palatino Linotype" w:hAnsi="Times New Roman" w:cs="Times New Roman"/>
          <w:sz w:val="24"/>
          <w:szCs w:val="24"/>
        </w:rPr>
        <w:t xml:space="preserve">ngày </w:t>
      </w:r>
      <w:r w:rsidR="00650FA6">
        <w:rPr>
          <w:rFonts w:ascii="Times New Roman" w:eastAsia="Palatino Linotype" w:hAnsi="Times New Roman" w:cs="Times New Roman"/>
          <w:sz w:val="24"/>
          <w:szCs w:val="24"/>
        </w:rPr>
        <w:t>....</w:t>
      </w:r>
      <w:r w:rsidRPr="00F90F7C">
        <w:rPr>
          <w:rFonts w:ascii="Times New Roman" w:eastAsia="Palatino Linotype" w:hAnsi="Times New Roman" w:cs="Times New Roman"/>
          <w:sz w:val="24"/>
          <w:szCs w:val="24"/>
        </w:rPr>
        <w:t>/</w:t>
      </w:r>
      <w:r w:rsidR="00650FA6">
        <w:rPr>
          <w:rFonts w:ascii="Times New Roman" w:eastAsia="Palatino Linotype" w:hAnsi="Times New Roman" w:cs="Times New Roman"/>
          <w:sz w:val="24"/>
          <w:szCs w:val="24"/>
        </w:rPr>
        <w:t>....</w:t>
      </w:r>
      <w:r w:rsidRPr="007D1D56">
        <w:rPr>
          <w:rFonts w:ascii="Times New Roman" w:eastAsia="Palatino Linotype" w:hAnsi="Times New Roman" w:cs="Times New Roman"/>
          <w:sz w:val="24"/>
          <w:szCs w:val="24"/>
        </w:rPr>
        <w:t>/</w:t>
      </w:r>
      <w:r w:rsidRPr="0064122E">
        <w:rPr>
          <w:rFonts w:ascii="Times New Roman" w:eastAsia="Palatino Linotype" w:hAnsi="Times New Roman" w:cs="Times New Roman"/>
          <w:sz w:val="24"/>
          <w:szCs w:val="24"/>
        </w:rPr>
        <w:t>20</w:t>
      </w:r>
      <w:r w:rsidRPr="0064122E">
        <w:rPr>
          <w:rFonts w:ascii="Times New Roman" w:eastAsia="Palatino Linotype" w:hAnsi="Times New Roman" w:cs="Times New Roman"/>
          <w:sz w:val="24"/>
          <w:szCs w:val="24"/>
          <w:lang w:val="vi-VN"/>
        </w:rPr>
        <w:t>2</w:t>
      </w:r>
      <w:r w:rsidR="001E09F4">
        <w:rPr>
          <w:rFonts w:ascii="Times New Roman" w:eastAsia="Palatino Linotype" w:hAnsi="Times New Roman" w:cs="Times New Roman"/>
          <w:sz w:val="24"/>
          <w:szCs w:val="24"/>
          <w:lang w:val="en-US"/>
        </w:rPr>
        <w:t>6</w:t>
      </w:r>
      <w:r w:rsidRPr="0064122E">
        <w:rPr>
          <w:rFonts w:ascii="Times New Roman" w:eastAsia="Palatino Linotype" w:hAnsi="Times New Roman" w:cs="Times New Roman"/>
          <w:sz w:val="24"/>
          <w:szCs w:val="24"/>
        </w:rPr>
        <w:t xml:space="preserve"> bởi và giữa:</w:t>
      </w:r>
    </w:p>
    <w:p w14:paraId="478E878C" w14:textId="3B62E802" w:rsidR="00717397" w:rsidRDefault="00717397" w:rsidP="00717397">
      <w:pPr>
        <w:spacing w:after="0" w:line="264" w:lineRule="auto"/>
        <w:ind w:left="720"/>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BÊN A: </w:t>
      </w:r>
      <w:r w:rsidR="004B0447" w:rsidRPr="004B0447">
        <w:rPr>
          <w:rFonts w:ascii="Times New Roman" w:eastAsia="Palatino Linotype" w:hAnsi="Times New Roman" w:cs="Times New Roman"/>
          <w:b/>
          <w:sz w:val="24"/>
          <w:szCs w:val="24"/>
        </w:rPr>
        <w:t xml:space="preserve">CÔNG TY </w:t>
      </w:r>
      <w:r w:rsidR="000D6BD1">
        <w:rPr>
          <w:rFonts w:ascii="Times New Roman" w:eastAsia="Palatino Linotype" w:hAnsi="Times New Roman" w:cs="Times New Roman"/>
          <w:b/>
          <w:sz w:val="24"/>
          <w:szCs w:val="24"/>
        </w:rPr>
        <w:t>TNHH VIỄ</w:t>
      </w:r>
      <w:ins w:id="1" w:author="nguyen kiet" w:date="2026-04-24T15:55:00Z" w16du:dateUtc="2026-04-24T08:55:00Z">
        <w:r w:rsidR="00306786">
          <w:rPr>
            <w:rFonts w:ascii="Times New Roman" w:eastAsia="Palatino Linotype" w:hAnsi="Times New Roman" w:cs="Times New Roman"/>
            <w:b/>
            <w:sz w:val="24"/>
            <w:szCs w:val="24"/>
          </w:rPr>
          <w:t>N</w:t>
        </w:r>
      </w:ins>
      <w:r w:rsidR="000D6BD1">
        <w:rPr>
          <w:rFonts w:ascii="Times New Roman" w:eastAsia="Palatino Linotype" w:hAnsi="Times New Roman" w:cs="Times New Roman"/>
          <w:b/>
          <w:sz w:val="24"/>
          <w:szCs w:val="24"/>
        </w:rPr>
        <w:t xml:space="preserve"> THÔNG SÁNG TẠO THUẬN PHONG</w:t>
      </w:r>
    </w:p>
    <w:p w14:paraId="41F2F128" w14:textId="2C0BB6DE" w:rsidR="00717397" w:rsidRPr="007D1D56" w:rsidRDefault="00717397" w:rsidP="00717397">
      <w:pPr>
        <w:spacing w:after="0" w:line="264" w:lineRule="auto"/>
        <w:ind w:left="720"/>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Mã số thuế</w:t>
      </w:r>
      <w:r>
        <w:rPr>
          <w:rFonts w:ascii="Times New Roman" w:eastAsia="Palatino Linotype" w:hAnsi="Times New Roman" w:cs="Times New Roman"/>
          <w:sz w:val="24"/>
          <w:szCs w:val="24"/>
        </w:rPr>
        <w:tab/>
      </w:r>
      <w:r w:rsidRPr="0064122E">
        <w:rPr>
          <w:rFonts w:ascii="Times New Roman" w:eastAsia="Palatino Linotype" w:hAnsi="Times New Roman" w:cs="Times New Roman"/>
          <w:sz w:val="24"/>
          <w:szCs w:val="24"/>
        </w:rPr>
        <w:tab/>
        <w:t xml:space="preserve">: </w:t>
      </w:r>
      <w:r w:rsidR="000D6BD1" w:rsidRPr="000D6BD1">
        <w:rPr>
          <w:rFonts w:ascii="Times New Roman" w:eastAsia="Palatino Linotype" w:hAnsi="Times New Roman" w:cs="Times New Roman"/>
          <w:sz w:val="24"/>
          <w:szCs w:val="24"/>
        </w:rPr>
        <w:t>0304195505</w:t>
      </w:r>
    </w:p>
    <w:p w14:paraId="201A6992" w14:textId="75256E50" w:rsidR="00717397" w:rsidRDefault="00717397" w:rsidP="004D6F47">
      <w:pPr>
        <w:spacing w:after="0" w:line="312" w:lineRule="auto"/>
        <w:ind w:left="2880" w:hanging="2160"/>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Địa chỉ</w:t>
      </w:r>
      <w:r w:rsidR="00505405">
        <w:rPr>
          <w:rFonts w:ascii="Times New Roman" w:eastAsia="Palatino Linotype" w:hAnsi="Times New Roman" w:cs="Times New Roman"/>
          <w:sz w:val="24"/>
          <w:szCs w:val="24"/>
        </w:rPr>
        <w:t xml:space="preserve"> thuế</w:t>
      </w:r>
      <w:r>
        <w:rPr>
          <w:rFonts w:ascii="Times New Roman" w:eastAsia="Palatino Linotype" w:hAnsi="Times New Roman" w:cs="Times New Roman"/>
          <w:sz w:val="24"/>
          <w:szCs w:val="24"/>
        </w:rPr>
        <w:tab/>
      </w:r>
      <w:r w:rsidRPr="007D1D56">
        <w:rPr>
          <w:rFonts w:ascii="Times New Roman" w:eastAsia="Palatino Linotype" w:hAnsi="Times New Roman" w:cs="Times New Roman"/>
          <w:sz w:val="24"/>
          <w:szCs w:val="24"/>
        </w:rPr>
        <w:t>:</w:t>
      </w:r>
      <w:r w:rsidR="004B0447">
        <w:rPr>
          <w:rFonts w:ascii="Times New Roman" w:eastAsia="Palatino Linotype" w:hAnsi="Times New Roman" w:cs="Times New Roman"/>
          <w:sz w:val="24"/>
          <w:szCs w:val="24"/>
        </w:rPr>
        <w:t xml:space="preserve"> </w:t>
      </w:r>
      <w:r w:rsidR="004D6F47" w:rsidRPr="004D6F47">
        <w:rPr>
          <w:rFonts w:ascii="Times New Roman" w:eastAsia="Palatino Linotype" w:hAnsi="Times New Roman" w:cs="Times New Roman"/>
          <w:sz w:val="24"/>
          <w:szCs w:val="24"/>
        </w:rPr>
        <w:t>55/31 Đường Trần Đình Xu, Phường Cầu Ông Lãnh, TP Hồ Chí Minh, Việt Nam</w:t>
      </w:r>
    </w:p>
    <w:p w14:paraId="23AD7158" w14:textId="7500D0C6" w:rsidR="00717397" w:rsidRPr="0064122E" w:rsidRDefault="00717397" w:rsidP="00717397">
      <w:pPr>
        <w:spacing w:after="0" w:line="312" w:lineRule="auto"/>
        <w:ind w:left="720"/>
        <w:jc w:val="both"/>
        <w:rPr>
          <w:rFonts w:ascii="Times New Roman" w:eastAsia="Palatino Linotype" w:hAnsi="Times New Roman" w:cs="Times New Roman"/>
          <w:sz w:val="24"/>
          <w:szCs w:val="24"/>
        </w:rPr>
      </w:pPr>
      <w:r w:rsidRPr="003E5380">
        <w:rPr>
          <w:rFonts w:ascii="Times New Roman" w:eastAsia="Palatino Linotype" w:hAnsi="Times New Roman" w:cs="Times New Roman"/>
          <w:sz w:val="24"/>
          <w:szCs w:val="24"/>
          <w:highlight w:val="yellow"/>
        </w:rPr>
        <w:t>Đại diện bởi</w:t>
      </w:r>
      <w:r w:rsidRPr="003E5380">
        <w:rPr>
          <w:rFonts w:ascii="Times New Roman" w:eastAsia="Palatino Linotype" w:hAnsi="Times New Roman" w:cs="Times New Roman"/>
          <w:sz w:val="24"/>
          <w:szCs w:val="24"/>
          <w:highlight w:val="yellow"/>
        </w:rPr>
        <w:tab/>
      </w:r>
      <w:r w:rsidRPr="003E5380">
        <w:rPr>
          <w:rFonts w:ascii="Times New Roman" w:eastAsia="Palatino Linotype" w:hAnsi="Times New Roman" w:cs="Times New Roman"/>
          <w:sz w:val="24"/>
          <w:szCs w:val="24"/>
          <w:highlight w:val="yellow"/>
        </w:rPr>
        <w:tab/>
        <w:t>:</w:t>
      </w:r>
      <w:r w:rsidR="00570D54">
        <w:rPr>
          <w:rFonts w:ascii="Times New Roman" w:eastAsia="Palatino Linotype" w:hAnsi="Times New Roman" w:cs="Times New Roman"/>
          <w:sz w:val="24"/>
          <w:szCs w:val="24"/>
          <w:highlight w:val="yellow"/>
        </w:rPr>
        <w:t xml:space="preserve"> Ông Huỳnh Thanh Hải </w:t>
      </w:r>
      <w:r w:rsidR="000D6BD1" w:rsidRPr="003E5380">
        <w:rPr>
          <w:rFonts w:ascii="Times New Roman" w:eastAsia="Palatino Linotype" w:hAnsi="Times New Roman" w:cs="Times New Roman"/>
          <w:bCs/>
          <w:sz w:val="24"/>
          <w:szCs w:val="24"/>
          <w:highlight w:val="yellow"/>
        </w:rPr>
        <w:tab/>
      </w:r>
      <w:r w:rsidR="000D6BD1" w:rsidRPr="003E5380">
        <w:rPr>
          <w:rFonts w:ascii="Times New Roman" w:eastAsia="Palatino Linotype" w:hAnsi="Times New Roman" w:cs="Times New Roman"/>
          <w:bCs/>
          <w:sz w:val="24"/>
          <w:szCs w:val="24"/>
          <w:highlight w:val="yellow"/>
        </w:rPr>
        <w:tab/>
      </w:r>
      <w:r w:rsidRPr="003E5380">
        <w:rPr>
          <w:rFonts w:ascii="Times New Roman" w:eastAsia="Palatino Linotype" w:hAnsi="Times New Roman" w:cs="Times New Roman"/>
          <w:sz w:val="24"/>
          <w:szCs w:val="24"/>
          <w:highlight w:val="yellow"/>
        </w:rPr>
        <w:t>Chức vụ:</w:t>
      </w:r>
      <w:r>
        <w:rPr>
          <w:rFonts w:ascii="Times New Roman" w:eastAsia="Palatino Linotype" w:hAnsi="Times New Roman" w:cs="Times New Roman"/>
          <w:sz w:val="24"/>
          <w:szCs w:val="24"/>
        </w:rPr>
        <w:t xml:space="preserve"> </w:t>
      </w:r>
      <w:r w:rsidR="00570D54">
        <w:rPr>
          <w:rFonts w:ascii="Times New Roman" w:eastAsia="Palatino Linotype" w:hAnsi="Times New Roman" w:cs="Times New Roman"/>
          <w:sz w:val="24"/>
          <w:szCs w:val="24"/>
        </w:rPr>
        <w:t>Giám đốc</w:t>
      </w:r>
    </w:p>
    <w:p w14:paraId="4FE1F9CF" w14:textId="77777777" w:rsidR="00717397" w:rsidRPr="0064122E" w:rsidRDefault="00717397" w:rsidP="00717397">
      <w:pPr>
        <w:spacing w:after="0" w:line="264" w:lineRule="auto"/>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ab/>
        <w:t>(</w:t>
      </w:r>
      <w:r w:rsidRPr="0064122E">
        <w:rPr>
          <w:rFonts w:ascii="Times New Roman" w:eastAsia="Palatino Linotype" w:hAnsi="Times New Roman" w:cs="Times New Roman"/>
          <w:i/>
          <w:sz w:val="24"/>
          <w:szCs w:val="24"/>
        </w:rPr>
        <w:t>Sau đây gọi là “Bên A”</w:t>
      </w:r>
      <w:r w:rsidRPr="0064122E">
        <w:rPr>
          <w:rFonts w:ascii="Times New Roman" w:eastAsia="Palatino Linotype" w:hAnsi="Times New Roman" w:cs="Times New Roman"/>
          <w:sz w:val="24"/>
          <w:szCs w:val="24"/>
        </w:rPr>
        <w:t>)</w:t>
      </w:r>
    </w:p>
    <w:p w14:paraId="2B3966EC" w14:textId="77777777" w:rsidR="00717397" w:rsidRPr="0064122E" w:rsidRDefault="00717397" w:rsidP="00717397">
      <w:pPr>
        <w:spacing w:after="0" w:line="264" w:lineRule="auto"/>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Và</w:t>
      </w:r>
    </w:p>
    <w:p w14:paraId="542E34B7" w14:textId="77777777" w:rsidR="00717397" w:rsidRPr="0064122E" w:rsidRDefault="00717397" w:rsidP="00717397">
      <w:pPr>
        <w:spacing w:after="0" w:line="240" w:lineRule="auto"/>
        <w:ind w:left="720"/>
        <w:rPr>
          <w:rFonts w:ascii="Times New Roman" w:eastAsia="Palatino Linotype" w:hAnsi="Times New Roman" w:cs="Times New Roman"/>
          <w:sz w:val="24"/>
          <w:szCs w:val="24"/>
        </w:rPr>
      </w:pPr>
      <w:r>
        <w:rPr>
          <w:rFonts w:ascii="Times New Roman" w:eastAsia="Palatino Linotype" w:hAnsi="Times New Roman" w:cs="Times New Roman"/>
          <w:b/>
          <w:sz w:val="24"/>
          <w:szCs w:val="24"/>
        </w:rPr>
        <w:t xml:space="preserve">BÊN B: </w:t>
      </w:r>
      <w:r w:rsidRPr="0064122E">
        <w:rPr>
          <w:rFonts w:ascii="Times New Roman" w:eastAsia="Palatino Linotype" w:hAnsi="Times New Roman" w:cs="Times New Roman"/>
          <w:b/>
          <w:sz w:val="24"/>
          <w:szCs w:val="24"/>
        </w:rPr>
        <w:t xml:space="preserve">CÔNG TY CỔ PHẦN </w:t>
      </w:r>
      <w:r w:rsidRPr="00207376">
        <w:rPr>
          <w:rFonts w:ascii="Times New Roman" w:eastAsia="Palatino Linotype" w:hAnsi="Times New Roman" w:cs="Times New Roman"/>
          <w:b/>
          <w:sz w:val="24"/>
          <w:szCs w:val="24"/>
        </w:rPr>
        <w:t>TRƯỜNG TIỂU HỌC</w:t>
      </w:r>
      <w:r w:rsidRPr="0064122E">
        <w:rPr>
          <w:rFonts w:ascii="Times New Roman" w:eastAsia="Palatino Linotype" w:hAnsi="Times New Roman" w:cs="Times New Roman"/>
          <w:b/>
          <w:sz w:val="24"/>
          <w:szCs w:val="24"/>
        </w:rPr>
        <w:t xml:space="preserve"> - TRUNG HỌC CƠ SỞ - TRUNG HỌC PHỔ THÔNG </w:t>
      </w:r>
      <w:r w:rsidRPr="00207376">
        <w:rPr>
          <w:rFonts w:ascii="Times New Roman" w:eastAsia="Palatino Linotype" w:hAnsi="Times New Roman" w:cs="Times New Roman"/>
          <w:b/>
          <w:sz w:val="24"/>
          <w:szCs w:val="24"/>
        </w:rPr>
        <w:t>QUỐC TẾ CANADA</w:t>
      </w:r>
    </w:p>
    <w:p w14:paraId="0BA9272D" w14:textId="77777777" w:rsidR="00717397" w:rsidRPr="0064122E" w:rsidRDefault="00717397" w:rsidP="00717397">
      <w:pPr>
        <w:spacing w:after="0" w:line="264" w:lineRule="auto"/>
        <w:ind w:firstLine="720"/>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Mã số thuế</w:t>
      </w:r>
      <w:r>
        <w:rPr>
          <w:rFonts w:ascii="Times New Roman" w:eastAsia="Palatino Linotype" w:hAnsi="Times New Roman" w:cs="Times New Roman"/>
          <w:sz w:val="24"/>
          <w:szCs w:val="24"/>
        </w:rPr>
        <w:tab/>
      </w:r>
      <w:r w:rsidRPr="0064122E">
        <w:rPr>
          <w:rFonts w:ascii="Times New Roman" w:eastAsia="Palatino Linotype" w:hAnsi="Times New Roman" w:cs="Times New Roman"/>
          <w:sz w:val="24"/>
          <w:szCs w:val="24"/>
        </w:rPr>
        <w:tab/>
        <w:t xml:space="preserve">: </w:t>
      </w:r>
      <w:r w:rsidRPr="00207376">
        <w:rPr>
          <w:rFonts w:ascii="Times New Roman" w:eastAsia="Palatino Linotype" w:hAnsi="Times New Roman" w:cs="Times New Roman"/>
          <w:sz w:val="24"/>
          <w:szCs w:val="24"/>
        </w:rPr>
        <w:t>0310 084 289</w:t>
      </w:r>
    </w:p>
    <w:p w14:paraId="7350A2E4" w14:textId="77777777" w:rsidR="00717397" w:rsidRDefault="00717397" w:rsidP="00717397">
      <w:pPr>
        <w:spacing w:after="0" w:line="264" w:lineRule="auto"/>
        <w:ind w:firstLine="720"/>
        <w:jc w:val="both"/>
        <w:rPr>
          <w:rFonts w:ascii="Times New Roman" w:eastAsia="Palatino Linotype" w:hAnsi="Times New Roman" w:cs="Times New Roman"/>
          <w:sz w:val="24"/>
          <w:szCs w:val="24"/>
        </w:rPr>
      </w:pPr>
      <w:r w:rsidRPr="00F403A2">
        <w:rPr>
          <w:rFonts w:ascii="Times New Roman" w:eastAsia="Palatino Linotype" w:hAnsi="Times New Roman" w:cs="Times New Roman"/>
          <w:sz w:val="24"/>
          <w:szCs w:val="24"/>
        </w:rPr>
        <w:t>Địa chỉ đăng ký kinh doanh: Số 86, Đường 23, Phường Tân Phú, Q.7, Thành phố Hồ Chí Minh,</w:t>
      </w:r>
    </w:p>
    <w:p w14:paraId="7785F1D9" w14:textId="77777777" w:rsidR="00717397" w:rsidRPr="00F403A2" w:rsidRDefault="00717397" w:rsidP="00717397">
      <w:pPr>
        <w:spacing w:after="0" w:line="264" w:lineRule="auto"/>
        <w:ind w:left="2880" w:firstLine="720"/>
        <w:jc w:val="both"/>
        <w:rPr>
          <w:rFonts w:ascii="Times New Roman" w:eastAsia="Palatino Linotype" w:hAnsi="Times New Roman" w:cs="Times New Roman"/>
          <w:sz w:val="24"/>
          <w:szCs w:val="24"/>
        </w:rPr>
      </w:pPr>
      <w:r w:rsidRPr="00F403A2">
        <w:rPr>
          <w:rFonts w:ascii="Times New Roman" w:eastAsia="Palatino Linotype" w:hAnsi="Times New Roman" w:cs="Times New Roman"/>
          <w:sz w:val="24"/>
          <w:szCs w:val="24"/>
        </w:rPr>
        <w:t>Việt Nam</w:t>
      </w:r>
    </w:p>
    <w:p w14:paraId="689BF6C2" w14:textId="77777777" w:rsidR="00717397" w:rsidRDefault="00717397" w:rsidP="00717397">
      <w:pPr>
        <w:spacing w:after="0" w:line="264" w:lineRule="auto"/>
        <w:ind w:left="720"/>
        <w:jc w:val="both"/>
        <w:rPr>
          <w:rFonts w:ascii="Times New Roman" w:eastAsia="Palatino Linotype" w:hAnsi="Times New Roman" w:cs="Times New Roman"/>
          <w:sz w:val="24"/>
          <w:szCs w:val="24"/>
        </w:rPr>
      </w:pPr>
      <w:r w:rsidRPr="00F403A2">
        <w:rPr>
          <w:rFonts w:ascii="Times New Roman" w:eastAsia="Palatino Linotype" w:hAnsi="Times New Roman" w:cs="Times New Roman"/>
          <w:sz w:val="24"/>
          <w:szCs w:val="24"/>
        </w:rPr>
        <w:t>Địa chỉ mới</w:t>
      </w:r>
      <w:r w:rsidRPr="00F403A2">
        <w:rPr>
          <w:rFonts w:ascii="Times New Roman" w:eastAsia="Palatino Linotype" w:hAnsi="Times New Roman" w:cs="Times New Roman"/>
          <w:sz w:val="24"/>
          <w:szCs w:val="24"/>
        </w:rPr>
        <w:tab/>
      </w:r>
      <w:r w:rsidRPr="00F403A2">
        <w:rPr>
          <w:rFonts w:ascii="Times New Roman" w:eastAsia="Palatino Linotype" w:hAnsi="Times New Roman" w:cs="Times New Roman"/>
          <w:sz w:val="24"/>
          <w:szCs w:val="24"/>
        </w:rPr>
        <w:tab/>
        <w:t>: Số 86, Đường 23, Phường Tân Mỹ, Thành phố Hồ Chí Minh, Việt Nam</w:t>
      </w:r>
    </w:p>
    <w:p w14:paraId="42566417" w14:textId="77777777" w:rsidR="00717397" w:rsidRDefault="00717397" w:rsidP="00717397">
      <w:pPr>
        <w:spacing w:after="0" w:line="264" w:lineRule="auto"/>
        <w:ind w:left="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Đại diện bởi</w:t>
      </w:r>
      <w:r w:rsidRPr="0064122E">
        <w:rPr>
          <w:rFonts w:ascii="Times New Roman" w:eastAsia="Palatino Linotype" w:hAnsi="Times New Roman" w:cs="Times New Roman"/>
          <w:sz w:val="24"/>
          <w:szCs w:val="24"/>
        </w:rPr>
        <w:tab/>
      </w:r>
      <w:r w:rsidRPr="0064122E">
        <w:rPr>
          <w:rFonts w:ascii="Times New Roman" w:eastAsia="Palatino Linotype" w:hAnsi="Times New Roman" w:cs="Times New Roman"/>
          <w:sz w:val="24"/>
          <w:szCs w:val="24"/>
        </w:rPr>
        <w:tab/>
        <w:t xml:space="preserve">: Bà </w:t>
      </w:r>
      <w:r>
        <w:rPr>
          <w:rFonts w:ascii="Times New Roman" w:eastAsia="Palatino Linotype" w:hAnsi="Times New Roman" w:cs="Times New Roman"/>
          <w:b/>
          <w:sz w:val="24"/>
          <w:szCs w:val="24"/>
        </w:rPr>
        <w:t>Đỗ Thị Thanh Huyền</w:t>
      </w:r>
      <w:r w:rsidRPr="0064122E">
        <w:rPr>
          <w:rFonts w:ascii="Times New Roman" w:eastAsia="Palatino Linotype" w:hAnsi="Times New Roman" w:cs="Times New Roman"/>
          <w:sz w:val="24"/>
          <w:szCs w:val="24"/>
        </w:rPr>
        <w:tab/>
      </w:r>
      <w:r>
        <w:rPr>
          <w:rFonts w:ascii="Times New Roman" w:eastAsia="Palatino Linotype" w:hAnsi="Times New Roman" w:cs="Times New Roman"/>
          <w:sz w:val="24"/>
          <w:szCs w:val="24"/>
        </w:rPr>
        <w:t xml:space="preserve">          </w:t>
      </w:r>
      <w:r w:rsidRPr="0064122E">
        <w:rPr>
          <w:rFonts w:ascii="Times New Roman" w:eastAsia="Palatino Linotype" w:hAnsi="Times New Roman" w:cs="Times New Roman"/>
          <w:sz w:val="24"/>
          <w:szCs w:val="24"/>
        </w:rPr>
        <w:t>Chức vụ: Giám Đốc</w:t>
      </w:r>
      <w:r>
        <w:rPr>
          <w:rFonts w:ascii="Times New Roman" w:eastAsia="Palatino Linotype" w:hAnsi="Times New Roman" w:cs="Times New Roman"/>
          <w:sz w:val="24"/>
          <w:szCs w:val="24"/>
        </w:rPr>
        <w:t xml:space="preserve"> Vận Hành</w:t>
      </w:r>
    </w:p>
    <w:p w14:paraId="074AAA9D" w14:textId="1C1BBBC0" w:rsidR="00717397" w:rsidRPr="000D6BD1" w:rsidRDefault="00717397" w:rsidP="00717397">
      <w:pPr>
        <w:spacing w:after="0" w:line="264" w:lineRule="auto"/>
        <w:ind w:left="720"/>
        <w:jc w:val="both"/>
        <w:rPr>
          <w:rFonts w:ascii="Times New Roman" w:eastAsia="Palatino Linotype" w:hAnsi="Times New Roman" w:cs="Times New Roman"/>
          <w:i/>
          <w:iCs/>
          <w:sz w:val="24"/>
          <w:szCs w:val="24"/>
        </w:rPr>
      </w:pPr>
      <w:r w:rsidRPr="000D6BD1">
        <w:rPr>
          <w:rFonts w:ascii="Times New Roman" w:eastAsia="Palatino Linotype" w:hAnsi="Times New Roman" w:cs="Times New Roman"/>
          <w:i/>
          <w:iCs/>
          <w:sz w:val="24"/>
          <w:szCs w:val="24"/>
        </w:rPr>
        <w:t>(</w:t>
      </w:r>
      <w:r w:rsidR="000D6BD1" w:rsidRPr="000D6BD1">
        <w:rPr>
          <w:rFonts w:ascii="Times New Roman" w:eastAsia="Palatino Linotype" w:hAnsi="Times New Roman" w:cs="Times New Roman"/>
          <w:i/>
          <w:iCs/>
          <w:sz w:val="24"/>
          <w:szCs w:val="24"/>
        </w:rPr>
        <w:t>Theo giấy ủy quyền số: 72/GUQ-CISC-PnC ngày 10 tháng 12 năm 2025)</w:t>
      </w:r>
    </w:p>
    <w:p w14:paraId="567FFDDC" w14:textId="77777777" w:rsidR="00717397" w:rsidRPr="0064122E" w:rsidRDefault="00717397" w:rsidP="00717397">
      <w:pPr>
        <w:spacing w:after="0" w:line="264" w:lineRule="auto"/>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ab/>
        <w:t>(</w:t>
      </w:r>
      <w:r w:rsidRPr="0064122E">
        <w:rPr>
          <w:rFonts w:ascii="Times New Roman" w:eastAsia="Palatino Linotype" w:hAnsi="Times New Roman" w:cs="Times New Roman"/>
          <w:i/>
          <w:sz w:val="24"/>
          <w:szCs w:val="24"/>
        </w:rPr>
        <w:t>Sau đây gọi là “Bên B”</w:t>
      </w:r>
      <w:r w:rsidRPr="0064122E">
        <w:rPr>
          <w:rFonts w:ascii="Times New Roman" w:eastAsia="Palatino Linotype" w:hAnsi="Times New Roman" w:cs="Times New Roman"/>
          <w:sz w:val="24"/>
          <w:szCs w:val="24"/>
        </w:rPr>
        <w:t>)</w:t>
      </w:r>
    </w:p>
    <w:p w14:paraId="073ABCF0" w14:textId="77777777" w:rsidR="00717397" w:rsidRPr="0064122E" w:rsidRDefault="00717397" w:rsidP="00717397">
      <w:pPr>
        <w:spacing w:after="0" w:line="264" w:lineRule="auto"/>
        <w:ind w:firstLine="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 xml:space="preserve">Sau khi bàn bạc và hiểu rõ nhu cầu, các Bên đồng thuận như sau: </w:t>
      </w:r>
    </w:p>
    <w:p w14:paraId="736EF8C2" w14:textId="77777777" w:rsidR="00717397" w:rsidRPr="0064122E" w:rsidRDefault="00717397" w:rsidP="00717397">
      <w:pPr>
        <w:spacing w:after="0" w:line="264" w:lineRule="auto"/>
        <w:ind w:firstLine="720"/>
        <w:jc w:val="both"/>
        <w:rPr>
          <w:rFonts w:ascii="Times New Roman" w:eastAsia="Palatino Linotype" w:hAnsi="Times New Roman" w:cs="Times New Roman"/>
          <w:sz w:val="24"/>
          <w:szCs w:val="24"/>
        </w:rPr>
      </w:pPr>
    </w:p>
    <w:p w14:paraId="034A25D0" w14:textId="77777777" w:rsidR="00717397" w:rsidRPr="0064122E" w:rsidRDefault="00717397" w:rsidP="00717397">
      <w:pPr>
        <w:spacing w:after="0" w:line="264" w:lineRule="auto"/>
        <w:jc w:val="both"/>
        <w:rPr>
          <w:rFonts w:ascii="Times New Roman" w:eastAsia="Palatino Linotype" w:hAnsi="Times New Roman" w:cs="Times New Roman"/>
          <w:b/>
          <w:sz w:val="24"/>
          <w:szCs w:val="24"/>
        </w:rPr>
      </w:pPr>
      <w:r w:rsidRPr="0064122E">
        <w:rPr>
          <w:rFonts w:ascii="Times New Roman" w:eastAsia="Palatino Linotype" w:hAnsi="Times New Roman" w:cs="Times New Roman"/>
          <w:b/>
          <w:sz w:val="24"/>
          <w:szCs w:val="24"/>
          <w:u w:val="single"/>
        </w:rPr>
        <w:t>ĐIỀU 1</w:t>
      </w:r>
      <w:r w:rsidRPr="0064122E">
        <w:rPr>
          <w:rFonts w:ascii="Times New Roman" w:eastAsia="Palatino Linotype" w:hAnsi="Times New Roman" w:cs="Times New Roman"/>
          <w:b/>
          <w:sz w:val="24"/>
          <w:szCs w:val="24"/>
        </w:rPr>
        <w:t>: ĐỊNH NGHĨA</w:t>
      </w:r>
    </w:p>
    <w:p w14:paraId="4E994F70" w14:textId="77777777" w:rsidR="00717397" w:rsidRDefault="00717397" w:rsidP="00717397">
      <w:pPr>
        <w:spacing w:after="0" w:line="264" w:lineRule="auto"/>
        <w:ind w:left="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w:t>
      </w:r>
      <w:r w:rsidRPr="0064122E">
        <w:rPr>
          <w:rFonts w:ascii="Times New Roman" w:eastAsia="Palatino Linotype" w:hAnsi="Times New Roman" w:cs="Times New Roman"/>
          <w:b/>
          <w:i/>
          <w:sz w:val="24"/>
          <w:szCs w:val="24"/>
        </w:rPr>
        <w:t>Ngày</w:t>
      </w:r>
      <w:r w:rsidRPr="0064122E">
        <w:rPr>
          <w:rFonts w:ascii="Times New Roman" w:eastAsia="Palatino Linotype" w:hAnsi="Times New Roman" w:cs="Times New Roman"/>
          <w:sz w:val="24"/>
          <w:szCs w:val="24"/>
        </w:rPr>
        <w:t>» : là ngày tính theo Dương lịch, trừ thứ bảy, chủ nhật hay nghỉ lễ theo quy định của pháp luật.</w:t>
      </w:r>
    </w:p>
    <w:p w14:paraId="6A896257" w14:textId="77777777" w:rsidR="00717397" w:rsidRPr="0064122E" w:rsidRDefault="00717397" w:rsidP="00717397">
      <w:pPr>
        <w:spacing w:after="0" w:line="264" w:lineRule="auto"/>
        <w:ind w:left="720"/>
        <w:jc w:val="both"/>
        <w:rPr>
          <w:rFonts w:ascii="Times New Roman" w:eastAsia="Palatino Linotype" w:hAnsi="Times New Roman" w:cs="Times New Roman"/>
          <w:sz w:val="24"/>
          <w:szCs w:val="24"/>
        </w:rPr>
      </w:pPr>
    </w:p>
    <w:p w14:paraId="338E8E9B" w14:textId="77777777" w:rsidR="00717397" w:rsidRPr="0064122E" w:rsidRDefault="00717397" w:rsidP="00717397">
      <w:pPr>
        <w:spacing w:after="0" w:line="264" w:lineRule="auto"/>
        <w:jc w:val="both"/>
        <w:rPr>
          <w:rFonts w:ascii="Times New Roman" w:eastAsia="Palatino Linotype" w:hAnsi="Times New Roman" w:cs="Times New Roman"/>
          <w:b/>
          <w:sz w:val="24"/>
          <w:szCs w:val="24"/>
        </w:rPr>
      </w:pPr>
      <w:r w:rsidRPr="0064122E">
        <w:rPr>
          <w:rFonts w:ascii="Times New Roman" w:eastAsia="Palatino Linotype" w:hAnsi="Times New Roman" w:cs="Times New Roman"/>
          <w:b/>
          <w:sz w:val="24"/>
          <w:szCs w:val="24"/>
          <w:u w:val="single"/>
        </w:rPr>
        <w:t>ĐIỀU 2</w:t>
      </w:r>
      <w:r w:rsidRPr="0064122E">
        <w:rPr>
          <w:rFonts w:ascii="Times New Roman" w:eastAsia="Palatino Linotype" w:hAnsi="Times New Roman" w:cs="Times New Roman"/>
          <w:b/>
          <w:sz w:val="24"/>
          <w:szCs w:val="24"/>
        </w:rPr>
        <w:t>: ĐỐI TƯỢNG MUA BÁN</w:t>
      </w:r>
    </w:p>
    <w:p w14:paraId="7F019277" w14:textId="77777777" w:rsidR="00717397" w:rsidRDefault="00717397" w:rsidP="00717397">
      <w:pPr>
        <w:spacing w:after="0" w:line="264" w:lineRule="auto"/>
        <w:ind w:left="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Bên A đồng ý bán và Bên B đồng ý mua hàng hóa theo chi tiết dưới đây (sau đây gọi là «hàng hóa » hoặc « hàng ») :</w:t>
      </w:r>
    </w:p>
    <w:p w14:paraId="7A5CEE57" w14:textId="77777777" w:rsidR="00717397" w:rsidRPr="0064122E" w:rsidRDefault="00717397" w:rsidP="00717397">
      <w:pPr>
        <w:spacing w:after="0" w:line="264" w:lineRule="auto"/>
        <w:ind w:left="720"/>
        <w:jc w:val="both"/>
        <w:rPr>
          <w:rFonts w:ascii="Times New Roman" w:eastAsia="Palatino Linotype" w:hAnsi="Times New Roman" w:cs="Times New Roman"/>
          <w:sz w:val="24"/>
          <w:szCs w:val="24"/>
        </w:rPr>
      </w:pPr>
    </w:p>
    <w:tbl>
      <w:tblPr>
        <w:tblW w:w="10070" w:type="dxa"/>
        <w:tblLook w:val="04A0" w:firstRow="1" w:lastRow="0" w:firstColumn="1" w:lastColumn="0" w:noHBand="0" w:noVBand="1"/>
      </w:tblPr>
      <w:tblGrid>
        <w:gridCol w:w="528"/>
        <w:gridCol w:w="4331"/>
        <w:gridCol w:w="990"/>
        <w:gridCol w:w="1080"/>
        <w:gridCol w:w="1673"/>
        <w:gridCol w:w="1468"/>
      </w:tblGrid>
      <w:tr w:rsidR="00196D16" w:rsidRPr="0064122E" w14:paraId="51CBC100" w14:textId="77777777" w:rsidTr="00303B0B">
        <w:trPr>
          <w:trHeight w:val="800"/>
        </w:trPr>
        <w:tc>
          <w:tcPr>
            <w:tcW w:w="528" w:type="dxa"/>
            <w:tcBorders>
              <w:top w:val="single" w:sz="4" w:space="0" w:color="auto"/>
              <w:left w:val="single" w:sz="4" w:space="0" w:color="auto"/>
              <w:bottom w:val="single" w:sz="4" w:space="0" w:color="auto"/>
              <w:right w:val="single" w:sz="4" w:space="0" w:color="auto"/>
            </w:tcBorders>
            <w:shd w:val="clear" w:color="000000" w:fill="FFFFFF"/>
            <w:vAlign w:val="center"/>
          </w:tcPr>
          <w:p w14:paraId="5A307D69" w14:textId="77777777" w:rsidR="00196D16" w:rsidRPr="00207376" w:rsidRDefault="00196D16" w:rsidP="00CA3A1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Stt</w:t>
            </w:r>
          </w:p>
        </w:tc>
        <w:tc>
          <w:tcPr>
            <w:tcW w:w="433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DAC2FC" w14:textId="77777777" w:rsidR="00196D16" w:rsidRPr="00207376" w:rsidRDefault="00196D16" w:rsidP="00CA3A16">
            <w:pPr>
              <w:spacing w:after="0" w:line="240" w:lineRule="auto"/>
              <w:jc w:val="center"/>
              <w:rPr>
                <w:rFonts w:ascii="Times New Roman" w:eastAsia="Times New Roman" w:hAnsi="Times New Roman" w:cs="Times New Roman"/>
                <w:b/>
                <w:bCs/>
                <w:sz w:val="24"/>
                <w:szCs w:val="24"/>
              </w:rPr>
            </w:pPr>
            <w:commentRangeStart w:id="2"/>
            <w:r>
              <w:rPr>
                <w:rFonts w:ascii="Times New Roman" w:eastAsia="Times New Roman" w:hAnsi="Times New Roman" w:cs="Times New Roman"/>
                <w:b/>
                <w:bCs/>
                <w:sz w:val="24"/>
                <w:szCs w:val="24"/>
              </w:rPr>
              <w:t>Tên sản phẩm</w:t>
            </w:r>
            <w:commentRangeEnd w:id="2"/>
            <w:r w:rsidRPr="00207376">
              <w:rPr>
                <w:rStyle w:val="CommentReference"/>
                <w:rFonts w:ascii="Times New Roman" w:eastAsia="Times New Roman" w:hAnsi="Times New Roman" w:cs="Times New Roman"/>
                <w:b/>
                <w:bCs/>
                <w:sz w:val="24"/>
                <w:szCs w:val="24"/>
              </w:rPr>
              <w:commentReference w:id="2"/>
            </w:r>
          </w:p>
          <w:p w14:paraId="2D90DF64" w14:textId="72773042" w:rsidR="00196D16" w:rsidRDefault="00196D16" w:rsidP="00196D16">
            <w:pPr>
              <w:spacing w:after="0" w:line="240" w:lineRule="auto"/>
              <w:rPr>
                <w:rFonts w:ascii="Times New Roman" w:eastAsia="Times New Roman" w:hAnsi="Times New Roman" w:cs="Times New Roman"/>
                <w:b/>
                <w:bCs/>
                <w:sz w:val="24"/>
                <w:szCs w:val="24"/>
              </w:rPr>
            </w:pPr>
          </w:p>
        </w:tc>
        <w:tc>
          <w:tcPr>
            <w:tcW w:w="99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EB5CC6" w14:textId="762CBE63" w:rsidR="00196D16" w:rsidRPr="00207376" w:rsidRDefault="00196D16" w:rsidP="00CA3A1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Đơn vị Tính</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0D52D60C" w14:textId="77777777" w:rsidR="00196D16" w:rsidRPr="00207376" w:rsidRDefault="00196D16" w:rsidP="00CA3A1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Số lượng</w:t>
            </w:r>
          </w:p>
        </w:tc>
        <w:tc>
          <w:tcPr>
            <w:tcW w:w="1673" w:type="dxa"/>
            <w:tcBorders>
              <w:top w:val="single" w:sz="4" w:space="0" w:color="auto"/>
              <w:left w:val="nil"/>
              <w:bottom w:val="single" w:sz="4" w:space="0" w:color="auto"/>
              <w:right w:val="single" w:sz="4" w:space="0" w:color="auto"/>
            </w:tcBorders>
            <w:shd w:val="clear" w:color="000000" w:fill="FFFFFF"/>
            <w:vAlign w:val="center"/>
            <w:hideMark/>
          </w:tcPr>
          <w:p w14:paraId="61A8C601" w14:textId="24E3BB2F" w:rsidR="00196D16" w:rsidRPr="00207376" w:rsidRDefault="00196D16" w:rsidP="004E1D8E">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Đơn g</w:t>
            </w:r>
            <w:r w:rsidRPr="00207376">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á</w:t>
            </w:r>
          </w:p>
        </w:tc>
        <w:tc>
          <w:tcPr>
            <w:tcW w:w="1468" w:type="dxa"/>
            <w:tcBorders>
              <w:top w:val="single" w:sz="4" w:space="0" w:color="auto"/>
              <w:left w:val="nil"/>
              <w:bottom w:val="single" w:sz="4" w:space="0" w:color="auto"/>
              <w:right w:val="single" w:sz="4" w:space="0" w:color="auto"/>
            </w:tcBorders>
            <w:shd w:val="clear" w:color="000000" w:fill="FFFFFF"/>
            <w:vAlign w:val="center"/>
          </w:tcPr>
          <w:p w14:paraId="22C0F16D" w14:textId="77777777" w:rsidR="00196D16" w:rsidRDefault="00196D16" w:rsidP="00CA3A1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Thành Tiền</w:t>
            </w:r>
          </w:p>
          <w:p w14:paraId="5EFAAD00" w14:textId="77777777" w:rsidR="00196D16" w:rsidRPr="00207376" w:rsidRDefault="00196D16" w:rsidP="00CA3A1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(VNĐ)</w:t>
            </w:r>
            <w:r w:rsidDel="00A71A4B">
              <w:rPr>
                <w:rFonts w:ascii="Times New Roman" w:eastAsia="Times New Roman" w:hAnsi="Times New Roman" w:cs="Times New Roman"/>
                <w:b/>
                <w:bCs/>
                <w:sz w:val="24"/>
                <w:szCs w:val="24"/>
              </w:rPr>
              <w:t xml:space="preserve"> </w:t>
            </w:r>
          </w:p>
        </w:tc>
      </w:tr>
      <w:tr w:rsidR="00196D16" w:rsidRPr="0064122E" w14:paraId="58FD7351" w14:textId="77777777" w:rsidTr="000A11E2">
        <w:trPr>
          <w:trHeight w:val="656"/>
        </w:trPr>
        <w:tc>
          <w:tcPr>
            <w:tcW w:w="528" w:type="dxa"/>
            <w:tcBorders>
              <w:top w:val="nil"/>
              <w:left w:val="single" w:sz="4" w:space="0" w:color="auto"/>
              <w:bottom w:val="single" w:sz="4" w:space="0" w:color="auto"/>
              <w:right w:val="single" w:sz="4" w:space="0" w:color="auto"/>
            </w:tcBorders>
            <w:shd w:val="clear" w:color="000000" w:fill="FFFFFF"/>
            <w:vAlign w:val="center"/>
          </w:tcPr>
          <w:p w14:paraId="7D31E004" w14:textId="77777777" w:rsidR="00196D16" w:rsidRPr="009E3BA2" w:rsidRDefault="00196D16" w:rsidP="003C6801">
            <w:pPr>
              <w:spacing w:after="0" w:line="240" w:lineRule="auto"/>
              <w:rPr>
                <w:rFonts w:ascii="Times New Roman" w:eastAsia="Times New Roman" w:hAnsi="Times New Roman" w:cs="Times New Roman"/>
                <w:sz w:val="24"/>
                <w:szCs w:val="24"/>
              </w:rPr>
            </w:pPr>
            <w:r w:rsidRPr="009E3BA2">
              <w:rPr>
                <w:rFonts w:ascii="Times New Roman" w:eastAsia="Times New Roman" w:hAnsi="Times New Roman" w:cs="Times New Roman"/>
                <w:sz w:val="24"/>
                <w:szCs w:val="24"/>
              </w:rPr>
              <w:t>1</w:t>
            </w:r>
          </w:p>
        </w:tc>
        <w:tc>
          <w:tcPr>
            <w:tcW w:w="4331" w:type="dxa"/>
            <w:tcBorders>
              <w:top w:val="nil"/>
              <w:left w:val="single" w:sz="4" w:space="0" w:color="auto"/>
              <w:bottom w:val="single" w:sz="4" w:space="0" w:color="auto"/>
              <w:right w:val="single" w:sz="4" w:space="0" w:color="auto"/>
            </w:tcBorders>
            <w:shd w:val="clear" w:color="000000" w:fill="FFFFFF"/>
            <w:vAlign w:val="center"/>
          </w:tcPr>
          <w:p w14:paraId="300BB2AD" w14:textId="0BCDA669" w:rsidR="00196D16" w:rsidRDefault="00196D16" w:rsidP="000A11E2">
            <w:pPr>
              <w:spacing w:after="0" w:line="240" w:lineRule="auto"/>
              <w:rPr>
                <w:rFonts w:ascii="Times New Roman" w:eastAsia="Times New Roman" w:hAnsi="Times New Roman" w:cs="Times New Roman"/>
                <w:sz w:val="24"/>
                <w:szCs w:val="24"/>
              </w:rPr>
            </w:pPr>
            <w:r w:rsidRPr="001F4E6A">
              <w:rPr>
                <w:rFonts w:ascii="Times New Roman" w:eastAsia="Times New Roman" w:hAnsi="Times New Roman" w:cs="Times New Roman"/>
                <w:sz w:val="24"/>
                <w:szCs w:val="24"/>
              </w:rPr>
              <w:t xml:space="preserve"> </w:t>
            </w:r>
            <w:r w:rsidR="00497171" w:rsidRPr="00497171">
              <w:rPr>
                <w:rFonts w:ascii="Times New Roman" w:eastAsia="Times New Roman" w:hAnsi="Times New Roman" w:cs="Times New Roman"/>
                <w:sz w:val="24"/>
                <w:szCs w:val="24"/>
              </w:rPr>
              <w:t>Thiết bị cân bằng tải MikroTik CCR2116-12G-4S+</w:t>
            </w:r>
          </w:p>
        </w:tc>
        <w:tc>
          <w:tcPr>
            <w:tcW w:w="990" w:type="dxa"/>
            <w:tcBorders>
              <w:top w:val="nil"/>
              <w:left w:val="single" w:sz="4" w:space="0" w:color="auto"/>
              <w:bottom w:val="single" w:sz="4" w:space="0" w:color="auto"/>
              <w:right w:val="single" w:sz="4" w:space="0" w:color="auto"/>
            </w:tcBorders>
            <w:shd w:val="clear" w:color="000000" w:fill="FFFFFF"/>
            <w:vAlign w:val="center"/>
          </w:tcPr>
          <w:p w14:paraId="34545632" w14:textId="6B00A0F6" w:rsidR="00196D16" w:rsidRPr="00207376" w:rsidRDefault="00497171" w:rsidP="00CA3A1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80" w:type="dxa"/>
            <w:tcBorders>
              <w:top w:val="nil"/>
              <w:left w:val="nil"/>
              <w:bottom w:val="single" w:sz="4" w:space="0" w:color="auto"/>
              <w:right w:val="single" w:sz="4" w:space="0" w:color="auto"/>
            </w:tcBorders>
            <w:shd w:val="clear" w:color="000000" w:fill="FFFFFF"/>
            <w:noWrap/>
            <w:vAlign w:val="center"/>
          </w:tcPr>
          <w:p w14:paraId="227B969B" w14:textId="347AA90B" w:rsidR="00196D16" w:rsidRPr="009E3BA2" w:rsidRDefault="00521FBA" w:rsidP="00196D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Chiếc</w:t>
            </w:r>
          </w:p>
        </w:tc>
        <w:tc>
          <w:tcPr>
            <w:tcW w:w="1673" w:type="dxa"/>
            <w:tcBorders>
              <w:top w:val="nil"/>
              <w:left w:val="nil"/>
              <w:bottom w:val="single" w:sz="4" w:space="0" w:color="auto"/>
              <w:right w:val="single" w:sz="4" w:space="0" w:color="auto"/>
            </w:tcBorders>
            <w:shd w:val="clear" w:color="000000" w:fill="FFFFFF"/>
            <w:noWrap/>
            <w:vAlign w:val="center"/>
          </w:tcPr>
          <w:p w14:paraId="7A4D74FF" w14:textId="2B0B919A" w:rsidR="00196D16" w:rsidRPr="009E3BA2" w:rsidRDefault="00497171" w:rsidP="00CA3A16">
            <w:pPr>
              <w:spacing w:after="0" w:line="240" w:lineRule="auto"/>
              <w:jc w:val="center"/>
              <w:rPr>
                <w:rFonts w:ascii="Times New Roman" w:eastAsia="Times New Roman" w:hAnsi="Times New Roman" w:cs="Times New Roman"/>
                <w:sz w:val="24"/>
                <w:szCs w:val="24"/>
              </w:rPr>
            </w:pPr>
            <w:r w:rsidRPr="00497171">
              <w:rPr>
                <w:rFonts w:ascii="Times New Roman" w:eastAsia="Times New Roman" w:hAnsi="Times New Roman" w:cs="Times New Roman"/>
                <w:sz w:val="24"/>
                <w:szCs w:val="24"/>
              </w:rPr>
              <w:t>22,968,000</w:t>
            </w:r>
          </w:p>
        </w:tc>
        <w:tc>
          <w:tcPr>
            <w:tcW w:w="1468" w:type="dxa"/>
            <w:tcBorders>
              <w:top w:val="single" w:sz="4" w:space="0" w:color="auto"/>
              <w:left w:val="nil"/>
              <w:bottom w:val="single" w:sz="4" w:space="0" w:color="auto"/>
              <w:right w:val="single" w:sz="4" w:space="0" w:color="auto"/>
            </w:tcBorders>
            <w:shd w:val="clear" w:color="000000" w:fill="FFFFFF"/>
            <w:vAlign w:val="center"/>
          </w:tcPr>
          <w:p w14:paraId="088E5FCA" w14:textId="1A328C1B" w:rsidR="00196D16" w:rsidRPr="009E3BA2" w:rsidRDefault="00497171" w:rsidP="00CA3A16">
            <w:pPr>
              <w:spacing w:after="0" w:line="240" w:lineRule="auto"/>
              <w:jc w:val="center"/>
              <w:rPr>
                <w:rFonts w:ascii="Times New Roman" w:eastAsia="Times New Roman" w:hAnsi="Times New Roman" w:cs="Times New Roman"/>
                <w:sz w:val="24"/>
                <w:szCs w:val="24"/>
              </w:rPr>
            </w:pPr>
            <w:r w:rsidRPr="00497171">
              <w:rPr>
                <w:rFonts w:ascii="Times New Roman" w:eastAsia="Times New Roman" w:hAnsi="Times New Roman" w:cs="Times New Roman"/>
                <w:sz w:val="24"/>
                <w:szCs w:val="24"/>
              </w:rPr>
              <w:t>22,968,000</w:t>
            </w:r>
          </w:p>
        </w:tc>
      </w:tr>
      <w:tr w:rsidR="00497171" w:rsidRPr="0064122E" w14:paraId="7C05D393" w14:textId="77777777" w:rsidTr="000A11E2">
        <w:trPr>
          <w:trHeight w:val="620"/>
        </w:trPr>
        <w:tc>
          <w:tcPr>
            <w:tcW w:w="528" w:type="dxa"/>
            <w:tcBorders>
              <w:top w:val="nil"/>
              <w:left w:val="single" w:sz="4" w:space="0" w:color="auto"/>
              <w:bottom w:val="single" w:sz="4" w:space="0" w:color="auto"/>
              <w:right w:val="single" w:sz="4" w:space="0" w:color="auto"/>
            </w:tcBorders>
            <w:shd w:val="clear" w:color="000000" w:fill="FFFFFF"/>
            <w:vAlign w:val="center"/>
          </w:tcPr>
          <w:p w14:paraId="49F281FC" w14:textId="49C0A1A3" w:rsidR="00497171" w:rsidRDefault="00497171" w:rsidP="003C68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331" w:type="dxa"/>
            <w:tcBorders>
              <w:top w:val="nil"/>
              <w:left w:val="single" w:sz="4" w:space="0" w:color="auto"/>
              <w:bottom w:val="single" w:sz="4" w:space="0" w:color="auto"/>
              <w:right w:val="single" w:sz="4" w:space="0" w:color="auto"/>
            </w:tcBorders>
            <w:shd w:val="clear" w:color="000000" w:fill="FFFFFF"/>
            <w:vAlign w:val="center"/>
          </w:tcPr>
          <w:p w14:paraId="777177D6" w14:textId="5205F624" w:rsidR="00497171" w:rsidRPr="001F4E6A" w:rsidRDefault="00497171" w:rsidP="00196D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Dịch vụ </w:t>
            </w:r>
            <w:r w:rsidRPr="00497171">
              <w:rPr>
                <w:rFonts w:ascii="Times New Roman" w:eastAsia="Times New Roman" w:hAnsi="Times New Roman" w:cs="Times New Roman"/>
                <w:sz w:val="24"/>
                <w:szCs w:val="24"/>
              </w:rPr>
              <w:t>lắp đặt, cấu hình</w:t>
            </w:r>
            <w:r>
              <w:rPr>
                <w:rFonts w:ascii="Times New Roman" w:eastAsia="Times New Roman" w:hAnsi="Times New Roman" w:cs="Times New Roman"/>
                <w:sz w:val="24"/>
                <w:szCs w:val="24"/>
              </w:rPr>
              <w:t xml:space="preserve"> thiết bị</w:t>
            </w:r>
          </w:p>
        </w:tc>
        <w:tc>
          <w:tcPr>
            <w:tcW w:w="990" w:type="dxa"/>
            <w:tcBorders>
              <w:top w:val="nil"/>
              <w:left w:val="single" w:sz="4" w:space="0" w:color="auto"/>
              <w:bottom w:val="single" w:sz="4" w:space="0" w:color="auto"/>
              <w:right w:val="single" w:sz="4" w:space="0" w:color="auto"/>
            </w:tcBorders>
            <w:shd w:val="clear" w:color="000000" w:fill="FFFFFF"/>
            <w:vAlign w:val="center"/>
          </w:tcPr>
          <w:p w14:paraId="570F3E08" w14:textId="122BF7CE" w:rsidR="00497171" w:rsidRPr="00207376" w:rsidRDefault="00497171" w:rsidP="00CA3A1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80" w:type="dxa"/>
            <w:tcBorders>
              <w:top w:val="nil"/>
              <w:left w:val="nil"/>
              <w:bottom w:val="single" w:sz="4" w:space="0" w:color="auto"/>
              <w:right w:val="single" w:sz="4" w:space="0" w:color="auto"/>
            </w:tcBorders>
            <w:shd w:val="clear" w:color="000000" w:fill="FFFFFF"/>
            <w:noWrap/>
            <w:vAlign w:val="center"/>
          </w:tcPr>
          <w:p w14:paraId="7ECBAB51" w14:textId="7B8AD5D0" w:rsidR="00497171" w:rsidRPr="009E3BA2" w:rsidRDefault="00497171" w:rsidP="00196D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Gói</w:t>
            </w:r>
          </w:p>
        </w:tc>
        <w:tc>
          <w:tcPr>
            <w:tcW w:w="1673" w:type="dxa"/>
            <w:tcBorders>
              <w:top w:val="nil"/>
              <w:left w:val="nil"/>
              <w:bottom w:val="single" w:sz="4" w:space="0" w:color="auto"/>
              <w:right w:val="single" w:sz="4" w:space="0" w:color="auto"/>
            </w:tcBorders>
            <w:shd w:val="clear" w:color="000000" w:fill="FFFFFF"/>
            <w:noWrap/>
            <w:vAlign w:val="center"/>
          </w:tcPr>
          <w:p w14:paraId="667850A3" w14:textId="7A44E535" w:rsidR="00497171" w:rsidRPr="009E3BA2" w:rsidRDefault="00497171" w:rsidP="00CA3A16">
            <w:pPr>
              <w:spacing w:after="0" w:line="240" w:lineRule="auto"/>
              <w:jc w:val="center"/>
              <w:rPr>
                <w:rFonts w:ascii="Times New Roman" w:eastAsia="Times New Roman" w:hAnsi="Times New Roman" w:cs="Times New Roman"/>
                <w:sz w:val="24"/>
                <w:szCs w:val="24"/>
              </w:rPr>
            </w:pPr>
            <w:r w:rsidRPr="00497171">
              <w:rPr>
                <w:rFonts w:ascii="Times New Roman" w:eastAsia="Times New Roman" w:hAnsi="Times New Roman" w:cs="Times New Roman"/>
                <w:sz w:val="24"/>
                <w:szCs w:val="24"/>
              </w:rPr>
              <w:t>2,</w:t>
            </w:r>
            <w:r>
              <w:rPr>
                <w:rFonts w:ascii="Times New Roman" w:eastAsia="Times New Roman" w:hAnsi="Times New Roman" w:cs="Times New Roman"/>
                <w:sz w:val="24"/>
                <w:szCs w:val="24"/>
              </w:rPr>
              <w:t>000</w:t>
            </w:r>
            <w:r w:rsidRPr="00497171">
              <w:rPr>
                <w:rFonts w:ascii="Times New Roman" w:eastAsia="Times New Roman" w:hAnsi="Times New Roman" w:cs="Times New Roman"/>
                <w:sz w:val="24"/>
                <w:szCs w:val="24"/>
              </w:rPr>
              <w:t>,000</w:t>
            </w:r>
          </w:p>
        </w:tc>
        <w:tc>
          <w:tcPr>
            <w:tcW w:w="1468" w:type="dxa"/>
            <w:tcBorders>
              <w:top w:val="single" w:sz="4" w:space="0" w:color="auto"/>
              <w:left w:val="nil"/>
              <w:bottom w:val="single" w:sz="4" w:space="0" w:color="auto"/>
              <w:right w:val="single" w:sz="4" w:space="0" w:color="auto"/>
            </w:tcBorders>
            <w:shd w:val="clear" w:color="000000" w:fill="FFFFFF"/>
            <w:vAlign w:val="center"/>
          </w:tcPr>
          <w:p w14:paraId="30BA7421" w14:textId="3E0E8283" w:rsidR="00497171" w:rsidRPr="009E3BA2" w:rsidRDefault="00497171" w:rsidP="00CA3A16">
            <w:pPr>
              <w:spacing w:after="0" w:line="240" w:lineRule="auto"/>
              <w:jc w:val="center"/>
              <w:rPr>
                <w:rFonts w:ascii="Times New Roman" w:eastAsia="Times New Roman" w:hAnsi="Times New Roman" w:cs="Times New Roman"/>
                <w:sz w:val="24"/>
                <w:szCs w:val="24"/>
              </w:rPr>
            </w:pPr>
            <w:r w:rsidRPr="00497171">
              <w:rPr>
                <w:rFonts w:ascii="Times New Roman" w:eastAsia="Times New Roman" w:hAnsi="Times New Roman" w:cs="Times New Roman"/>
                <w:sz w:val="24"/>
                <w:szCs w:val="24"/>
              </w:rPr>
              <w:t>2,000,000</w:t>
            </w:r>
          </w:p>
        </w:tc>
      </w:tr>
      <w:tr w:rsidR="00A5498F" w:rsidRPr="0064122E" w14:paraId="0A3CCFC9" w14:textId="77777777" w:rsidTr="00625DC9">
        <w:trPr>
          <w:trHeight w:val="530"/>
        </w:trPr>
        <w:tc>
          <w:tcPr>
            <w:tcW w:w="8602" w:type="dxa"/>
            <w:gridSpan w:val="5"/>
            <w:tcBorders>
              <w:top w:val="single" w:sz="4" w:space="0" w:color="auto"/>
              <w:left w:val="single" w:sz="4" w:space="0" w:color="auto"/>
              <w:bottom w:val="single" w:sz="4" w:space="0" w:color="auto"/>
              <w:right w:val="single" w:sz="4" w:space="0" w:color="auto"/>
            </w:tcBorders>
          </w:tcPr>
          <w:p w14:paraId="0E3DC757" w14:textId="4BD26CF1" w:rsidR="004D30F2" w:rsidRPr="00F90F7C" w:rsidRDefault="004D30F2" w:rsidP="005C4EF9">
            <w:pPr>
              <w:spacing w:after="0" w:line="24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tiền</w:t>
            </w:r>
          </w:p>
        </w:tc>
        <w:tc>
          <w:tcPr>
            <w:tcW w:w="1468" w:type="dxa"/>
            <w:tcBorders>
              <w:top w:val="single" w:sz="4" w:space="0" w:color="auto"/>
              <w:left w:val="single" w:sz="4" w:space="0" w:color="auto"/>
              <w:bottom w:val="single" w:sz="4" w:space="0" w:color="auto"/>
              <w:right w:val="single" w:sz="4" w:space="0" w:color="auto"/>
            </w:tcBorders>
            <w:vAlign w:val="center"/>
          </w:tcPr>
          <w:p w14:paraId="73151112" w14:textId="2D69B834" w:rsidR="004D30F2" w:rsidRPr="00207376" w:rsidRDefault="001A10CA" w:rsidP="00CA3A16">
            <w:pPr>
              <w:spacing w:after="0" w:line="240" w:lineRule="auto"/>
              <w:jc w:val="right"/>
              <w:rPr>
                <w:rFonts w:ascii="Times New Roman" w:eastAsia="Times New Roman" w:hAnsi="Times New Roman" w:cs="Times New Roman"/>
                <w:b/>
                <w:bCs/>
                <w:sz w:val="24"/>
                <w:szCs w:val="24"/>
              </w:rPr>
            </w:pPr>
            <w:r w:rsidRPr="001A10CA">
              <w:rPr>
                <w:rFonts w:ascii="Times New Roman" w:eastAsia="Times New Roman" w:hAnsi="Times New Roman" w:cs="Times New Roman"/>
                <w:b/>
                <w:bCs/>
                <w:sz w:val="24"/>
                <w:szCs w:val="24"/>
              </w:rPr>
              <w:t>24,968,000</w:t>
            </w:r>
          </w:p>
        </w:tc>
      </w:tr>
      <w:tr w:rsidR="00A5498F" w:rsidRPr="0064122E" w14:paraId="07D222E8" w14:textId="77777777" w:rsidTr="00625DC9">
        <w:trPr>
          <w:trHeight w:val="530"/>
        </w:trPr>
        <w:tc>
          <w:tcPr>
            <w:tcW w:w="8602" w:type="dxa"/>
            <w:gridSpan w:val="5"/>
            <w:tcBorders>
              <w:top w:val="single" w:sz="4" w:space="0" w:color="auto"/>
              <w:left w:val="single" w:sz="4" w:space="0" w:color="auto"/>
              <w:bottom w:val="single" w:sz="4" w:space="0" w:color="auto"/>
              <w:right w:val="single" w:sz="4" w:space="0" w:color="auto"/>
            </w:tcBorders>
          </w:tcPr>
          <w:p w14:paraId="59FC0964" w14:textId="7CAC3CB1" w:rsidR="004D30F2" w:rsidRPr="00F90F7C" w:rsidRDefault="004D30F2" w:rsidP="005C4EF9">
            <w:pPr>
              <w:spacing w:after="0" w:line="24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Thuế VAT </w:t>
            </w:r>
            <w:r w:rsidR="001A10CA">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w:t>
            </w:r>
          </w:p>
        </w:tc>
        <w:tc>
          <w:tcPr>
            <w:tcW w:w="1468" w:type="dxa"/>
            <w:tcBorders>
              <w:top w:val="single" w:sz="4" w:space="0" w:color="auto"/>
              <w:left w:val="single" w:sz="4" w:space="0" w:color="auto"/>
              <w:bottom w:val="single" w:sz="4" w:space="0" w:color="auto"/>
              <w:right w:val="single" w:sz="4" w:space="0" w:color="auto"/>
            </w:tcBorders>
            <w:vAlign w:val="center"/>
          </w:tcPr>
          <w:p w14:paraId="35012416" w14:textId="5B2AEE92" w:rsidR="004D30F2" w:rsidRPr="00207376" w:rsidRDefault="001A10CA" w:rsidP="00CA3A16">
            <w:pPr>
              <w:spacing w:after="0" w:line="240" w:lineRule="auto"/>
              <w:jc w:val="right"/>
              <w:rPr>
                <w:rFonts w:ascii="Times New Roman" w:eastAsia="Times New Roman" w:hAnsi="Times New Roman" w:cs="Times New Roman"/>
                <w:b/>
                <w:bCs/>
                <w:sz w:val="24"/>
                <w:szCs w:val="24"/>
              </w:rPr>
            </w:pPr>
            <w:r w:rsidRPr="001A10CA">
              <w:rPr>
                <w:rFonts w:ascii="Times New Roman" w:eastAsia="Times New Roman" w:hAnsi="Times New Roman" w:cs="Times New Roman"/>
                <w:b/>
                <w:bCs/>
                <w:sz w:val="24"/>
                <w:szCs w:val="24"/>
              </w:rPr>
              <w:t>1,997,440</w:t>
            </w:r>
          </w:p>
        </w:tc>
      </w:tr>
      <w:tr w:rsidR="00A5498F" w:rsidRPr="0064122E" w14:paraId="6FCDE6B6" w14:textId="77777777" w:rsidTr="00625DC9">
        <w:trPr>
          <w:trHeight w:val="530"/>
        </w:trPr>
        <w:tc>
          <w:tcPr>
            <w:tcW w:w="8602" w:type="dxa"/>
            <w:gridSpan w:val="5"/>
            <w:tcBorders>
              <w:top w:val="single" w:sz="4" w:space="0" w:color="auto"/>
              <w:left w:val="single" w:sz="4" w:space="0" w:color="auto"/>
              <w:bottom w:val="single" w:sz="4" w:space="0" w:color="auto"/>
              <w:right w:val="single" w:sz="4" w:space="0" w:color="auto"/>
            </w:tcBorders>
          </w:tcPr>
          <w:p w14:paraId="2391D9A0" w14:textId="550F0DEF" w:rsidR="004D30F2" w:rsidRPr="005C4EF9" w:rsidRDefault="004D30F2" w:rsidP="005C4EF9">
            <w:pPr>
              <w:spacing w:after="0" w:line="240" w:lineRule="auto"/>
              <w:jc w:val="right"/>
              <w:rPr>
                <w:rFonts w:ascii="Times New Roman" w:eastAsia="Times New Roman" w:hAnsi="Times New Roman" w:cs="Times New Roman"/>
                <w:b/>
                <w:bCs/>
                <w:sz w:val="24"/>
                <w:szCs w:val="24"/>
              </w:rPr>
            </w:pPr>
            <w:r w:rsidRPr="00F90F7C">
              <w:rPr>
                <w:rFonts w:ascii="Times New Roman" w:eastAsia="Times New Roman" w:hAnsi="Times New Roman" w:cs="Times New Roman"/>
                <w:b/>
                <w:bCs/>
                <w:sz w:val="24"/>
                <w:szCs w:val="24"/>
              </w:rPr>
              <w:t>Tổng thành tiền bao gồm VAT</w:t>
            </w:r>
            <w:r w:rsidRPr="005C4EF9">
              <w:rPr>
                <w:rFonts w:ascii="Times New Roman" w:eastAsia="Times New Roman" w:hAnsi="Times New Roman" w:cs="Times New Roman"/>
                <w:b/>
                <w:bCs/>
                <w:sz w:val="24"/>
                <w:szCs w:val="24"/>
              </w:rPr>
              <w:t>:</w:t>
            </w:r>
          </w:p>
        </w:tc>
        <w:tc>
          <w:tcPr>
            <w:tcW w:w="1468" w:type="dxa"/>
            <w:tcBorders>
              <w:top w:val="single" w:sz="4" w:space="0" w:color="auto"/>
              <w:left w:val="single" w:sz="4" w:space="0" w:color="auto"/>
              <w:bottom w:val="single" w:sz="4" w:space="0" w:color="auto"/>
              <w:right w:val="single" w:sz="4" w:space="0" w:color="auto"/>
            </w:tcBorders>
            <w:vAlign w:val="center"/>
          </w:tcPr>
          <w:p w14:paraId="2D56A392" w14:textId="364A71A2" w:rsidR="004D30F2" w:rsidRPr="00207376" w:rsidRDefault="001A10CA" w:rsidP="00CA3A16">
            <w:pPr>
              <w:spacing w:after="0" w:line="240" w:lineRule="auto"/>
              <w:jc w:val="right"/>
              <w:rPr>
                <w:rFonts w:ascii="Times New Roman" w:eastAsia="Times New Roman" w:hAnsi="Times New Roman" w:cs="Times New Roman"/>
                <w:b/>
                <w:bCs/>
                <w:sz w:val="24"/>
                <w:szCs w:val="24"/>
              </w:rPr>
            </w:pPr>
            <w:r w:rsidRPr="001A10CA">
              <w:rPr>
                <w:rFonts w:ascii="Times New Roman" w:eastAsia="Times New Roman" w:hAnsi="Times New Roman" w:cs="Times New Roman"/>
                <w:b/>
                <w:bCs/>
                <w:sz w:val="24"/>
                <w:szCs w:val="24"/>
              </w:rPr>
              <w:t>26,965,440</w:t>
            </w:r>
          </w:p>
        </w:tc>
      </w:tr>
    </w:tbl>
    <w:p w14:paraId="4918C9AE" w14:textId="4DAD7796" w:rsidR="00717397" w:rsidRPr="00207376" w:rsidRDefault="00717397" w:rsidP="00717397">
      <w:pPr>
        <w:widowControl w:val="0"/>
        <w:tabs>
          <w:tab w:val="left" w:pos="6390"/>
        </w:tabs>
        <w:autoSpaceDE w:val="0"/>
        <w:autoSpaceDN w:val="0"/>
        <w:adjustRightInd w:val="0"/>
        <w:spacing w:before="120" w:after="0" w:line="240" w:lineRule="auto"/>
        <w:jc w:val="both"/>
        <w:rPr>
          <w:rFonts w:ascii="Times New Roman" w:eastAsia="Times New Roman" w:hAnsi="Times New Roman" w:cs="Times New Roman"/>
          <w:b/>
          <w:bCs/>
          <w:sz w:val="24"/>
          <w:szCs w:val="24"/>
        </w:rPr>
      </w:pPr>
      <w:r w:rsidRPr="00207376">
        <w:rPr>
          <w:rFonts w:ascii="Times New Roman" w:eastAsia="Times New Roman" w:hAnsi="Times New Roman" w:cs="Times New Roman"/>
          <w:b/>
          <w:bCs/>
          <w:sz w:val="24"/>
          <w:szCs w:val="24"/>
          <w:u w:val="single"/>
        </w:rPr>
        <w:lastRenderedPageBreak/>
        <w:t>Viết bằng chữ</w:t>
      </w:r>
      <w:r w:rsidRPr="00207376">
        <w:rPr>
          <w:rFonts w:ascii="Times New Roman" w:eastAsia="Times New Roman" w:hAnsi="Times New Roman" w:cs="Times New Roman"/>
          <w:b/>
          <w:bCs/>
          <w:sz w:val="24"/>
          <w:szCs w:val="24"/>
        </w:rPr>
        <w:t xml:space="preserve">: </w:t>
      </w:r>
      <w:r w:rsidR="009273E5">
        <w:rPr>
          <w:rFonts w:ascii="Times New Roman" w:eastAsia="Times New Roman" w:hAnsi="Times New Roman" w:cs="Times New Roman"/>
          <w:b/>
          <w:bCs/>
          <w:sz w:val="24"/>
          <w:szCs w:val="24"/>
        </w:rPr>
        <w:t xml:space="preserve">Hai mươi sáu triệu chín trăm sáu mươi lăm ngàn bốn trăm bốn </w:t>
      </w:r>
      <w:r w:rsidR="009273E5" w:rsidRPr="00540077">
        <w:rPr>
          <w:rFonts w:ascii="Times New Roman" w:eastAsia="Times New Roman" w:hAnsi="Times New Roman" w:cs="Times New Roman"/>
          <w:b/>
          <w:bCs/>
          <w:sz w:val="24"/>
          <w:szCs w:val="24"/>
        </w:rPr>
        <w:t xml:space="preserve">mươi </w:t>
      </w:r>
      <w:r w:rsidRPr="00540077">
        <w:rPr>
          <w:rFonts w:ascii="Times New Roman" w:eastAsia="Times New Roman" w:hAnsi="Times New Roman" w:cs="Times New Roman"/>
          <w:b/>
          <w:bCs/>
          <w:sz w:val="24"/>
          <w:szCs w:val="24"/>
        </w:rPr>
        <w:t>đồng./.</w:t>
      </w:r>
    </w:p>
    <w:p w14:paraId="56FDF1E6" w14:textId="5AC26D69" w:rsidR="00717397" w:rsidRPr="00207376" w:rsidRDefault="00717397" w:rsidP="00717397">
      <w:pPr>
        <w:widowControl w:val="0"/>
        <w:tabs>
          <w:tab w:val="left" w:pos="6390"/>
        </w:tabs>
        <w:autoSpaceDE w:val="0"/>
        <w:autoSpaceDN w:val="0"/>
        <w:adjustRightInd w:val="0"/>
        <w:spacing w:before="120" w:after="0" w:line="240" w:lineRule="auto"/>
        <w:jc w:val="both"/>
        <w:rPr>
          <w:rFonts w:ascii="Times New Roman" w:eastAsia="Times New Roman" w:hAnsi="Times New Roman" w:cs="Times New Roman"/>
          <w:bCs/>
          <w:i/>
          <w:sz w:val="24"/>
          <w:szCs w:val="24"/>
        </w:rPr>
      </w:pPr>
      <w:r w:rsidRPr="00207376">
        <w:rPr>
          <w:rFonts w:ascii="Times New Roman" w:eastAsia="Times New Roman" w:hAnsi="Times New Roman" w:cs="Times New Roman"/>
          <w:bCs/>
          <w:i/>
          <w:sz w:val="24"/>
          <w:szCs w:val="24"/>
        </w:rPr>
        <w:t>Số tiền trên đã bao gồm thuế VAT, chi phí vận chuyển và các chi phí khác để thực hiện hợp đồng này</w:t>
      </w:r>
      <w:r w:rsidR="00253382">
        <w:rPr>
          <w:rFonts w:ascii="Times New Roman" w:eastAsia="Times New Roman" w:hAnsi="Times New Roman" w:cs="Times New Roman"/>
          <w:bCs/>
          <w:i/>
          <w:sz w:val="24"/>
          <w:szCs w:val="24"/>
        </w:rPr>
        <w:t>.</w:t>
      </w:r>
    </w:p>
    <w:p w14:paraId="6735EEA7" w14:textId="77777777" w:rsidR="00717397" w:rsidRPr="00207376" w:rsidRDefault="00717397" w:rsidP="00717397">
      <w:pPr>
        <w:widowControl w:val="0"/>
        <w:tabs>
          <w:tab w:val="left" w:pos="6390"/>
        </w:tabs>
        <w:autoSpaceDE w:val="0"/>
        <w:autoSpaceDN w:val="0"/>
        <w:adjustRightInd w:val="0"/>
        <w:spacing w:before="120" w:after="0" w:line="240" w:lineRule="auto"/>
        <w:jc w:val="both"/>
        <w:rPr>
          <w:rFonts w:ascii="Times New Roman" w:eastAsia="Times New Roman" w:hAnsi="Times New Roman" w:cs="Times New Roman"/>
          <w:bCs/>
          <w:i/>
          <w:sz w:val="24"/>
          <w:szCs w:val="24"/>
        </w:rPr>
      </w:pPr>
    </w:p>
    <w:p w14:paraId="1B115E4D" w14:textId="77777777" w:rsidR="00717397" w:rsidRPr="0064122E" w:rsidRDefault="00717397" w:rsidP="00717397">
      <w:pPr>
        <w:spacing w:after="0" w:line="264" w:lineRule="auto"/>
        <w:jc w:val="both"/>
        <w:rPr>
          <w:rFonts w:ascii="Times New Roman" w:eastAsia="Palatino Linotype" w:hAnsi="Times New Roman" w:cs="Times New Roman"/>
          <w:b/>
          <w:sz w:val="24"/>
          <w:szCs w:val="24"/>
        </w:rPr>
      </w:pPr>
      <w:r w:rsidRPr="0064122E">
        <w:rPr>
          <w:rFonts w:ascii="Times New Roman" w:eastAsia="Palatino Linotype" w:hAnsi="Times New Roman" w:cs="Times New Roman"/>
          <w:b/>
          <w:sz w:val="24"/>
          <w:szCs w:val="24"/>
          <w:u w:val="single"/>
        </w:rPr>
        <w:t>ĐIỀU 3</w:t>
      </w:r>
      <w:r w:rsidRPr="0064122E">
        <w:rPr>
          <w:rFonts w:ascii="Times New Roman" w:eastAsia="Palatino Linotype" w:hAnsi="Times New Roman" w:cs="Times New Roman"/>
          <w:b/>
          <w:sz w:val="24"/>
          <w:szCs w:val="24"/>
        </w:rPr>
        <w:t>: YÊU CẦU VỀ HÀNG HÓA</w:t>
      </w:r>
    </w:p>
    <w:p w14:paraId="045B7D74" w14:textId="77777777" w:rsidR="00717397" w:rsidRPr="0064122E" w:rsidRDefault="00717397" w:rsidP="00717397">
      <w:pPr>
        <w:spacing w:after="0" w:line="264" w:lineRule="auto"/>
        <w:ind w:left="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Ngoài việc tuân thủ các quy định của pháp luật liên quan, hàng hóa do Bên A cung cấp theo quy định tại Điều 2 phải đảm bảo các yêu cầu sau:</w:t>
      </w:r>
    </w:p>
    <w:p w14:paraId="44E87793" w14:textId="77777777" w:rsidR="00717397" w:rsidRPr="00207376" w:rsidRDefault="00717397" w:rsidP="00717397">
      <w:pPr>
        <w:numPr>
          <w:ilvl w:val="1"/>
          <w:numId w:val="2"/>
        </w:numPr>
        <w:pBdr>
          <w:top w:val="nil"/>
          <w:left w:val="nil"/>
          <w:bottom w:val="nil"/>
          <w:right w:val="nil"/>
          <w:between w:val="nil"/>
        </w:pBdr>
        <w:spacing w:after="0" w:line="264" w:lineRule="auto"/>
        <w:ind w:left="709" w:hanging="709"/>
        <w:jc w:val="both"/>
        <w:rPr>
          <w:rFonts w:ascii="Times New Roman" w:eastAsia="Palatino Linotype" w:hAnsi="Times New Roman" w:cs="Times New Roman"/>
          <w:sz w:val="24"/>
          <w:szCs w:val="24"/>
        </w:rPr>
      </w:pPr>
      <w:r w:rsidRPr="00207376">
        <w:rPr>
          <w:rFonts w:ascii="Times New Roman" w:eastAsia="Palatino Linotype" w:hAnsi="Times New Roman" w:cs="Times New Roman"/>
          <w:sz w:val="24"/>
          <w:szCs w:val="24"/>
        </w:rPr>
        <w:t>Đảm</w:t>
      </w:r>
      <w:r w:rsidRPr="00207376">
        <w:rPr>
          <w:rFonts w:ascii="Times New Roman" w:eastAsia="Palatino Linotype" w:hAnsi="Times New Roman" w:cs="Times New Roman"/>
          <w:sz w:val="24"/>
          <w:szCs w:val="24"/>
          <w:lang w:val="vi-VN"/>
        </w:rPr>
        <w:t xml:space="preserve"> bảo chất lư</w:t>
      </w:r>
      <w:r w:rsidRPr="00F90F7C">
        <w:rPr>
          <w:rFonts w:ascii="Times New Roman" w:eastAsia="Palatino Linotype" w:hAnsi="Times New Roman" w:cs="Times New Roman"/>
          <w:sz w:val="24"/>
          <w:szCs w:val="24"/>
        </w:rPr>
        <w:t>ợ</w:t>
      </w:r>
      <w:r w:rsidRPr="00207376">
        <w:rPr>
          <w:rFonts w:ascii="Times New Roman" w:eastAsia="Palatino Linotype" w:hAnsi="Times New Roman" w:cs="Times New Roman"/>
          <w:sz w:val="24"/>
          <w:szCs w:val="24"/>
          <w:lang w:val="vi-VN"/>
        </w:rPr>
        <w:t xml:space="preserve">ng và thiết </w:t>
      </w:r>
      <w:r w:rsidRPr="00207376">
        <w:rPr>
          <w:rFonts w:ascii="Times New Roman" w:eastAsia="Palatino Linotype" w:hAnsi="Times New Roman" w:cs="Times New Roman"/>
          <w:sz w:val="24"/>
          <w:szCs w:val="24"/>
        </w:rPr>
        <w:t>k</w:t>
      </w:r>
      <w:r>
        <w:rPr>
          <w:rFonts w:ascii="Times New Roman" w:eastAsia="Palatino Linotype" w:hAnsi="Times New Roman" w:cs="Times New Roman"/>
          <w:sz w:val="24"/>
          <w:szCs w:val="24"/>
        </w:rPr>
        <w:t>ế</w:t>
      </w:r>
      <w:r w:rsidRPr="00207376">
        <w:rPr>
          <w:rFonts w:ascii="Times New Roman" w:eastAsia="Palatino Linotype" w:hAnsi="Times New Roman" w:cs="Times New Roman"/>
          <w:sz w:val="24"/>
          <w:szCs w:val="24"/>
          <w:lang w:val="vi-VN"/>
        </w:rPr>
        <w:t xml:space="preserve"> hàng hoá như mô tả sản phẩm</w:t>
      </w:r>
      <w:r>
        <w:rPr>
          <w:rFonts w:ascii="Times New Roman" w:eastAsia="Palatino Linotype" w:hAnsi="Times New Roman" w:cs="Times New Roman"/>
          <w:sz w:val="24"/>
          <w:szCs w:val="24"/>
        </w:rPr>
        <w:t>/và hoặc hàng mẫu nếu có.</w:t>
      </w:r>
    </w:p>
    <w:p w14:paraId="2540113B" w14:textId="77777777" w:rsidR="00717397" w:rsidRPr="00207376" w:rsidRDefault="00717397" w:rsidP="00717397">
      <w:pPr>
        <w:numPr>
          <w:ilvl w:val="1"/>
          <w:numId w:val="2"/>
        </w:numPr>
        <w:pBdr>
          <w:top w:val="nil"/>
          <w:left w:val="nil"/>
          <w:bottom w:val="nil"/>
          <w:right w:val="nil"/>
          <w:between w:val="nil"/>
        </w:pBdr>
        <w:spacing w:after="0" w:line="264" w:lineRule="auto"/>
        <w:ind w:left="709" w:hanging="709"/>
        <w:jc w:val="both"/>
        <w:rPr>
          <w:rFonts w:ascii="Times New Roman" w:eastAsia="Palatino Linotype" w:hAnsi="Times New Roman" w:cs="Times New Roman"/>
          <w:sz w:val="24"/>
          <w:szCs w:val="24"/>
        </w:rPr>
      </w:pPr>
      <w:r w:rsidRPr="00207376">
        <w:rPr>
          <w:rFonts w:ascii="Times New Roman" w:eastAsia="Palatino Linotype" w:hAnsi="Times New Roman" w:cs="Times New Roman"/>
          <w:sz w:val="24"/>
          <w:szCs w:val="24"/>
        </w:rPr>
        <w:t>Đúng nguồn gốc xuất xứ, quy cách chất lượng, số lượng và mẫu mã (nếu có) như đã thỏa thuận.</w:t>
      </w:r>
    </w:p>
    <w:p w14:paraId="25E1BB35" w14:textId="77777777" w:rsidR="00717397" w:rsidRPr="00207376" w:rsidRDefault="00717397" w:rsidP="00717397">
      <w:pPr>
        <w:numPr>
          <w:ilvl w:val="1"/>
          <w:numId w:val="2"/>
        </w:numPr>
        <w:pBdr>
          <w:top w:val="nil"/>
          <w:left w:val="nil"/>
          <w:bottom w:val="nil"/>
          <w:right w:val="nil"/>
          <w:between w:val="nil"/>
        </w:pBdr>
        <w:spacing w:after="0" w:line="264" w:lineRule="auto"/>
        <w:ind w:left="709" w:hanging="709"/>
        <w:jc w:val="both"/>
        <w:rPr>
          <w:rFonts w:ascii="Times New Roman" w:eastAsia="Palatino Linotype" w:hAnsi="Times New Roman" w:cs="Times New Roman"/>
          <w:sz w:val="24"/>
          <w:szCs w:val="24"/>
        </w:rPr>
      </w:pPr>
      <w:r w:rsidRPr="00207376">
        <w:rPr>
          <w:rFonts w:ascii="Times New Roman" w:eastAsia="Palatino Linotype" w:hAnsi="Times New Roman" w:cs="Times New Roman"/>
          <w:sz w:val="24"/>
          <w:szCs w:val="24"/>
        </w:rPr>
        <w:t>Có đầy đủ chứng từ hợp pháp, thuộc sở hữu của Bên B và được phép lưu thông tại Việt Nam theo quy định của pháp luật.</w:t>
      </w:r>
    </w:p>
    <w:p w14:paraId="5FD7B1A0" w14:textId="6EFBF1AF" w:rsidR="00717397" w:rsidRPr="00EE2EED" w:rsidRDefault="00717397" w:rsidP="00717397">
      <w:pPr>
        <w:numPr>
          <w:ilvl w:val="1"/>
          <w:numId w:val="2"/>
        </w:numPr>
        <w:pBdr>
          <w:top w:val="nil"/>
          <w:left w:val="nil"/>
          <w:bottom w:val="nil"/>
          <w:right w:val="nil"/>
          <w:between w:val="nil"/>
        </w:pBdr>
        <w:spacing w:after="0" w:line="264" w:lineRule="auto"/>
        <w:ind w:left="709" w:hanging="709"/>
        <w:jc w:val="both"/>
        <w:rPr>
          <w:rFonts w:ascii="Times New Roman" w:eastAsia="Palatino Linotype" w:hAnsi="Times New Roman" w:cs="Times New Roman"/>
          <w:sz w:val="24"/>
          <w:szCs w:val="24"/>
        </w:rPr>
      </w:pPr>
      <w:r w:rsidRPr="00207376">
        <w:rPr>
          <w:rFonts w:ascii="Times New Roman" w:eastAsia="Palatino Linotype" w:hAnsi="Times New Roman" w:cs="Times New Roman"/>
          <w:sz w:val="24"/>
          <w:szCs w:val="24"/>
        </w:rPr>
        <w:t>Đối với hàng hóa nhập khẩu, hàng hóa phải đi kèm các giấy tờ (</w:t>
      </w:r>
      <w:r w:rsidRPr="00AC7292">
        <w:rPr>
          <w:rFonts w:ascii="Times New Roman" w:eastAsia="Palatino Linotype" w:hAnsi="Times New Roman" w:cs="Times New Roman"/>
          <w:sz w:val="24"/>
          <w:szCs w:val="24"/>
          <w:highlight w:val="yellow"/>
        </w:rPr>
        <w:t xml:space="preserve">bản sao </w:t>
      </w:r>
      <w:r w:rsidR="00AC7292" w:rsidRPr="00AC7292">
        <w:rPr>
          <w:rFonts w:ascii="Times New Roman" w:eastAsia="Palatino Linotype" w:hAnsi="Times New Roman" w:cs="Times New Roman"/>
          <w:sz w:val="24"/>
          <w:szCs w:val="24"/>
          <w:highlight w:val="yellow"/>
        </w:rPr>
        <w:t>công</w:t>
      </w:r>
      <w:r w:rsidR="00AC7292" w:rsidRPr="00AC7292">
        <w:rPr>
          <w:rFonts w:ascii="Times New Roman" w:eastAsia="Palatino Linotype" w:hAnsi="Times New Roman" w:cs="Times New Roman"/>
          <w:sz w:val="24"/>
          <w:szCs w:val="24"/>
          <w:highlight w:val="yellow"/>
          <w:lang w:val="vi-VN"/>
        </w:rPr>
        <w:t xml:space="preserve"> ty nhà nhập khẩu hoặc nhà phân phối</w:t>
      </w:r>
      <w:r w:rsidRPr="00207376">
        <w:rPr>
          <w:rFonts w:ascii="Times New Roman" w:eastAsia="Palatino Linotype" w:hAnsi="Times New Roman" w:cs="Times New Roman"/>
          <w:sz w:val="24"/>
          <w:szCs w:val="24"/>
        </w:rPr>
        <w:t xml:space="preserve">) sau: </w:t>
      </w:r>
      <w:r w:rsidRPr="005A27FA">
        <w:rPr>
          <w:rFonts w:ascii="Times New Roman" w:eastAsia="Palatino Linotype" w:hAnsi="Times New Roman" w:cs="Times New Roman"/>
          <w:sz w:val="24"/>
          <w:szCs w:val="24"/>
        </w:rPr>
        <w:t>Giấy chứng nhận xuất xứ C/O; Giấy đăng kiểm chất lượng C/</w:t>
      </w:r>
      <w:r w:rsidR="00AC7292">
        <w:rPr>
          <w:rFonts w:ascii="Times New Roman" w:eastAsia="Palatino Linotype" w:hAnsi="Times New Roman" w:cs="Times New Roman"/>
          <w:sz w:val="24"/>
          <w:szCs w:val="24"/>
        </w:rPr>
        <w:t>Q</w:t>
      </w:r>
      <w:r w:rsidR="00AC7292">
        <w:rPr>
          <w:rFonts w:ascii="Times New Roman" w:eastAsia="Palatino Linotype" w:hAnsi="Times New Roman" w:cs="Times New Roman"/>
          <w:sz w:val="24"/>
          <w:szCs w:val="24"/>
          <w:lang w:val="vi-VN"/>
        </w:rPr>
        <w:t>.</w:t>
      </w:r>
    </w:p>
    <w:p w14:paraId="70C62B00" w14:textId="77777777" w:rsidR="00717397" w:rsidRPr="00EE2EED" w:rsidRDefault="00717397" w:rsidP="00717397">
      <w:pPr>
        <w:pBdr>
          <w:top w:val="nil"/>
          <w:left w:val="nil"/>
          <w:bottom w:val="nil"/>
          <w:right w:val="nil"/>
          <w:between w:val="nil"/>
        </w:pBdr>
        <w:spacing w:after="0" w:line="264" w:lineRule="auto"/>
        <w:jc w:val="both"/>
        <w:rPr>
          <w:rFonts w:ascii="Times New Roman" w:eastAsia="Palatino Linotype" w:hAnsi="Times New Roman" w:cs="Times New Roman"/>
          <w:sz w:val="24"/>
          <w:szCs w:val="24"/>
        </w:rPr>
      </w:pPr>
    </w:p>
    <w:p w14:paraId="7D6CA412" w14:textId="77777777" w:rsidR="00717397" w:rsidRPr="0064122E" w:rsidRDefault="00717397" w:rsidP="00717397">
      <w:pPr>
        <w:spacing w:after="0" w:line="264" w:lineRule="auto"/>
        <w:jc w:val="both"/>
        <w:rPr>
          <w:rFonts w:ascii="Times New Roman" w:eastAsia="Palatino Linotype" w:hAnsi="Times New Roman" w:cs="Times New Roman"/>
          <w:b/>
          <w:sz w:val="24"/>
          <w:szCs w:val="24"/>
        </w:rPr>
      </w:pPr>
      <w:r w:rsidRPr="0064122E">
        <w:rPr>
          <w:rFonts w:ascii="Times New Roman" w:eastAsia="Palatino Linotype" w:hAnsi="Times New Roman" w:cs="Times New Roman"/>
          <w:b/>
          <w:sz w:val="24"/>
          <w:szCs w:val="24"/>
          <w:u w:val="single"/>
        </w:rPr>
        <w:t>ĐIỀU 4</w:t>
      </w:r>
      <w:r w:rsidRPr="0064122E">
        <w:rPr>
          <w:rFonts w:ascii="Times New Roman" w:eastAsia="Palatino Linotype" w:hAnsi="Times New Roman" w:cs="Times New Roman"/>
          <w:b/>
          <w:sz w:val="24"/>
          <w:szCs w:val="24"/>
        </w:rPr>
        <w:t>: GIAO NHẬN HÀNG HÓA</w:t>
      </w:r>
    </w:p>
    <w:p w14:paraId="4BDF3728" w14:textId="77777777" w:rsidR="00717397" w:rsidRDefault="00717397" w:rsidP="00717397">
      <w:pPr>
        <w:numPr>
          <w:ilvl w:val="1"/>
          <w:numId w:val="1"/>
        </w:numPr>
        <w:pBdr>
          <w:top w:val="nil"/>
          <w:left w:val="nil"/>
          <w:bottom w:val="nil"/>
          <w:right w:val="nil"/>
          <w:between w:val="nil"/>
        </w:pBdr>
        <w:spacing w:after="0" w:line="264" w:lineRule="auto"/>
        <w:ind w:left="720" w:hanging="720"/>
        <w:jc w:val="both"/>
        <w:rPr>
          <w:rFonts w:ascii="Times New Roman" w:eastAsia="Palatino Linotype" w:hAnsi="Times New Roman" w:cs="Times New Roman"/>
          <w:b/>
          <w:sz w:val="24"/>
          <w:szCs w:val="24"/>
        </w:rPr>
      </w:pPr>
      <w:r w:rsidRPr="00207376">
        <w:rPr>
          <w:rFonts w:ascii="Times New Roman" w:eastAsia="Palatino Linotype" w:hAnsi="Times New Roman" w:cs="Times New Roman"/>
          <w:sz w:val="24"/>
          <w:szCs w:val="24"/>
        </w:rPr>
        <w:t>Địa điểm giao nhận hàng hóa</w:t>
      </w:r>
      <w:r w:rsidRPr="00767A17">
        <w:rPr>
          <w:rFonts w:ascii="Times New Roman" w:eastAsia="Palatino Linotype" w:hAnsi="Times New Roman" w:cs="Times New Roman"/>
          <w:sz w:val="24"/>
          <w:szCs w:val="24"/>
        </w:rPr>
        <w:t>:</w:t>
      </w:r>
      <w:r w:rsidRPr="00767A17">
        <w:rPr>
          <w:rFonts w:ascii="Times New Roman" w:eastAsia="Palatino Linotype" w:hAnsi="Times New Roman" w:cs="Times New Roman"/>
          <w:b/>
          <w:sz w:val="24"/>
          <w:szCs w:val="24"/>
        </w:rPr>
        <w:t xml:space="preserve"> </w:t>
      </w:r>
    </w:p>
    <w:p w14:paraId="4D53D3AB" w14:textId="77777777" w:rsidR="00717397" w:rsidRDefault="00717397" w:rsidP="00717397">
      <w:pPr>
        <w:pBdr>
          <w:top w:val="nil"/>
          <w:left w:val="nil"/>
          <w:bottom w:val="nil"/>
          <w:right w:val="nil"/>
          <w:between w:val="nil"/>
        </w:pBdr>
        <w:spacing w:after="0" w:line="264" w:lineRule="auto"/>
        <w:ind w:left="720"/>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w:t>
      </w:r>
      <w:r w:rsidRPr="00A54B8D">
        <w:rPr>
          <w:rFonts w:ascii="Times New Roman" w:eastAsia="Palatino Linotype" w:hAnsi="Times New Roman" w:cs="Times New Roman"/>
          <w:b/>
          <w:sz w:val="24"/>
          <w:szCs w:val="24"/>
        </w:rPr>
        <w:t>CÔNG TY CỔ PHẦN TRƯỜNG TIỂU HỌC - TRUNG HỌC CƠ SỞ - TRUNG HỌC PHỔ THÔNG QUỐC TẾ CANADA</w:t>
      </w:r>
    </w:p>
    <w:p w14:paraId="23EC34AB" w14:textId="001C486E" w:rsidR="00717397" w:rsidRPr="00207376" w:rsidRDefault="00717397" w:rsidP="00717397">
      <w:pPr>
        <w:pBdr>
          <w:top w:val="nil"/>
          <w:left w:val="nil"/>
          <w:bottom w:val="nil"/>
          <w:right w:val="nil"/>
          <w:between w:val="nil"/>
        </w:pBdr>
        <w:spacing w:after="0" w:line="264" w:lineRule="auto"/>
        <w:ind w:left="720"/>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Địa chỉ: </w:t>
      </w:r>
      <w:r w:rsidRPr="00F90F7C">
        <w:rPr>
          <w:rFonts w:ascii="Times New Roman" w:eastAsia="Palatino Linotype" w:hAnsi="Times New Roman" w:cs="Times New Roman"/>
          <w:b/>
          <w:bCs/>
          <w:sz w:val="24"/>
          <w:szCs w:val="24"/>
        </w:rPr>
        <w:t xml:space="preserve">số </w:t>
      </w:r>
      <w:ins w:id="3" w:author="nguyen kiet" w:date="2026-04-24T15:55:00Z" w16du:dateUtc="2026-04-24T08:55:00Z">
        <w:r w:rsidR="005E6D40">
          <w:rPr>
            <w:rFonts w:ascii="Times New Roman" w:eastAsia="Palatino Linotype" w:hAnsi="Times New Roman" w:cs="Times New Roman"/>
            <w:b/>
            <w:bCs/>
            <w:sz w:val="24"/>
            <w:szCs w:val="24"/>
          </w:rPr>
          <w:t>07</w:t>
        </w:r>
      </w:ins>
      <w:del w:id="4" w:author="nguyen kiet" w:date="2026-04-24T15:55:00Z" w16du:dateUtc="2026-04-24T08:55:00Z">
        <w:r w:rsidDel="005E6D40">
          <w:rPr>
            <w:rFonts w:ascii="Times New Roman" w:eastAsia="Palatino Linotype" w:hAnsi="Times New Roman" w:cs="Times New Roman"/>
            <w:b/>
            <w:bCs/>
            <w:sz w:val="24"/>
            <w:szCs w:val="24"/>
          </w:rPr>
          <w:delText>86</w:delText>
        </w:r>
      </w:del>
      <w:r w:rsidRPr="00F90F7C">
        <w:rPr>
          <w:rFonts w:ascii="Times New Roman" w:eastAsia="Palatino Linotype" w:hAnsi="Times New Roman" w:cs="Times New Roman"/>
          <w:b/>
          <w:bCs/>
          <w:sz w:val="24"/>
          <w:szCs w:val="24"/>
        </w:rPr>
        <w:t>, đường </w:t>
      </w:r>
      <w:r w:rsidRPr="00F90F7C">
        <w:rPr>
          <w:rFonts w:ascii="Times New Roman" w:hAnsi="Times New Roman" w:cs="Times New Roman"/>
          <w:b/>
          <w:bCs/>
        </w:rPr>
        <w:t xml:space="preserve">23, </w:t>
      </w:r>
      <w:r w:rsidRPr="00F90F7C">
        <w:rPr>
          <w:rFonts w:ascii="Times New Roman" w:eastAsia="Palatino Linotype" w:hAnsi="Times New Roman" w:cs="Times New Roman"/>
          <w:b/>
          <w:bCs/>
          <w:sz w:val="24"/>
          <w:szCs w:val="24"/>
        </w:rPr>
        <w:t>phường Tân Mỹ, TP HCM</w:t>
      </w:r>
      <w:ins w:id="5" w:author="nguyen kiet" w:date="2026-04-24T15:55:00Z" w16du:dateUtc="2026-04-24T08:55:00Z">
        <w:r w:rsidR="005E6D40">
          <w:rPr>
            <w:rFonts w:ascii="Times New Roman" w:eastAsia="Palatino Linotype" w:hAnsi="Times New Roman" w:cs="Times New Roman"/>
            <w:b/>
            <w:bCs/>
            <w:sz w:val="24"/>
            <w:szCs w:val="24"/>
          </w:rPr>
          <w:t xml:space="preserve"> – Học xá CIS</w:t>
        </w:r>
      </w:ins>
    </w:p>
    <w:p w14:paraId="37AD4D07" w14:textId="0EE593A7" w:rsidR="00717397" w:rsidRPr="0064122E" w:rsidRDefault="00717397" w:rsidP="00717397">
      <w:pPr>
        <w:tabs>
          <w:tab w:val="left" w:pos="810"/>
        </w:tabs>
        <w:spacing w:after="0" w:line="264" w:lineRule="auto"/>
        <w:ind w:left="720" w:hanging="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 xml:space="preserve">4.2 </w:t>
      </w:r>
      <w:r w:rsidRPr="0064122E">
        <w:rPr>
          <w:rFonts w:ascii="Times New Roman" w:eastAsia="Palatino Linotype" w:hAnsi="Times New Roman" w:cs="Times New Roman"/>
          <w:sz w:val="24"/>
          <w:szCs w:val="24"/>
        </w:rPr>
        <w:tab/>
        <w:t>Tiến độ giao nhận</w:t>
      </w:r>
      <w:ins w:id="6" w:author="Tri Legal" w:date="2026-04-23T10:18:00Z">
        <w:r w:rsidR="00E50CD1">
          <w:rPr>
            <w:rFonts w:ascii="Times New Roman" w:eastAsia="Palatino Linotype" w:hAnsi="Times New Roman" w:cs="Times New Roman"/>
            <w:sz w:val="24"/>
            <w:szCs w:val="24"/>
          </w:rPr>
          <w:t>, lắp đặt</w:t>
        </w:r>
      </w:ins>
      <w:r w:rsidRPr="0064122E">
        <w:rPr>
          <w:rFonts w:ascii="Times New Roman" w:eastAsia="Palatino Linotype" w:hAnsi="Times New Roman" w:cs="Times New Roman"/>
          <w:sz w:val="24"/>
          <w:szCs w:val="24"/>
        </w:rPr>
        <w:t xml:space="preserve"> hàng hóa:</w:t>
      </w:r>
    </w:p>
    <w:p w14:paraId="0E70D545" w14:textId="69656CE5" w:rsidR="00717397" w:rsidRPr="0064122E" w:rsidRDefault="00717397" w:rsidP="00717397">
      <w:pPr>
        <w:spacing w:after="120"/>
        <w:ind w:left="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Thời gian giao hàng</w:t>
      </w:r>
      <w:ins w:id="7" w:author="Tri Legal" w:date="2026-04-23T10:18:00Z">
        <w:r w:rsidR="00E50CD1">
          <w:rPr>
            <w:rFonts w:ascii="Times New Roman" w:eastAsia="Palatino Linotype" w:hAnsi="Times New Roman" w:cs="Times New Roman"/>
            <w:sz w:val="24"/>
            <w:szCs w:val="24"/>
          </w:rPr>
          <w:t xml:space="preserve"> và lắp đặt</w:t>
        </w:r>
      </w:ins>
      <w:r w:rsidRPr="0064122E">
        <w:rPr>
          <w:rFonts w:ascii="Times New Roman" w:eastAsia="Palatino Linotype" w:hAnsi="Times New Roman" w:cs="Times New Roman"/>
          <w:sz w:val="24"/>
          <w:szCs w:val="24"/>
        </w:rPr>
        <w:t xml:space="preserve">: </w:t>
      </w:r>
      <w:r w:rsidRPr="00D05F1B">
        <w:rPr>
          <w:rFonts w:ascii="Times New Roman" w:eastAsia="Palatino Linotype" w:hAnsi="Times New Roman" w:cs="Times New Roman"/>
          <w:b/>
          <w:bCs/>
          <w:sz w:val="24"/>
          <w:szCs w:val="24"/>
          <w:highlight w:val="yellow"/>
        </w:rPr>
        <w:t>từ 0</w:t>
      </w:r>
      <w:r w:rsidR="00B74C17">
        <w:rPr>
          <w:rFonts w:ascii="Times New Roman" w:eastAsia="Palatino Linotype" w:hAnsi="Times New Roman" w:cs="Times New Roman"/>
          <w:b/>
          <w:bCs/>
          <w:sz w:val="24"/>
          <w:szCs w:val="24"/>
          <w:highlight w:val="yellow"/>
        </w:rPr>
        <w:t>3</w:t>
      </w:r>
      <w:r w:rsidRPr="00D05F1B">
        <w:rPr>
          <w:rFonts w:ascii="Times New Roman" w:eastAsia="Palatino Linotype" w:hAnsi="Times New Roman" w:cs="Times New Roman"/>
          <w:b/>
          <w:bCs/>
          <w:sz w:val="24"/>
          <w:szCs w:val="24"/>
          <w:highlight w:val="yellow"/>
        </w:rPr>
        <w:t xml:space="preserve"> đến 0</w:t>
      </w:r>
      <w:r w:rsidR="00B74C17">
        <w:rPr>
          <w:rFonts w:ascii="Times New Roman" w:eastAsia="Palatino Linotype" w:hAnsi="Times New Roman" w:cs="Times New Roman"/>
          <w:b/>
          <w:bCs/>
          <w:sz w:val="24"/>
          <w:szCs w:val="24"/>
          <w:highlight w:val="yellow"/>
        </w:rPr>
        <w:t>5</w:t>
      </w:r>
      <w:r w:rsidRPr="00D05F1B">
        <w:rPr>
          <w:rFonts w:ascii="Times New Roman" w:eastAsia="Palatino Linotype" w:hAnsi="Times New Roman" w:cs="Times New Roman"/>
          <w:b/>
          <w:bCs/>
          <w:sz w:val="24"/>
          <w:szCs w:val="24"/>
          <w:highlight w:val="yellow"/>
        </w:rPr>
        <w:t xml:space="preserve"> ngày</w:t>
      </w:r>
      <w:r w:rsidRPr="0064122E">
        <w:rPr>
          <w:rFonts w:ascii="Times New Roman" w:eastAsia="Palatino Linotype" w:hAnsi="Times New Roman" w:cs="Times New Roman"/>
          <w:sz w:val="24"/>
          <w:szCs w:val="24"/>
        </w:rPr>
        <w:t xml:space="preserve"> kể từ ngày </w:t>
      </w:r>
      <w:r>
        <w:rPr>
          <w:rFonts w:ascii="Times New Roman" w:eastAsia="Palatino Linotype" w:hAnsi="Times New Roman" w:cs="Times New Roman"/>
          <w:sz w:val="24"/>
          <w:szCs w:val="24"/>
        </w:rPr>
        <w:t>hai bên ký hợp đồng</w:t>
      </w:r>
      <w:r w:rsidRPr="0064122E">
        <w:rPr>
          <w:rFonts w:ascii="Times New Roman" w:eastAsia="Palatino Linotype" w:hAnsi="Times New Roman" w:cs="Times New Roman"/>
          <w:sz w:val="24"/>
          <w:szCs w:val="24"/>
        </w:rPr>
        <w:t>. Bên A phải bàn giao</w:t>
      </w:r>
      <w:ins w:id="8" w:author="Tri Legal" w:date="2026-04-23T10:18:00Z">
        <w:r w:rsidR="00E50CD1">
          <w:rPr>
            <w:rFonts w:ascii="Times New Roman" w:eastAsia="Palatino Linotype" w:hAnsi="Times New Roman" w:cs="Times New Roman"/>
            <w:sz w:val="24"/>
            <w:szCs w:val="24"/>
          </w:rPr>
          <w:t>, lắp đặt</w:t>
        </w:r>
      </w:ins>
      <w:r w:rsidRPr="0064122E">
        <w:rPr>
          <w:rFonts w:ascii="Times New Roman" w:eastAsia="Palatino Linotype" w:hAnsi="Times New Roman" w:cs="Times New Roman"/>
          <w:sz w:val="24"/>
          <w:szCs w:val="24"/>
        </w:rPr>
        <w:t xml:space="preserve"> hàng hóa cho Bên B tại địa điểm quy định. Đại diện hai Bên sẽ kiểm tra và ký vào Biên bản nghiệm thu – giao nhận  nếu hàng hóa giao nhận đảm bảo đúng theo quy định tại Hợp đồng này. </w:t>
      </w:r>
    </w:p>
    <w:p w14:paraId="19B275BC" w14:textId="77777777" w:rsidR="00717397" w:rsidRPr="0064122E" w:rsidRDefault="00717397" w:rsidP="00717397">
      <w:pPr>
        <w:spacing w:after="120"/>
        <w:ind w:left="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 xml:space="preserve">Trong trường hợp hàng hóa không đúng theo quy định của Hợp đồng, Bên B có quyền tùy theo quyết định của mình, có thể từ chối nhận hoặc yêu cầu Bên A sửa chữa, đổi lại hàng hóa hoặc có biện pháp khắc phục khác. </w:t>
      </w:r>
    </w:p>
    <w:p w14:paraId="6E5B7394" w14:textId="7574338F" w:rsidR="00717397" w:rsidRDefault="00717397" w:rsidP="00717397">
      <w:pPr>
        <w:pStyle w:val="ListParagraph"/>
        <w:numPr>
          <w:ilvl w:val="1"/>
          <w:numId w:val="1"/>
        </w:numPr>
        <w:spacing w:after="1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Trong trường hợp Bên A không thực hiện đúng các thỏa thuận về giao hàng</w:t>
      </w:r>
      <w:ins w:id="9" w:author="Tri Legal" w:date="2026-04-23T10:19:00Z">
        <w:r w:rsidR="00E50CD1">
          <w:rPr>
            <w:rFonts w:ascii="Times New Roman" w:eastAsia="Palatino Linotype" w:hAnsi="Times New Roman" w:cs="Times New Roman"/>
            <w:sz w:val="24"/>
            <w:szCs w:val="24"/>
          </w:rPr>
          <w:t>, lắp đặt</w:t>
        </w:r>
      </w:ins>
      <w:r w:rsidRPr="0064122E">
        <w:rPr>
          <w:rFonts w:ascii="Times New Roman" w:eastAsia="Palatino Linotype" w:hAnsi="Times New Roman" w:cs="Times New Roman"/>
          <w:sz w:val="24"/>
          <w:szCs w:val="24"/>
        </w:rPr>
        <w:t xml:space="preserve"> (bao gồm nhưng không giới hạn các quy định tại Điều 2, Điều 3, quy định về tiến độ hoặc số lượng, chất lượng hàng hóa…) , Bên A được xem như đã vi phạm hợp đồng và sẽ chịu một khoản phạt tiền tương đương 1% giá trị Hợp đồng bị vi phạm cho mỗi ngày chậm trễ, tổng số tiền phạt không vượt quá 8% giá trị Hợp đồng bị vi phạm. Sau 8 (tám) ngày kể từ ngày đến hạn giao nhận, nếu Bên A vẫn chưa hoàn thành việc giao nhận hoặc giao không đúng theo quy định thì Bên B có quyền đơn phương chấm dứt hợp đồng mà không phải bồi thường bất cứ thiệt hại nào cho Bên A. Trong trường hợp này, Bên A phải hoàn trả toàn bộ số tiền đã nhận thanh toán cho Bên B. Thời gian hoàn trả và thanh toán phạt vi phạm: trong vòng 5 (năm) ngày kể từ ngày Bên B gửi thông báo yêu cầu cho Bên A. Lãi suất chậm trả là 0,05%/ngày trên số tiền chậm hoàn trả hoặc chậm thanh toán. Trong trường hợp Bên A vi phạm mà không dẫn đến chấm dứt hợp đồng Bên B có quyền khấu trừ khoản tiền phạt trên đây vào tiền hàng qua các đợt thanh toán.</w:t>
      </w:r>
    </w:p>
    <w:p w14:paraId="456DDD24" w14:textId="77777777" w:rsidR="00717397" w:rsidRPr="0038562C" w:rsidRDefault="00717397" w:rsidP="00717397">
      <w:pPr>
        <w:pStyle w:val="ListParagraph"/>
        <w:spacing w:after="120"/>
        <w:ind w:left="360"/>
        <w:jc w:val="both"/>
        <w:rPr>
          <w:rFonts w:ascii="Times New Roman" w:eastAsia="Palatino Linotype" w:hAnsi="Times New Roman" w:cs="Times New Roman"/>
          <w:sz w:val="24"/>
          <w:szCs w:val="24"/>
        </w:rPr>
      </w:pPr>
    </w:p>
    <w:p w14:paraId="22C988F8" w14:textId="77777777" w:rsidR="00717397" w:rsidRPr="0064122E" w:rsidRDefault="00717397" w:rsidP="00717397">
      <w:pPr>
        <w:spacing w:after="120" w:line="240" w:lineRule="auto"/>
        <w:ind w:left="720" w:hanging="720"/>
        <w:jc w:val="both"/>
        <w:rPr>
          <w:rFonts w:ascii="Times New Roman" w:eastAsia="Palatino Linotype" w:hAnsi="Times New Roman" w:cs="Times New Roman"/>
          <w:sz w:val="24"/>
          <w:szCs w:val="24"/>
        </w:rPr>
      </w:pPr>
      <w:r w:rsidRPr="0064122E">
        <w:rPr>
          <w:rFonts w:ascii="Times New Roman" w:eastAsia="Palatino Linotype" w:hAnsi="Times New Roman" w:cs="Times New Roman"/>
          <w:b/>
          <w:sz w:val="24"/>
          <w:szCs w:val="24"/>
          <w:u w:val="single"/>
        </w:rPr>
        <w:t>ĐIỀU 5</w:t>
      </w:r>
      <w:r w:rsidRPr="0064122E">
        <w:rPr>
          <w:rFonts w:ascii="Times New Roman" w:eastAsia="Palatino Linotype" w:hAnsi="Times New Roman" w:cs="Times New Roman"/>
          <w:b/>
          <w:sz w:val="24"/>
          <w:szCs w:val="24"/>
        </w:rPr>
        <w:t>: BẢO HÀNH</w:t>
      </w:r>
    </w:p>
    <w:p w14:paraId="2898523C" w14:textId="77777777" w:rsidR="00717397" w:rsidRPr="0064122E" w:rsidRDefault="00717397" w:rsidP="00717397">
      <w:pPr>
        <w:numPr>
          <w:ilvl w:val="1"/>
          <w:numId w:val="5"/>
        </w:numPr>
        <w:spacing w:after="0" w:line="264" w:lineRule="auto"/>
        <w:ind w:left="720" w:hanging="720"/>
        <w:jc w:val="both"/>
        <w:rPr>
          <w:rFonts w:ascii="Times New Roman" w:eastAsia="Palatino Linotype" w:hAnsi="Times New Roman" w:cs="Times New Roman"/>
          <w:sz w:val="24"/>
          <w:szCs w:val="24"/>
        </w:rPr>
      </w:pPr>
      <w:r w:rsidRPr="00207376">
        <w:rPr>
          <w:rFonts w:ascii="Times New Roman" w:eastAsia="Palatino Linotype" w:hAnsi="Times New Roman" w:cs="Times New Roman"/>
          <w:sz w:val="24"/>
          <w:szCs w:val="24"/>
        </w:rPr>
        <w:t>Bên A có nghĩa vụ cung cấp đầy đủ thông tin về hướng dẫn bảo quản, sử dụng hàng hóa; điều kiện, thời hạn, địa điểm, thủ tục bảo hành; Phiếu bảo hành (hoặc tem bảo hành phù hợp) của hàng hóa cho Bên B.</w:t>
      </w:r>
    </w:p>
    <w:p w14:paraId="76978DDA" w14:textId="77777777" w:rsidR="00717397" w:rsidRPr="0064122E" w:rsidRDefault="00717397" w:rsidP="00717397">
      <w:pPr>
        <w:numPr>
          <w:ilvl w:val="1"/>
          <w:numId w:val="5"/>
        </w:numPr>
        <w:spacing w:after="0" w:line="264" w:lineRule="auto"/>
        <w:ind w:left="720" w:hanging="720"/>
        <w:jc w:val="both"/>
        <w:rPr>
          <w:rFonts w:ascii="Times New Roman" w:eastAsia="Palatino Linotype" w:hAnsi="Times New Roman" w:cs="Times New Roman"/>
          <w:sz w:val="24"/>
          <w:szCs w:val="24"/>
        </w:rPr>
      </w:pPr>
      <w:r w:rsidRPr="00207376">
        <w:rPr>
          <w:rFonts w:ascii="Times New Roman" w:eastAsia="Palatino Linotype" w:hAnsi="Times New Roman" w:cs="Times New Roman"/>
          <w:sz w:val="24"/>
          <w:szCs w:val="24"/>
        </w:rPr>
        <w:t xml:space="preserve">Phạm vi bảo hành: Bên A phải sửa chữa hoặc thay thế miễn phí bất cứ các hàng hóa nào bị hư hỏng, khiểm khuyết mà không do lỗi của Bên B hoặc không đảm bảo các yêu cầu về hàng hóa theo quy định tại Điều 2, Điều 3 của Hợp đồng. </w:t>
      </w:r>
    </w:p>
    <w:p w14:paraId="2F29DE08" w14:textId="1DDB1A97" w:rsidR="00717397" w:rsidRPr="0064122E" w:rsidRDefault="00717397" w:rsidP="00717397">
      <w:pPr>
        <w:numPr>
          <w:ilvl w:val="1"/>
          <w:numId w:val="5"/>
        </w:numPr>
        <w:spacing w:after="0" w:line="264" w:lineRule="auto"/>
        <w:ind w:left="720" w:hanging="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Thời hạn bảo hành</w:t>
      </w:r>
      <w:r w:rsidRPr="00767A17">
        <w:rPr>
          <w:rFonts w:ascii="Times New Roman" w:eastAsia="Palatino Linotype" w:hAnsi="Times New Roman" w:cs="Times New Roman"/>
          <w:sz w:val="24"/>
          <w:szCs w:val="24"/>
        </w:rPr>
        <w:t>:</w:t>
      </w:r>
      <w:r w:rsidRPr="00767A17">
        <w:rPr>
          <w:rFonts w:ascii="Times New Roman" w:eastAsia="Palatino Linotype" w:hAnsi="Times New Roman" w:cs="Times New Roman"/>
          <w:b/>
          <w:sz w:val="24"/>
          <w:szCs w:val="24"/>
        </w:rPr>
        <w:t xml:space="preserve"> </w:t>
      </w:r>
      <w:r w:rsidR="0075614C" w:rsidRPr="00FD6B68">
        <w:rPr>
          <w:rFonts w:ascii="Times New Roman" w:eastAsia="Palatino Linotype" w:hAnsi="Times New Roman" w:cs="Times New Roman"/>
          <w:b/>
          <w:bCs/>
          <w:sz w:val="24"/>
          <w:szCs w:val="24"/>
          <w:highlight w:val="yellow"/>
        </w:rPr>
        <w:t>12</w:t>
      </w:r>
      <w:r w:rsidRPr="00FD6B68">
        <w:rPr>
          <w:rFonts w:ascii="Times New Roman" w:eastAsia="Palatino Linotype" w:hAnsi="Times New Roman" w:cs="Times New Roman"/>
          <w:b/>
          <w:bCs/>
          <w:sz w:val="24"/>
          <w:szCs w:val="24"/>
          <w:highlight w:val="yellow"/>
        </w:rPr>
        <w:t xml:space="preserve"> tháng</w:t>
      </w:r>
      <w:r w:rsidRPr="00767A17">
        <w:rPr>
          <w:rFonts w:ascii="Times New Roman" w:eastAsia="Palatino Linotype" w:hAnsi="Times New Roman" w:cs="Times New Roman"/>
          <w:sz w:val="24"/>
          <w:szCs w:val="24"/>
        </w:rPr>
        <w:t>,</w:t>
      </w:r>
      <w:r w:rsidRPr="0064122E">
        <w:rPr>
          <w:rFonts w:ascii="Times New Roman" w:eastAsia="Palatino Linotype" w:hAnsi="Times New Roman" w:cs="Times New Roman"/>
          <w:sz w:val="24"/>
          <w:szCs w:val="24"/>
        </w:rPr>
        <w:t xml:space="preserve"> tính từ ngày hai Bên ký Biên bản nghiệm thu – giao nhận hàng hóa.</w:t>
      </w:r>
    </w:p>
    <w:p w14:paraId="743799DE" w14:textId="77777777" w:rsidR="00717397" w:rsidRPr="0064122E" w:rsidRDefault="00717397" w:rsidP="00717397">
      <w:pPr>
        <w:numPr>
          <w:ilvl w:val="1"/>
          <w:numId w:val="5"/>
        </w:numPr>
        <w:spacing w:after="0" w:line="264" w:lineRule="auto"/>
        <w:ind w:left="720" w:hanging="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lastRenderedPageBreak/>
        <w:t xml:space="preserve">Phương thức và địa điểm bảo hành: Trong thời gian thực hiện bảo hành, nếu phát hiện bất kỳ sự hư hỏng hoặc trục trặc nào của hàng hóa có liên quan đến nghĩa vụ bảo hành của Bên A, Bên B sẽ thông báo qua điện thoại/ email cho Bên A biết để kiểm tra. Trong vòng </w:t>
      </w:r>
      <w:r w:rsidRPr="0064122E">
        <w:rPr>
          <w:rFonts w:ascii="Times New Roman" w:eastAsia="Palatino Linotype" w:hAnsi="Times New Roman" w:cs="Times New Roman"/>
          <w:b/>
          <w:sz w:val="24"/>
          <w:szCs w:val="24"/>
        </w:rPr>
        <w:t xml:space="preserve">3 </w:t>
      </w:r>
      <w:r w:rsidRPr="0064122E">
        <w:rPr>
          <w:rFonts w:ascii="Times New Roman" w:eastAsia="Palatino Linotype" w:hAnsi="Times New Roman" w:cs="Times New Roman"/>
          <w:sz w:val="24"/>
          <w:szCs w:val="24"/>
        </w:rPr>
        <w:t>ngày kể từ ngày nhận được thông báo của Bên B về việc bảo hành, Bên A phải hoàn thành việc bảo hành tại địa điểm mà Bên A đã giao hàng cho Bên B. Trong trường hợp hàng hóa buộc phải được bảo hành tại Trung tâm bảo hành của Bên A thì Bên A hỗ trợ tháo gỡ và vận chuyển hàng về Trung tâm bảo hành.</w:t>
      </w:r>
    </w:p>
    <w:p w14:paraId="1416C5FF" w14:textId="77777777" w:rsidR="00717397" w:rsidRDefault="00717397" w:rsidP="00717397">
      <w:pPr>
        <w:numPr>
          <w:ilvl w:val="1"/>
          <w:numId w:val="5"/>
        </w:numPr>
        <w:spacing w:after="0" w:line="264" w:lineRule="auto"/>
        <w:ind w:left="720" w:hanging="720"/>
        <w:jc w:val="both"/>
        <w:rPr>
          <w:rFonts w:ascii="Times New Roman" w:eastAsia="Palatino Linotype" w:hAnsi="Times New Roman" w:cs="Times New Roman"/>
          <w:sz w:val="24"/>
          <w:szCs w:val="24"/>
        </w:rPr>
      </w:pPr>
      <w:r w:rsidRPr="00207376">
        <w:rPr>
          <w:rFonts w:ascii="Times New Roman" w:eastAsia="Palatino Linotype" w:hAnsi="Times New Roman" w:cs="Times New Roman"/>
          <w:sz w:val="24"/>
          <w:szCs w:val="24"/>
        </w:rPr>
        <w:t>Ngoài các quy định tại điều khoản bảo hành này, các bên phải tuân thủ quy định pháp luật về bảo hành hàng hóa, bao gồm như: Luật Bảo vệ người tiêu dùng, Luật Thương mại, Bộ luật Dân sự và các quy định có liên quan.</w:t>
      </w:r>
    </w:p>
    <w:p w14:paraId="48B6944A" w14:textId="77777777" w:rsidR="00717397" w:rsidRPr="0064122E" w:rsidRDefault="00717397" w:rsidP="00717397">
      <w:pPr>
        <w:spacing w:after="0" w:line="264" w:lineRule="auto"/>
        <w:ind w:left="720"/>
        <w:jc w:val="both"/>
        <w:rPr>
          <w:rFonts w:ascii="Times New Roman" w:eastAsia="Palatino Linotype" w:hAnsi="Times New Roman" w:cs="Times New Roman"/>
          <w:sz w:val="24"/>
          <w:szCs w:val="24"/>
        </w:rPr>
      </w:pPr>
    </w:p>
    <w:p w14:paraId="1F63ADC1" w14:textId="77777777" w:rsidR="00717397" w:rsidRPr="00207376" w:rsidRDefault="00717397" w:rsidP="00717397">
      <w:pPr>
        <w:rPr>
          <w:rFonts w:ascii="Times New Roman" w:eastAsia="Palatino Linotype" w:hAnsi="Times New Roman" w:cs="Times New Roman"/>
          <w:sz w:val="24"/>
          <w:szCs w:val="24"/>
        </w:rPr>
      </w:pPr>
      <w:r w:rsidRPr="0064122E">
        <w:rPr>
          <w:rFonts w:ascii="Times New Roman" w:eastAsia="Palatino Linotype" w:hAnsi="Times New Roman" w:cs="Times New Roman"/>
          <w:b/>
          <w:sz w:val="24"/>
          <w:szCs w:val="24"/>
          <w:u w:val="single"/>
        </w:rPr>
        <w:t>ĐIỀU 6</w:t>
      </w:r>
      <w:r w:rsidRPr="0064122E">
        <w:rPr>
          <w:rFonts w:ascii="Times New Roman" w:eastAsia="Palatino Linotype" w:hAnsi="Times New Roman" w:cs="Times New Roman"/>
          <w:b/>
          <w:sz w:val="24"/>
          <w:szCs w:val="24"/>
        </w:rPr>
        <w:t>: THANH TOÁN</w:t>
      </w:r>
    </w:p>
    <w:p w14:paraId="4E0D9AE8" w14:textId="77777777" w:rsidR="00717397" w:rsidRDefault="00717397" w:rsidP="00717397">
      <w:pPr>
        <w:spacing w:after="0" w:line="264" w:lineRule="auto"/>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6.1</w:t>
      </w:r>
      <w:r w:rsidRPr="0064122E">
        <w:rPr>
          <w:rFonts w:ascii="Times New Roman" w:eastAsia="Palatino Linotype" w:hAnsi="Times New Roman" w:cs="Times New Roman"/>
          <w:sz w:val="24"/>
          <w:szCs w:val="24"/>
        </w:rPr>
        <w:tab/>
        <w:t>Phương thức và thời hạn thanh toán:</w:t>
      </w:r>
    </w:p>
    <w:p w14:paraId="69D8A799" w14:textId="77777777" w:rsidR="005B583E" w:rsidRDefault="00894F66" w:rsidP="00894F66">
      <w:pPr>
        <w:spacing w:after="0" w:line="264" w:lineRule="auto"/>
        <w:jc w:val="both"/>
        <w:rPr>
          <w:rFonts w:ascii="Times New Roman" w:eastAsia="Palatino Linotype" w:hAnsi="Times New Roman" w:cs="Times New Roman"/>
          <w:sz w:val="24"/>
          <w:szCs w:val="24"/>
        </w:rPr>
      </w:pPr>
      <w:r w:rsidRPr="00894F66">
        <w:rPr>
          <w:rFonts w:ascii="Times New Roman" w:eastAsia="Palatino Linotype" w:hAnsi="Times New Roman" w:cs="Times New Roman"/>
          <w:sz w:val="24"/>
          <w:szCs w:val="24"/>
        </w:rPr>
        <w:t>-</w:t>
      </w:r>
      <w:r w:rsidRPr="00894F66">
        <w:rPr>
          <w:rFonts w:ascii="Times New Roman" w:eastAsia="Palatino Linotype" w:hAnsi="Times New Roman" w:cs="Times New Roman"/>
          <w:sz w:val="24"/>
          <w:szCs w:val="24"/>
        </w:rPr>
        <w:tab/>
      </w:r>
      <w:r w:rsidRPr="00894F66">
        <w:rPr>
          <w:rFonts w:ascii="Times New Roman" w:eastAsia="Palatino Linotype" w:hAnsi="Times New Roman" w:cs="Times New Roman"/>
          <w:b/>
          <w:bCs/>
          <w:sz w:val="24"/>
          <w:szCs w:val="24"/>
        </w:rPr>
        <w:t>Thanh toán đợt 1:</w:t>
      </w:r>
      <w:r w:rsidRPr="00894F66">
        <w:rPr>
          <w:rFonts w:ascii="Times New Roman" w:eastAsia="Palatino Linotype" w:hAnsi="Times New Roman" w:cs="Times New Roman"/>
          <w:sz w:val="24"/>
          <w:szCs w:val="24"/>
        </w:rPr>
        <w:t xml:space="preserve"> Bên A sẽ tạm ứng 30% giá trị hợp đồng cho Bên B (bao gồm VAT), tương đương </w:t>
      </w:r>
      <w:r w:rsidR="009F6565" w:rsidRPr="00F41213">
        <w:rPr>
          <w:rFonts w:ascii="Times New Roman" w:eastAsia="Palatino Linotype" w:hAnsi="Times New Roman" w:cs="Times New Roman"/>
          <w:b/>
          <w:bCs/>
          <w:sz w:val="24"/>
          <w:szCs w:val="24"/>
        </w:rPr>
        <w:t xml:space="preserve">8,089,632 </w:t>
      </w:r>
      <w:r w:rsidR="00F41213">
        <w:rPr>
          <w:rFonts w:ascii="Times New Roman" w:eastAsia="Palatino Linotype" w:hAnsi="Times New Roman" w:cs="Times New Roman"/>
          <w:b/>
          <w:bCs/>
          <w:sz w:val="24"/>
          <w:szCs w:val="24"/>
        </w:rPr>
        <w:t>VNĐ</w:t>
      </w:r>
      <w:r w:rsidRPr="00894F66">
        <w:rPr>
          <w:rFonts w:ascii="Times New Roman" w:eastAsia="Palatino Linotype" w:hAnsi="Times New Roman" w:cs="Times New Roman"/>
          <w:sz w:val="24"/>
          <w:szCs w:val="24"/>
        </w:rPr>
        <w:t xml:space="preserve"> (</w:t>
      </w:r>
      <w:r w:rsidR="009F6565">
        <w:rPr>
          <w:rFonts w:ascii="Times New Roman" w:eastAsia="Palatino Linotype" w:hAnsi="Times New Roman" w:cs="Times New Roman"/>
          <w:sz w:val="24"/>
          <w:szCs w:val="24"/>
        </w:rPr>
        <w:t xml:space="preserve">Tám triệu không trăm tám mươi chín ngàn sáu trăm ba mươi hai </w:t>
      </w:r>
      <w:r w:rsidRPr="00894F66">
        <w:rPr>
          <w:rFonts w:ascii="Times New Roman" w:eastAsia="Palatino Linotype" w:hAnsi="Times New Roman" w:cs="Times New Roman"/>
          <w:sz w:val="24"/>
          <w:szCs w:val="24"/>
        </w:rPr>
        <w:t>đồng) trong vòng 07 ngày làm việc sau khi Hai Bên kí hợp đồng và Bên B cung cấp</w:t>
      </w:r>
      <w:r w:rsidR="005B583E">
        <w:rPr>
          <w:rFonts w:ascii="Times New Roman" w:eastAsia="Palatino Linotype" w:hAnsi="Times New Roman" w:cs="Times New Roman"/>
          <w:sz w:val="24"/>
          <w:szCs w:val="24"/>
        </w:rPr>
        <w:t>:</w:t>
      </w:r>
    </w:p>
    <w:p w14:paraId="2F8F6375" w14:textId="5B0384E9" w:rsidR="00894F66" w:rsidRDefault="005B583E" w:rsidP="005B583E">
      <w:pPr>
        <w:pStyle w:val="ListParagraph"/>
        <w:numPr>
          <w:ilvl w:val="0"/>
          <w:numId w:val="7"/>
        </w:numPr>
        <w:spacing w:after="0" w:line="264"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G</w:t>
      </w:r>
      <w:r w:rsidR="00894F66" w:rsidRPr="00894F66">
        <w:rPr>
          <w:rFonts w:ascii="Times New Roman" w:eastAsia="Palatino Linotype" w:hAnsi="Times New Roman" w:cs="Times New Roman"/>
          <w:sz w:val="24"/>
          <w:szCs w:val="24"/>
        </w:rPr>
        <w:t>iấy đề nghị tạm ứng đợt 1.</w:t>
      </w:r>
    </w:p>
    <w:p w14:paraId="4612285B" w14:textId="4084FCC1" w:rsidR="00717397" w:rsidRPr="0064122E" w:rsidRDefault="00894F66" w:rsidP="00894F66">
      <w:pPr>
        <w:spacing w:after="0" w:line="264"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w:t>
      </w:r>
      <w:r>
        <w:rPr>
          <w:rFonts w:ascii="Times New Roman" w:eastAsia="Palatino Linotype" w:hAnsi="Times New Roman" w:cs="Times New Roman"/>
          <w:sz w:val="24"/>
          <w:szCs w:val="24"/>
        </w:rPr>
        <w:tab/>
      </w:r>
      <w:r w:rsidRPr="00894F66">
        <w:rPr>
          <w:rFonts w:ascii="Times New Roman" w:eastAsia="Palatino Linotype" w:hAnsi="Times New Roman" w:cs="Times New Roman"/>
          <w:b/>
          <w:bCs/>
          <w:sz w:val="24"/>
          <w:szCs w:val="24"/>
        </w:rPr>
        <w:t>Thanh toán đợt 2</w:t>
      </w:r>
      <w:r>
        <w:rPr>
          <w:rFonts w:ascii="Times New Roman" w:eastAsia="Palatino Linotype" w:hAnsi="Times New Roman" w:cs="Times New Roman"/>
          <w:sz w:val="24"/>
          <w:szCs w:val="24"/>
        </w:rPr>
        <w:t xml:space="preserve">: </w:t>
      </w:r>
      <w:r w:rsidR="00717397" w:rsidRPr="0064122E">
        <w:rPr>
          <w:rFonts w:ascii="Times New Roman" w:eastAsia="Palatino Linotype" w:hAnsi="Times New Roman" w:cs="Times New Roman"/>
          <w:sz w:val="24"/>
          <w:szCs w:val="24"/>
        </w:rPr>
        <w:t xml:space="preserve">Bên B </w:t>
      </w:r>
      <w:r w:rsidR="00DA6A70">
        <w:rPr>
          <w:rFonts w:ascii="Times New Roman" w:eastAsia="Palatino Linotype" w:hAnsi="Times New Roman" w:cs="Times New Roman"/>
          <w:sz w:val="24"/>
          <w:szCs w:val="24"/>
        </w:rPr>
        <w:t>t</w:t>
      </w:r>
      <w:r w:rsidR="00DA6A70" w:rsidRPr="00DA6A70">
        <w:rPr>
          <w:rFonts w:ascii="Times New Roman" w:eastAsia="Palatino Linotype" w:hAnsi="Times New Roman" w:cs="Times New Roman"/>
          <w:sz w:val="24"/>
          <w:szCs w:val="24"/>
        </w:rPr>
        <w:t xml:space="preserve">hanh toán </w:t>
      </w:r>
      <w:r w:rsidR="00E735AE">
        <w:rPr>
          <w:rFonts w:ascii="Times New Roman" w:eastAsia="Palatino Linotype" w:hAnsi="Times New Roman" w:cs="Times New Roman"/>
          <w:sz w:val="24"/>
          <w:szCs w:val="24"/>
        </w:rPr>
        <w:t>7</w:t>
      </w:r>
      <w:r w:rsidR="006F2C8A">
        <w:rPr>
          <w:rFonts w:ascii="Times New Roman" w:eastAsia="Palatino Linotype" w:hAnsi="Times New Roman" w:cs="Times New Roman"/>
          <w:sz w:val="24"/>
          <w:szCs w:val="24"/>
        </w:rPr>
        <w:t xml:space="preserve">0% </w:t>
      </w:r>
      <w:r w:rsidR="0029531E">
        <w:rPr>
          <w:rFonts w:ascii="Times New Roman" w:eastAsia="Palatino Linotype" w:hAnsi="Times New Roman" w:cs="Times New Roman"/>
          <w:sz w:val="24"/>
          <w:szCs w:val="24"/>
        </w:rPr>
        <w:t>giá trị</w:t>
      </w:r>
      <w:r w:rsidR="00DA6A70" w:rsidRPr="00DA6A70">
        <w:rPr>
          <w:rFonts w:ascii="Times New Roman" w:eastAsia="Palatino Linotype" w:hAnsi="Times New Roman" w:cs="Times New Roman"/>
          <w:sz w:val="24"/>
          <w:szCs w:val="24"/>
        </w:rPr>
        <w:t xml:space="preserve"> </w:t>
      </w:r>
      <w:r w:rsidR="00C27300">
        <w:rPr>
          <w:rFonts w:ascii="Times New Roman" w:eastAsia="Palatino Linotype" w:hAnsi="Times New Roman" w:cs="Times New Roman"/>
          <w:sz w:val="24"/>
          <w:szCs w:val="24"/>
        </w:rPr>
        <w:t>hợp đồng</w:t>
      </w:r>
      <w:r w:rsidR="00DA6A70" w:rsidRPr="00DA6A70">
        <w:rPr>
          <w:rFonts w:ascii="Times New Roman" w:eastAsia="Palatino Linotype" w:hAnsi="Times New Roman" w:cs="Times New Roman"/>
          <w:sz w:val="24"/>
          <w:szCs w:val="24"/>
        </w:rPr>
        <w:t xml:space="preserve"> </w:t>
      </w:r>
      <w:r w:rsidR="003B1143">
        <w:rPr>
          <w:rFonts w:ascii="Times New Roman" w:eastAsia="Palatino Linotype" w:hAnsi="Times New Roman" w:cs="Times New Roman"/>
          <w:sz w:val="24"/>
          <w:szCs w:val="24"/>
        </w:rPr>
        <w:t xml:space="preserve">còn lại </w:t>
      </w:r>
      <w:r w:rsidR="003B1143" w:rsidRPr="00894F66">
        <w:rPr>
          <w:rFonts w:ascii="Times New Roman" w:eastAsia="Palatino Linotype" w:hAnsi="Times New Roman" w:cs="Times New Roman"/>
          <w:sz w:val="24"/>
          <w:szCs w:val="24"/>
        </w:rPr>
        <w:t>(bao gồm VAT)</w:t>
      </w:r>
      <w:r w:rsidR="003B1143">
        <w:rPr>
          <w:rFonts w:ascii="Times New Roman" w:eastAsia="Palatino Linotype" w:hAnsi="Times New Roman" w:cs="Times New Roman"/>
          <w:sz w:val="24"/>
          <w:szCs w:val="24"/>
        </w:rPr>
        <w:t xml:space="preserve"> </w:t>
      </w:r>
      <w:r w:rsidR="00DA6A70" w:rsidRPr="00DA6A70">
        <w:rPr>
          <w:rFonts w:ascii="Times New Roman" w:eastAsia="Palatino Linotype" w:hAnsi="Times New Roman" w:cs="Times New Roman"/>
          <w:sz w:val="24"/>
          <w:szCs w:val="24"/>
        </w:rPr>
        <w:t>tương đương</w:t>
      </w:r>
      <w:r w:rsidR="00717397" w:rsidRPr="00767A17">
        <w:rPr>
          <w:rFonts w:ascii="Times New Roman" w:eastAsia="Palatino Linotype" w:hAnsi="Times New Roman" w:cs="Times New Roman"/>
          <w:sz w:val="24"/>
          <w:szCs w:val="24"/>
        </w:rPr>
        <w:t xml:space="preserve"> với số tiền</w:t>
      </w:r>
      <w:r w:rsidR="00717397" w:rsidRPr="00767A17">
        <w:rPr>
          <w:rFonts w:ascii="Times New Roman" w:eastAsia="Palatino Linotype" w:hAnsi="Times New Roman" w:cs="Times New Roman"/>
          <w:sz w:val="24"/>
          <w:szCs w:val="24"/>
          <w:lang w:val="vi-VN"/>
        </w:rPr>
        <w:t xml:space="preserve"> </w:t>
      </w:r>
      <w:r w:rsidR="002931BF" w:rsidRPr="002931BF">
        <w:rPr>
          <w:rFonts w:ascii="Times New Roman" w:eastAsia="Palatino Linotype" w:hAnsi="Times New Roman" w:cs="Times New Roman"/>
          <w:b/>
          <w:bCs/>
          <w:sz w:val="24"/>
          <w:szCs w:val="24"/>
        </w:rPr>
        <w:t xml:space="preserve">18,875,808 </w:t>
      </w:r>
      <w:r w:rsidR="00FD309C" w:rsidRPr="00DA6A70">
        <w:rPr>
          <w:rFonts w:ascii="Times New Roman" w:eastAsia="Palatino Linotype" w:hAnsi="Times New Roman" w:cs="Times New Roman"/>
          <w:b/>
          <w:bCs/>
          <w:sz w:val="24"/>
          <w:szCs w:val="24"/>
        </w:rPr>
        <w:t>VNĐ</w:t>
      </w:r>
      <w:r w:rsidR="00FD309C" w:rsidRPr="00DA6A70">
        <w:rPr>
          <w:rFonts w:ascii="Times New Roman" w:eastAsia="Palatino Linotype" w:hAnsi="Times New Roman" w:cs="Times New Roman"/>
          <w:sz w:val="24"/>
          <w:szCs w:val="24"/>
        </w:rPr>
        <w:t xml:space="preserve"> (</w:t>
      </w:r>
      <w:r w:rsidR="00FD309C" w:rsidRPr="00FD309C">
        <w:rPr>
          <w:rFonts w:ascii="Times New Roman" w:eastAsia="Palatino Linotype" w:hAnsi="Times New Roman" w:cs="Times New Roman"/>
          <w:i/>
          <w:iCs/>
          <w:sz w:val="24"/>
          <w:szCs w:val="24"/>
        </w:rPr>
        <w:t>Bằng chữ:</w:t>
      </w:r>
      <w:r w:rsidR="002931BF">
        <w:rPr>
          <w:rFonts w:ascii="Times New Roman" w:eastAsia="Palatino Linotype" w:hAnsi="Times New Roman" w:cs="Times New Roman"/>
          <w:i/>
          <w:iCs/>
          <w:sz w:val="24"/>
          <w:szCs w:val="24"/>
        </w:rPr>
        <w:t>Mười tám triệu tám trăm bảy mươi lăm ngàn tám trăm lẻ tám đồng</w:t>
      </w:r>
      <w:r w:rsidR="002931C0">
        <w:rPr>
          <w:rFonts w:ascii="Times New Roman" w:eastAsia="Palatino Linotype" w:hAnsi="Times New Roman" w:cs="Times New Roman"/>
          <w:i/>
          <w:iCs/>
          <w:sz w:val="24"/>
          <w:szCs w:val="24"/>
        </w:rPr>
        <w:t>)</w:t>
      </w:r>
      <w:r w:rsidR="002931C0" w:rsidRPr="002931C0">
        <w:rPr>
          <w:rFonts w:ascii="Times New Roman" w:eastAsia="Palatino Linotype" w:hAnsi="Times New Roman" w:cs="Times New Roman"/>
          <w:i/>
          <w:iCs/>
          <w:sz w:val="24"/>
          <w:szCs w:val="24"/>
        </w:rPr>
        <w:t xml:space="preserve"> </w:t>
      </w:r>
      <w:r w:rsidR="00717397" w:rsidRPr="00767A17">
        <w:rPr>
          <w:rFonts w:ascii="Times New Roman" w:eastAsia="Palatino Linotype" w:hAnsi="Times New Roman" w:cs="Times New Roman"/>
          <w:sz w:val="24"/>
          <w:szCs w:val="24"/>
        </w:rPr>
        <w:t xml:space="preserve">trong vòng </w:t>
      </w:r>
      <w:r w:rsidR="001D66C0">
        <w:rPr>
          <w:rFonts w:ascii="Times New Roman" w:eastAsia="Palatino Linotype" w:hAnsi="Times New Roman" w:cs="Times New Roman"/>
          <w:b/>
          <w:bCs/>
          <w:sz w:val="24"/>
          <w:szCs w:val="24"/>
        </w:rPr>
        <w:t>3</w:t>
      </w:r>
      <w:r w:rsidR="002931C0">
        <w:rPr>
          <w:rFonts w:ascii="Times New Roman" w:eastAsia="Palatino Linotype" w:hAnsi="Times New Roman" w:cs="Times New Roman"/>
          <w:b/>
          <w:bCs/>
          <w:sz w:val="24"/>
          <w:szCs w:val="24"/>
        </w:rPr>
        <w:t>0</w:t>
      </w:r>
      <w:r w:rsidR="00717397" w:rsidRPr="00E0381C">
        <w:rPr>
          <w:rFonts w:ascii="Times New Roman" w:eastAsia="Palatino Linotype" w:hAnsi="Times New Roman" w:cs="Times New Roman"/>
          <w:b/>
          <w:bCs/>
          <w:sz w:val="24"/>
          <w:szCs w:val="24"/>
        </w:rPr>
        <w:t xml:space="preserve"> ngày</w:t>
      </w:r>
      <w:r w:rsidR="00717397" w:rsidRPr="0064122E">
        <w:rPr>
          <w:rFonts w:ascii="Times New Roman" w:eastAsia="Palatino Linotype" w:hAnsi="Times New Roman" w:cs="Times New Roman"/>
          <w:sz w:val="24"/>
          <w:szCs w:val="24"/>
        </w:rPr>
        <w:t xml:space="preserve"> kể từ ngày nhận hàng hóa và nhận đầy đủ các chứng từ thanh toán hợp lệ: </w:t>
      </w:r>
    </w:p>
    <w:p w14:paraId="41A30B7E" w14:textId="77777777" w:rsidR="00717397" w:rsidRPr="005A27FA" w:rsidRDefault="00717397" w:rsidP="00717397">
      <w:pPr>
        <w:pStyle w:val="ListParagraph"/>
        <w:numPr>
          <w:ilvl w:val="0"/>
          <w:numId w:val="7"/>
        </w:numPr>
        <w:spacing w:after="0" w:line="264" w:lineRule="auto"/>
        <w:jc w:val="both"/>
        <w:rPr>
          <w:rFonts w:ascii="Times New Roman" w:eastAsia="Palatino Linotype" w:hAnsi="Times New Roman" w:cs="Times New Roman"/>
          <w:sz w:val="24"/>
          <w:szCs w:val="24"/>
        </w:rPr>
      </w:pPr>
      <w:r w:rsidRPr="005A27FA">
        <w:rPr>
          <w:rFonts w:ascii="Times New Roman" w:eastAsia="Palatino Linotype" w:hAnsi="Times New Roman" w:cs="Times New Roman"/>
          <w:sz w:val="24"/>
          <w:szCs w:val="24"/>
        </w:rPr>
        <w:t>Hóa đơn tài chính hợp lệ;</w:t>
      </w:r>
    </w:p>
    <w:p w14:paraId="26FCB1D9" w14:textId="77777777" w:rsidR="00717397" w:rsidRPr="005A27FA" w:rsidRDefault="00717397" w:rsidP="00717397">
      <w:pPr>
        <w:pStyle w:val="ListParagraph"/>
        <w:numPr>
          <w:ilvl w:val="0"/>
          <w:numId w:val="7"/>
        </w:numPr>
        <w:spacing w:after="0" w:line="264" w:lineRule="auto"/>
        <w:jc w:val="both"/>
        <w:rPr>
          <w:rFonts w:ascii="Times New Roman" w:eastAsia="Palatino Linotype" w:hAnsi="Times New Roman" w:cs="Times New Roman"/>
          <w:sz w:val="24"/>
          <w:szCs w:val="24"/>
        </w:rPr>
      </w:pPr>
      <w:r w:rsidRPr="005A27FA">
        <w:rPr>
          <w:rFonts w:ascii="Times New Roman" w:eastAsia="Palatino Linotype" w:hAnsi="Times New Roman" w:cs="Times New Roman"/>
          <w:sz w:val="24"/>
          <w:szCs w:val="24"/>
        </w:rPr>
        <w:t>Biên bản nghiệm thu – bàn giao hàng hóa có xác nhận của hai bên;</w:t>
      </w:r>
    </w:p>
    <w:p w14:paraId="473F99D7" w14:textId="77777777" w:rsidR="00717397" w:rsidRPr="005A27FA" w:rsidRDefault="00717397" w:rsidP="00717397">
      <w:pPr>
        <w:pStyle w:val="ListParagraph"/>
        <w:numPr>
          <w:ilvl w:val="0"/>
          <w:numId w:val="7"/>
        </w:numPr>
        <w:spacing w:after="0" w:line="264" w:lineRule="auto"/>
        <w:jc w:val="both"/>
        <w:rPr>
          <w:rFonts w:ascii="Times New Roman" w:eastAsia="Palatino Linotype" w:hAnsi="Times New Roman" w:cs="Times New Roman"/>
          <w:sz w:val="24"/>
          <w:szCs w:val="24"/>
        </w:rPr>
      </w:pPr>
      <w:r w:rsidRPr="005A27FA">
        <w:rPr>
          <w:rFonts w:ascii="Times New Roman" w:eastAsia="Palatino Linotype" w:hAnsi="Times New Roman" w:cs="Times New Roman"/>
          <w:sz w:val="24"/>
          <w:szCs w:val="24"/>
        </w:rPr>
        <w:t>Giấy đề nghị thanh toán.</w:t>
      </w:r>
    </w:p>
    <w:p w14:paraId="6DFD95EF" w14:textId="323A6E5E" w:rsidR="00717397" w:rsidRPr="005A27FA" w:rsidRDefault="00717397" w:rsidP="00717397">
      <w:pPr>
        <w:pStyle w:val="ListParagraph"/>
        <w:numPr>
          <w:ilvl w:val="0"/>
          <w:numId w:val="7"/>
        </w:numPr>
        <w:spacing w:after="0" w:line="264" w:lineRule="auto"/>
        <w:jc w:val="both"/>
        <w:rPr>
          <w:rFonts w:ascii="Times New Roman" w:eastAsia="Palatino Linotype" w:hAnsi="Times New Roman" w:cs="Times New Roman"/>
          <w:sz w:val="24"/>
          <w:szCs w:val="24"/>
        </w:rPr>
      </w:pPr>
      <w:r w:rsidRPr="005A27FA">
        <w:rPr>
          <w:rFonts w:ascii="Times New Roman" w:eastAsia="Palatino Linotype" w:hAnsi="Times New Roman" w:cs="Times New Roman"/>
          <w:sz w:val="24"/>
          <w:szCs w:val="24"/>
        </w:rPr>
        <w:t>Phiếu bảo hành</w:t>
      </w:r>
      <w:r w:rsidR="00692AE0">
        <w:rPr>
          <w:rFonts w:ascii="Times New Roman" w:eastAsia="Palatino Linotype" w:hAnsi="Times New Roman" w:cs="Times New Roman"/>
          <w:sz w:val="24"/>
          <w:szCs w:val="24"/>
        </w:rPr>
        <w:t xml:space="preserve">, chứng nhận </w:t>
      </w:r>
      <w:r w:rsidR="003C6545" w:rsidRPr="005A27FA">
        <w:rPr>
          <w:rFonts w:ascii="Times New Roman" w:eastAsia="Palatino Linotype" w:hAnsi="Times New Roman" w:cs="Times New Roman"/>
          <w:sz w:val="24"/>
          <w:szCs w:val="24"/>
        </w:rPr>
        <w:t>sản phẩm</w:t>
      </w:r>
      <w:r w:rsidR="00537AD6">
        <w:rPr>
          <w:rFonts w:ascii="Times New Roman" w:eastAsia="Palatino Linotype" w:hAnsi="Times New Roman" w:cs="Times New Roman"/>
          <w:sz w:val="24"/>
          <w:szCs w:val="24"/>
        </w:rPr>
        <w:t>.</w:t>
      </w:r>
    </w:p>
    <w:p w14:paraId="346DE0F2" w14:textId="77777777" w:rsidR="00717397" w:rsidRPr="00723067" w:rsidRDefault="00717397" w:rsidP="00717397">
      <w:pPr>
        <w:spacing w:after="0" w:line="264" w:lineRule="auto"/>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6.2</w:t>
      </w:r>
      <w:r w:rsidRPr="0064122E">
        <w:rPr>
          <w:rFonts w:ascii="Times New Roman" w:eastAsia="Palatino Linotype" w:hAnsi="Times New Roman" w:cs="Times New Roman"/>
          <w:sz w:val="24"/>
          <w:szCs w:val="24"/>
        </w:rPr>
        <w:tab/>
      </w:r>
      <w:r w:rsidRPr="00207376">
        <w:rPr>
          <w:rFonts w:ascii="Times New Roman" w:eastAsia="Palatino Linotype" w:hAnsi="Times New Roman" w:cs="Times New Roman"/>
          <w:sz w:val="24"/>
          <w:szCs w:val="24"/>
        </w:rPr>
        <w:t xml:space="preserve">Việc thanh toán sẽ được thực hiện bằng tiền Đồng theo phương thức chuyển khoản vào tài khoản ngân </w:t>
      </w:r>
      <w:r w:rsidRPr="00723067">
        <w:rPr>
          <w:rFonts w:ascii="Times New Roman" w:eastAsia="Palatino Linotype" w:hAnsi="Times New Roman" w:cs="Times New Roman"/>
          <w:sz w:val="24"/>
          <w:szCs w:val="24"/>
        </w:rPr>
        <w:t>hàng của Bên A theo thông tin chi tiết dưới đây:</w:t>
      </w:r>
    </w:p>
    <w:p w14:paraId="765B65C6" w14:textId="562176C1" w:rsidR="00717397" w:rsidRPr="00894F66" w:rsidRDefault="00717397" w:rsidP="00717397">
      <w:pPr>
        <w:spacing w:after="0" w:line="264" w:lineRule="auto"/>
        <w:ind w:firstLine="720"/>
        <w:jc w:val="both"/>
        <w:rPr>
          <w:rFonts w:ascii="Times New Roman" w:eastAsia="Palatino Linotype" w:hAnsi="Times New Roman" w:cs="Times New Roman"/>
          <w:b/>
          <w:bCs/>
          <w:sz w:val="24"/>
          <w:szCs w:val="24"/>
          <w:highlight w:val="yellow"/>
          <w:lang w:val="vi-VN"/>
        </w:rPr>
      </w:pPr>
      <w:r w:rsidRPr="00894F66">
        <w:rPr>
          <w:rFonts w:ascii="Times New Roman" w:eastAsia="Palatino Linotype" w:hAnsi="Times New Roman" w:cs="Times New Roman"/>
          <w:b/>
          <w:bCs/>
          <w:sz w:val="24"/>
          <w:szCs w:val="24"/>
          <w:highlight w:val="yellow"/>
        </w:rPr>
        <w:t xml:space="preserve">- Chủ tài khoản:  </w:t>
      </w:r>
      <w:r w:rsidR="00570D54">
        <w:rPr>
          <w:rFonts w:ascii="Times New Roman" w:eastAsia="Palatino Linotype" w:hAnsi="Times New Roman" w:cs="Times New Roman"/>
          <w:b/>
          <w:bCs/>
          <w:sz w:val="24"/>
          <w:szCs w:val="24"/>
          <w:highlight w:val="yellow"/>
        </w:rPr>
        <w:t>CÔNG TY TNHH VIỄN THÔNG SÁNG TẠO THUẬN PHONG</w:t>
      </w:r>
    </w:p>
    <w:p w14:paraId="2B5C502C" w14:textId="091F0972" w:rsidR="00717397" w:rsidRPr="00894F66" w:rsidRDefault="00717397" w:rsidP="00717397">
      <w:pPr>
        <w:spacing w:after="0" w:line="264" w:lineRule="auto"/>
        <w:ind w:firstLine="720"/>
        <w:jc w:val="both"/>
        <w:rPr>
          <w:rFonts w:ascii="Times New Roman" w:eastAsia="Palatino Linotype" w:hAnsi="Times New Roman" w:cs="Times New Roman"/>
          <w:b/>
          <w:bCs/>
          <w:sz w:val="24"/>
          <w:szCs w:val="24"/>
          <w:highlight w:val="yellow"/>
          <w:lang w:val="vi-VN"/>
        </w:rPr>
      </w:pPr>
      <w:r w:rsidRPr="00894F66">
        <w:rPr>
          <w:rFonts w:ascii="Times New Roman" w:eastAsia="Palatino Linotype" w:hAnsi="Times New Roman" w:cs="Times New Roman"/>
          <w:b/>
          <w:bCs/>
          <w:sz w:val="24"/>
          <w:szCs w:val="24"/>
          <w:highlight w:val="yellow"/>
        </w:rPr>
        <w:t xml:space="preserve">- Số tài khoản:  </w:t>
      </w:r>
      <w:r w:rsidR="00570D54">
        <w:rPr>
          <w:rFonts w:ascii="Times New Roman" w:eastAsia="Palatino Linotype" w:hAnsi="Times New Roman" w:cs="Times New Roman"/>
          <w:b/>
          <w:bCs/>
          <w:sz w:val="24"/>
          <w:szCs w:val="24"/>
          <w:highlight w:val="yellow"/>
        </w:rPr>
        <w:t>17058209</w:t>
      </w:r>
    </w:p>
    <w:p w14:paraId="54BE3DF7" w14:textId="3ACD37A5" w:rsidR="00717397" w:rsidRPr="005A27FA" w:rsidRDefault="00717397" w:rsidP="005A27FA">
      <w:pPr>
        <w:spacing w:after="0" w:line="264" w:lineRule="auto"/>
        <w:ind w:firstLine="720"/>
        <w:jc w:val="both"/>
        <w:rPr>
          <w:rFonts w:ascii="Times New Roman" w:eastAsia="Palatino Linotype" w:hAnsi="Times New Roman" w:cs="Times New Roman"/>
          <w:b/>
          <w:bCs/>
          <w:sz w:val="24"/>
          <w:szCs w:val="24"/>
          <w:lang w:val="vi-VN"/>
        </w:rPr>
      </w:pPr>
      <w:r w:rsidRPr="00894F66">
        <w:rPr>
          <w:rFonts w:ascii="Times New Roman" w:eastAsia="Palatino Linotype" w:hAnsi="Times New Roman" w:cs="Times New Roman"/>
          <w:b/>
          <w:bCs/>
          <w:sz w:val="24"/>
          <w:szCs w:val="24"/>
          <w:highlight w:val="yellow"/>
        </w:rPr>
        <w:t>- Tại Ngân Hàng</w:t>
      </w:r>
      <w:r w:rsidR="00570D54">
        <w:rPr>
          <w:rFonts w:ascii="Times New Roman" w:eastAsia="Palatino Linotype" w:hAnsi="Times New Roman" w:cs="Times New Roman"/>
          <w:b/>
          <w:bCs/>
          <w:sz w:val="24"/>
          <w:szCs w:val="24"/>
        </w:rPr>
        <w:t>: ACB – Chi nhánh TP.HCM</w:t>
      </w:r>
    </w:p>
    <w:p w14:paraId="215C1B07" w14:textId="77777777" w:rsidR="00717397" w:rsidRPr="0064122E" w:rsidRDefault="00717397" w:rsidP="00717397">
      <w:pPr>
        <w:spacing w:after="0" w:line="264" w:lineRule="auto"/>
        <w:jc w:val="both"/>
        <w:rPr>
          <w:rFonts w:ascii="Times New Roman" w:eastAsia="Palatino Linotype" w:hAnsi="Times New Roman" w:cs="Times New Roman"/>
          <w:b/>
          <w:sz w:val="24"/>
          <w:szCs w:val="24"/>
        </w:rPr>
      </w:pPr>
      <w:r w:rsidRPr="0064122E">
        <w:rPr>
          <w:rFonts w:ascii="Times New Roman" w:eastAsia="Palatino Linotype" w:hAnsi="Times New Roman" w:cs="Times New Roman"/>
          <w:b/>
          <w:sz w:val="24"/>
          <w:szCs w:val="24"/>
          <w:u w:val="single"/>
        </w:rPr>
        <w:t>ĐIỀU 7</w:t>
      </w:r>
      <w:r w:rsidRPr="0064122E">
        <w:rPr>
          <w:rFonts w:ascii="Times New Roman" w:eastAsia="Palatino Linotype" w:hAnsi="Times New Roman" w:cs="Times New Roman"/>
          <w:b/>
          <w:sz w:val="24"/>
          <w:szCs w:val="24"/>
        </w:rPr>
        <w:t>: NGHĨA VỤ CỦA BÊN A</w:t>
      </w:r>
    </w:p>
    <w:p w14:paraId="65859D67" w14:textId="77777777" w:rsidR="00717397" w:rsidRPr="0064122E" w:rsidRDefault="00717397" w:rsidP="00717397">
      <w:pPr>
        <w:spacing w:after="0" w:line="264" w:lineRule="auto"/>
        <w:ind w:left="720" w:hanging="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 xml:space="preserve">7.1     </w:t>
      </w:r>
      <w:r w:rsidRPr="0064122E">
        <w:rPr>
          <w:rFonts w:ascii="Times New Roman" w:eastAsia="Palatino Linotype" w:hAnsi="Times New Roman" w:cs="Times New Roman"/>
          <w:sz w:val="24"/>
          <w:szCs w:val="24"/>
        </w:rPr>
        <w:tab/>
        <w:t xml:space="preserve">Đảm bảo việc cung cấp hàng hóa là hợp pháp theo quy định của pháp luật Việt Nam. </w:t>
      </w:r>
    </w:p>
    <w:p w14:paraId="51F46BA8" w14:textId="4662C4E8" w:rsidR="00717397" w:rsidRPr="0064122E" w:rsidRDefault="00717397" w:rsidP="00717397">
      <w:pPr>
        <w:spacing w:after="0" w:line="264" w:lineRule="auto"/>
        <w:ind w:left="720" w:hanging="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7.2</w:t>
      </w:r>
      <w:r w:rsidRPr="0064122E">
        <w:rPr>
          <w:rFonts w:ascii="Times New Roman" w:eastAsia="Palatino Linotype" w:hAnsi="Times New Roman" w:cs="Times New Roman"/>
          <w:sz w:val="24"/>
          <w:szCs w:val="24"/>
        </w:rPr>
        <w:tab/>
        <w:t>Giao</w:t>
      </w:r>
      <w:ins w:id="10" w:author="Tri Legal" w:date="2026-04-23T10:20:00Z">
        <w:r w:rsidR="00E50CD1">
          <w:rPr>
            <w:rFonts w:ascii="Times New Roman" w:eastAsia="Palatino Linotype" w:hAnsi="Times New Roman" w:cs="Times New Roman"/>
            <w:sz w:val="24"/>
            <w:szCs w:val="24"/>
          </w:rPr>
          <w:t>, lắp đặt</w:t>
        </w:r>
      </w:ins>
      <w:r w:rsidRPr="0064122E">
        <w:rPr>
          <w:rFonts w:ascii="Times New Roman" w:eastAsia="Palatino Linotype" w:hAnsi="Times New Roman" w:cs="Times New Roman"/>
          <w:sz w:val="24"/>
          <w:szCs w:val="24"/>
        </w:rPr>
        <w:t xml:space="preserve"> hàng hóa theo đúng cam kết trong Hợp đồng. Trong trường hợp có bất kỳ sự thay đổi nào làm ảnh hưởng đến việc giao hàng hóa, Bên A phải thông báo ngay lập tức cho Bên B biết để tìm biện pháp khắc phục.</w:t>
      </w:r>
    </w:p>
    <w:p w14:paraId="28D2F3CF" w14:textId="77777777" w:rsidR="00717397" w:rsidRPr="0064122E" w:rsidRDefault="00717397" w:rsidP="00717397">
      <w:pPr>
        <w:numPr>
          <w:ilvl w:val="1"/>
          <w:numId w:val="6"/>
        </w:numPr>
        <w:spacing w:after="0" w:line="264" w:lineRule="auto"/>
        <w:ind w:left="720" w:hanging="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Bảo hành theo đúng cam kết trong Hợp đồng và pháp luật có liên quan.</w:t>
      </w:r>
    </w:p>
    <w:p w14:paraId="3FE015A1" w14:textId="77777777" w:rsidR="00717397" w:rsidRPr="00207376" w:rsidRDefault="00717397" w:rsidP="00717397">
      <w:pPr>
        <w:numPr>
          <w:ilvl w:val="1"/>
          <w:numId w:val="6"/>
        </w:numPr>
        <w:pBdr>
          <w:top w:val="nil"/>
          <w:left w:val="nil"/>
          <w:bottom w:val="nil"/>
          <w:right w:val="nil"/>
          <w:between w:val="nil"/>
        </w:pBdr>
        <w:spacing w:after="0" w:line="264" w:lineRule="auto"/>
        <w:ind w:left="720" w:hanging="720"/>
        <w:jc w:val="both"/>
        <w:rPr>
          <w:rFonts w:ascii="Times New Roman" w:eastAsia="Palatino Linotype" w:hAnsi="Times New Roman" w:cs="Times New Roman"/>
          <w:sz w:val="24"/>
          <w:szCs w:val="24"/>
        </w:rPr>
      </w:pPr>
      <w:r w:rsidRPr="00207376">
        <w:rPr>
          <w:rFonts w:ascii="Times New Roman" w:eastAsia="Palatino Linotype" w:hAnsi="Times New Roman" w:cs="Times New Roman"/>
          <w:sz w:val="24"/>
          <w:szCs w:val="24"/>
        </w:rPr>
        <w:t>Không được chuyển nhượng các quyền và nghĩa vụ theo Hợp đồng này cho Bên thứ  ba thực hiện, trừ khi được sự chấp nhận trước bằng văn bản của Bên B.</w:t>
      </w:r>
    </w:p>
    <w:p w14:paraId="12AA9BA1" w14:textId="77777777" w:rsidR="00717397" w:rsidRPr="00207376" w:rsidRDefault="00717397" w:rsidP="00717397">
      <w:pPr>
        <w:numPr>
          <w:ilvl w:val="1"/>
          <w:numId w:val="6"/>
        </w:numPr>
        <w:pBdr>
          <w:top w:val="nil"/>
          <w:left w:val="nil"/>
          <w:bottom w:val="nil"/>
          <w:right w:val="nil"/>
          <w:between w:val="nil"/>
        </w:pBdr>
        <w:spacing w:after="0" w:line="264" w:lineRule="auto"/>
        <w:ind w:left="720" w:hanging="720"/>
        <w:jc w:val="both"/>
        <w:rPr>
          <w:rFonts w:ascii="Times New Roman" w:eastAsia="Palatino Linotype" w:hAnsi="Times New Roman" w:cs="Times New Roman"/>
          <w:sz w:val="24"/>
          <w:szCs w:val="24"/>
        </w:rPr>
      </w:pPr>
      <w:r w:rsidRPr="00207376">
        <w:rPr>
          <w:rFonts w:ascii="Times New Roman" w:eastAsia="Palatino Linotype" w:hAnsi="Times New Roman" w:cs="Times New Roman"/>
          <w:sz w:val="24"/>
          <w:szCs w:val="24"/>
        </w:rPr>
        <w:t>Chịu trách nhiệm đối với tranh chấp quyền sở hữu, quyền chiếm hữu, quyền sở hữu trí tuệ đối với hàng hóa dịch vụ mà Bên A đã cung cấp với bất kỳ Bên thứ ba nào (nếu có). Nếu phát sinh thiệt hại đối với Bên B do tranh chấp nói trên, Bên A phải bồi thường cho Bên B toàn bộ tổn thất và thiệt hại và phải chịu mức phạt là 8% giá trị Hợp đồngbị vị phạm.</w:t>
      </w:r>
    </w:p>
    <w:p w14:paraId="362136AC" w14:textId="77777777" w:rsidR="00717397" w:rsidRDefault="00717397" w:rsidP="00717397">
      <w:pPr>
        <w:numPr>
          <w:ilvl w:val="1"/>
          <w:numId w:val="6"/>
        </w:numPr>
        <w:spacing w:after="0" w:line="264" w:lineRule="auto"/>
        <w:ind w:left="720" w:hanging="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Tuân thủ các nghĩa vụ khác theo quy định của pháp luật.</w:t>
      </w:r>
    </w:p>
    <w:p w14:paraId="333B2D64" w14:textId="77777777" w:rsidR="00717397" w:rsidRPr="0064122E" w:rsidRDefault="00717397" w:rsidP="00717397">
      <w:pPr>
        <w:spacing w:after="0" w:line="264" w:lineRule="auto"/>
        <w:ind w:left="720"/>
        <w:jc w:val="both"/>
        <w:rPr>
          <w:rFonts w:ascii="Times New Roman" w:eastAsia="Palatino Linotype" w:hAnsi="Times New Roman" w:cs="Times New Roman"/>
          <w:sz w:val="24"/>
          <w:szCs w:val="24"/>
        </w:rPr>
      </w:pPr>
    </w:p>
    <w:p w14:paraId="0049250E" w14:textId="77777777" w:rsidR="00717397" w:rsidRPr="0064122E" w:rsidRDefault="00717397" w:rsidP="00717397">
      <w:pPr>
        <w:spacing w:after="0" w:line="264" w:lineRule="auto"/>
        <w:jc w:val="both"/>
        <w:rPr>
          <w:rFonts w:ascii="Times New Roman" w:eastAsia="Palatino Linotype" w:hAnsi="Times New Roman" w:cs="Times New Roman"/>
          <w:b/>
          <w:sz w:val="24"/>
          <w:szCs w:val="24"/>
        </w:rPr>
      </w:pPr>
      <w:r w:rsidRPr="0064122E">
        <w:rPr>
          <w:rFonts w:ascii="Times New Roman" w:eastAsia="Palatino Linotype" w:hAnsi="Times New Roman" w:cs="Times New Roman"/>
          <w:b/>
          <w:sz w:val="24"/>
          <w:szCs w:val="24"/>
          <w:u w:val="single"/>
        </w:rPr>
        <w:t>ĐIỀU 8</w:t>
      </w:r>
      <w:r w:rsidRPr="0064122E">
        <w:rPr>
          <w:rFonts w:ascii="Times New Roman" w:eastAsia="Palatino Linotype" w:hAnsi="Times New Roman" w:cs="Times New Roman"/>
          <w:b/>
          <w:sz w:val="24"/>
          <w:szCs w:val="24"/>
        </w:rPr>
        <w:t>: NGHĨA VỤ CỦA BÊN B</w:t>
      </w:r>
    </w:p>
    <w:p w14:paraId="111F47C1" w14:textId="77777777" w:rsidR="00717397" w:rsidRPr="00207376" w:rsidRDefault="00717397" w:rsidP="00717397">
      <w:pPr>
        <w:numPr>
          <w:ilvl w:val="1"/>
          <w:numId w:val="3"/>
        </w:numPr>
        <w:pBdr>
          <w:top w:val="nil"/>
          <w:left w:val="nil"/>
          <w:bottom w:val="nil"/>
          <w:right w:val="nil"/>
          <w:between w:val="nil"/>
        </w:pBdr>
        <w:spacing w:after="0" w:line="264" w:lineRule="auto"/>
        <w:ind w:left="709" w:hanging="709"/>
        <w:jc w:val="both"/>
        <w:rPr>
          <w:rFonts w:ascii="Times New Roman" w:eastAsia="Palatino Linotype" w:hAnsi="Times New Roman" w:cs="Times New Roman"/>
          <w:sz w:val="24"/>
          <w:szCs w:val="24"/>
        </w:rPr>
      </w:pPr>
      <w:r w:rsidRPr="00207376">
        <w:rPr>
          <w:rFonts w:ascii="Times New Roman" w:eastAsia="Palatino Linotype" w:hAnsi="Times New Roman" w:cs="Times New Roman"/>
          <w:sz w:val="24"/>
          <w:szCs w:val="24"/>
        </w:rPr>
        <w:t>Tạo điều kiện thuận lợi để Bên A thực hiện các công việc theo hợp đồng này, như: sắp xếp kho chứa hàng; bàn giao mặt bằng để lắp đặt; cử người người nhận hàng, kiểm tra và nghiệm thu hàng hóa và lắp đặt v.v…</w:t>
      </w:r>
    </w:p>
    <w:p w14:paraId="78107D65" w14:textId="77777777" w:rsidR="00717397" w:rsidRPr="00207376" w:rsidRDefault="00717397" w:rsidP="00717397">
      <w:pPr>
        <w:numPr>
          <w:ilvl w:val="1"/>
          <w:numId w:val="3"/>
        </w:numPr>
        <w:pBdr>
          <w:top w:val="nil"/>
          <w:left w:val="nil"/>
          <w:bottom w:val="nil"/>
          <w:right w:val="nil"/>
          <w:between w:val="nil"/>
        </w:pBdr>
        <w:spacing w:after="0" w:line="264" w:lineRule="auto"/>
        <w:ind w:left="709" w:hanging="709"/>
        <w:jc w:val="both"/>
        <w:rPr>
          <w:rFonts w:ascii="Times New Roman" w:eastAsia="Palatino Linotype" w:hAnsi="Times New Roman" w:cs="Times New Roman"/>
          <w:sz w:val="24"/>
          <w:szCs w:val="24"/>
        </w:rPr>
      </w:pPr>
      <w:r w:rsidRPr="00207376">
        <w:rPr>
          <w:rFonts w:ascii="Times New Roman" w:eastAsia="Palatino Linotype" w:hAnsi="Times New Roman" w:cs="Times New Roman"/>
          <w:sz w:val="24"/>
          <w:szCs w:val="24"/>
        </w:rPr>
        <w:t>Thanh toán theo đúng quy định tại Hợp đồng này cho Bên A.</w:t>
      </w:r>
    </w:p>
    <w:p w14:paraId="2BA78270" w14:textId="77777777" w:rsidR="00717397" w:rsidRPr="00207376" w:rsidRDefault="00717397" w:rsidP="00717397">
      <w:pPr>
        <w:numPr>
          <w:ilvl w:val="1"/>
          <w:numId w:val="3"/>
        </w:numPr>
        <w:pBdr>
          <w:top w:val="nil"/>
          <w:left w:val="nil"/>
          <w:bottom w:val="nil"/>
          <w:right w:val="nil"/>
          <w:between w:val="nil"/>
        </w:pBdr>
        <w:spacing w:after="0" w:line="264" w:lineRule="auto"/>
        <w:ind w:left="709" w:hanging="709"/>
        <w:jc w:val="both"/>
        <w:rPr>
          <w:rFonts w:ascii="Times New Roman" w:eastAsia="Palatino Linotype" w:hAnsi="Times New Roman" w:cs="Times New Roman"/>
          <w:sz w:val="24"/>
          <w:szCs w:val="24"/>
        </w:rPr>
      </w:pPr>
      <w:r w:rsidRPr="00207376">
        <w:rPr>
          <w:rFonts w:ascii="Times New Roman" w:eastAsia="Palatino Linotype" w:hAnsi="Times New Roman" w:cs="Times New Roman"/>
          <w:sz w:val="24"/>
          <w:szCs w:val="24"/>
        </w:rPr>
        <w:lastRenderedPageBreak/>
        <w:t>Ngoài các nghĩa vụ theo quy định của Hợp đồng này, Bên B còn phải thực hiện các nghĩa vụ khác theo quy định của pháp luật.</w:t>
      </w:r>
    </w:p>
    <w:p w14:paraId="5443BA35" w14:textId="77777777" w:rsidR="00717397" w:rsidRPr="00207376" w:rsidRDefault="00717397" w:rsidP="00717397">
      <w:pPr>
        <w:pBdr>
          <w:top w:val="nil"/>
          <w:left w:val="nil"/>
          <w:bottom w:val="nil"/>
          <w:right w:val="nil"/>
          <w:between w:val="nil"/>
        </w:pBdr>
        <w:spacing w:after="0" w:line="264" w:lineRule="auto"/>
        <w:ind w:left="709"/>
        <w:jc w:val="both"/>
        <w:rPr>
          <w:rFonts w:ascii="Times New Roman" w:eastAsia="Palatino Linotype" w:hAnsi="Times New Roman" w:cs="Times New Roman"/>
          <w:sz w:val="24"/>
          <w:szCs w:val="24"/>
        </w:rPr>
      </w:pPr>
    </w:p>
    <w:p w14:paraId="454B73F2" w14:textId="77777777" w:rsidR="00717397" w:rsidRPr="0064122E" w:rsidRDefault="00717397" w:rsidP="00717397">
      <w:pPr>
        <w:spacing w:after="0" w:line="264" w:lineRule="auto"/>
        <w:jc w:val="both"/>
        <w:rPr>
          <w:rFonts w:ascii="Times New Roman" w:eastAsia="Palatino Linotype" w:hAnsi="Times New Roman" w:cs="Times New Roman"/>
          <w:b/>
          <w:sz w:val="24"/>
          <w:szCs w:val="24"/>
        </w:rPr>
      </w:pPr>
      <w:r w:rsidRPr="0064122E">
        <w:rPr>
          <w:rFonts w:ascii="Times New Roman" w:eastAsia="Palatino Linotype" w:hAnsi="Times New Roman" w:cs="Times New Roman"/>
          <w:b/>
          <w:sz w:val="24"/>
          <w:szCs w:val="24"/>
          <w:u w:val="single"/>
        </w:rPr>
        <w:t>ĐIỀU 9</w:t>
      </w:r>
      <w:r w:rsidRPr="0064122E">
        <w:rPr>
          <w:rFonts w:ascii="Times New Roman" w:eastAsia="Palatino Linotype" w:hAnsi="Times New Roman" w:cs="Times New Roman"/>
          <w:b/>
          <w:sz w:val="24"/>
          <w:szCs w:val="24"/>
        </w:rPr>
        <w:t>: BẤT KHẢ KHÁNG</w:t>
      </w:r>
    </w:p>
    <w:p w14:paraId="7AABEBF1" w14:textId="77777777" w:rsidR="00717397" w:rsidRPr="0064122E" w:rsidRDefault="00717397" w:rsidP="00717397">
      <w:pPr>
        <w:spacing w:after="0" w:line="240" w:lineRule="auto"/>
        <w:ind w:left="720" w:hanging="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9.1</w:t>
      </w:r>
      <w:r w:rsidRPr="0064122E">
        <w:rPr>
          <w:rFonts w:ascii="Times New Roman" w:eastAsia="Palatino Linotype" w:hAnsi="Times New Roman" w:cs="Times New Roman"/>
          <w:sz w:val="24"/>
          <w:szCs w:val="24"/>
        </w:rPr>
        <w:tab/>
        <w:t xml:space="preserve">Sự kiện bất khả kháng có nghĩa là bất cứ sự kiện nào sau đây khiến một Bên không có khả năng thực hiện nghĩa vụ của mình theo Hợp đồng này, bao gồm: sự thay đổi của pháp luật Việt Nam; lệnh cấm đoán của chính phủ hoặc cơ quan nhà nước có thẩm quyền; bạo loạn; chiến tranh; tình trạng khẩn cấp quốc gia; địch họa; bãi công; trừng phạt; cấm vận; bệnh dịch; hỏa hoạn; lụt lội; động đất, bão, sóng thần hoặc các hiểm họa thiên nhiên khác, và mọi sự kiện khác vượt quá sự kiểm soát hợp lý của một Bên. </w:t>
      </w:r>
    </w:p>
    <w:p w14:paraId="3087855F" w14:textId="77777777" w:rsidR="00717397" w:rsidRPr="0064122E" w:rsidRDefault="00717397" w:rsidP="00717397">
      <w:pPr>
        <w:spacing w:after="0" w:line="240" w:lineRule="auto"/>
        <w:ind w:left="720" w:hanging="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9.2</w:t>
      </w:r>
      <w:r w:rsidRPr="0064122E">
        <w:rPr>
          <w:rFonts w:ascii="Times New Roman" w:eastAsia="Palatino Linotype" w:hAnsi="Times New Roman" w:cs="Times New Roman"/>
          <w:sz w:val="24"/>
          <w:szCs w:val="24"/>
        </w:rPr>
        <w:tab/>
        <w:t xml:space="preserve">Khi xảy ra Sự kiện bất khả kháng thì Bên Bị ảnh hưởng phải thông báo ngay cho Bên kia biết kèm theo các tài liệu chứng minh về Sự kiện bất khả kháng, đồng thời nỗ lực áp dụng tất cả các biện pháp khắc phục hợp lý để thực hiện nghĩa vụ. Trong trường hợp vẫn không thể khắc phục được, các Bên được quyền tiến hành chấm dứt, thanh lý Hợp đồng này. </w:t>
      </w:r>
    </w:p>
    <w:p w14:paraId="5A145B10" w14:textId="77777777" w:rsidR="00717397" w:rsidRPr="0064122E" w:rsidRDefault="00717397" w:rsidP="00717397">
      <w:pPr>
        <w:spacing w:after="0" w:line="240" w:lineRule="auto"/>
        <w:ind w:left="720" w:hanging="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9.3</w:t>
      </w:r>
      <w:r w:rsidRPr="0064122E">
        <w:rPr>
          <w:rFonts w:ascii="Times New Roman" w:eastAsia="Palatino Linotype" w:hAnsi="Times New Roman" w:cs="Times New Roman"/>
          <w:sz w:val="24"/>
          <w:szCs w:val="24"/>
        </w:rPr>
        <w:tab/>
        <w:t>Hai Bên không phải bồi thường thiệt hại cho nhau trong trường hợp xảy ra Sự kiện bất khả kháng.</w:t>
      </w:r>
    </w:p>
    <w:p w14:paraId="59F64E93" w14:textId="77777777" w:rsidR="00717397" w:rsidRPr="0064122E" w:rsidRDefault="00717397" w:rsidP="00717397">
      <w:pPr>
        <w:spacing w:after="0" w:line="240" w:lineRule="auto"/>
        <w:ind w:left="720" w:hanging="720"/>
        <w:jc w:val="both"/>
        <w:rPr>
          <w:rFonts w:ascii="Times New Roman" w:eastAsia="Palatino Linotype" w:hAnsi="Times New Roman" w:cs="Times New Roman"/>
          <w:b/>
          <w:sz w:val="24"/>
          <w:szCs w:val="24"/>
        </w:rPr>
      </w:pPr>
    </w:p>
    <w:p w14:paraId="59314E78" w14:textId="77777777" w:rsidR="00717397" w:rsidRPr="0064122E" w:rsidRDefault="00717397" w:rsidP="00717397">
      <w:pPr>
        <w:spacing w:after="0" w:line="264" w:lineRule="auto"/>
        <w:jc w:val="both"/>
        <w:rPr>
          <w:rFonts w:ascii="Times New Roman" w:eastAsia="Palatino Linotype" w:hAnsi="Times New Roman" w:cs="Times New Roman"/>
          <w:b/>
          <w:i/>
          <w:sz w:val="24"/>
          <w:szCs w:val="24"/>
        </w:rPr>
      </w:pPr>
      <w:r w:rsidRPr="0064122E">
        <w:rPr>
          <w:rFonts w:ascii="Times New Roman" w:eastAsia="Palatino Linotype" w:hAnsi="Times New Roman" w:cs="Times New Roman"/>
          <w:b/>
          <w:sz w:val="24"/>
          <w:szCs w:val="24"/>
          <w:u w:val="single"/>
        </w:rPr>
        <w:t>ĐIỀU 10</w:t>
      </w:r>
      <w:r w:rsidRPr="0064122E">
        <w:rPr>
          <w:rFonts w:ascii="Times New Roman" w:eastAsia="Palatino Linotype" w:hAnsi="Times New Roman" w:cs="Times New Roman"/>
          <w:b/>
          <w:sz w:val="24"/>
          <w:szCs w:val="24"/>
        </w:rPr>
        <w:t xml:space="preserve">: LUẬT </w:t>
      </w:r>
      <w:r w:rsidRPr="007068BB">
        <w:rPr>
          <w:rFonts w:ascii="Times New Roman" w:eastAsia="Palatino Linotype" w:hAnsi="Times New Roman" w:cs="Times New Roman"/>
          <w:b/>
          <w:sz w:val="24"/>
          <w:szCs w:val="24"/>
        </w:rPr>
        <w:t>ÁP DỤNG VÀ GIẢI</w:t>
      </w:r>
      <w:r w:rsidRPr="0064122E">
        <w:rPr>
          <w:rFonts w:ascii="Times New Roman" w:eastAsia="Palatino Linotype" w:hAnsi="Times New Roman" w:cs="Times New Roman"/>
          <w:b/>
          <w:sz w:val="24"/>
          <w:szCs w:val="24"/>
        </w:rPr>
        <w:t xml:space="preserve"> QUYẾT TRANH CHẤP</w:t>
      </w:r>
      <w:r w:rsidRPr="0064122E">
        <w:rPr>
          <w:rFonts w:ascii="Times New Roman" w:eastAsia="Palatino Linotype" w:hAnsi="Times New Roman" w:cs="Times New Roman"/>
          <w:b/>
          <w:i/>
          <w:sz w:val="24"/>
          <w:szCs w:val="24"/>
        </w:rPr>
        <w:t xml:space="preserve"> </w:t>
      </w:r>
    </w:p>
    <w:p w14:paraId="539C2F1A" w14:textId="77777777" w:rsidR="00717397" w:rsidRPr="0064122E" w:rsidRDefault="00717397" w:rsidP="00717397">
      <w:pPr>
        <w:numPr>
          <w:ilvl w:val="1"/>
          <w:numId w:val="4"/>
        </w:numPr>
        <w:spacing w:after="0" w:line="264" w:lineRule="auto"/>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ab/>
        <w:t>Hợp đồng này được điều chỉnh và áp dụng theo pháp luật Việt Nam.</w:t>
      </w:r>
    </w:p>
    <w:p w14:paraId="29C7ECA9" w14:textId="77777777" w:rsidR="00717397" w:rsidRPr="00207376" w:rsidRDefault="00717397" w:rsidP="00717397">
      <w:pPr>
        <w:numPr>
          <w:ilvl w:val="1"/>
          <w:numId w:val="4"/>
        </w:numPr>
        <w:spacing w:after="0" w:line="264" w:lineRule="auto"/>
        <w:ind w:left="720" w:hanging="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Các Bên trước tiên cố gắng giải quyết bất kỳ tranh chấp nào phát sinh có liên quan đến Hợp đồng này thông qua thương lượng. Trường hợp không thương lượng được, tranh chấp sẽ được đưa ra Tòa án nhân dân có thẩm quyền tại Thành phố Hồ Chí Minh để giải quyết.</w:t>
      </w:r>
      <w:r w:rsidRPr="0064122E">
        <w:rPr>
          <w:rFonts w:ascii="Times New Roman" w:eastAsia="Palatino Linotype" w:hAnsi="Times New Roman" w:cs="Times New Roman"/>
          <w:i/>
          <w:sz w:val="24"/>
          <w:szCs w:val="24"/>
        </w:rPr>
        <w:t xml:space="preserve"> </w:t>
      </w:r>
    </w:p>
    <w:p w14:paraId="75CEDEAA" w14:textId="77777777" w:rsidR="00717397" w:rsidRPr="0064122E" w:rsidRDefault="00717397" w:rsidP="00717397">
      <w:pPr>
        <w:spacing w:after="0" w:line="264" w:lineRule="auto"/>
        <w:ind w:left="720"/>
        <w:jc w:val="both"/>
        <w:rPr>
          <w:rFonts w:ascii="Times New Roman" w:eastAsia="Palatino Linotype" w:hAnsi="Times New Roman" w:cs="Times New Roman"/>
          <w:sz w:val="24"/>
          <w:szCs w:val="24"/>
        </w:rPr>
      </w:pPr>
    </w:p>
    <w:p w14:paraId="1C4126B5" w14:textId="77777777" w:rsidR="00717397" w:rsidRPr="0064122E" w:rsidRDefault="00717397" w:rsidP="00717397">
      <w:pPr>
        <w:spacing w:after="0" w:line="264" w:lineRule="auto"/>
        <w:jc w:val="both"/>
        <w:rPr>
          <w:rFonts w:ascii="Times New Roman" w:eastAsia="Palatino Linotype" w:hAnsi="Times New Roman" w:cs="Times New Roman"/>
          <w:sz w:val="24"/>
          <w:szCs w:val="24"/>
        </w:rPr>
      </w:pPr>
      <w:r w:rsidRPr="0064122E">
        <w:rPr>
          <w:rFonts w:ascii="Times New Roman" w:eastAsia="Palatino Linotype" w:hAnsi="Times New Roman" w:cs="Times New Roman"/>
          <w:b/>
          <w:sz w:val="24"/>
          <w:szCs w:val="24"/>
          <w:u w:val="single"/>
        </w:rPr>
        <w:t>ĐIỀU 11</w:t>
      </w:r>
      <w:r w:rsidRPr="0064122E">
        <w:rPr>
          <w:rFonts w:ascii="Times New Roman" w:eastAsia="Palatino Linotype" w:hAnsi="Times New Roman" w:cs="Times New Roman"/>
          <w:b/>
          <w:sz w:val="24"/>
          <w:szCs w:val="24"/>
        </w:rPr>
        <w:t>: CHỐNG THAM NHŨNG, HỐI LỘ VÀ RỬA TIỀN</w:t>
      </w:r>
    </w:p>
    <w:p w14:paraId="0A76A67A" w14:textId="77777777" w:rsidR="00717397" w:rsidRPr="00207376" w:rsidRDefault="00717397" w:rsidP="00717397">
      <w:pPr>
        <w:rPr>
          <w:rFonts w:ascii="Times New Roman" w:hAnsi="Times New Roman" w:cs="Times New Roman"/>
          <w:sz w:val="24"/>
          <w:szCs w:val="24"/>
        </w:rPr>
      </w:pPr>
      <w:r w:rsidRPr="00207376">
        <w:rPr>
          <w:rFonts w:ascii="Times New Roman" w:hAnsi="Times New Roman" w:cs="Times New Roman"/>
          <w:sz w:val="24"/>
          <w:szCs w:val="24"/>
        </w:rPr>
        <w:t>Cả hai Bên phải hiểu rằng hoạt động của Bên B và/hoặc các đơn vị thành viên của Bên B đã và sẽ luôn được thực hiện trên tinh thần tuân thủ các yêu cầu về báo cáo và lưu trữ hồ sơ tài chính hiện hành, pháp luật hiện hành về chống rửa tiền tại địa phương Bên B thực hiện hoạt động kinh doanh, cũng như các chuẩn mực về đạo đức kinh doanh. Vì vậy Bên B yêu cầu Bên A:</w:t>
      </w:r>
    </w:p>
    <w:p w14:paraId="04DD5D0E" w14:textId="77777777" w:rsidR="00717397" w:rsidRPr="00207376" w:rsidRDefault="00717397" w:rsidP="00717397">
      <w:pPr>
        <w:rPr>
          <w:rFonts w:ascii="Times New Roman" w:hAnsi="Times New Roman" w:cs="Times New Roman"/>
          <w:sz w:val="24"/>
          <w:szCs w:val="24"/>
        </w:rPr>
      </w:pPr>
      <w:r w:rsidRPr="00207376">
        <w:rPr>
          <w:rFonts w:ascii="Times New Roman" w:hAnsi="Times New Roman" w:cs="Times New Roman"/>
          <w:sz w:val="24"/>
          <w:szCs w:val="24"/>
        </w:rPr>
        <w:t>11.1</w:t>
      </w:r>
      <w:r w:rsidRPr="00207376">
        <w:rPr>
          <w:rFonts w:ascii="Times New Roman" w:hAnsi="Times New Roman" w:cs="Times New Roman"/>
          <w:sz w:val="24"/>
          <w:szCs w:val="24"/>
        </w:rPr>
        <w:tab/>
        <w:t xml:space="preserve">Bảo đảm và cam kết rằng: Bên A và/hay bất kỳ lãnh đạo, nhân viên nào tại các đơn vị thành viên của Bên B; bất kỳ người nào trực tiếp hoặc gián tiếp đại diện, thay mặt cho Bên </w:t>
      </w:r>
      <w:r>
        <w:rPr>
          <w:rFonts w:ascii="Times New Roman" w:hAnsi="Times New Roman" w:cs="Times New Roman"/>
          <w:sz w:val="24"/>
          <w:szCs w:val="24"/>
        </w:rPr>
        <w:t>A</w:t>
      </w:r>
      <w:r w:rsidRPr="00207376">
        <w:rPr>
          <w:rFonts w:ascii="Times New Roman" w:hAnsi="Times New Roman" w:cs="Times New Roman"/>
          <w:sz w:val="24"/>
          <w:szCs w:val="24"/>
        </w:rPr>
        <w:t xml:space="preserve"> hoặc được Bên </w:t>
      </w:r>
      <w:r>
        <w:rPr>
          <w:rFonts w:ascii="Times New Roman" w:hAnsi="Times New Roman" w:cs="Times New Roman"/>
          <w:sz w:val="24"/>
          <w:szCs w:val="24"/>
        </w:rPr>
        <w:t>A</w:t>
      </w:r>
      <w:r w:rsidRPr="00207376">
        <w:rPr>
          <w:rFonts w:ascii="Times New Roman" w:hAnsi="Times New Roman" w:cs="Times New Roman"/>
          <w:sz w:val="24"/>
          <w:szCs w:val="24"/>
        </w:rPr>
        <w:t xml:space="preserve"> chỉ định liên lạc, giao dịch, làm việc với Bên </w:t>
      </w:r>
      <w:r>
        <w:rPr>
          <w:rFonts w:ascii="Times New Roman" w:hAnsi="Times New Roman" w:cs="Times New Roman"/>
          <w:sz w:val="24"/>
          <w:szCs w:val="24"/>
        </w:rPr>
        <w:t>B</w:t>
      </w:r>
      <w:r w:rsidRPr="00207376">
        <w:rPr>
          <w:rFonts w:ascii="Times New Roman" w:hAnsi="Times New Roman" w:cs="Times New Roman"/>
          <w:sz w:val="24"/>
          <w:szCs w:val="24"/>
        </w:rPr>
        <w:t>, tất cả đều chưa từng và sẽ không bao giờ:</w:t>
      </w:r>
    </w:p>
    <w:p w14:paraId="3B47A78C" w14:textId="77777777" w:rsidR="00717397" w:rsidRPr="00F90F7C" w:rsidRDefault="00717397" w:rsidP="00717397">
      <w:pPr>
        <w:rPr>
          <w:rFonts w:ascii="Times New Roman" w:hAnsi="Times New Roman" w:cs="Times New Roman"/>
          <w:sz w:val="24"/>
          <w:szCs w:val="24"/>
        </w:rPr>
      </w:pPr>
      <w:r w:rsidRPr="00F90F7C">
        <w:rPr>
          <w:rFonts w:ascii="Times New Roman" w:hAnsi="Times New Roman" w:cs="Times New Roman"/>
          <w:sz w:val="24"/>
          <w:szCs w:val="24"/>
        </w:rPr>
        <w:t xml:space="preserve">- </w:t>
      </w:r>
      <w:r w:rsidRPr="00F90F7C">
        <w:rPr>
          <w:rFonts w:ascii="Times New Roman" w:hAnsi="Times New Roman" w:cs="Times New Roman"/>
          <w:sz w:val="24"/>
          <w:szCs w:val="24"/>
        </w:rPr>
        <w:tab/>
        <w:t>hối lộ và/ hoặc hứa hẹn đưa các khoản hối lộ, giảm giá, trích thưởng, khoản tiền gây ảnh hưởng hoặc khoản báo đáp bất hợp pháp hoặc bất kỳ các tài sản bằng tiền hoặc hiện vật hoặc lợi ích nào (không phụ thuộc vào giá trị của tài sản hối lộ) (gọi chung là “Hối Lộ”), cho bất kỳ người quản lý, nhân viên, người lao động hoặc đại diện của Bên B (gọi chung là “Người Của Bên B”) hoặc cho bất kỳ viên chức, người đại diện của cơ quan quản lý Nhà nước; hoặc</w:t>
      </w:r>
    </w:p>
    <w:p w14:paraId="46F367F2" w14:textId="77777777" w:rsidR="00717397" w:rsidRPr="00F90F7C" w:rsidRDefault="00717397" w:rsidP="00717397">
      <w:pPr>
        <w:rPr>
          <w:rFonts w:ascii="Times New Roman" w:hAnsi="Times New Roman" w:cs="Times New Roman"/>
          <w:sz w:val="24"/>
          <w:szCs w:val="24"/>
        </w:rPr>
      </w:pPr>
      <w:r w:rsidRPr="00F90F7C">
        <w:rPr>
          <w:rFonts w:ascii="Times New Roman" w:hAnsi="Times New Roman" w:cs="Times New Roman"/>
          <w:sz w:val="24"/>
          <w:szCs w:val="24"/>
        </w:rPr>
        <w:t xml:space="preserve">- </w:t>
      </w:r>
      <w:r w:rsidRPr="00F90F7C">
        <w:rPr>
          <w:rFonts w:ascii="Times New Roman" w:hAnsi="Times New Roman" w:cs="Times New Roman"/>
          <w:sz w:val="24"/>
          <w:szCs w:val="24"/>
        </w:rPr>
        <w:tab/>
        <w:t xml:space="preserve">thông qua bất kỳ bên thứ ba nào để hối lộ Người Của Bên B hoặc viên chức, người đại diện của cơ quan quản lý Nhà nước nhằm đạt được lợi ích riêng như được ưu tiên ký hợp đồng với Bên B một cách không minh bạch, được miễn trừ (các) nghĩa vụ quy định tại Hợp Đồng, và/ hoặc các lợi ích không minh bạch, không công bằng khác. </w:t>
      </w:r>
    </w:p>
    <w:p w14:paraId="02E790B3" w14:textId="77777777" w:rsidR="00717397" w:rsidRPr="00F90F7C" w:rsidRDefault="00717397" w:rsidP="00717397">
      <w:pPr>
        <w:rPr>
          <w:rFonts w:ascii="Times New Roman" w:hAnsi="Times New Roman" w:cs="Times New Roman"/>
          <w:sz w:val="24"/>
          <w:szCs w:val="24"/>
        </w:rPr>
      </w:pPr>
      <w:r w:rsidRPr="00F90F7C">
        <w:rPr>
          <w:rFonts w:ascii="Times New Roman" w:hAnsi="Times New Roman" w:cs="Times New Roman"/>
          <w:sz w:val="24"/>
          <w:szCs w:val="24"/>
        </w:rPr>
        <w:t xml:space="preserve">- </w:t>
      </w:r>
      <w:r w:rsidRPr="00F90F7C">
        <w:rPr>
          <w:rFonts w:ascii="Times New Roman" w:hAnsi="Times New Roman" w:cs="Times New Roman"/>
          <w:sz w:val="24"/>
          <w:szCs w:val="24"/>
        </w:rPr>
        <w:tab/>
        <w:t>Các hành vi Hối Lộ theo quy định tại điều này sẽ bao gồm cả các hành vi thực hiện trước, trong khi và sau khi thực hiện Hợp Đồng này.</w:t>
      </w:r>
    </w:p>
    <w:p w14:paraId="08A6D815" w14:textId="77777777" w:rsidR="00717397" w:rsidRPr="00F90F7C" w:rsidRDefault="00717397" w:rsidP="00717397">
      <w:pPr>
        <w:rPr>
          <w:rFonts w:ascii="Times New Roman" w:hAnsi="Times New Roman" w:cs="Times New Roman"/>
          <w:sz w:val="24"/>
          <w:szCs w:val="24"/>
        </w:rPr>
      </w:pPr>
      <w:r w:rsidRPr="00F90F7C">
        <w:rPr>
          <w:rFonts w:ascii="Times New Roman" w:hAnsi="Times New Roman" w:cs="Times New Roman"/>
          <w:sz w:val="24"/>
          <w:szCs w:val="24"/>
        </w:rPr>
        <w:t>11.2</w:t>
      </w:r>
      <w:r w:rsidRPr="00F90F7C">
        <w:rPr>
          <w:rFonts w:ascii="Times New Roman" w:hAnsi="Times New Roman" w:cs="Times New Roman"/>
          <w:sz w:val="24"/>
          <w:szCs w:val="24"/>
        </w:rPr>
        <w:tab/>
        <w:t>Đảm bảo và tuyên bố rằng Bên A đã không thực hiện và sẽ không thực hiện bất kỳ hành động nào dẫn đến việc có thể cấu thành hành vi vi phạm của Bên A và/hoặc Bên B hoặc làm cho Bên A và Bên B có liên quan đến việc vi phạm bất kỳ Luật nào của bất kỳ khu vực tài phán nào mà hai Bên đang thực hiện hoạt động kinh doanh, đặc biệt là luật phòng chống tham nhũng, bao gồm Bộ Luật Hình sự Việt Nam, Luật Phòng, chống tham nhũng của Việt Nam.</w:t>
      </w:r>
    </w:p>
    <w:p w14:paraId="03BC41D3" w14:textId="77777777" w:rsidR="00717397" w:rsidRPr="00F90F7C" w:rsidRDefault="00717397" w:rsidP="00717397">
      <w:pPr>
        <w:rPr>
          <w:rFonts w:ascii="Times New Roman" w:hAnsi="Times New Roman" w:cs="Times New Roman"/>
          <w:sz w:val="24"/>
          <w:szCs w:val="24"/>
        </w:rPr>
      </w:pPr>
      <w:r w:rsidRPr="00F90F7C">
        <w:rPr>
          <w:rFonts w:ascii="Times New Roman" w:hAnsi="Times New Roman" w:cs="Times New Roman"/>
          <w:sz w:val="24"/>
          <w:szCs w:val="24"/>
        </w:rPr>
        <w:lastRenderedPageBreak/>
        <w:t>11.3</w:t>
      </w:r>
      <w:r w:rsidRPr="00F90F7C">
        <w:rPr>
          <w:rFonts w:ascii="Times New Roman" w:hAnsi="Times New Roman" w:cs="Times New Roman"/>
          <w:sz w:val="24"/>
          <w:szCs w:val="24"/>
        </w:rPr>
        <w:tab/>
        <w:t>Hoạt động của Bên A và các Chi nhánh/đơn vị trực thuộc Bên A (nếu có) luôn được tiến hành tuân thủ các yêu cầu báo cáo và lưu trữ hồ sơ tài chính hiện hành của Luật Kế toán Việt Nam và tất cả các luật liên quan đến rửa tiền của tất cả các khu vực tài phán nơi Bên A tiến hành kinh doanh hoặc sở hữu tài sản.</w:t>
      </w:r>
    </w:p>
    <w:p w14:paraId="6835FBDB" w14:textId="77777777" w:rsidR="00717397" w:rsidRDefault="00717397" w:rsidP="00717397">
      <w:pPr>
        <w:spacing w:after="0" w:line="264" w:lineRule="auto"/>
        <w:ind w:left="810" w:hanging="810"/>
        <w:jc w:val="both"/>
        <w:rPr>
          <w:rFonts w:ascii="Times New Roman" w:eastAsia="Palatino Linotype" w:hAnsi="Times New Roman" w:cs="Times New Roman"/>
          <w:b/>
          <w:sz w:val="24"/>
          <w:szCs w:val="24"/>
        </w:rPr>
      </w:pPr>
    </w:p>
    <w:p w14:paraId="7A0BE4B0" w14:textId="77777777" w:rsidR="00717397" w:rsidRPr="0064122E" w:rsidRDefault="00717397" w:rsidP="00717397">
      <w:pPr>
        <w:spacing w:after="0" w:line="264" w:lineRule="auto"/>
        <w:ind w:left="810" w:hanging="810"/>
        <w:jc w:val="both"/>
        <w:rPr>
          <w:rFonts w:ascii="Times New Roman" w:eastAsia="Palatino Linotype" w:hAnsi="Times New Roman" w:cs="Times New Roman"/>
          <w:b/>
          <w:sz w:val="24"/>
          <w:szCs w:val="24"/>
        </w:rPr>
      </w:pPr>
      <w:r w:rsidRPr="0064122E">
        <w:rPr>
          <w:rFonts w:ascii="Times New Roman" w:eastAsia="Palatino Linotype" w:hAnsi="Times New Roman" w:cs="Times New Roman"/>
          <w:b/>
          <w:sz w:val="24"/>
          <w:szCs w:val="24"/>
        </w:rPr>
        <w:t>ĐIỀU 12: THÔNG BÁO</w:t>
      </w:r>
    </w:p>
    <w:p w14:paraId="35512EF9" w14:textId="77777777" w:rsidR="00717397" w:rsidRPr="0064122E" w:rsidRDefault="00717397" w:rsidP="00717397">
      <w:pPr>
        <w:spacing w:after="0" w:line="264" w:lineRule="auto"/>
        <w:ind w:left="810" w:hanging="81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12.1.</w:t>
      </w:r>
      <w:r w:rsidRPr="0064122E">
        <w:rPr>
          <w:rFonts w:ascii="Times New Roman" w:eastAsia="Palatino Linotype" w:hAnsi="Times New Roman" w:cs="Times New Roman"/>
          <w:sz w:val="24"/>
          <w:szCs w:val="24"/>
        </w:rPr>
        <w:tab/>
        <w:t>Mọi thông báo theo Hợp đồng này phải được gửi bằng văn bản  cho Bên kia theo địa chỉ hoặc email ghi dưới đây :</w:t>
      </w:r>
    </w:p>
    <w:p w14:paraId="0683C3D4" w14:textId="77777777" w:rsidR="00717397" w:rsidRPr="0064122E" w:rsidRDefault="00717397" w:rsidP="00717397">
      <w:pPr>
        <w:spacing w:after="0" w:line="264" w:lineRule="auto"/>
        <w:ind w:left="810" w:hanging="81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 xml:space="preserve">12.2 </w:t>
      </w:r>
      <w:r w:rsidRPr="0064122E">
        <w:rPr>
          <w:rFonts w:ascii="Times New Roman" w:eastAsia="Palatino Linotype" w:hAnsi="Times New Roman" w:cs="Times New Roman"/>
          <w:sz w:val="24"/>
          <w:szCs w:val="24"/>
        </w:rPr>
        <w:tab/>
        <w:t>Thời điểm thông báo được tính là thời điểm Bên nhận nhận được thông báo của Bên gửi. Trường hợp địa chỉ hoặc email thay đổi, Bên thay đổi phải thông báo cho Bên kia biết về sự thay đổi này.</w:t>
      </w:r>
    </w:p>
    <w:tbl>
      <w:tblPr>
        <w:tblW w:w="9067"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7"/>
        <w:gridCol w:w="3653"/>
        <w:gridCol w:w="3817"/>
      </w:tblGrid>
      <w:tr w:rsidR="00717397" w:rsidRPr="0064122E" w14:paraId="79FD5086" w14:textId="77777777" w:rsidTr="00CA3A16">
        <w:tc>
          <w:tcPr>
            <w:tcW w:w="1597" w:type="dxa"/>
          </w:tcPr>
          <w:p w14:paraId="07FC466E" w14:textId="77777777" w:rsidR="00717397" w:rsidRPr="005A27FA" w:rsidRDefault="00717397" w:rsidP="00CA3A16">
            <w:pPr>
              <w:widowControl w:val="0"/>
              <w:autoSpaceDE w:val="0"/>
              <w:autoSpaceDN w:val="0"/>
              <w:adjustRightInd w:val="0"/>
              <w:spacing w:beforeLines="40" w:before="96" w:afterLines="40" w:after="96" w:line="276" w:lineRule="auto"/>
              <w:jc w:val="center"/>
              <w:rPr>
                <w:rFonts w:ascii="Times New Roman" w:eastAsia="Times New Roman" w:hAnsi="Times New Roman" w:cs="Times New Roman"/>
                <w:b/>
                <w:sz w:val="24"/>
                <w:szCs w:val="24"/>
              </w:rPr>
            </w:pPr>
            <w:r w:rsidRPr="005A27FA">
              <w:rPr>
                <w:rFonts w:ascii="Times New Roman" w:eastAsia="Times New Roman" w:hAnsi="Times New Roman" w:cs="Times New Roman"/>
                <w:b/>
                <w:sz w:val="24"/>
                <w:szCs w:val="24"/>
              </w:rPr>
              <w:t>THÔNG TIN</w:t>
            </w:r>
          </w:p>
        </w:tc>
        <w:tc>
          <w:tcPr>
            <w:tcW w:w="3653" w:type="dxa"/>
          </w:tcPr>
          <w:p w14:paraId="74269617" w14:textId="77777777" w:rsidR="00717397" w:rsidRPr="005A27FA" w:rsidRDefault="00717397" w:rsidP="00CA3A16">
            <w:pPr>
              <w:widowControl w:val="0"/>
              <w:autoSpaceDE w:val="0"/>
              <w:autoSpaceDN w:val="0"/>
              <w:adjustRightInd w:val="0"/>
              <w:spacing w:beforeLines="40" w:before="96" w:afterLines="40" w:after="96" w:line="276" w:lineRule="auto"/>
              <w:jc w:val="center"/>
              <w:rPr>
                <w:rFonts w:ascii="Times New Roman" w:eastAsia="Times New Roman" w:hAnsi="Times New Roman" w:cs="Times New Roman"/>
                <w:b/>
                <w:sz w:val="24"/>
                <w:szCs w:val="24"/>
              </w:rPr>
            </w:pPr>
            <w:r w:rsidRPr="005A27FA">
              <w:rPr>
                <w:rFonts w:ascii="Times New Roman" w:eastAsia="Times New Roman" w:hAnsi="Times New Roman" w:cs="Times New Roman"/>
                <w:b/>
                <w:sz w:val="24"/>
                <w:szCs w:val="24"/>
              </w:rPr>
              <w:t>BÊN A</w:t>
            </w:r>
          </w:p>
        </w:tc>
        <w:tc>
          <w:tcPr>
            <w:tcW w:w="3817" w:type="dxa"/>
          </w:tcPr>
          <w:p w14:paraId="0758F009" w14:textId="77777777" w:rsidR="00717397" w:rsidRPr="005A27FA" w:rsidRDefault="00717397" w:rsidP="00CA3A16">
            <w:pPr>
              <w:widowControl w:val="0"/>
              <w:autoSpaceDE w:val="0"/>
              <w:autoSpaceDN w:val="0"/>
              <w:adjustRightInd w:val="0"/>
              <w:spacing w:beforeLines="40" w:before="96" w:afterLines="40" w:after="96" w:line="276" w:lineRule="auto"/>
              <w:jc w:val="center"/>
              <w:rPr>
                <w:rFonts w:ascii="Times New Roman" w:eastAsia="Times New Roman" w:hAnsi="Times New Roman" w:cs="Times New Roman"/>
                <w:b/>
                <w:sz w:val="24"/>
                <w:szCs w:val="24"/>
              </w:rPr>
            </w:pPr>
            <w:r w:rsidRPr="005A27FA">
              <w:rPr>
                <w:rFonts w:ascii="Times New Roman" w:eastAsia="Times New Roman" w:hAnsi="Times New Roman" w:cs="Times New Roman"/>
                <w:b/>
                <w:sz w:val="24"/>
                <w:szCs w:val="24"/>
              </w:rPr>
              <w:t>BÊN B</w:t>
            </w:r>
          </w:p>
        </w:tc>
      </w:tr>
      <w:tr w:rsidR="00717397" w:rsidRPr="0064122E" w14:paraId="2D4EACD4" w14:textId="77777777" w:rsidTr="00CA3A16">
        <w:tc>
          <w:tcPr>
            <w:tcW w:w="1597" w:type="dxa"/>
          </w:tcPr>
          <w:p w14:paraId="06071AEC" w14:textId="77777777" w:rsidR="00717397" w:rsidRPr="00570D54" w:rsidRDefault="00717397" w:rsidP="00CA3A16">
            <w:pPr>
              <w:widowControl w:val="0"/>
              <w:autoSpaceDE w:val="0"/>
              <w:autoSpaceDN w:val="0"/>
              <w:adjustRightInd w:val="0"/>
              <w:spacing w:beforeLines="40" w:before="96" w:afterLines="40" w:after="96" w:line="276" w:lineRule="auto"/>
              <w:jc w:val="both"/>
              <w:rPr>
                <w:rFonts w:ascii="Times New Roman" w:eastAsia="Times New Roman" w:hAnsi="Times New Roman" w:cs="Times New Roman"/>
                <w:sz w:val="24"/>
                <w:szCs w:val="24"/>
              </w:rPr>
            </w:pPr>
            <w:r w:rsidRPr="00570D54">
              <w:rPr>
                <w:rFonts w:ascii="Times New Roman" w:eastAsia="Times New Roman" w:hAnsi="Times New Roman" w:cs="Times New Roman"/>
                <w:sz w:val="24"/>
                <w:szCs w:val="24"/>
              </w:rPr>
              <w:t>Người liên hệ</w:t>
            </w:r>
          </w:p>
        </w:tc>
        <w:tc>
          <w:tcPr>
            <w:tcW w:w="3653" w:type="dxa"/>
          </w:tcPr>
          <w:p w14:paraId="59A0751F" w14:textId="6A8C704E" w:rsidR="00717397" w:rsidRPr="00570D54" w:rsidRDefault="00570D54" w:rsidP="00CA3A16">
            <w:pPr>
              <w:widowControl w:val="0"/>
              <w:autoSpaceDE w:val="0"/>
              <w:autoSpaceDN w:val="0"/>
              <w:adjustRightInd w:val="0"/>
              <w:spacing w:beforeLines="40" w:before="96" w:afterLines="40" w:after="96" w:line="276" w:lineRule="auto"/>
              <w:jc w:val="both"/>
              <w:rPr>
                <w:rFonts w:ascii="Times New Roman" w:eastAsia="Times New Roman" w:hAnsi="Times New Roman" w:cs="Times New Roman"/>
                <w:sz w:val="24"/>
                <w:szCs w:val="24"/>
                <w:lang w:val="en-US"/>
              </w:rPr>
            </w:pPr>
            <w:r w:rsidRPr="00570D54">
              <w:rPr>
                <w:rFonts w:ascii="Times New Roman" w:eastAsia="Times New Roman" w:hAnsi="Times New Roman" w:cs="Times New Roman"/>
                <w:sz w:val="24"/>
                <w:szCs w:val="24"/>
                <w:lang w:val="en-US"/>
              </w:rPr>
              <w:t>Đỗ Trung Thắng</w:t>
            </w:r>
          </w:p>
        </w:tc>
        <w:tc>
          <w:tcPr>
            <w:tcW w:w="3817" w:type="dxa"/>
          </w:tcPr>
          <w:p w14:paraId="7BBA1899" w14:textId="77777777" w:rsidR="00717397" w:rsidRPr="005A27FA" w:rsidRDefault="00717397" w:rsidP="00CA3A16">
            <w:pPr>
              <w:widowControl w:val="0"/>
              <w:autoSpaceDE w:val="0"/>
              <w:autoSpaceDN w:val="0"/>
              <w:adjustRightInd w:val="0"/>
              <w:spacing w:beforeLines="40" w:before="96" w:afterLines="40" w:after="96" w:line="276" w:lineRule="auto"/>
              <w:jc w:val="both"/>
              <w:rPr>
                <w:rFonts w:ascii="Times New Roman" w:eastAsia="Times New Roman" w:hAnsi="Times New Roman" w:cs="Times New Roman"/>
                <w:sz w:val="24"/>
                <w:szCs w:val="24"/>
              </w:rPr>
            </w:pPr>
            <w:r w:rsidRPr="005A27FA">
              <w:rPr>
                <w:rFonts w:ascii="Times New Roman" w:eastAsia="Times New Roman" w:hAnsi="Times New Roman" w:cs="Times New Roman"/>
                <w:sz w:val="24"/>
                <w:szCs w:val="24"/>
              </w:rPr>
              <w:t>Nguyễn Tuấn Kiệt</w:t>
            </w:r>
          </w:p>
        </w:tc>
      </w:tr>
      <w:tr w:rsidR="00717397" w:rsidRPr="0064122E" w14:paraId="2A38EBAF" w14:textId="77777777" w:rsidTr="00CA3A16">
        <w:tc>
          <w:tcPr>
            <w:tcW w:w="1597" w:type="dxa"/>
          </w:tcPr>
          <w:p w14:paraId="3E49159C" w14:textId="77777777" w:rsidR="00717397" w:rsidRPr="00570D54" w:rsidRDefault="00717397" w:rsidP="00CA3A16">
            <w:pPr>
              <w:widowControl w:val="0"/>
              <w:autoSpaceDE w:val="0"/>
              <w:autoSpaceDN w:val="0"/>
              <w:adjustRightInd w:val="0"/>
              <w:spacing w:beforeLines="40" w:before="96" w:afterLines="40" w:after="96" w:line="276" w:lineRule="auto"/>
              <w:jc w:val="both"/>
              <w:rPr>
                <w:rFonts w:ascii="Times New Roman" w:eastAsia="Times New Roman" w:hAnsi="Times New Roman" w:cs="Times New Roman"/>
                <w:sz w:val="24"/>
                <w:szCs w:val="24"/>
              </w:rPr>
            </w:pPr>
            <w:r w:rsidRPr="00570D54">
              <w:rPr>
                <w:rFonts w:ascii="Times New Roman" w:eastAsia="Times New Roman" w:hAnsi="Times New Roman" w:cs="Times New Roman"/>
                <w:sz w:val="24"/>
                <w:szCs w:val="24"/>
              </w:rPr>
              <w:t>Email</w:t>
            </w:r>
          </w:p>
        </w:tc>
        <w:tc>
          <w:tcPr>
            <w:tcW w:w="3653" w:type="dxa"/>
          </w:tcPr>
          <w:p w14:paraId="14CEDE49" w14:textId="5A56CB96" w:rsidR="00717397" w:rsidRPr="00570D54" w:rsidRDefault="00000000" w:rsidP="00CA3A16">
            <w:pPr>
              <w:widowControl w:val="0"/>
              <w:autoSpaceDE w:val="0"/>
              <w:autoSpaceDN w:val="0"/>
              <w:adjustRightInd w:val="0"/>
              <w:spacing w:beforeLines="40" w:before="96" w:afterLines="40" w:after="96" w:line="276" w:lineRule="auto"/>
              <w:jc w:val="both"/>
              <w:rPr>
                <w:rFonts w:ascii="Times New Roman" w:eastAsia="Times New Roman" w:hAnsi="Times New Roman" w:cs="Times New Roman"/>
                <w:sz w:val="24"/>
                <w:szCs w:val="24"/>
                <w:lang w:val="vi-VN"/>
              </w:rPr>
            </w:pPr>
            <w:hyperlink r:id="rId10" w:history="1">
              <w:r w:rsidR="00570D54" w:rsidRPr="00570D54">
                <w:rPr>
                  <w:rStyle w:val="Hyperlink"/>
                  <w:rFonts w:ascii="Times New Roman" w:hAnsi="Times New Roman" w:cs="Times New Roman"/>
                  <w:sz w:val="24"/>
                  <w:szCs w:val="24"/>
                </w:rPr>
                <w:t>thang.dt@innotel.com.vn</w:t>
              </w:r>
            </w:hyperlink>
          </w:p>
        </w:tc>
        <w:tc>
          <w:tcPr>
            <w:tcW w:w="3817" w:type="dxa"/>
          </w:tcPr>
          <w:p w14:paraId="5F325D7A" w14:textId="77777777" w:rsidR="00717397" w:rsidRPr="005A27FA" w:rsidRDefault="00717397" w:rsidP="00CA3A16">
            <w:pPr>
              <w:widowControl w:val="0"/>
              <w:autoSpaceDE w:val="0"/>
              <w:autoSpaceDN w:val="0"/>
              <w:adjustRightInd w:val="0"/>
              <w:spacing w:beforeLines="40" w:before="96" w:afterLines="40" w:after="96" w:line="276" w:lineRule="auto"/>
              <w:jc w:val="both"/>
              <w:rPr>
                <w:rFonts w:ascii="Times New Roman" w:eastAsia="Times New Roman" w:hAnsi="Times New Roman" w:cs="Times New Roman"/>
                <w:sz w:val="24"/>
                <w:szCs w:val="24"/>
              </w:rPr>
            </w:pPr>
            <w:r w:rsidRPr="005A27FA">
              <w:rPr>
                <w:rFonts w:ascii="Times New Roman" w:eastAsia="Times New Roman" w:hAnsi="Times New Roman" w:cs="Times New Roman"/>
                <w:sz w:val="24"/>
                <w:szCs w:val="24"/>
              </w:rPr>
              <w:t>kiet.nguyen@sedbergh.edu.vn</w:t>
            </w:r>
          </w:p>
        </w:tc>
      </w:tr>
      <w:tr w:rsidR="00717397" w:rsidRPr="0064122E" w14:paraId="7F6FADC0" w14:textId="77777777" w:rsidTr="00CA3A16">
        <w:tc>
          <w:tcPr>
            <w:tcW w:w="1597" w:type="dxa"/>
          </w:tcPr>
          <w:p w14:paraId="64B674A9" w14:textId="77777777" w:rsidR="00717397" w:rsidRPr="00570D54" w:rsidRDefault="00717397" w:rsidP="00CA3A16">
            <w:pPr>
              <w:widowControl w:val="0"/>
              <w:autoSpaceDE w:val="0"/>
              <w:autoSpaceDN w:val="0"/>
              <w:adjustRightInd w:val="0"/>
              <w:spacing w:beforeLines="40" w:before="96" w:afterLines="40" w:after="96" w:line="276" w:lineRule="auto"/>
              <w:jc w:val="both"/>
              <w:rPr>
                <w:rFonts w:ascii="Times New Roman" w:eastAsia="Times New Roman" w:hAnsi="Times New Roman" w:cs="Times New Roman"/>
                <w:sz w:val="24"/>
                <w:szCs w:val="24"/>
              </w:rPr>
            </w:pPr>
            <w:r w:rsidRPr="00570D54">
              <w:rPr>
                <w:rFonts w:ascii="Times New Roman" w:eastAsia="Times New Roman" w:hAnsi="Times New Roman" w:cs="Times New Roman"/>
                <w:sz w:val="24"/>
                <w:szCs w:val="24"/>
              </w:rPr>
              <w:t>Địa chỉ</w:t>
            </w:r>
          </w:p>
        </w:tc>
        <w:tc>
          <w:tcPr>
            <w:tcW w:w="3653" w:type="dxa"/>
          </w:tcPr>
          <w:p w14:paraId="46A65A4D" w14:textId="6F1154F4" w:rsidR="00717397" w:rsidRPr="00570D54" w:rsidRDefault="00570D54" w:rsidP="009820DA">
            <w:pPr>
              <w:widowControl w:val="0"/>
              <w:autoSpaceDE w:val="0"/>
              <w:autoSpaceDN w:val="0"/>
              <w:adjustRightInd w:val="0"/>
              <w:spacing w:beforeLines="40" w:before="96" w:afterLines="40" w:after="96" w:line="276" w:lineRule="auto"/>
              <w:jc w:val="both"/>
              <w:rPr>
                <w:rFonts w:ascii="Times New Roman" w:eastAsia="Times New Roman" w:hAnsi="Times New Roman" w:cs="Times New Roman"/>
                <w:sz w:val="24"/>
                <w:szCs w:val="24"/>
              </w:rPr>
            </w:pPr>
            <w:r w:rsidRPr="00570D54">
              <w:rPr>
                <w:rFonts w:ascii="Times New Roman" w:eastAsia="Palatino Linotype" w:hAnsi="Times New Roman" w:cs="Times New Roman"/>
                <w:sz w:val="24"/>
                <w:szCs w:val="24"/>
              </w:rPr>
              <w:t>Số 55/31 Đường Trần Đình Xu, Phường Cầu Ông Lãnh, TP Hồ Chí Minh, Việt Nam</w:t>
            </w:r>
          </w:p>
        </w:tc>
        <w:tc>
          <w:tcPr>
            <w:tcW w:w="3817" w:type="dxa"/>
          </w:tcPr>
          <w:p w14:paraId="76E30CD1" w14:textId="77777777" w:rsidR="00717397" w:rsidRPr="005A27FA" w:rsidRDefault="00717397" w:rsidP="00CA3A16">
            <w:pPr>
              <w:widowControl w:val="0"/>
              <w:autoSpaceDE w:val="0"/>
              <w:autoSpaceDN w:val="0"/>
              <w:adjustRightInd w:val="0"/>
              <w:spacing w:beforeLines="40" w:before="96" w:afterLines="40" w:after="96" w:line="276" w:lineRule="auto"/>
              <w:jc w:val="both"/>
              <w:rPr>
                <w:rFonts w:ascii="Times New Roman" w:eastAsia="Times New Roman" w:hAnsi="Times New Roman" w:cs="Times New Roman"/>
                <w:sz w:val="24"/>
                <w:szCs w:val="24"/>
              </w:rPr>
            </w:pPr>
            <w:r w:rsidRPr="005A27FA">
              <w:rPr>
                <w:rFonts w:ascii="Times New Roman" w:eastAsia="Palatino Linotype" w:hAnsi="Times New Roman" w:cs="Times New Roman"/>
                <w:sz w:val="24"/>
                <w:szCs w:val="24"/>
              </w:rPr>
              <w:t>Số 86, đường </w:t>
            </w:r>
            <w:hyperlink r:id="rId11">
              <w:r w:rsidRPr="005A27FA">
                <w:rPr>
                  <w:rFonts w:ascii="Times New Roman" w:eastAsia="Palatino Linotype" w:hAnsi="Times New Roman" w:cs="Times New Roman"/>
                  <w:sz w:val="24"/>
                  <w:szCs w:val="24"/>
                </w:rPr>
                <w:t>23, P</w:t>
              </w:r>
            </w:hyperlink>
            <w:r w:rsidRPr="005A27FA">
              <w:rPr>
                <w:rFonts w:ascii="Times New Roman" w:eastAsia="Palatino Linotype" w:hAnsi="Times New Roman" w:cs="Times New Roman"/>
                <w:sz w:val="24"/>
                <w:szCs w:val="24"/>
              </w:rPr>
              <w:t>hường Tân Mỹ, HCM</w:t>
            </w:r>
          </w:p>
        </w:tc>
      </w:tr>
      <w:tr w:rsidR="00570D54" w:rsidRPr="0064122E" w14:paraId="59EE73F6" w14:textId="77777777" w:rsidTr="00CA3A16">
        <w:tc>
          <w:tcPr>
            <w:tcW w:w="1597" w:type="dxa"/>
          </w:tcPr>
          <w:p w14:paraId="7A699A74" w14:textId="77777777" w:rsidR="00570D54" w:rsidRPr="00570D54" w:rsidRDefault="00570D54" w:rsidP="00570D54">
            <w:pPr>
              <w:widowControl w:val="0"/>
              <w:autoSpaceDE w:val="0"/>
              <w:autoSpaceDN w:val="0"/>
              <w:adjustRightInd w:val="0"/>
              <w:spacing w:beforeLines="40" w:before="96" w:afterLines="40" w:after="96" w:line="276" w:lineRule="auto"/>
              <w:jc w:val="both"/>
              <w:rPr>
                <w:rFonts w:ascii="Times New Roman" w:eastAsia="Times New Roman" w:hAnsi="Times New Roman" w:cs="Times New Roman"/>
                <w:sz w:val="24"/>
                <w:szCs w:val="24"/>
              </w:rPr>
            </w:pPr>
            <w:r w:rsidRPr="00570D54">
              <w:rPr>
                <w:rFonts w:ascii="Times New Roman" w:eastAsia="Times New Roman" w:hAnsi="Times New Roman" w:cs="Times New Roman"/>
                <w:sz w:val="24"/>
                <w:szCs w:val="24"/>
              </w:rPr>
              <w:t>SĐT</w:t>
            </w:r>
          </w:p>
        </w:tc>
        <w:tc>
          <w:tcPr>
            <w:tcW w:w="3653" w:type="dxa"/>
          </w:tcPr>
          <w:p w14:paraId="40575026" w14:textId="05088C27" w:rsidR="00570D54" w:rsidRPr="00570D54" w:rsidRDefault="00570D54" w:rsidP="00570D54">
            <w:pPr>
              <w:widowControl w:val="0"/>
              <w:autoSpaceDE w:val="0"/>
              <w:autoSpaceDN w:val="0"/>
              <w:adjustRightInd w:val="0"/>
              <w:spacing w:beforeLines="40" w:before="96" w:afterLines="40" w:after="96" w:line="276" w:lineRule="auto"/>
              <w:jc w:val="both"/>
              <w:rPr>
                <w:rFonts w:ascii="Times New Roman" w:eastAsia="Times New Roman" w:hAnsi="Times New Roman" w:cs="Times New Roman"/>
                <w:sz w:val="24"/>
                <w:szCs w:val="24"/>
              </w:rPr>
            </w:pPr>
            <w:r w:rsidRPr="00570D54">
              <w:rPr>
                <w:rFonts w:ascii="Times New Roman" w:hAnsi="Times New Roman" w:cs="Times New Roman"/>
                <w:color w:val="000000"/>
                <w:sz w:val="24"/>
                <w:szCs w:val="24"/>
              </w:rPr>
              <w:t>0903399737</w:t>
            </w:r>
          </w:p>
        </w:tc>
        <w:tc>
          <w:tcPr>
            <w:tcW w:w="3817" w:type="dxa"/>
          </w:tcPr>
          <w:p w14:paraId="70AA8CF5" w14:textId="77777777" w:rsidR="00570D54" w:rsidRPr="005A27FA" w:rsidRDefault="00570D54" w:rsidP="00570D54">
            <w:pPr>
              <w:widowControl w:val="0"/>
              <w:autoSpaceDE w:val="0"/>
              <w:autoSpaceDN w:val="0"/>
              <w:adjustRightInd w:val="0"/>
              <w:spacing w:beforeLines="40" w:before="96" w:afterLines="40" w:after="96" w:line="276" w:lineRule="auto"/>
              <w:jc w:val="both"/>
              <w:rPr>
                <w:rFonts w:ascii="Times New Roman" w:eastAsia="Times New Roman" w:hAnsi="Times New Roman" w:cs="Times New Roman"/>
                <w:sz w:val="24"/>
                <w:szCs w:val="24"/>
              </w:rPr>
            </w:pPr>
            <w:r w:rsidRPr="005A27FA">
              <w:rPr>
                <w:rFonts w:ascii="Times New Roman" w:eastAsia="Times New Roman" w:hAnsi="Times New Roman" w:cs="Times New Roman"/>
                <w:sz w:val="24"/>
                <w:szCs w:val="24"/>
              </w:rPr>
              <w:t>0778277211</w:t>
            </w:r>
          </w:p>
        </w:tc>
      </w:tr>
    </w:tbl>
    <w:p w14:paraId="2BE38002" w14:textId="77777777" w:rsidR="00717397" w:rsidRPr="0064122E" w:rsidRDefault="00717397" w:rsidP="00717397">
      <w:pPr>
        <w:spacing w:after="0" w:line="264" w:lineRule="auto"/>
        <w:jc w:val="both"/>
        <w:rPr>
          <w:rFonts w:ascii="Times New Roman" w:eastAsia="Palatino Linotype" w:hAnsi="Times New Roman" w:cs="Times New Roman"/>
          <w:b/>
          <w:sz w:val="24"/>
          <w:szCs w:val="24"/>
        </w:rPr>
      </w:pPr>
    </w:p>
    <w:p w14:paraId="48C4B2DD" w14:textId="77777777" w:rsidR="00717397" w:rsidRDefault="00717397" w:rsidP="00717397">
      <w:pPr>
        <w:spacing w:after="0" w:line="264" w:lineRule="auto"/>
        <w:jc w:val="both"/>
        <w:rPr>
          <w:rFonts w:ascii="Times New Roman" w:eastAsia="Palatino Linotype" w:hAnsi="Times New Roman" w:cs="Times New Roman"/>
          <w:b/>
          <w:sz w:val="24"/>
          <w:szCs w:val="24"/>
          <w:u w:val="single"/>
        </w:rPr>
      </w:pPr>
    </w:p>
    <w:p w14:paraId="3D0E9F81" w14:textId="77777777" w:rsidR="00717397" w:rsidRPr="0064122E" w:rsidRDefault="00717397" w:rsidP="00717397">
      <w:pPr>
        <w:spacing w:after="0" w:line="264" w:lineRule="auto"/>
        <w:jc w:val="both"/>
        <w:rPr>
          <w:rFonts w:ascii="Times New Roman" w:eastAsia="Palatino Linotype" w:hAnsi="Times New Roman" w:cs="Times New Roman"/>
          <w:b/>
          <w:sz w:val="24"/>
          <w:szCs w:val="24"/>
        </w:rPr>
      </w:pPr>
      <w:r w:rsidRPr="0064122E">
        <w:rPr>
          <w:rFonts w:ascii="Times New Roman" w:eastAsia="Palatino Linotype" w:hAnsi="Times New Roman" w:cs="Times New Roman"/>
          <w:b/>
          <w:sz w:val="24"/>
          <w:szCs w:val="24"/>
          <w:u w:val="single"/>
        </w:rPr>
        <w:t>ĐIỀU 13</w:t>
      </w:r>
      <w:r w:rsidRPr="0064122E">
        <w:rPr>
          <w:rFonts w:ascii="Times New Roman" w:eastAsia="Palatino Linotype" w:hAnsi="Times New Roman" w:cs="Times New Roman"/>
          <w:b/>
          <w:sz w:val="24"/>
          <w:szCs w:val="24"/>
        </w:rPr>
        <w:t>: ĐIỀU KHOẢN CHUNG</w:t>
      </w:r>
    </w:p>
    <w:p w14:paraId="7509DBD2" w14:textId="77777777" w:rsidR="00717397" w:rsidRPr="0064122E" w:rsidRDefault="00717397" w:rsidP="00717397">
      <w:pPr>
        <w:spacing w:after="0" w:line="264" w:lineRule="auto"/>
        <w:ind w:left="720" w:hanging="720"/>
        <w:jc w:val="both"/>
        <w:rPr>
          <w:rFonts w:ascii="Times New Roman" w:eastAsia="Palatino Linotype" w:hAnsi="Times New Roman" w:cs="Times New Roman"/>
          <w:sz w:val="24"/>
          <w:szCs w:val="24"/>
        </w:rPr>
      </w:pPr>
      <w:r w:rsidRPr="0064122E">
        <w:rPr>
          <w:rFonts w:ascii="Times New Roman" w:eastAsia="Palatino Linotype" w:hAnsi="Times New Roman" w:cs="Times New Roman"/>
          <w:sz w:val="24"/>
          <w:szCs w:val="24"/>
        </w:rPr>
        <w:t xml:space="preserve">13.2 </w:t>
      </w:r>
      <w:r w:rsidRPr="0064122E">
        <w:rPr>
          <w:rFonts w:ascii="Times New Roman" w:eastAsia="Palatino Linotype" w:hAnsi="Times New Roman" w:cs="Times New Roman"/>
          <w:sz w:val="24"/>
          <w:szCs w:val="24"/>
        </w:rPr>
        <w:tab/>
        <w:t xml:space="preserve">Hợp đồng được lập thành bốn (04) bản, mỗi Bên giữ </w:t>
      </w:r>
      <w:r>
        <w:rPr>
          <w:rFonts w:ascii="Times New Roman" w:eastAsia="Palatino Linotype" w:hAnsi="Times New Roman" w:cs="Times New Roman"/>
          <w:sz w:val="24"/>
          <w:szCs w:val="24"/>
        </w:rPr>
        <w:t>hai</w:t>
      </w:r>
      <w:r w:rsidRPr="0064122E">
        <w:rPr>
          <w:rFonts w:ascii="Times New Roman" w:eastAsia="Palatino Linotype" w:hAnsi="Times New Roman" w:cs="Times New Roman"/>
          <w:sz w:val="24"/>
          <w:szCs w:val="24"/>
        </w:rPr>
        <w:t xml:space="preserve"> (02) bản, có giá trị như nhau và có hiệu lực kể từ ngày ký. </w:t>
      </w:r>
    </w:p>
    <w:p w14:paraId="1642FDD4" w14:textId="77777777" w:rsidR="00717397" w:rsidRPr="0064122E" w:rsidRDefault="00717397" w:rsidP="00717397">
      <w:pPr>
        <w:spacing w:after="0" w:line="264" w:lineRule="auto"/>
        <w:ind w:left="720" w:hanging="720"/>
        <w:jc w:val="both"/>
        <w:rPr>
          <w:rFonts w:ascii="Times New Roman" w:eastAsia="Palatino Linotype" w:hAnsi="Times New Roman" w:cs="Times New Roman"/>
          <w:sz w:val="24"/>
          <w:szCs w:val="24"/>
        </w:rPr>
      </w:pPr>
      <w:bookmarkStart w:id="11" w:name="_heading=h.58uae82je3j5" w:colFirst="0" w:colLast="0"/>
      <w:bookmarkEnd w:id="11"/>
      <w:r w:rsidRPr="0064122E">
        <w:rPr>
          <w:rFonts w:ascii="Times New Roman" w:eastAsia="Palatino Linotype" w:hAnsi="Times New Roman" w:cs="Times New Roman"/>
          <w:sz w:val="24"/>
          <w:szCs w:val="24"/>
        </w:rPr>
        <w:t xml:space="preserve">13.3 </w:t>
      </w:r>
      <w:r w:rsidRPr="0064122E">
        <w:rPr>
          <w:rFonts w:ascii="Times New Roman" w:eastAsia="Palatino Linotype" w:hAnsi="Times New Roman" w:cs="Times New Roman"/>
          <w:sz w:val="24"/>
          <w:szCs w:val="24"/>
        </w:rPr>
        <w:tab/>
        <w:t xml:space="preserve">Hợp đồng sẽ tự động thanh lý sau khi hai Bên đã hoàn tất các quyền và nghĩa vụ theo quy định tại Hợp đồng này. </w:t>
      </w:r>
    </w:p>
    <w:p w14:paraId="23106F48" w14:textId="77777777" w:rsidR="00717397" w:rsidRPr="0064122E" w:rsidRDefault="00717397" w:rsidP="00717397">
      <w:pPr>
        <w:spacing w:after="0" w:line="264" w:lineRule="auto"/>
        <w:ind w:left="720"/>
        <w:jc w:val="both"/>
        <w:rPr>
          <w:rFonts w:ascii="Times New Roman" w:eastAsia="Palatino Linotype" w:hAnsi="Times New Roman" w:cs="Times New Roman"/>
          <w:sz w:val="24"/>
          <w:szCs w:val="24"/>
        </w:rPr>
      </w:pPr>
    </w:p>
    <w:p w14:paraId="4889D8A6" w14:textId="77777777" w:rsidR="00717397" w:rsidRPr="0064122E" w:rsidRDefault="00717397" w:rsidP="00717397">
      <w:pPr>
        <w:spacing w:after="0" w:line="264" w:lineRule="auto"/>
        <w:jc w:val="both"/>
        <w:rPr>
          <w:rFonts w:ascii="Times New Roman" w:eastAsia="Palatino Linotype" w:hAnsi="Times New Roman" w:cs="Times New Roman"/>
          <w:b/>
          <w:sz w:val="24"/>
          <w:szCs w:val="24"/>
        </w:rPr>
      </w:pPr>
      <w:r w:rsidRPr="0064122E">
        <w:rPr>
          <w:rFonts w:ascii="Times New Roman" w:eastAsia="Palatino Linotype" w:hAnsi="Times New Roman" w:cs="Times New Roman"/>
          <w:sz w:val="24"/>
          <w:szCs w:val="24"/>
        </w:rPr>
        <w:tab/>
        <w:t xml:space="preserve">   </w:t>
      </w:r>
      <w:r w:rsidRPr="0064122E">
        <w:rPr>
          <w:rFonts w:ascii="Times New Roman" w:eastAsia="Palatino Linotype" w:hAnsi="Times New Roman" w:cs="Times New Roman"/>
          <w:b/>
          <w:sz w:val="24"/>
          <w:szCs w:val="24"/>
        </w:rPr>
        <w:t>Đại diện cho Bên A</w:t>
      </w:r>
      <w:r w:rsidRPr="0064122E">
        <w:rPr>
          <w:rFonts w:ascii="Times New Roman" w:eastAsia="Palatino Linotype" w:hAnsi="Times New Roman" w:cs="Times New Roman"/>
          <w:b/>
          <w:sz w:val="24"/>
          <w:szCs w:val="24"/>
        </w:rPr>
        <w:tab/>
      </w:r>
      <w:r w:rsidRPr="0064122E">
        <w:rPr>
          <w:rFonts w:ascii="Times New Roman" w:eastAsia="Palatino Linotype" w:hAnsi="Times New Roman" w:cs="Times New Roman"/>
          <w:b/>
          <w:sz w:val="24"/>
          <w:szCs w:val="24"/>
        </w:rPr>
        <w:tab/>
      </w:r>
      <w:r w:rsidRPr="0064122E">
        <w:rPr>
          <w:rFonts w:ascii="Times New Roman" w:eastAsia="Palatino Linotype" w:hAnsi="Times New Roman" w:cs="Times New Roman"/>
          <w:b/>
          <w:sz w:val="24"/>
          <w:szCs w:val="24"/>
        </w:rPr>
        <w:tab/>
      </w:r>
      <w:r w:rsidRPr="0064122E">
        <w:rPr>
          <w:rFonts w:ascii="Times New Roman" w:eastAsia="Palatino Linotype" w:hAnsi="Times New Roman" w:cs="Times New Roman"/>
          <w:b/>
          <w:sz w:val="24"/>
          <w:szCs w:val="24"/>
        </w:rPr>
        <w:tab/>
      </w:r>
      <w:r w:rsidRPr="0064122E">
        <w:rPr>
          <w:rFonts w:ascii="Times New Roman" w:eastAsia="Palatino Linotype" w:hAnsi="Times New Roman" w:cs="Times New Roman"/>
          <w:b/>
          <w:sz w:val="24"/>
          <w:szCs w:val="24"/>
        </w:rPr>
        <w:tab/>
      </w:r>
      <w:r w:rsidRPr="0064122E">
        <w:rPr>
          <w:rFonts w:ascii="Times New Roman" w:eastAsia="Palatino Linotype" w:hAnsi="Times New Roman" w:cs="Times New Roman"/>
          <w:b/>
          <w:sz w:val="24"/>
          <w:szCs w:val="24"/>
        </w:rPr>
        <w:tab/>
        <w:t xml:space="preserve">   Đại diện cho Bên B</w:t>
      </w:r>
    </w:p>
    <w:p w14:paraId="6B493AAF" w14:textId="77777777" w:rsidR="00717397" w:rsidRPr="0064122E" w:rsidRDefault="00717397" w:rsidP="00717397">
      <w:pPr>
        <w:spacing w:after="0" w:line="264" w:lineRule="auto"/>
        <w:jc w:val="both"/>
        <w:rPr>
          <w:rFonts w:ascii="Times New Roman" w:eastAsia="Palatino Linotype" w:hAnsi="Times New Roman" w:cs="Times New Roman"/>
          <w:sz w:val="24"/>
          <w:szCs w:val="24"/>
        </w:rPr>
      </w:pPr>
    </w:p>
    <w:p w14:paraId="735D385E" w14:textId="77777777" w:rsidR="00717397" w:rsidRDefault="00717397" w:rsidP="00717397">
      <w:pPr>
        <w:spacing w:after="0" w:line="264" w:lineRule="auto"/>
        <w:jc w:val="both"/>
        <w:rPr>
          <w:rFonts w:ascii="Times New Roman" w:eastAsia="Palatino Linotype" w:hAnsi="Times New Roman" w:cs="Times New Roman"/>
          <w:sz w:val="24"/>
          <w:szCs w:val="24"/>
        </w:rPr>
      </w:pPr>
    </w:p>
    <w:p w14:paraId="5A486475" w14:textId="77777777" w:rsidR="00717397" w:rsidRPr="0064122E" w:rsidRDefault="00717397" w:rsidP="00717397">
      <w:pPr>
        <w:spacing w:after="0" w:line="264" w:lineRule="auto"/>
        <w:jc w:val="both"/>
        <w:rPr>
          <w:rFonts w:ascii="Times New Roman" w:eastAsia="Palatino Linotype" w:hAnsi="Times New Roman" w:cs="Times New Roman"/>
          <w:sz w:val="24"/>
          <w:szCs w:val="24"/>
        </w:rPr>
      </w:pPr>
    </w:p>
    <w:p w14:paraId="2642D584" w14:textId="77777777" w:rsidR="00717397" w:rsidRDefault="00717397" w:rsidP="00717397">
      <w:pPr>
        <w:spacing w:after="0" w:line="264" w:lineRule="auto"/>
        <w:jc w:val="both"/>
        <w:rPr>
          <w:rFonts w:ascii="Times New Roman" w:eastAsia="Palatino Linotype" w:hAnsi="Times New Roman" w:cs="Times New Roman"/>
          <w:sz w:val="24"/>
          <w:szCs w:val="24"/>
        </w:rPr>
      </w:pPr>
    </w:p>
    <w:p w14:paraId="6D05E9D7" w14:textId="77777777" w:rsidR="00717397" w:rsidRDefault="00717397" w:rsidP="00717397">
      <w:pPr>
        <w:spacing w:after="0" w:line="264" w:lineRule="auto"/>
        <w:jc w:val="both"/>
        <w:rPr>
          <w:rFonts w:ascii="Times New Roman" w:eastAsia="Palatino Linotype" w:hAnsi="Times New Roman" w:cs="Times New Roman"/>
          <w:sz w:val="24"/>
          <w:szCs w:val="24"/>
        </w:rPr>
      </w:pPr>
    </w:p>
    <w:p w14:paraId="16E8C27C" w14:textId="77777777" w:rsidR="00717397" w:rsidRDefault="00717397" w:rsidP="00717397">
      <w:pPr>
        <w:spacing w:after="0" w:line="264" w:lineRule="auto"/>
        <w:jc w:val="both"/>
        <w:rPr>
          <w:rFonts w:ascii="Times New Roman" w:eastAsia="Palatino Linotype" w:hAnsi="Times New Roman" w:cs="Times New Roman"/>
          <w:sz w:val="24"/>
          <w:szCs w:val="24"/>
        </w:rPr>
      </w:pPr>
    </w:p>
    <w:p w14:paraId="7A79DFBE" w14:textId="766CC42C" w:rsidR="00717397" w:rsidRPr="000D2A75" w:rsidRDefault="00320D7E" w:rsidP="00320D7E">
      <w:pPr>
        <w:spacing w:after="0" w:line="264" w:lineRule="auto"/>
        <w:ind w:firstLine="720"/>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HUỲNH THANH HẢI</w:t>
      </w:r>
      <w:r w:rsidR="00490841">
        <w:rPr>
          <w:rFonts w:ascii="Times New Roman" w:eastAsia="Palatino Linotype" w:hAnsi="Times New Roman" w:cs="Times New Roman"/>
          <w:b/>
          <w:bCs/>
          <w:sz w:val="24"/>
          <w:szCs w:val="24"/>
        </w:rPr>
        <w:tab/>
      </w:r>
      <w:r w:rsidR="00490841">
        <w:rPr>
          <w:rFonts w:ascii="Times New Roman" w:eastAsia="Palatino Linotype" w:hAnsi="Times New Roman" w:cs="Times New Roman"/>
          <w:b/>
          <w:bCs/>
          <w:sz w:val="24"/>
          <w:szCs w:val="24"/>
        </w:rPr>
        <w:tab/>
      </w:r>
      <w:r w:rsidR="00490841">
        <w:rPr>
          <w:rFonts w:ascii="Times New Roman" w:eastAsia="Palatino Linotype" w:hAnsi="Times New Roman" w:cs="Times New Roman"/>
          <w:b/>
          <w:bCs/>
          <w:sz w:val="24"/>
          <w:szCs w:val="24"/>
        </w:rPr>
        <w:tab/>
      </w:r>
      <w:r w:rsidR="00717397">
        <w:rPr>
          <w:rFonts w:ascii="Times New Roman" w:eastAsia="Palatino Linotype" w:hAnsi="Times New Roman" w:cs="Times New Roman"/>
          <w:b/>
          <w:bCs/>
          <w:sz w:val="24"/>
          <w:szCs w:val="24"/>
        </w:rPr>
        <w:tab/>
      </w:r>
      <w:r w:rsidR="00717397">
        <w:rPr>
          <w:rFonts w:ascii="Times New Roman" w:eastAsia="Palatino Linotype" w:hAnsi="Times New Roman" w:cs="Times New Roman"/>
          <w:b/>
          <w:bCs/>
          <w:sz w:val="24"/>
          <w:szCs w:val="24"/>
        </w:rPr>
        <w:tab/>
      </w:r>
      <w:r w:rsidR="004C7D00">
        <w:rPr>
          <w:rFonts w:ascii="Times New Roman" w:eastAsia="Palatino Linotype" w:hAnsi="Times New Roman" w:cs="Times New Roman"/>
          <w:b/>
          <w:bCs/>
          <w:sz w:val="24"/>
          <w:szCs w:val="24"/>
        </w:rPr>
        <w:t>ĐỖ THỊ THANH HUYỀN</w:t>
      </w:r>
    </w:p>
    <w:p w14:paraId="30896DEA" w14:textId="77777777" w:rsidR="00717397" w:rsidRPr="0064122E" w:rsidRDefault="00717397" w:rsidP="00717397">
      <w:pPr>
        <w:spacing w:after="0" w:line="264" w:lineRule="auto"/>
        <w:jc w:val="both"/>
        <w:rPr>
          <w:rFonts w:ascii="Times New Roman" w:eastAsia="Palatino Linotype" w:hAnsi="Times New Roman" w:cs="Times New Roman"/>
          <w:sz w:val="24"/>
          <w:szCs w:val="24"/>
        </w:rPr>
      </w:pPr>
    </w:p>
    <w:p w14:paraId="234A8772" w14:textId="77777777" w:rsidR="00717397" w:rsidRPr="0064122E" w:rsidRDefault="00717397" w:rsidP="00717397">
      <w:pPr>
        <w:spacing w:after="0" w:line="264" w:lineRule="auto"/>
        <w:jc w:val="both"/>
        <w:rPr>
          <w:rFonts w:ascii="Times New Roman" w:eastAsia="Palatino Linotype" w:hAnsi="Times New Roman" w:cs="Times New Roman"/>
          <w:sz w:val="24"/>
          <w:szCs w:val="24"/>
        </w:rPr>
      </w:pPr>
    </w:p>
    <w:p w14:paraId="7D3AE74B" w14:textId="77777777" w:rsidR="00717397" w:rsidRPr="0064122E" w:rsidRDefault="00717397" w:rsidP="00717397">
      <w:pPr>
        <w:spacing w:after="0" w:line="264" w:lineRule="auto"/>
        <w:jc w:val="both"/>
        <w:rPr>
          <w:rFonts w:ascii="Times New Roman" w:eastAsia="Palatino Linotype" w:hAnsi="Times New Roman" w:cs="Times New Roman"/>
          <w:sz w:val="24"/>
          <w:szCs w:val="24"/>
        </w:rPr>
      </w:pPr>
    </w:p>
    <w:p w14:paraId="57C82201" w14:textId="77777777" w:rsidR="00717397" w:rsidRPr="0064122E" w:rsidRDefault="00717397" w:rsidP="00717397">
      <w:pPr>
        <w:ind w:firstLine="720"/>
        <w:rPr>
          <w:rFonts w:ascii="Times New Roman" w:eastAsia="Times New Roman" w:hAnsi="Times New Roman" w:cs="Times New Roman"/>
          <w:b/>
          <w:bCs/>
          <w:sz w:val="24"/>
          <w:szCs w:val="24"/>
          <w:lang w:val="vi-VN"/>
        </w:rPr>
      </w:pPr>
      <w:r w:rsidRPr="0064122E">
        <w:rPr>
          <w:rFonts w:ascii="Times New Roman" w:eastAsia="Times New Roman" w:hAnsi="Times New Roman" w:cs="Times New Roman"/>
          <w:b/>
          <w:bCs/>
          <w:sz w:val="24"/>
          <w:szCs w:val="24"/>
          <w:lang w:val="vi-VN"/>
        </w:rPr>
        <w:tab/>
      </w:r>
      <w:r w:rsidRPr="0064122E">
        <w:rPr>
          <w:rFonts w:ascii="Times New Roman" w:eastAsia="Times New Roman" w:hAnsi="Times New Roman" w:cs="Times New Roman"/>
          <w:b/>
          <w:bCs/>
          <w:sz w:val="24"/>
          <w:szCs w:val="24"/>
          <w:lang w:val="vi-VN"/>
        </w:rPr>
        <w:tab/>
      </w:r>
      <w:r w:rsidRPr="0064122E">
        <w:rPr>
          <w:rFonts w:ascii="Times New Roman" w:eastAsia="Times New Roman" w:hAnsi="Times New Roman" w:cs="Times New Roman"/>
          <w:b/>
          <w:bCs/>
          <w:sz w:val="24"/>
          <w:szCs w:val="24"/>
          <w:lang w:val="vi-VN"/>
        </w:rPr>
        <w:tab/>
      </w:r>
      <w:r w:rsidRPr="0064122E">
        <w:rPr>
          <w:rFonts w:ascii="Times New Roman" w:eastAsia="Times New Roman" w:hAnsi="Times New Roman" w:cs="Times New Roman"/>
          <w:b/>
          <w:bCs/>
          <w:sz w:val="24"/>
          <w:szCs w:val="24"/>
          <w:lang w:val="vi-VN"/>
        </w:rPr>
        <w:tab/>
      </w:r>
      <w:r w:rsidRPr="0064122E">
        <w:rPr>
          <w:rFonts w:ascii="Times New Roman" w:eastAsia="Times New Roman" w:hAnsi="Times New Roman" w:cs="Times New Roman"/>
          <w:b/>
          <w:bCs/>
          <w:sz w:val="24"/>
          <w:szCs w:val="24"/>
          <w:lang w:val="vi-VN"/>
        </w:rPr>
        <w:tab/>
      </w:r>
    </w:p>
    <w:p w14:paraId="33CD60A6" w14:textId="77777777" w:rsidR="00717397" w:rsidRDefault="00717397" w:rsidP="00717397"/>
    <w:p w14:paraId="7DACD2DE" w14:textId="77777777" w:rsidR="00717397" w:rsidRDefault="00717397"/>
    <w:sectPr w:rsidR="00717397" w:rsidSect="00A127EC">
      <w:headerReference w:type="default" r:id="rId12"/>
      <w:footerReference w:type="default" r:id="rId13"/>
      <w:pgSz w:w="11907" w:h="16840"/>
      <w:pgMar w:top="0" w:right="657" w:bottom="990" w:left="1170" w:header="706" w:footer="73"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Nguyen Tien Tai" w:date="2025-09-22T13:40:00Z" w:initials="NTT">
    <w:p w14:paraId="69018370" w14:textId="77777777" w:rsidR="00196D16" w:rsidRDefault="00196D16" w:rsidP="00717397">
      <w:pPr>
        <w:pStyle w:val="CommentText"/>
      </w:pPr>
      <w:r>
        <w:rPr>
          <w:rStyle w:val="CommentReference"/>
        </w:rPr>
        <w:annotationRef/>
      </w:r>
      <w:r>
        <w:t>Legal khuyến cáo: Nên quy định chi tiết nhãn hiệu, xuất xử, nhà sản xuất, để tránh tranh chấp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901837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9018370" w16cid:durableId="72832E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7C0F7F" w14:textId="77777777" w:rsidR="00224EF4" w:rsidRDefault="00224EF4">
      <w:pPr>
        <w:spacing w:after="0" w:line="240" w:lineRule="auto"/>
      </w:pPr>
      <w:r>
        <w:separator/>
      </w:r>
    </w:p>
  </w:endnote>
  <w:endnote w:type="continuationSeparator" w:id="0">
    <w:p w14:paraId="2AB98E3F" w14:textId="77777777" w:rsidR="00224EF4" w:rsidRDefault="00224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CE390A" w14:textId="72913F23" w:rsidR="009D1BAB" w:rsidRDefault="00D835DD">
    <w:pPr>
      <w:pBdr>
        <w:top w:val="nil"/>
        <w:left w:val="nil"/>
        <w:bottom w:val="nil"/>
        <w:right w:val="nil"/>
        <w:between w:val="nil"/>
      </w:pBdr>
      <w:tabs>
        <w:tab w:val="center" w:pos="4680"/>
        <w:tab w:val="right" w:pos="9360"/>
      </w:tabs>
      <w:spacing w:after="0" w:line="240" w:lineRule="auto"/>
      <w:jc w:val="center"/>
      <w:rPr>
        <w:b/>
        <w:color w:val="000000"/>
      </w:rPr>
    </w:pPr>
    <w:r>
      <w:rPr>
        <w:b/>
        <w:color w:val="000000"/>
      </w:rPr>
      <w:fldChar w:fldCharType="begin"/>
    </w:r>
    <w:r>
      <w:rPr>
        <w:b/>
        <w:color w:val="000000"/>
      </w:rPr>
      <w:instrText>PAGE</w:instrText>
    </w:r>
    <w:r>
      <w:rPr>
        <w:b/>
        <w:color w:val="000000"/>
      </w:rPr>
      <w:fldChar w:fldCharType="separate"/>
    </w:r>
    <w:r w:rsidR="00AC0981">
      <w:rPr>
        <w:b/>
        <w:noProof/>
        <w:color w:val="000000"/>
      </w:rPr>
      <w:t>3</w:t>
    </w:r>
    <w:r>
      <w:rPr>
        <w:b/>
        <w:color w:val="000000"/>
      </w:rPr>
      <w:fldChar w:fldCharType="end"/>
    </w:r>
  </w:p>
  <w:p w14:paraId="766EE0D6" w14:textId="77777777" w:rsidR="009D1BAB" w:rsidRDefault="009D1BAB">
    <w:pPr>
      <w:pBdr>
        <w:top w:val="nil"/>
        <w:left w:val="nil"/>
        <w:bottom w:val="nil"/>
        <w:right w:val="nil"/>
        <w:between w:val="nil"/>
      </w:pBdr>
      <w:tabs>
        <w:tab w:val="center" w:pos="4680"/>
        <w:tab w:val="right" w:pos="9360"/>
        <w:tab w:val="right" w:pos="9072"/>
      </w:tabs>
      <w:spacing w:after="0" w:line="240" w:lineRule="auto"/>
      <w:rPr>
        <w:color w:val="8080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D9F4FF" w14:textId="77777777" w:rsidR="00224EF4" w:rsidRDefault="00224EF4">
      <w:pPr>
        <w:spacing w:after="0" w:line="240" w:lineRule="auto"/>
      </w:pPr>
      <w:r>
        <w:separator/>
      </w:r>
    </w:p>
  </w:footnote>
  <w:footnote w:type="continuationSeparator" w:id="0">
    <w:p w14:paraId="3C84BE32" w14:textId="77777777" w:rsidR="00224EF4" w:rsidRDefault="00224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C564C" w14:textId="77777777" w:rsidR="009D1BAB" w:rsidRDefault="009D1BA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A6160E"/>
    <w:multiLevelType w:val="multilevel"/>
    <w:tmpl w:val="7E0E3EA6"/>
    <w:lvl w:ilvl="0">
      <w:start w:val="4"/>
      <w:numFmt w:val="decimal"/>
      <w:lvlText w:val="%1"/>
      <w:lvlJc w:val="left"/>
      <w:pPr>
        <w:ind w:left="360" w:hanging="360"/>
      </w:pPr>
      <w:rPr>
        <w:b w:val="0"/>
      </w:rPr>
    </w:lvl>
    <w:lvl w:ilvl="1">
      <w:start w:val="1"/>
      <w:numFmt w:val="decimal"/>
      <w:lvlText w:val="%1.%2"/>
      <w:lvlJc w:val="left"/>
      <w:pPr>
        <w:ind w:left="360" w:hanging="360"/>
      </w:pPr>
      <w:rPr>
        <w:b w:val="0"/>
      </w:rPr>
    </w:lvl>
    <w:lvl w:ilvl="2">
      <w:start w:val="1"/>
      <w:numFmt w:val="decimal"/>
      <w:lvlText w:val="%1.%2.%3"/>
      <w:lvlJc w:val="left"/>
      <w:pPr>
        <w:ind w:left="720" w:hanging="720"/>
      </w:pPr>
      <w:rPr>
        <w:b w:val="0"/>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080" w:hanging="1080"/>
      </w:pPr>
      <w:rPr>
        <w:b w:val="0"/>
      </w:rPr>
    </w:lvl>
    <w:lvl w:ilvl="7">
      <w:start w:val="1"/>
      <w:numFmt w:val="decimal"/>
      <w:lvlText w:val="%1.%2.%3.%4.%5.%6.%7.%8"/>
      <w:lvlJc w:val="left"/>
      <w:pPr>
        <w:ind w:left="1440" w:hanging="1440"/>
      </w:pPr>
      <w:rPr>
        <w:b w:val="0"/>
      </w:rPr>
    </w:lvl>
    <w:lvl w:ilvl="8">
      <w:start w:val="1"/>
      <w:numFmt w:val="decimal"/>
      <w:lvlText w:val="%1.%2.%3.%4.%5.%6.%7.%8.%9"/>
      <w:lvlJc w:val="left"/>
      <w:pPr>
        <w:ind w:left="1440" w:hanging="1440"/>
      </w:pPr>
      <w:rPr>
        <w:b w:val="0"/>
      </w:rPr>
    </w:lvl>
  </w:abstractNum>
  <w:abstractNum w:abstractNumId="1" w15:restartNumberingAfterBreak="0">
    <w:nsid w:val="519B7B96"/>
    <w:multiLevelType w:val="multilevel"/>
    <w:tmpl w:val="E76E092A"/>
    <w:lvl w:ilvl="0">
      <w:start w:val="5"/>
      <w:numFmt w:val="decimal"/>
      <w:lvlText w:val="%1"/>
      <w:lvlJc w:val="left"/>
      <w:pPr>
        <w:ind w:left="360" w:hanging="360"/>
      </w:pPr>
      <w:rPr>
        <w:color w:val="000000"/>
      </w:rPr>
    </w:lvl>
    <w:lvl w:ilvl="1">
      <w:start w:val="1"/>
      <w:numFmt w:val="decimal"/>
      <w:lvlText w:val="%1.%2"/>
      <w:lvlJc w:val="left"/>
      <w:pPr>
        <w:ind w:left="360" w:hanging="36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2" w15:restartNumberingAfterBreak="0">
    <w:nsid w:val="5D170E91"/>
    <w:multiLevelType w:val="multilevel"/>
    <w:tmpl w:val="F934F9DA"/>
    <w:lvl w:ilvl="0">
      <w:start w:val="10"/>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632B2C35"/>
    <w:multiLevelType w:val="hybridMultilevel"/>
    <w:tmpl w:val="52620C2E"/>
    <w:lvl w:ilvl="0" w:tplc="A3C42776">
      <w:start w:val="4"/>
      <w:numFmt w:val="bullet"/>
      <w:lvlText w:val="-"/>
      <w:lvlJc w:val="left"/>
      <w:pPr>
        <w:ind w:left="1080" w:hanging="360"/>
      </w:pPr>
      <w:rPr>
        <w:rFonts w:ascii="Times New Roman" w:eastAsia="Palatino Linotype"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7962E62"/>
    <w:multiLevelType w:val="multilevel"/>
    <w:tmpl w:val="51A47042"/>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6BC24339"/>
    <w:multiLevelType w:val="multilevel"/>
    <w:tmpl w:val="3E4AF3F0"/>
    <w:lvl w:ilvl="0">
      <w:start w:val="3"/>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400" w:hanging="108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6" w15:restartNumberingAfterBreak="0">
    <w:nsid w:val="73EC0365"/>
    <w:multiLevelType w:val="multilevel"/>
    <w:tmpl w:val="F2C0376C"/>
    <w:lvl w:ilvl="0">
      <w:start w:val="7"/>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907455365">
    <w:abstractNumId w:val="0"/>
  </w:num>
  <w:num w:numId="2" w16cid:durableId="1535464828">
    <w:abstractNumId w:val="5"/>
  </w:num>
  <w:num w:numId="3" w16cid:durableId="1987200757">
    <w:abstractNumId w:val="4"/>
  </w:num>
  <w:num w:numId="4" w16cid:durableId="1949701822">
    <w:abstractNumId w:val="2"/>
  </w:num>
  <w:num w:numId="5" w16cid:durableId="180244954">
    <w:abstractNumId w:val="1"/>
  </w:num>
  <w:num w:numId="6" w16cid:durableId="609701788">
    <w:abstractNumId w:val="6"/>
  </w:num>
  <w:num w:numId="7" w16cid:durableId="174779729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guyen kiet">
    <w15:presenceInfo w15:providerId="Windows Live" w15:userId="7bd78b7c4867e249"/>
  </w15:person>
  <w15:person w15:author="Nguyen Tien Tai">
    <w15:presenceInfo w15:providerId="None" w15:userId="Nguyen Tien Tai"/>
  </w15:person>
  <w15:person w15:author="Tri Legal">
    <w15:presenceInfo w15:providerId="None" w15:userId="Tri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397"/>
    <w:rsid w:val="0004297D"/>
    <w:rsid w:val="0007570D"/>
    <w:rsid w:val="000A11E2"/>
    <w:rsid w:val="000D6BD1"/>
    <w:rsid w:val="001358F9"/>
    <w:rsid w:val="00142085"/>
    <w:rsid w:val="001560FE"/>
    <w:rsid w:val="00196D16"/>
    <w:rsid w:val="001A10CA"/>
    <w:rsid w:val="001A45D2"/>
    <w:rsid w:val="001B635B"/>
    <w:rsid w:val="001D081B"/>
    <w:rsid w:val="001D66C0"/>
    <w:rsid w:val="001E09F4"/>
    <w:rsid w:val="00224EF4"/>
    <w:rsid w:val="0023008A"/>
    <w:rsid w:val="00253382"/>
    <w:rsid w:val="00265225"/>
    <w:rsid w:val="002931BF"/>
    <w:rsid w:val="002931C0"/>
    <w:rsid w:val="0029531E"/>
    <w:rsid w:val="002E5182"/>
    <w:rsid w:val="00306786"/>
    <w:rsid w:val="00320D7E"/>
    <w:rsid w:val="003406C8"/>
    <w:rsid w:val="0035770B"/>
    <w:rsid w:val="003B1143"/>
    <w:rsid w:val="003C6545"/>
    <w:rsid w:val="003C6801"/>
    <w:rsid w:val="003E5380"/>
    <w:rsid w:val="00460261"/>
    <w:rsid w:val="00490841"/>
    <w:rsid w:val="00497171"/>
    <w:rsid w:val="004B0447"/>
    <w:rsid w:val="004C7D00"/>
    <w:rsid w:val="004D30F2"/>
    <w:rsid w:val="004D6F47"/>
    <w:rsid w:val="004E1D8E"/>
    <w:rsid w:val="005023B0"/>
    <w:rsid w:val="00505405"/>
    <w:rsid w:val="00521FBA"/>
    <w:rsid w:val="00537AD6"/>
    <w:rsid w:val="00540077"/>
    <w:rsid w:val="00540266"/>
    <w:rsid w:val="00570D54"/>
    <w:rsid w:val="005A27FA"/>
    <w:rsid w:val="005B326D"/>
    <w:rsid w:val="005B583E"/>
    <w:rsid w:val="005C4EF9"/>
    <w:rsid w:val="005E5182"/>
    <w:rsid w:val="005E6D40"/>
    <w:rsid w:val="00625DC9"/>
    <w:rsid w:val="00650FA6"/>
    <w:rsid w:val="00692AE0"/>
    <w:rsid w:val="006F2C8A"/>
    <w:rsid w:val="006F648C"/>
    <w:rsid w:val="007068BB"/>
    <w:rsid w:val="00717397"/>
    <w:rsid w:val="0075614C"/>
    <w:rsid w:val="00843ACD"/>
    <w:rsid w:val="00866486"/>
    <w:rsid w:val="00876087"/>
    <w:rsid w:val="00885061"/>
    <w:rsid w:val="00894F66"/>
    <w:rsid w:val="008E1FC5"/>
    <w:rsid w:val="009273E5"/>
    <w:rsid w:val="009325EF"/>
    <w:rsid w:val="00943B35"/>
    <w:rsid w:val="009820DA"/>
    <w:rsid w:val="009825F7"/>
    <w:rsid w:val="009A2F16"/>
    <w:rsid w:val="009D1BAB"/>
    <w:rsid w:val="009F6565"/>
    <w:rsid w:val="00A127EC"/>
    <w:rsid w:val="00A148F9"/>
    <w:rsid w:val="00A2024D"/>
    <w:rsid w:val="00A448EE"/>
    <w:rsid w:val="00A5498F"/>
    <w:rsid w:val="00AC0981"/>
    <w:rsid w:val="00AC7292"/>
    <w:rsid w:val="00AF7C56"/>
    <w:rsid w:val="00B07626"/>
    <w:rsid w:val="00B12627"/>
    <w:rsid w:val="00B74C17"/>
    <w:rsid w:val="00C27300"/>
    <w:rsid w:val="00CA04F9"/>
    <w:rsid w:val="00CA350B"/>
    <w:rsid w:val="00CB59E0"/>
    <w:rsid w:val="00D05F1B"/>
    <w:rsid w:val="00D349D6"/>
    <w:rsid w:val="00D67170"/>
    <w:rsid w:val="00D835DD"/>
    <w:rsid w:val="00DA6A70"/>
    <w:rsid w:val="00DB7E48"/>
    <w:rsid w:val="00DC7B27"/>
    <w:rsid w:val="00E17E3C"/>
    <w:rsid w:val="00E313C2"/>
    <w:rsid w:val="00E336F5"/>
    <w:rsid w:val="00E50CD1"/>
    <w:rsid w:val="00E735AE"/>
    <w:rsid w:val="00E90BF1"/>
    <w:rsid w:val="00EE2EED"/>
    <w:rsid w:val="00F41213"/>
    <w:rsid w:val="00F969B8"/>
    <w:rsid w:val="00FA0479"/>
    <w:rsid w:val="00FD0E63"/>
    <w:rsid w:val="00FD309C"/>
    <w:rsid w:val="00FD6B68"/>
    <w:rsid w:val="00FE7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727D1"/>
  <w15:chartTrackingRefBased/>
  <w15:docId w15:val="{74655940-A3EB-4BCD-AEEF-DE5EE28DC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397"/>
    <w:pPr>
      <w:spacing w:line="259" w:lineRule="auto"/>
    </w:pPr>
    <w:rPr>
      <w:rFonts w:ascii="Calibri" w:eastAsia="Calibri" w:hAnsi="Calibri" w:cs="Calibri"/>
      <w:kern w:val="0"/>
      <w:sz w:val="22"/>
      <w:szCs w:val="22"/>
      <w:lang w:val="it-IT"/>
      <w14:ligatures w14:val="none"/>
    </w:rPr>
  </w:style>
  <w:style w:type="paragraph" w:styleId="Heading1">
    <w:name w:val="heading 1"/>
    <w:basedOn w:val="Normal"/>
    <w:next w:val="Normal"/>
    <w:link w:val="Heading1Char"/>
    <w:uiPriority w:val="9"/>
    <w:qFormat/>
    <w:rsid w:val="00717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397"/>
    <w:rPr>
      <w:rFonts w:eastAsiaTheme="majorEastAsia" w:cstheme="majorBidi"/>
      <w:color w:val="272727" w:themeColor="text1" w:themeTint="D8"/>
    </w:rPr>
  </w:style>
  <w:style w:type="paragraph" w:styleId="Title">
    <w:name w:val="Title"/>
    <w:basedOn w:val="Normal"/>
    <w:next w:val="Normal"/>
    <w:link w:val="TitleChar"/>
    <w:uiPriority w:val="10"/>
    <w:qFormat/>
    <w:rsid w:val="00717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397"/>
    <w:pPr>
      <w:spacing w:before="160"/>
      <w:jc w:val="center"/>
    </w:pPr>
    <w:rPr>
      <w:i/>
      <w:iCs/>
      <w:color w:val="404040" w:themeColor="text1" w:themeTint="BF"/>
    </w:rPr>
  </w:style>
  <w:style w:type="character" w:customStyle="1" w:styleId="QuoteChar">
    <w:name w:val="Quote Char"/>
    <w:basedOn w:val="DefaultParagraphFont"/>
    <w:link w:val="Quote"/>
    <w:uiPriority w:val="29"/>
    <w:rsid w:val="00717397"/>
    <w:rPr>
      <w:i/>
      <w:iCs/>
      <w:color w:val="404040" w:themeColor="text1" w:themeTint="BF"/>
    </w:rPr>
  </w:style>
  <w:style w:type="paragraph" w:styleId="ListParagraph">
    <w:name w:val="List Paragraph"/>
    <w:basedOn w:val="Normal"/>
    <w:uiPriority w:val="34"/>
    <w:qFormat/>
    <w:rsid w:val="00717397"/>
    <w:pPr>
      <w:ind w:left="720"/>
      <w:contextualSpacing/>
    </w:pPr>
  </w:style>
  <w:style w:type="character" w:styleId="IntenseEmphasis">
    <w:name w:val="Intense Emphasis"/>
    <w:basedOn w:val="DefaultParagraphFont"/>
    <w:uiPriority w:val="21"/>
    <w:qFormat/>
    <w:rsid w:val="00717397"/>
    <w:rPr>
      <w:i/>
      <w:iCs/>
      <w:color w:val="0F4761" w:themeColor="accent1" w:themeShade="BF"/>
    </w:rPr>
  </w:style>
  <w:style w:type="paragraph" w:styleId="IntenseQuote">
    <w:name w:val="Intense Quote"/>
    <w:basedOn w:val="Normal"/>
    <w:next w:val="Normal"/>
    <w:link w:val="IntenseQuoteChar"/>
    <w:uiPriority w:val="30"/>
    <w:qFormat/>
    <w:rsid w:val="00717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397"/>
    <w:rPr>
      <w:i/>
      <w:iCs/>
      <w:color w:val="0F4761" w:themeColor="accent1" w:themeShade="BF"/>
    </w:rPr>
  </w:style>
  <w:style w:type="character" w:styleId="IntenseReference">
    <w:name w:val="Intense Reference"/>
    <w:basedOn w:val="DefaultParagraphFont"/>
    <w:uiPriority w:val="32"/>
    <w:qFormat/>
    <w:rsid w:val="00717397"/>
    <w:rPr>
      <w:b/>
      <w:bCs/>
      <w:smallCaps/>
      <w:color w:val="0F4761" w:themeColor="accent1" w:themeShade="BF"/>
      <w:spacing w:val="5"/>
    </w:rPr>
  </w:style>
  <w:style w:type="character" w:styleId="CommentReference">
    <w:name w:val="annotation reference"/>
    <w:basedOn w:val="DefaultParagraphFont"/>
    <w:uiPriority w:val="99"/>
    <w:semiHidden/>
    <w:unhideWhenUsed/>
    <w:rsid w:val="00717397"/>
    <w:rPr>
      <w:sz w:val="16"/>
      <w:szCs w:val="16"/>
    </w:rPr>
  </w:style>
  <w:style w:type="paragraph" w:styleId="CommentText">
    <w:name w:val="annotation text"/>
    <w:basedOn w:val="Normal"/>
    <w:link w:val="CommentTextChar"/>
    <w:uiPriority w:val="99"/>
    <w:semiHidden/>
    <w:unhideWhenUsed/>
    <w:rsid w:val="00717397"/>
    <w:pPr>
      <w:spacing w:line="240" w:lineRule="auto"/>
    </w:pPr>
    <w:rPr>
      <w:sz w:val="20"/>
      <w:szCs w:val="20"/>
    </w:rPr>
  </w:style>
  <w:style w:type="character" w:customStyle="1" w:styleId="CommentTextChar">
    <w:name w:val="Comment Text Char"/>
    <w:basedOn w:val="DefaultParagraphFont"/>
    <w:link w:val="CommentText"/>
    <w:uiPriority w:val="99"/>
    <w:semiHidden/>
    <w:rsid w:val="00717397"/>
    <w:rPr>
      <w:rFonts w:ascii="Calibri" w:eastAsia="Calibri" w:hAnsi="Calibri" w:cs="Calibri"/>
      <w:kern w:val="0"/>
      <w:sz w:val="20"/>
      <w:szCs w:val="20"/>
      <w:lang w:val="it-IT"/>
      <w14:ligatures w14:val="none"/>
    </w:rPr>
  </w:style>
  <w:style w:type="paragraph" w:styleId="BalloonText">
    <w:name w:val="Balloon Text"/>
    <w:basedOn w:val="Normal"/>
    <w:link w:val="BalloonTextChar"/>
    <w:uiPriority w:val="99"/>
    <w:semiHidden/>
    <w:unhideWhenUsed/>
    <w:rsid w:val="005A27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27FA"/>
    <w:rPr>
      <w:rFonts w:ascii="Segoe UI" w:eastAsia="Calibri" w:hAnsi="Segoe UI" w:cs="Segoe UI"/>
      <w:kern w:val="0"/>
      <w:sz w:val="18"/>
      <w:szCs w:val="18"/>
      <w:lang w:val="it-IT"/>
      <w14:ligatures w14:val="none"/>
    </w:rPr>
  </w:style>
  <w:style w:type="character" w:styleId="Hyperlink">
    <w:name w:val="Hyperlink"/>
    <w:basedOn w:val="DefaultParagraphFont"/>
    <w:uiPriority w:val="99"/>
    <w:unhideWhenUsed/>
    <w:rsid w:val="00570D54"/>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E50CD1"/>
    <w:rPr>
      <w:b/>
      <w:bCs/>
    </w:rPr>
  </w:style>
  <w:style w:type="character" w:customStyle="1" w:styleId="CommentSubjectChar">
    <w:name w:val="Comment Subject Char"/>
    <w:basedOn w:val="CommentTextChar"/>
    <w:link w:val="CommentSubject"/>
    <w:uiPriority w:val="99"/>
    <w:semiHidden/>
    <w:rsid w:val="00E50CD1"/>
    <w:rPr>
      <w:rFonts w:ascii="Calibri" w:eastAsia="Calibri" w:hAnsi="Calibri" w:cs="Calibri"/>
      <w:b/>
      <w:bCs/>
      <w:kern w:val="0"/>
      <w:sz w:val="20"/>
      <w:szCs w:val="20"/>
      <w:lang w:val="it-IT"/>
      <w14:ligatures w14:val="none"/>
    </w:rPr>
  </w:style>
  <w:style w:type="paragraph" w:styleId="Revision">
    <w:name w:val="Revision"/>
    <w:hidden/>
    <w:uiPriority w:val="99"/>
    <w:semiHidden/>
    <w:rsid w:val="006F648C"/>
    <w:pPr>
      <w:spacing w:after="0" w:line="240" w:lineRule="auto"/>
    </w:pPr>
    <w:rPr>
      <w:rFonts w:ascii="Calibri" w:eastAsia="Calibri" w:hAnsi="Calibri" w:cs="Calibri"/>
      <w:kern w:val="0"/>
      <w:sz w:val="22"/>
      <w:szCs w:val="22"/>
      <w:lang w:val="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51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ps.google.com/?q=23,+P.+T%C3%A2n+Ph%C3%BA&amp;entry=gmail&amp;source=g" TargetMode="Externa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yperlink" Target="mailto:thang.dt@innotel.com.vn"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1918</Words>
  <Characters>10938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kiet</dc:creator>
  <cp:keywords/>
  <dc:description/>
  <cp:lastModifiedBy>nguyen kiet</cp:lastModifiedBy>
  <cp:revision>6</cp:revision>
  <dcterms:created xsi:type="dcterms:W3CDTF">2026-04-23T03:56:00Z</dcterms:created>
  <dcterms:modified xsi:type="dcterms:W3CDTF">2026-04-24T08:55:00Z</dcterms:modified>
</cp:coreProperties>
</file>