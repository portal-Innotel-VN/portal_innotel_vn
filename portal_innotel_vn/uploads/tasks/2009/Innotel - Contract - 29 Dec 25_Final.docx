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C3B5" w14:textId="51F34694" w:rsidR="00464468" w:rsidRDefault="00464468" w:rsidP="00623C85">
      <w:pPr>
        <w:spacing w:after="0"/>
        <w:jc w:val="both"/>
        <w:rPr>
          <w:rFonts w:cs="Arial"/>
          <w:szCs w:val="22"/>
        </w:rPr>
      </w:pPr>
      <w:r w:rsidRPr="000131A1">
        <w:rPr>
          <w:rFonts w:cs="Arial"/>
          <w:szCs w:val="22"/>
        </w:rPr>
        <w:t>This Supplier Agreement (“</w:t>
      </w:r>
      <w:r w:rsidRPr="000131A1">
        <w:rPr>
          <w:rFonts w:cs="Arial"/>
          <w:b/>
          <w:szCs w:val="22"/>
        </w:rPr>
        <w:t>Agreement</w:t>
      </w:r>
      <w:r w:rsidRPr="000131A1">
        <w:rPr>
          <w:rFonts w:cs="Arial"/>
          <w:szCs w:val="22"/>
        </w:rPr>
        <w:t>”) is made on</w:t>
      </w:r>
      <w:r w:rsidR="002A7444" w:rsidRPr="000131A1">
        <w:rPr>
          <w:rFonts w:cs="Arial"/>
          <w:szCs w:val="22"/>
        </w:rPr>
        <w:t xml:space="preserve"> </w:t>
      </w:r>
      <w:r w:rsidR="009254F4">
        <w:rPr>
          <w:rFonts w:cs="Arial"/>
          <w:szCs w:val="22"/>
        </w:rPr>
        <w:t>29 December 2025</w:t>
      </w:r>
      <w:r w:rsidR="00EC41B3" w:rsidRPr="000131A1">
        <w:rPr>
          <w:rFonts w:cs="Arial"/>
          <w:szCs w:val="22"/>
        </w:rPr>
        <w:t xml:space="preserve"> </w:t>
      </w:r>
      <w:r w:rsidR="002A7444" w:rsidRPr="000131A1">
        <w:rPr>
          <w:rFonts w:cs="Arial"/>
          <w:szCs w:val="22"/>
        </w:rPr>
        <w:t>(the “</w:t>
      </w:r>
      <w:r w:rsidR="002A7444" w:rsidRPr="000131A1">
        <w:rPr>
          <w:rFonts w:cs="Arial"/>
          <w:b/>
          <w:bCs/>
          <w:szCs w:val="22"/>
        </w:rPr>
        <w:t>Effective Date</w:t>
      </w:r>
      <w:r w:rsidR="002A7444" w:rsidRPr="000131A1">
        <w:rPr>
          <w:rFonts w:cs="Arial"/>
          <w:szCs w:val="22"/>
        </w:rPr>
        <w:t>”)</w:t>
      </w:r>
    </w:p>
    <w:p w14:paraId="2D32ECE2" w14:textId="11B9428A" w:rsidR="00782870" w:rsidRPr="00623C85" w:rsidRDefault="00782870" w:rsidP="00623C85">
      <w:pPr>
        <w:spacing w:after="0"/>
        <w:jc w:val="both"/>
        <w:rPr>
          <w:rFonts w:cs="Arial"/>
          <w:i/>
          <w:iCs/>
          <w:szCs w:val="22"/>
        </w:rPr>
      </w:pPr>
      <w:r w:rsidRPr="00623C85">
        <w:rPr>
          <w:i/>
          <w:iCs/>
          <w:szCs w:val="22"/>
        </w:rPr>
        <w:t xml:space="preserve">Hợp Đồng này (“Hợp Đồng”) được lập vào ngày </w:t>
      </w:r>
      <w:r w:rsidR="009254F4">
        <w:rPr>
          <w:i/>
          <w:iCs/>
          <w:szCs w:val="22"/>
        </w:rPr>
        <w:t>29 tháng 12 năm 2025</w:t>
      </w:r>
      <w:r w:rsidRPr="00623C85">
        <w:rPr>
          <w:i/>
          <w:iCs/>
          <w:szCs w:val="22"/>
        </w:rPr>
        <w:t xml:space="preserve"> (“</w:t>
      </w:r>
      <w:r w:rsidRPr="00623C85">
        <w:rPr>
          <w:b/>
          <w:bCs/>
          <w:i/>
          <w:iCs/>
          <w:szCs w:val="22"/>
        </w:rPr>
        <w:t>Ngày Có Hiệu Lực</w:t>
      </w:r>
      <w:r w:rsidRPr="00623C85">
        <w:rPr>
          <w:i/>
          <w:iCs/>
          <w:szCs w:val="22"/>
        </w:rPr>
        <w:t>”)</w:t>
      </w:r>
    </w:p>
    <w:p w14:paraId="03D1AB1E" w14:textId="7DACBF3D" w:rsidR="003B2F18" w:rsidRDefault="003B2F18" w:rsidP="00623C85">
      <w:pPr>
        <w:spacing w:after="0"/>
        <w:jc w:val="both"/>
        <w:rPr>
          <w:rFonts w:cs="Arial"/>
          <w:szCs w:val="22"/>
        </w:rPr>
      </w:pPr>
      <w:r w:rsidRPr="000131A1">
        <w:rPr>
          <w:rFonts w:cs="Arial"/>
          <w:szCs w:val="22"/>
        </w:rPr>
        <w:t>Between:</w:t>
      </w:r>
    </w:p>
    <w:p w14:paraId="673180FE" w14:textId="3A46D496" w:rsidR="00623C85" w:rsidRPr="00623C85" w:rsidRDefault="00623C85" w:rsidP="00623C85">
      <w:pPr>
        <w:spacing w:after="0"/>
        <w:jc w:val="both"/>
        <w:rPr>
          <w:rFonts w:cs="Arial"/>
          <w:i/>
          <w:iCs/>
          <w:szCs w:val="22"/>
        </w:rPr>
      </w:pPr>
      <w:r w:rsidRPr="00623C85">
        <w:rPr>
          <w:rFonts w:cs="Arial"/>
          <w:i/>
          <w:iCs/>
          <w:szCs w:val="22"/>
        </w:rPr>
        <w:t xml:space="preserve">Giữa: </w:t>
      </w:r>
    </w:p>
    <w:p w14:paraId="4A566299" w14:textId="77777777" w:rsidR="00623C85" w:rsidRPr="000131A1" w:rsidRDefault="00623C85" w:rsidP="00623C85">
      <w:pPr>
        <w:spacing w:after="0"/>
        <w:jc w:val="both"/>
        <w:rPr>
          <w:rFonts w:cs="Arial"/>
          <w:szCs w:val="22"/>
        </w:rPr>
      </w:pPr>
    </w:p>
    <w:p w14:paraId="5FC9BFD6" w14:textId="1FEECE0C" w:rsidR="003B2F18" w:rsidRDefault="003B2F18" w:rsidP="005B7448">
      <w:pPr>
        <w:spacing w:after="200"/>
        <w:ind w:left="720" w:hanging="720"/>
        <w:jc w:val="both"/>
        <w:rPr>
          <w:rFonts w:cs="Arial"/>
          <w:szCs w:val="22"/>
        </w:rPr>
      </w:pPr>
      <w:r w:rsidRPr="000131A1">
        <w:rPr>
          <w:rFonts w:cs="Arial"/>
          <w:szCs w:val="22"/>
        </w:rPr>
        <w:t>(1)</w:t>
      </w:r>
      <w:r w:rsidRPr="000131A1">
        <w:rPr>
          <w:rFonts w:cs="Arial"/>
          <w:szCs w:val="22"/>
        </w:rPr>
        <w:tab/>
      </w:r>
      <w:r w:rsidR="00756358" w:rsidRPr="0067611F">
        <w:rPr>
          <w:rFonts w:cs="Arial"/>
          <w:b/>
          <w:bCs/>
          <w:szCs w:val="22"/>
        </w:rPr>
        <w:t>PAN ASIA TRADING &amp; INVESTMENT ONE MEMBER COMPANY LIMITED</w:t>
      </w:r>
      <w:r w:rsidR="009C12CE" w:rsidRPr="000131A1">
        <w:rPr>
          <w:rFonts w:cs="Arial"/>
          <w:b/>
          <w:szCs w:val="22"/>
        </w:rPr>
        <w:t>,</w:t>
      </w:r>
      <w:r w:rsidR="00DA6697" w:rsidRPr="000131A1">
        <w:rPr>
          <w:rFonts w:cs="Arial"/>
          <w:b/>
          <w:szCs w:val="22"/>
        </w:rPr>
        <w:t xml:space="preserve"> </w:t>
      </w:r>
      <w:r w:rsidR="00DA6697" w:rsidRPr="000131A1">
        <w:rPr>
          <w:rFonts w:cs="Arial"/>
          <w:szCs w:val="22"/>
        </w:rPr>
        <w:t xml:space="preserve">a </w:t>
      </w:r>
      <w:r w:rsidR="009C12CE" w:rsidRPr="000131A1">
        <w:rPr>
          <w:rFonts w:cs="Arial"/>
          <w:szCs w:val="22"/>
        </w:rPr>
        <w:t xml:space="preserve">company incorporated in </w:t>
      </w:r>
      <w:r w:rsidR="00CF4933" w:rsidRPr="000131A1">
        <w:rPr>
          <w:rFonts w:cs="Arial"/>
          <w:szCs w:val="22"/>
        </w:rPr>
        <w:t>Viet</w:t>
      </w:r>
      <w:r w:rsidR="00EB329B" w:rsidRPr="000131A1">
        <w:rPr>
          <w:rFonts w:cs="Arial"/>
          <w:szCs w:val="22"/>
        </w:rPr>
        <w:t>n</w:t>
      </w:r>
      <w:r w:rsidR="00CF4933" w:rsidRPr="000131A1">
        <w:rPr>
          <w:rFonts w:cs="Arial"/>
          <w:szCs w:val="22"/>
        </w:rPr>
        <w:t>am</w:t>
      </w:r>
      <w:r w:rsidR="00DA6697" w:rsidRPr="000131A1">
        <w:rPr>
          <w:rFonts w:cs="Arial"/>
          <w:szCs w:val="22"/>
        </w:rPr>
        <w:t xml:space="preserve"> </w:t>
      </w:r>
      <w:r w:rsidR="009C12CE" w:rsidRPr="000131A1">
        <w:rPr>
          <w:rFonts w:cs="Arial"/>
          <w:szCs w:val="22"/>
        </w:rPr>
        <w:t>with its registered offices</w:t>
      </w:r>
      <w:r w:rsidR="00DA6697" w:rsidRPr="000131A1">
        <w:rPr>
          <w:rFonts w:cs="Arial"/>
          <w:szCs w:val="22"/>
        </w:rPr>
        <w:t xml:space="preserve"> at </w:t>
      </w:r>
      <w:r w:rsidR="00CF4933" w:rsidRPr="000131A1">
        <w:rPr>
          <w:rFonts w:cs="Arial"/>
          <w:szCs w:val="22"/>
        </w:rPr>
        <w:t xml:space="preserve">L2-VP-01, 346 Ben Van Don, </w:t>
      </w:r>
      <w:r w:rsidR="00846EE7">
        <w:rPr>
          <w:rFonts w:cs="Arial"/>
          <w:szCs w:val="22"/>
        </w:rPr>
        <w:t>Vinh Hoi Ward</w:t>
      </w:r>
      <w:r w:rsidR="00CF4933" w:rsidRPr="000131A1">
        <w:rPr>
          <w:rFonts w:cs="Arial"/>
          <w:szCs w:val="22"/>
        </w:rPr>
        <w:t xml:space="preserve">, </w:t>
      </w:r>
      <w:r w:rsidR="00CF4933" w:rsidRPr="000131A1">
        <w:rPr>
          <w:rFonts w:cs="Arial"/>
        </w:rPr>
        <w:t>Ho Chi Minh City</w:t>
      </w:r>
      <w:r w:rsidR="00E00907">
        <w:rPr>
          <w:rFonts w:cs="Arial"/>
        </w:rPr>
        <w:t xml:space="preserve">. Tax Code: 0310618188 </w:t>
      </w:r>
      <w:r w:rsidR="006A1E59" w:rsidRPr="000131A1">
        <w:rPr>
          <w:rFonts w:cs="Arial"/>
          <w:szCs w:val="22"/>
        </w:rPr>
        <w:t>("</w:t>
      </w:r>
      <w:r w:rsidR="00343663" w:rsidRPr="000131A1">
        <w:rPr>
          <w:rFonts w:cs="Arial"/>
          <w:b/>
          <w:szCs w:val="22"/>
        </w:rPr>
        <w:t>Client</w:t>
      </w:r>
      <w:r w:rsidR="006A1E59" w:rsidRPr="000131A1">
        <w:rPr>
          <w:rFonts w:cs="Arial"/>
          <w:szCs w:val="22"/>
        </w:rPr>
        <w:t>"); and</w:t>
      </w:r>
    </w:p>
    <w:p w14:paraId="030FAEB2" w14:textId="5574F30E" w:rsidR="00C327D8" w:rsidRPr="00C327D8" w:rsidRDefault="00C327D8" w:rsidP="005B7448">
      <w:pPr>
        <w:spacing w:after="200"/>
        <w:ind w:left="720" w:hanging="720"/>
        <w:jc w:val="both"/>
        <w:rPr>
          <w:rFonts w:cs="Arial"/>
          <w:i/>
          <w:iCs/>
          <w:szCs w:val="22"/>
        </w:rPr>
      </w:pPr>
      <w:r>
        <w:rPr>
          <w:rFonts w:cs="Arial"/>
          <w:szCs w:val="22"/>
        </w:rPr>
        <w:tab/>
      </w:r>
      <w:r w:rsidRPr="001D4165">
        <w:rPr>
          <w:b/>
          <w:i/>
          <w:iCs/>
          <w:szCs w:val="22"/>
        </w:rPr>
        <w:t>CÔNG TY TNHH MTV THƯƠNG MẠI VÀ ĐẦU TƯ LIÊN Á CHÂU</w:t>
      </w:r>
      <w:r w:rsidRPr="001D4165">
        <w:rPr>
          <w:bCs/>
          <w:i/>
          <w:iCs/>
          <w:szCs w:val="22"/>
        </w:rPr>
        <w:t xml:space="preserve">, một công ty được thành lập hợp pháp tại Việt Nam với địa chị trụ sở chính tại </w:t>
      </w:r>
      <w:r w:rsidRPr="00C327D8">
        <w:rPr>
          <w:i/>
          <w:iCs/>
          <w:szCs w:val="22"/>
          <w:lang w:val="vi-VN"/>
        </w:rPr>
        <w:t>L2-VP-01, 346 Bến Vân Đồn, P</w:t>
      </w:r>
      <w:r>
        <w:rPr>
          <w:i/>
          <w:iCs/>
          <w:szCs w:val="22"/>
        </w:rPr>
        <w:t xml:space="preserve">hường </w:t>
      </w:r>
      <w:r w:rsidR="002D3D5A">
        <w:rPr>
          <w:i/>
          <w:iCs/>
          <w:szCs w:val="22"/>
        </w:rPr>
        <w:t>Vĩnh Hội</w:t>
      </w:r>
      <w:r w:rsidRPr="00C327D8">
        <w:rPr>
          <w:i/>
          <w:iCs/>
          <w:szCs w:val="22"/>
          <w:lang w:val="vi-VN"/>
        </w:rPr>
        <w:t>, Tp. Hồ Chí Minh</w:t>
      </w:r>
      <w:r w:rsidR="00E00907">
        <w:rPr>
          <w:i/>
          <w:iCs/>
          <w:szCs w:val="22"/>
          <w:lang w:val="en-US"/>
        </w:rPr>
        <w:t xml:space="preserve">. Mã số thuế: </w:t>
      </w:r>
      <w:r w:rsidR="00E00907" w:rsidRPr="00961CBC">
        <w:rPr>
          <w:rFonts w:cs="Arial"/>
          <w:i/>
          <w:iCs/>
        </w:rPr>
        <w:t>0310618188</w:t>
      </w:r>
      <w:r w:rsidRPr="00C327D8">
        <w:rPr>
          <w:i/>
          <w:iCs/>
          <w:szCs w:val="22"/>
        </w:rPr>
        <w:t xml:space="preserve"> (“</w:t>
      </w:r>
      <w:r w:rsidRPr="00C327D8">
        <w:rPr>
          <w:b/>
          <w:bCs/>
          <w:i/>
          <w:iCs/>
          <w:szCs w:val="22"/>
        </w:rPr>
        <w:t>Khách Hàng</w:t>
      </w:r>
      <w:r w:rsidRPr="00C327D8">
        <w:rPr>
          <w:i/>
          <w:iCs/>
          <w:szCs w:val="22"/>
        </w:rPr>
        <w:t>”</w:t>
      </w:r>
      <w:r w:rsidR="002B58EE">
        <w:rPr>
          <w:i/>
          <w:iCs/>
          <w:szCs w:val="22"/>
        </w:rPr>
        <w:t>); và</w:t>
      </w:r>
    </w:p>
    <w:p w14:paraId="59D16EB0" w14:textId="004DA700" w:rsidR="003B2F18" w:rsidRDefault="00D46FA7" w:rsidP="00506E69">
      <w:pPr>
        <w:spacing w:after="200"/>
        <w:ind w:left="720" w:hanging="720"/>
        <w:rPr>
          <w:rFonts w:cs="Arial"/>
          <w:szCs w:val="22"/>
        </w:rPr>
      </w:pPr>
      <w:r w:rsidRPr="000131A1">
        <w:rPr>
          <w:rFonts w:cs="Arial"/>
          <w:szCs w:val="22"/>
        </w:rPr>
        <w:t>(2)</w:t>
      </w:r>
      <w:r w:rsidRPr="000131A1">
        <w:rPr>
          <w:rFonts w:cs="Arial"/>
          <w:szCs w:val="22"/>
        </w:rPr>
        <w:tab/>
      </w:r>
      <w:r w:rsidR="00506E69" w:rsidRPr="00BE3AE8">
        <w:rPr>
          <w:rFonts w:cs="Arial"/>
          <w:b/>
          <w:bCs/>
          <w:szCs w:val="22"/>
        </w:rPr>
        <w:t>THUAN PHONG INNOVATIVE TELECOMMUNICATIONS CO.LTD</w:t>
      </w:r>
      <w:r w:rsidR="00DA6697" w:rsidRPr="00BE3AE8">
        <w:rPr>
          <w:rFonts w:cs="Arial"/>
          <w:szCs w:val="22"/>
        </w:rPr>
        <w:t xml:space="preserve">, a company incorporated in </w:t>
      </w:r>
      <w:r w:rsidR="00EB329B" w:rsidRPr="00BE3AE8">
        <w:rPr>
          <w:rFonts w:cs="Arial"/>
          <w:szCs w:val="22"/>
        </w:rPr>
        <w:t>Vietnam</w:t>
      </w:r>
      <w:r w:rsidR="00DA6697" w:rsidRPr="00BE3AE8">
        <w:rPr>
          <w:rFonts w:cs="Arial"/>
          <w:szCs w:val="22"/>
        </w:rPr>
        <w:t xml:space="preserve"> </w:t>
      </w:r>
      <w:r w:rsidR="009C12CE" w:rsidRPr="00BE3AE8">
        <w:rPr>
          <w:rFonts w:cs="Arial"/>
          <w:szCs w:val="22"/>
        </w:rPr>
        <w:t xml:space="preserve">with its registered offices at </w:t>
      </w:r>
      <w:r w:rsidR="00506E69" w:rsidRPr="00BE3AE8">
        <w:rPr>
          <w:rFonts w:cs="Arial"/>
          <w:szCs w:val="22"/>
        </w:rPr>
        <w:t>55/31 Tran Dinh Xu, Cau Ong Lanh Ward, H</w:t>
      </w:r>
      <w:r w:rsidR="00BE3AE8">
        <w:rPr>
          <w:rFonts w:cs="Arial"/>
          <w:szCs w:val="22"/>
        </w:rPr>
        <w:t>o Chi Minh City</w:t>
      </w:r>
      <w:r w:rsidR="00506E69" w:rsidRPr="00BE3AE8">
        <w:rPr>
          <w:rFonts w:cs="Arial"/>
          <w:szCs w:val="22"/>
        </w:rPr>
        <w:t xml:space="preserve"> </w:t>
      </w:r>
      <w:r w:rsidR="00A34D7C" w:rsidRPr="00BE3AE8">
        <w:rPr>
          <w:rFonts w:cs="Arial"/>
          <w:szCs w:val="22"/>
        </w:rPr>
        <w:t xml:space="preserve">Tax code: </w:t>
      </w:r>
      <w:r w:rsidR="00506E69" w:rsidRPr="00BE3AE8">
        <w:rPr>
          <w:szCs w:val="22"/>
        </w:rPr>
        <w:t>0304195505</w:t>
      </w:r>
      <w:r w:rsidR="00A34D7C" w:rsidRPr="00BE3AE8">
        <w:rPr>
          <w:rFonts w:cs="Arial"/>
          <w:szCs w:val="22"/>
        </w:rPr>
        <w:t xml:space="preserve">; </w:t>
      </w:r>
      <w:r w:rsidR="00DA6697" w:rsidRPr="00BE3AE8">
        <w:rPr>
          <w:rFonts w:cs="Arial"/>
          <w:szCs w:val="22"/>
        </w:rPr>
        <w:t>("</w:t>
      </w:r>
      <w:r w:rsidR="00071E08" w:rsidRPr="00BE3AE8">
        <w:rPr>
          <w:rFonts w:cs="Arial"/>
          <w:b/>
          <w:szCs w:val="22"/>
        </w:rPr>
        <w:t>Supplier</w:t>
      </w:r>
      <w:r w:rsidR="00DA6697" w:rsidRPr="00BE3AE8">
        <w:rPr>
          <w:rFonts w:cs="Arial"/>
          <w:szCs w:val="22"/>
        </w:rPr>
        <w:t>")</w:t>
      </w:r>
      <w:r w:rsidR="00A34D7C" w:rsidRPr="00BE3AE8">
        <w:rPr>
          <w:rFonts w:cs="Arial"/>
          <w:szCs w:val="22"/>
        </w:rPr>
        <w:t>.</w:t>
      </w:r>
      <w:r w:rsidR="00A34D7C">
        <w:rPr>
          <w:rFonts w:cs="Arial"/>
          <w:szCs w:val="22"/>
        </w:rPr>
        <w:t xml:space="preserve"> </w:t>
      </w:r>
    </w:p>
    <w:p w14:paraId="5E6F852C" w14:textId="6AD2B956" w:rsidR="00A15A2E" w:rsidRPr="000131A1" w:rsidRDefault="00A15A2E" w:rsidP="005B7448">
      <w:pPr>
        <w:spacing w:after="200"/>
        <w:ind w:left="720" w:hanging="720"/>
        <w:jc w:val="both"/>
        <w:rPr>
          <w:rFonts w:cs="Arial"/>
          <w:szCs w:val="22"/>
        </w:rPr>
      </w:pPr>
      <w:r>
        <w:rPr>
          <w:rFonts w:cs="Arial"/>
          <w:szCs w:val="22"/>
        </w:rPr>
        <w:tab/>
      </w:r>
      <w:r w:rsidR="00506E69" w:rsidRPr="00BE3AE8">
        <w:rPr>
          <w:rFonts w:cs="Arial"/>
          <w:b/>
          <w:bCs/>
          <w:i/>
          <w:iCs/>
          <w:szCs w:val="22"/>
        </w:rPr>
        <w:t>CÔNG TY TNHH VIỄN THÔNG SÁNG TẠO THUẬN PHONG</w:t>
      </w:r>
      <w:r w:rsidR="00C655BF" w:rsidRPr="00BE3AE8">
        <w:rPr>
          <w:rFonts w:cs="Arial"/>
          <w:i/>
          <w:iCs/>
          <w:szCs w:val="22"/>
        </w:rPr>
        <w:t>,</w:t>
      </w:r>
      <w:r w:rsidR="00C655BF" w:rsidRPr="00BE3AE8">
        <w:rPr>
          <w:rFonts w:cs="Arial"/>
          <w:szCs w:val="22"/>
        </w:rPr>
        <w:t xml:space="preserve"> </w:t>
      </w:r>
      <w:r w:rsidR="00C655BF" w:rsidRPr="001D4165">
        <w:rPr>
          <w:bCs/>
          <w:i/>
          <w:iCs/>
          <w:szCs w:val="22"/>
        </w:rPr>
        <w:t xml:space="preserve">một công ty được thành lập hợp pháp tại Việt Nam với địa chị trụ sở chính tại </w:t>
      </w:r>
      <w:r w:rsidR="00506E69" w:rsidRPr="001D4165">
        <w:rPr>
          <w:bCs/>
          <w:i/>
          <w:iCs/>
          <w:szCs w:val="22"/>
        </w:rPr>
        <w:t>55/31 Trần Đình Xu, Phường Cầu Ông Lãnh, Tp.</w:t>
      </w:r>
      <w:r w:rsidR="00BE3AE8" w:rsidRPr="001D4165">
        <w:rPr>
          <w:bCs/>
          <w:i/>
          <w:iCs/>
          <w:szCs w:val="22"/>
        </w:rPr>
        <w:t xml:space="preserve"> </w:t>
      </w:r>
      <w:r w:rsidR="00BE3AE8">
        <w:rPr>
          <w:bCs/>
          <w:i/>
          <w:iCs/>
          <w:szCs w:val="22"/>
          <w:lang w:val="it-IT"/>
        </w:rPr>
        <w:t>Hồ Chí Minh.</w:t>
      </w:r>
      <w:r w:rsidR="00A34D7C" w:rsidRPr="00BE3AE8">
        <w:rPr>
          <w:bCs/>
          <w:i/>
          <w:iCs/>
          <w:szCs w:val="22"/>
          <w:lang w:val="it-IT"/>
        </w:rPr>
        <w:t xml:space="preserve"> </w:t>
      </w:r>
      <w:r w:rsidR="00A34D7C" w:rsidRPr="001D4165">
        <w:rPr>
          <w:bCs/>
          <w:i/>
          <w:iCs/>
          <w:szCs w:val="22"/>
          <w:lang w:val="en-US"/>
        </w:rPr>
        <w:t xml:space="preserve">Mã số thuế: </w:t>
      </w:r>
      <w:r w:rsidR="00506E69" w:rsidRPr="00BE3AE8">
        <w:rPr>
          <w:i/>
          <w:iCs/>
          <w:szCs w:val="22"/>
        </w:rPr>
        <w:t>0304195505</w:t>
      </w:r>
      <w:r w:rsidR="00A34D7C" w:rsidRPr="001D4165">
        <w:rPr>
          <w:bCs/>
          <w:i/>
          <w:iCs/>
          <w:szCs w:val="22"/>
          <w:lang w:val="en-US"/>
        </w:rPr>
        <w:t xml:space="preserve"> </w:t>
      </w:r>
      <w:r w:rsidR="001A3C73" w:rsidRPr="001D4165">
        <w:rPr>
          <w:bCs/>
          <w:i/>
          <w:iCs/>
          <w:szCs w:val="22"/>
          <w:lang w:val="en-US"/>
        </w:rPr>
        <w:t>(“</w:t>
      </w:r>
      <w:r w:rsidR="001A3C73" w:rsidRPr="001D4165">
        <w:rPr>
          <w:b/>
          <w:i/>
          <w:iCs/>
          <w:szCs w:val="22"/>
          <w:lang w:val="en-US"/>
        </w:rPr>
        <w:t>Nhà Cung Cấp</w:t>
      </w:r>
      <w:r w:rsidR="001A3C73" w:rsidRPr="001D4165">
        <w:rPr>
          <w:bCs/>
          <w:i/>
          <w:iCs/>
          <w:szCs w:val="22"/>
          <w:lang w:val="en-US"/>
        </w:rPr>
        <w:t>”)</w:t>
      </w:r>
    </w:p>
    <w:p w14:paraId="01350F15" w14:textId="656744D6" w:rsidR="003348A0" w:rsidRDefault="009E6915" w:rsidP="00D93D47">
      <w:pPr>
        <w:spacing w:after="0"/>
        <w:ind w:left="720" w:hanging="720"/>
        <w:jc w:val="both"/>
        <w:rPr>
          <w:rFonts w:cs="Arial"/>
          <w:szCs w:val="22"/>
        </w:rPr>
      </w:pPr>
      <w:r w:rsidRPr="000131A1">
        <w:rPr>
          <w:rFonts w:cs="Arial"/>
          <w:szCs w:val="22"/>
        </w:rPr>
        <w:tab/>
        <w:t>(each a "</w:t>
      </w:r>
      <w:r w:rsidR="0065366F" w:rsidRPr="000131A1">
        <w:rPr>
          <w:rFonts w:cs="Arial"/>
          <w:b/>
          <w:szCs w:val="22"/>
        </w:rPr>
        <w:t>Party</w:t>
      </w:r>
      <w:r w:rsidRPr="000131A1">
        <w:rPr>
          <w:rFonts w:cs="Arial"/>
          <w:szCs w:val="22"/>
        </w:rPr>
        <w:t>" and together the "</w:t>
      </w:r>
      <w:r w:rsidR="0065366F" w:rsidRPr="000131A1">
        <w:rPr>
          <w:rFonts w:cs="Arial"/>
          <w:b/>
          <w:szCs w:val="22"/>
        </w:rPr>
        <w:t>Parties</w:t>
      </w:r>
      <w:r w:rsidRPr="000131A1">
        <w:rPr>
          <w:rFonts w:cs="Arial"/>
          <w:szCs w:val="22"/>
        </w:rPr>
        <w:t>")</w:t>
      </w:r>
      <w:r w:rsidR="00472395" w:rsidRPr="000131A1">
        <w:rPr>
          <w:rFonts w:cs="Arial"/>
          <w:szCs w:val="22"/>
        </w:rPr>
        <w:t>.</w:t>
      </w:r>
    </w:p>
    <w:p w14:paraId="45C8A221" w14:textId="3EE1BD58" w:rsidR="00D93D47" w:rsidRDefault="00D93D47" w:rsidP="00D93D47">
      <w:pPr>
        <w:spacing w:after="0"/>
        <w:ind w:left="720" w:hanging="720"/>
        <w:jc w:val="both"/>
        <w:rPr>
          <w:i/>
          <w:iCs/>
          <w:szCs w:val="22"/>
        </w:rPr>
      </w:pPr>
      <w:r>
        <w:rPr>
          <w:rFonts w:cs="Arial"/>
          <w:szCs w:val="22"/>
        </w:rPr>
        <w:tab/>
      </w:r>
      <w:r w:rsidRPr="00D93D47">
        <w:rPr>
          <w:i/>
          <w:iCs/>
          <w:szCs w:val="22"/>
        </w:rPr>
        <w:t>(các Bên sẽ được gọi riêng là “</w:t>
      </w:r>
      <w:r w:rsidRPr="00D93D47">
        <w:rPr>
          <w:b/>
          <w:bCs/>
          <w:i/>
          <w:iCs/>
          <w:szCs w:val="22"/>
        </w:rPr>
        <w:t>Bên</w:t>
      </w:r>
      <w:r w:rsidRPr="00D93D47">
        <w:rPr>
          <w:i/>
          <w:iCs/>
          <w:szCs w:val="22"/>
        </w:rPr>
        <w:t>” và gọi chung là “</w:t>
      </w:r>
      <w:r w:rsidRPr="00D93D47">
        <w:rPr>
          <w:b/>
          <w:bCs/>
          <w:i/>
          <w:iCs/>
          <w:szCs w:val="22"/>
        </w:rPr>
        <w:t>Các Bên</w:t>
      </w:r>
      <w:r w:rsidRPr="00D93D47">
        <w:rPr>
          <w:i/>
          <w:iCs/>
          <w:szCs w:val="22"/>
        </w:rPr>
        <w:t>”)</w:t>
      </w:r>
    </w:p>
    <w:p w14:paraId="7529B607" w14:textId="77777777" w:rsidR="00D93D47" w:rsidRPr="00D93D47" w:rsidRDefault="00D93D47" w:rsidP="00D93D47">
      <w:pPr>
        <w:spacing w:after="0"/>
        <w:ind w:left="720" w:hanging="720"/>
        <w:jc w:val="both"/>
        <w:rPr>
          <w:rFonts w:cs="Arial"/>
          <w:i/>
          <w:iCs/>
          <w:szCs w:val="22"/>
        </w:rPr>
      </w:pPr>
    </w:p>
    <w:p w14:paraId="6B903673" w14:textId="6B25921E" w:rsidR="003348A0" w:rsidRDefault="003348A0" w:rsidP="003348A0">
      <w:pPr>
        <w:rPr>
          <w:rFonts w:cs="Arial"/>
          <w:b/>
          <w:szCs w:val="22"/>
        </w:rPr>
      </w:pPr>
      <w:r w:rsidRPr="000131A1">
        <w:rPr>
          <w:rFonts w:cs="Arial"/>
          <w:b/>
          <w:szCs w:val="22"/>
        </w:rPr>
        <w:t>IT IS AGREED:</w:t>
      </w:r>
    </w:p>
    <w:p w14:paraId="1B637B64" w14:textId="530B5C50" w:rsidR="00A323E6" w:rsidRPr="00A323E6" w:rsidRDefault="00A323E6" w:rsidP="003348A0">
      <w:pPr>
        <w:rPr>
          <w:rFonts w:cs="Arial"/>
          <w:b/>
          <w:i/>
          <w:iCs/>
          <w:szCs w:val="22"/>
        </w:rPr>
      </w:pPr>
      <w:r w:rsidRPr="00A323E6">
        <w:rPr>
          <w:rFonts w:cs="Arial"/>
          <w:b/>
          <w:i/>
          <w:iCs/>
          <w:szCs w:val="22"/>
        </w:rPr>
        <w:t>CÁC BÊN THEO ĐÂY ĐỒNG Ý RẰNG:</w:t>
      </w:r>
    </w:p>
    <w:p w14:paraId="3AC6E7FC" w14:textId="77777777" w:rsidR="00CC52F0" w:rsidRPr="005B23FB" w:rsidRDefault="00FA5481" w:rsidP="005B23FB">
      <w:pPr>
        <w:numPr>
          <w:ilvl w:val="0"/>
          <w:numId w:val="4"/>
        </w:numPr>
        <w:spacing w:after="0"/>
        <w:rPr>
          <w:rFonts w:cs="Arial"/>
          <w:b/>
          <w:szCs w:val="22"/>
          <w:u w:val="single"/>
        </w:rPr>
      </w:pPr>
      <w:bookmarkStart w:id="0" w:name="_Ref260825273"/>
      <w:r w:rsidRPr="000131A1">
        <w:rPr>
          <w:rFonts w:eastAsia="SimSun" w:cs="Arial"/>
          <w:b/>
          <w:szCs w:val="22"/>
          <w:u w:val="single"/>
          <w:lang w:eastAsia="zh-CN"/>
        </w:rPr>
        <w:t>Interpretation</w:t>
      </w:r>
      <w:r w:rsidR="00FA06F2" w:rsidRPr="005B23FB">
        <w:rPr>
          <w:rFonts w:cs="Arial"/>
          <w:b/>
          <w:szCs w:val="22"/>
        </w:rPr>
        <w:t xml:space="preserve">/ </w:t>
      </w:r>
      <w:r w:rsidR="00CC52F0" w:rsidRPr="005B23FB">
        <w:rPr>
          <w:rFonts w:eastAsia="SimSun" w:cs="Arial"/>
          <w:b/>
          <w:i/>
          <w:iCs/>
          <w:szCs w:val="22"/>
          <w:u w:val="single"/>
          <w:lang w:eastAsia="zh-CN"/>
        </w:rPr>
        <w:t>Diễn giải</w:t>
      </w:r>
    </w:p>
    <w:bookmarkEnd w:id="0"/>
    <w:p w14:paraId="09BFC050" w14:textId="5B06FD6E" w:rsidR="00A85868" w:rsidRDefault="00880997" w:rsidP="00B84F4C">
      <w:pPr>
        <w:keepNext/>
        <w:keepLines/>
        <w:numPr>
          <w:ilvl w:val="1"/>
          <w:numId w:val="4"/>
        </w:numPr>
        <w:spacing w:after="200"/>
        <w:jc w:val="both"/>
        <w:rPr>
          <w:rFonts w:cs="Arial"/>
          <w:szCs w:val="22"/>
        </w:rPr>
      </w:pPr>
      <w:r w:rsidRPr="000131A1">
        <w:rPr>
          <w:rFonts w:cs="Arial"/>
          <w:szCs w:val="22"/>
        </w:rPr>
        <w:t>In this Agreement, unless the context otherwise requires</w:t>
      </w:r>
      <w:r w:rsidR="00A85868" w:rsidRPr="000131A1">
        <w:rPr>
          <w:rFonts w:cs="Arial"/>
          <w:szCs w:val="22"/>
        </w:rPr>
        <w:t xml:space="preserve">, capitalised expressions shall have the meanings set out in </w:t>
      </w:r>
      <w:r w:rsidR="00013EF2" w:rsidRPr="000131A1">
        <w:rPr>
          <w:rFonts w:cs="Arial"/>
          <w:szCs w:val="22"/>
        </w:rPr>
        <w:t>the General Terms</w:t>
      </w:r>
      <w:r w:rsidR="00A85868" w:rsidRPr="000131A1">
        <w:rPr>
          <w:rFonts w:cs="Arial"/>
          <w:szCs w:val="22"/>
        </w:rPr>
        <w:t xml:space="preserve"> </w:t>
      </w:r>
      <w:r w:rsidR="001D1700" w:rsidRPr="000131A1">
        <w:rPr>
          <w:rFonts w:cs="Arial"/>
          <w:szCs w:val="22"/>
        </w:rPr>
        <w:t>set forth in Annex A to this Agreement (the “</w:t>
      </w:r>
      <w:r w:rsidR="001D1700" w:rsidRPr="000131A1">
        <w:rPr>
          <w:rFonts w:cs="Arial"/>
          <w:b/>
          <w:bCs/>
          <w:szCs w:val="22"/>
        </w:rPr>
        <w:t>General Terms</w:t>
      </w:r>
      <w:r w:rsidR="001D1700" w:rsidRPr="000131A1">
        <w:rPr>
          <w:rFonts w:cs="Arial"/>
          <w:szCs w:val="22"/>
        </w:rPr>
        <w:t xml:space="preserve">”) </w:t>
      </w:r>
      <w:r w:rsidR="00A85868" w:rsidRPr="000131A1">
        <w:rPr>
          <w:rFonts w:cs="Arial"/>
          <w:szCs w:val="22"/>
        </w:rPr>
        <w:t xml:space="preserve">or the relevant </w:t>
      </w:r>
      <w:r w:rsidR="00AC0C66" w:rsidRPr="000131A1">
        <w:rPr>
          <w:rFonts w:cs="Arial"/>
          <w:szCs w:val="22"/>
        </w:rPr>
        <w:t>clauses</w:t>
      </w:r>
      <w:r w:rsidR="00A85868" w:rsidRPr="000131A1">
        <w:rPr>
          <w:rFonts w:cs="Arial"/>
          <w:szCs w:val="22"/>
        </w:rPr>
        <w:t xml:space="preserve"> in which that capitalised expression appears. </w:t>
      </w:r>
      <w:r w:rsidR="003E6E86" w:rsidRPr="000131A1">
        <w:rPr>
          <w:rFonts w:cs="Arial"/>
          <w:szCs w:val="22"/>
        </w:rPr>
        <w:t>This Agreement shall be interpreted in accordance with the provisions set out in the General Terms.</w:t>
      </w:r>
    </w:p>
    <w:p w14:paraId="22C3967B" w14:textId="53B01127" w:rsidR="00161D94" w:rsidRPr="00161D94" w:rsidRDefault="00161D94" w:rsidP="0021498A">
      <w:pPr>
        <w:keepNext/>
        <w:keepLines/>
        <w:spacing w:after="200"/>
        <w:ind w:left="720"/>
        <w:jc w:val="both"/>
        <w:rPr>
          <w:rFonts w:cs="Arial"/>
          <w:i/>
          <w:iCs/>
          <w:szCs w:val="22"/>
        </w:rPr>
      </w:pPr>
      <w:r w:rsidRPr="00161D94">
        <w:rPr>
          <w:i/>
          <w:iCs/>
          <w:szCs w:val="22"/>
        </w:rPr>
        <w:t xml:space="preserve">Trong Hợp Đồng này, trừ phi ngữ cảnh yêu cầu khác đi, các thuật ngữ viết hoa sẽ có nghĩa như được định nghĩa tại Điều Khoản Chung </w:t>
      </w:r>
      <w:r>
        <w:rPr>
          <w:i/>
          <w:iCs/>
          <w:szCs w:val="22"/>
        </w:rPr>
        <w:t xml:space="preserve">trong Phụ Lục A </w:t>
      </w:r>
      <w:r w:rsidR="00E85A2E">
        <w:rPr>
          <w:i/>
          <w:iCs/>
          <w:szCs w:val="22"/>
        </w:rPr>
        <w:t>đi kèm Hợp Đồng (“</w:t>
      </w:r>
      <w:r w:rsidR="00E85A2E" w:rsidRPr="008413E5">
        <w:rPr>
          <w:b/>
          <w:bCs/>
          <w:i/>
          <w:iCs/>
          <w:szCs w:val="22"/>
        </w:rPr>
        <w:t>Điều Khoản Chung</w:t>
      </w:r>
      <w:r w:rsidR="00E85A2E">
        <w:rPr>
          <w:i/>
          <w:iCs/>
          <w:szCs w:val="22"/>
        </w:rPr>
        <w:t xml:space="preserve">”) </w:t>
      </w:r>
      <w:r w:rsidRPr="00161D94">
        <w:rPr>
          <w:i/>
          <w:iCs/>
          <w:szCs w:val="22"/>
        </w:rPr>
        <w:t>hoặc tại các điều khoản mà thuật ngữ viết hoa đó xuất hiện.  Hợp Đồng này sẽ được giải thích phù hợp với các điều khoản quy định tại Điều Khoản Chung.</w:t>
      </w:r>
    </w:p>
    <w:p w14:paraId="23F0BF78" w14:textId="6B195604" w:rsidR="00F47717" w:rsidRPr="00D74A08" w:rsidRDefault="007E5D29" w:rsidP="00C46F16">
      <w:pPr>
        <w:keepNext/>
        <w:keepLines/>
        <w:numPr>
          <w:ilvl w:val="1"/>
          <w:numId w:val="4"/>
        </w:numPr>
        <w:spacing w:after="0"/>
        <w:jc w:val="both"/>
        <w:rPr>
          <w:rFonts w:cs="Arial"/>
          <w:szCs w:val="22"/>
        </w:rPr>
      </w:pPr>
      <w:r w:rsidRPr="000131A1">
        <w:rPr>
          <w:rFonts w:cs="Arial"/>
        </w:rPr>
        <w:t>If there is any inconsistency between any of the terms of this Agreement</w:t>
      </w:r>
      <w:r w:rsidR="00435651" w:rsidRPr="000131A1">
        <w:rPr>
          <w:rFonts w:cs="Arial"/>
        </w:rPr>
        <w:t xml:space="preserve"> (excluding its </w:t>
      </w:r>
      <w:r w:rsidR="002E3E2A" w:rsidRPr="000131A1">
        <w:rPr>
          <w:rFonts w:cs="Arial"/>
        </w:rPr>
        <w:t>Annexures)</w:t>
      </w:r>
      <w:r w:rsidR="007C08A9" w:rsidRPr="000131A1">
        <w:rPr>
          <w:rFonts w:cs="Arial"/>
        </w:rPr>
        <w:t>, the General Terms</w:t>
      </w:r>
      <w:r w:rsidR="00232D80" w:rsidRPr="000131A1">
        <w:rPr>
          <w:rFonts w:cs="Arial"/>
        </w:rPr>
        <w:t xml:space="preserve">, </w:t>
      </w:r>
      <w:r w:rsidRPr="000131A1">
        <w:rPr>
          <w:rFonts w:cs="Arial"/>
        </w:rPr>
        <w:t>the order of priority for the purposes of construction shall be as follows</w:t>
      </w:r>
      <w:r w:rsidR="00232D80" w:rsidRPr="000131A1">
        <w:rPr>
          <w:rFonts w:cs="Arial"/>
        </w:rPr>
        <w:t>:</w:t>
      </w:r>
    </w:p>
    <w:p w14:paraId="6446F25E" w14:textId="3A138995" w:rsidR="00D74A08" w:rsidRPr="00D74A08" w:rsidRDefault="00D74A08" w:rsidP="00D74A08">
      <w:pPr>
        <w:keepNext/>
        <w:keepLines/>
        <w:spacing w:after="200"/>
        <w:ind w:left="720"/>
        <w:jc w:val="both"/>
        <w:rPr>
          <w:i/>
          <w:iCs/>
          <w:szCs w:val="22"/>
        </w:rPr>
      </w:pPr>
      <w:r w:rsidRPr="00D74A08">
        <w:rPr>
          <w:i/>
          <w:iCs/>
          <w:szCs w:val="22"/>
        </w:rPr>
        <w:t xml:space="preserve">Trong trường hợp có sự không thống nhất giữa </w:t>
      </w:r>
      <w:r w:rsidR="001F79A0">
        <w:rPr>
          <w:i/>
          <w:iCs/>
          <w:szCs w:val="22"/>
        </w:rPr>
        <w:t xml:space="preserve">các điều khoản </w:t>
      </w:r>
      <w:r w:rsidRPr="00D74A08">
        <w:rPr>
          <w:i/>
          <w:iCs/>
          <w:szCs w:val="22"/>
        </w:rPr>
        <w:t xml:space="preserve">quy định </w:t>
      </w:r>
      <w:r w:rsidR="001F79A0">
        <w:rPr>
          <w:i/>
          <w:iCs/>
          <w:szCs w:val="22"/>
        </w:rPr>
        <w:t xml:space="preserve">trong Hợp Đồng </w:t>
      </w:r>
      <w:r w:rsidRPr="00D74A08">
        <w:rPr>
          <w:i/>
          <w:iCs/>
          <w:szCs w:val="22"/>
        </w:rPr>
        <w:t xml:space="preserve">này </w:t>
      </w:r>
      <w:r w:rsidR="00C773A2">
        <w:rPr>
          <w:i/>
          <w:iCs/>
          <w:szCs w:val="22"/>
        </w:rPr>
        <w:t>(Không bao gồm các Phụ Lục đi kèm), thứ tự ưu tiên áp dụng sẽ như sau:</w:t>
      </w:r>
    </w:p>
    <w:p w14:paraId="4BFA28AD" w14:textId="77777777" w:rsidR="00EB287C" w:rsidRPr="00947166" w:rsidRDefault="00EB287C" w:rsidP="00EB287C">
      <w:pPr>
        <w:pStyle w:val="oancuaDanhsach"/>
        <w:keepNext/>
        <w:keepLines/>
        <w:numPr>
          <w:ilvl w:val="2"/>
          <w:numId w:val="4"/>
        </w:numPr>
        <w:snapToGrid w:val="0"/>
        <w:spacing w:before="120" w:after="0"/>
        <w:contextualSpacing w:val="0"/>
        <w:jc w:val="both"/>
        <w:rPr>
          <w:szCs w:val="22"/>
        </w:rPr>
      </w:pPr>
      <w:r w:rsidRPr="00685131">
        <w:rPr>
          <w:sz w:val="22"/>
          <w:szCs w:val="22"/>
        </w:rPr>
        <w:t>this Agreement (excluding its Annexures);</w:t>
      </w:r>
    </w:p>
    <w:p w14:paraId="6DC0059E" w14:textId="1C69F4CB" w:rsidR="00EB287C" w:rsidRPr="00EB287C" w:rsidRDefault="00EB287C" w:rsidP="00EB287C">
      <w:pPr>
        <w:pStyle w:val="oancuaDanhsach"/>
        <w:keepNext/>
        <w:keepLines/>
        <w:snapToGrid w:val="0"/>
        <w:spacing w:before="120" w:after="0"/>
        <w:ind w:left="1440"/>
        <w:contextualSpacing w:val="0"/>
        <w:jc w:val="both"/>
        <w:rPr>
          <w:i/>
          <w:iCs/>
          <w:szCs w:val="22"/>
        </w:rPr>
      </w:pPr>
      <w:r w:rsidRPr="0078419C">
        <w:rPr>
          <w:i/>
          <w:iCs/>
          <w:sz w:val="22"/>
          <w:szCs w:val="22"/>
        </w:rPr>
        <w:t>Hợp đồng này (Không bao gồm các Phụ lục đi kèm)</w:t>
      </w:r>
    </w:p>
    <w:p w14:paraId="59FFC0ED" w14:textId="6E5C80A4" w:rsidR="00947166" w:rsidRDefault="00DA28FE" w:rsidP="00C46F16">
      <w:pPr>
        <w:pStyle w:val="oancuaDanhsach"/>
        <w:keepNext/>
        <w:keepLines/>
        <w:numPr>
          <w:ilvl w:val="2"/>
          <w:numId w:val="4"/>
        </w:numPr>
        <w:snapToGrid w:val="0"/>
        <w:spacing w:before="120" w:after="0"/>
        <w:contextualSpacing w:val="0"/>
        <w:jc w:val="both"/>
        <w:rPr>
          <w:sz w:val="22"/>
          <w:szCs w:val="22"/>
        </w:rPr>
      </w:pPr>
      <w:r w:rsidRPr="000131A1">
        <w:rPr>
          <w:sz w:val="22"/>
          <w:szCs w:val="22"/>
        </w:rPr>
        <w:t>the General Terms;</w:t>
      </w:r>
    </w:p>
    <w:p w14:paraId="42AE3DCE" w14:textId="5172E942" w:rsidR="00232D80" w:rsidRPr="000131A1" w:rsidRDefault="00947166" w:rsidP="00947166">
      <w:pPr>
        <w:pStyle w:val="oancuaDanhsach"/>
        <w:keepNext/>
        <w:keepLines/>
        <w:snapToGrid w:val="0"/>
        <w:spacing w:before="120" w:after="0"/>
        <w:ind w:left="1440"/>
        <w:contextualSpacing w:val="0"/>
        <w:jc w:val="both"/>
        <w:rPr>
          <w:sz w:val="22"/>
          <w:szCs w:val="22"/>
        </w:rPr>
      </w:pPr>
      <w:r w:rsidRPr="00947166">
        <w:rPr>
          <w:i/>
          <w:iCs/>
          <w:sz w:val="22"/>
          <w:szCs w:val="22"/>
        </w:rPr>
        <w:t>Điều khoản chung</w:t>
      </w:r>
      <w:r>
        <w:rPr>
          <w:i/>
          <w:iCs/>
          <w:sz w:val="22"/>
          <w:szCs w:val="22"/>
        </w:rPr>
        <w:t>;</w:t>
      </w:r>
    </w:p>
    <w:p w14:paraId="75D9ED1E" w14:textId="4D65A5A8" w:rsidR="0067168E" w:rsidRDefault="0067168E" w:rsidP="00C46F16">
      <w:pPr>
        <w:pStyle w:val="oancuaDanhsach"/>
        <w:keepNext/>
        <w:keepLines/>
        <w:numPr>
          <w:ilvl w:val="2"/>
          <w:numId w:val="4"/>
        </w:numPr>
        <w:snapToGrid w:val="0"/>
        <w:spacing w:before="120" w:after="0"/>
        <w:contextualSpacing w:val="0"/>
        <w:jc w:val="both"/>
        <w:rPr>
          <w:szCs w:val="22"/>
        </w:rPr>
      </w:pPr>
      <w:r w:rsidRPr="000131A1">
        <w:rPr>
          <w:sz w:val="22"/>
          <w:szCs w:val="22"/>
        </w:rPr>
        <w:t>any other documents</w:t>
      </w:r>
      <w:r w:rsidRPr="000131A1">
        <w:rPr>
          <w:szCs w:val="22"/>
        </w:rPr>
        <w:t xml:space="preserve">. </w:t>
      </w:r>
    </w:p>
    <w:p w14:paraId="4F910E20" w14:textId="5C3AB577" w:rsidR="00820123" w:rsidRPr="00820123" w:rsidRDefault="00820123" w:rsidP="00820123">
      <w:pPr>
        <w:pStyle w:val="oancuaDanhsach"/>
        <w:keepNext/>
        <w:keepLines/>
        <w:snapToGrid w:val="0"/>
        <w:spacing w:before="120" w:after="0"/>
        <w:ind w:left="1440"/>
        <w:contextualSpacing w:val="0"/>
        <w:jc w:val="both"/>
        <w:rPr>
          <w:i/>
          <w:iCs/>
          <w:sz w:val="22"/>
          <w:szCs w:val="22"/>
        </w:rPr>
      </w:pPr>
      <w:r w:rsidRPr="00820123">
        <w:rPr>
          <w:i/>
          <w:iCs/>
          <w:sz w:val="22"/>
          <w:szCs w:val="22"/>
        </w:rPr>
        <w:t>Các tài liệu khác.</w:t>
      </w:r>
    </w:p>
    <w:p w14:paraId="6AC1DE31" w14:textId="0C10F2CA" w:rsidR="00593ACC" w:rsidRPr="00782F1A" w:rsidRDefault="00624D2F" w:rsidP="00782F1A">
      <w:pPr>
        <w:keepNext/>
        <w:keepLines/>
        <w:numPr>
          <w:ilvl w:val="0"/>
          <w:numId w:val="4"/>
        </w:numPr>
        <w:spacing w:before="120" w:after="200"/>
        <w:rPr>
          <w:rFonts w:cs="Arial"/>
          <w:szCs w:val="22"/>
        </w:rPr>
      </w:pPr>
      <w:r w:rsidRPr="000131A1">
        <w:rPr>
          <w:rFonts w:cs="Arial"/>
          <w:b/>
          <w:szCs w:val="22"/>
          <w:u w:val="single"/>
        </w:rPr>
        <w:t>Products</w:t>
      </w:r>
      <w:r w:rsidR="00782F1A">
        <w:rPr>
          <w:rFonts w:cs="Arial"/>
          <w:szCs w:val="22"/>
        </w:rPr>
        <w:t xml:space="preserve">/ </w:t>
      </w:r>
      <w:r w:rsidR="00593ACC" w:rsidRPr="00782F1A">
        <w:rPr>
          <w:rFonts w:cs="Arial"/>
          <w:b/>
          <w:i/>
          <w:iCs/>
          <w:szCs w:val="22"/>
          <w:u w:val="single"/>
        </w:rPr>
        <w:t>Hàng hóa</w:t>
      </w:r>
    </w:p>
    <w:p w14:paraId="2D245177" w14:textId="5AA5C05C" w:rsidR="00624D2F" w:rsidRDefault="00624D2F" w:rsidP="00464468">
      <w:pPr>
        <w:numPr>
          <w:ilvl w:val="1"/>
          <w:numId w:val="4"/>
        </w:numPr>
        <w:spacing w:after="200"/>
        <w:jc w:val="both"/>
        <w:rPr>
          <w:rFonts w:cs="Arial"/>
          <w:szCs w:val="22"/>
        </w:rPr>
      </w:pPr>
      <w:r w:rsidRPr="000131A1">
        <w:rPr>
          <w:rFonts w:cs="Arial"/>
          <w:szCs w:val="22"/>
        </w:rPr>
        <w:t xml:space="preserve">The </w:t>
      </w:r>
      <w:r w:rsidRPr="000131A1">
        <w:rPr>
          <w:rFonts w:eastAsia="SimSun" w:cs="Arial"/>
          <w:szCs w:val="22"/>
          <w:lang w:eastAsia="zh-CN"/>
        </w:rPr>
        <w:t>Client</w:t>
      </w:r>
      <w:r w:rsidRPr="000131A1">
        <w:rPr>
          <w:rFonts w:cs="Arial"/>
          <w:szCs w:val="22"/>
        </w:rPr>
        <w:t xml:space="preserve"> and Supplier agree that Supplier shall supply products (“</w:t>
      </w:r>
      <w:r w:rsidRPr="000131A1">
        <w:rPr>
          <w:rFonts w:cs="Arial"/>
          <w:b/>
          <w:szCs w:val="22"/>
        </w:rPr>
        <w:t>Products</w:t>
      </w:r>
      <w:r w:rsidRPr="000131A1">
        <w:rPr>
          <w:rFonts w:cs="Arial"/>
          <w:szCs w:val="22"/>
        </w:rPr>
        <w:t>”) in accordance with the General Terms and the following:</w:t>
      </w:r>
    </w:p>
    <w:p w14:paraId="04CD8BA2" w14:textId="07E077C3" w:rsidR="00F54ECA" w:rsidRDefault="008568D0" w:rsidP="004514DF">
      <w:pPr>
        <w:spacing w:after="200"/>
        <w:ind w:left="720"/>
        <w:jc w:val="both"/>
        <w:rPr>
          <w:i/>
          <w:iCs/>
          <w:szCs w:val="22"/>
        </w:rPr>
      </w:pPr>
      <w:r w:rsidRPr="008568D0">
        <w:rPr>
          <w:i/>
          <w:iCs/>
          <w:szCs w:val="22"/>
        </w:rPr>
        <w:lastRenderedPageBreak/>
        <w:t xml:space="preserve">Khách Hàng và Nhà Cung Cấp đồng ý rằng Nhà Cung Cấp sẽ </w:t>
      </w:r>
      <w:r>
        <w:rPr>
          <w:i/>
          <w:iCs/>
          <w:szCs w:val="22"/>
        </w:rPr>
        <w:t>cung cấp hàng hóa</w:t>
      </w:r>
      <w:r w:rsidRPr="008568D0">
        <w:rPr>
          <w:i/>
          <w:iCs/>
          <w:szCs w:val="22"/>
        </w:rPr>
        <w:t xml:space="preserve"> (“</w:t>
      </w:r>
      <w:r>
        <w:rPr>
          <w:b/>
          <w:bCs/>
          <w:i/>
          <w:iCs/>
          <w:szCs w:val="22"/>
        </w:rPr>
        <w:t>Hàng hóa</w:t>
      </w:r>
      <w:r w:rsidRPr="008568D0">
        <w:rPr>
          <w:i/>
          <w:iCs/>
          <w:szCs w:val="22"/>
        </w:rPr>
        <w:t xml:space="preserve">”) </w:t>
      </w:r>
      <w:r w:rsidR="00194A24">
        <w:rPr>
          <w:i/>
          <w:iCs/>
          <w:szCs w:val="22"/>
        </w:rPr>
        <w:t>phù</w:t>
      </w:r>
      <w:r w:rsidRPr="008568D0">
        <w:rPr>
          <w:i/>
          <w:iCs/>
          <w:szCs w:val="22"/>
        </w:rPr>
        <w:t xml:space="preserve"> hợp với Điều Khoản Chung và các nội dung quy định dưới đây</w:t>
      </w:r>
      <w:r>
        <w:rPr>
          <w:i/>
          <w:iCs/>
          <w:szCs w:val="22"/>
        </w:rPr>
        <w:t>:</w:t>
      </w:r>
    </w:p>
    <w:tbl>
      <w:tblPr>
        <w:tblW w:w="9837" w:type="dxa"/>
        <w:jc w:val="center"/>
        <w:shd w:val="clear" w:color="auto" w:fill="FFFFFF" w:themeFill="background1"/>
        <w:tblLook w:val="04A0" w:firstRow="1" w:lastRow="0" w:firstColumn="1" w:lastColumn="0" w:noHBand="0" w:noVBand="1"/>
      </w:tblPr>
      <w:tblGrid>
        <w:gridCol w:w="566"/>
        <w:gridCol w:w="3383"/>
        <w:gridCol w:w="1408"/>
        <w:gridCol w:w="817"/>
        <w:gridCol w:w="977"/>
        <w:gridCol w:w="1278"/>
        <w:gridCol w:w="1408"/>
      </w:tblGrid>
      <w:tr w:rsidR="00A868EF" w:rsidRPr="005622CE" w14:paraId="6B61E498" w14:textId="77777777" w:rsidTr="005622CE">
        <w:trPr>
          <w:trHeight w:val="1460"/>
          <w:tblHeader/>
          <w:jc w:val="center"/>
        </w:trPr>
        <w:tc>
          <w:tcPr>
            <w:tcW w:w="5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5C7288E9" w14:textId="77777777" w:rsidR="005622CE" w:rsidRPr="004514DF" w:rsidRDefault="005622CE" w:rsidP="00095C7C">
            <w:pPr>
              <w:spacing w:after="0"/>
              <w:jc w:val="center"/>
              <w:rPr>
                <w:rFonts w:eastAsia="Arial" w:cs="Arial"/>
                <w:b/>
                <w:sz w:val="20"/>
              </w:rPr>
            </w:pPr>
            <w:r w:rsidRPr="004514DF">
              <w:rPr>
                <w:rFonts w:eastAsia="Arial" w:cs="Arial"/>
                <w:b/>
                <w:sz w:val="20"/>
              </w:rPr>
              <w:t>No</w:t>
            </w:r>
          </w:p>
          <w:p w14:paraId="30FB424A" w14:textId="77777777" w:rsidR="005622CE" w:rsidRPr="004514DF" w:rsidRDefault="005622CE" w:rsidP="00095C7C">
            <w:pPr>
              <w:spacing w:after="0"/>
              <w:jc w:val="center"/>
              <w:rPr>
                <w:rFonts w:cs="Arial"/>
                <w:b/>
                <w:i/>
                <w:iCs/>
                <w:sz w:val="20"/>
              </w:rPr>
            </w:pPr>
            <w:r w:rsidRPr="004514DF">
              <w:rPr>
                <w:rFonts w:eastAsia="Arial" w:cs="Arial"/>
                <w:b/>
                <w:i/>
                <w:iCs/>
                <w:sz w:val="20"/>
              </w:rPr>
              <w:t>STT</w:t>
            </w:r>
          </w:p>
        </w:tc>
        <w:tc>
          <w:tcPr>
            <w:tcW w:w="340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322ADD16" w14:textId="77777777" w:rsidR="005622CE" w:rsidRPr="004514DF" w:rsidRDefault="005622CE" w:rsidP="00095C7C">
            <w:pPr>
              <w:spacing w:after="0"/>
              <w:jc w:val="center"/>
              <w:rPr>
                <w:rFonts w:eastAsia="Arial" w:cs="Arial"/>
                <w:b/>
                <w:sz w:val="20"/>
              </w:rPr>
            </w:pPr>
            <w:r w:rsidRPr="004514DF">
              <w:rPr>
                <w:rFonts w:eastAsia="Arial" w:cs="Arial"/>
                <w:b/>
                <w:sz w:val="20"/>
              </w:rPr>
              <w:t xml:space="preserve">Product Description and Specification </w:t>
            </w:r>
          </w:p>
          <w:p w14:paraId="3170646B" w14:textId="77777777" w:rsidR="005622CE" w:rsidRPr="004514DF" w:rsidRDefault="005622CE" w:rsidP="00095C7C">
            <w:pPr>
              <w:spacing w:after="0"/>
              <w:jc w:val="center"/>
              <w:rPr>
                <w:rFonts w:cs="Arial"/>
                <w:b/>
                <w:i/>
                <w:iCs/>
                <w:sz w:val="20"/>
              </w:rPr>
            </w:pPr>
            <w:r w:rsidRPr="004514DF">
              <w:rPr>
                <w:rFonts w:eastAsia="Arial" w:cs="Arial"/>
                <w:b/>
                <w:i/>
                <w:iCs/>
                <w:sz w:val="20"/>
              </w:rPr>
              <w:t>Mô tả sản phẩm và đặc điểm kỹ thuật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3FC92507" w14:textId="77777777" w:rsidR="005622CE" w:rsidRPr="004514DF" w:rsidRDefault="005622CE" w:rsidP="00095C7C">
            <w:pPr>
              <w:spacing w:after="0"/>
              <w:jc w:val="center"/>
              <w:rPr>
                <w:rFonts w:eastAsia="Arial" w:cs="Arial"/>
                <w:b/>
                <w:sz w:val="20"/>
              </w:rPr>
            </w:pPr>
            <w:r w:rsidRPr="004514DF">
              <w:rPr>
                <w:rFonts w:eastAsia="Arial" w:cs="Arial"/>
                <w:b/>
                <w:sz w:val="20"/>
              </w:rPr>
              <w:t>Duration of Warranty (Months)</w:t>
            </w:r>
          </w:p>
          <w:p w14:paraId="229E5450" w14:textId="77777777" w:rsidR="005622CE" w:rsidRPr="004514DF" w:rsidRDefault="005622CE" w:rsidP="00095C7C">
            <w:pPr>
              <w:spacing w:after="0"/>
              <w:jc w:val="center"/>
              <w:rPr>
                <w:rFonts w:cs="Arial"/>
                <w:b/>
                <w:i/>
                <w:iCs/>
                <w:sz w:val="20"/>
              </w:rPr>
            </w:pPr>
            <w:r w:rsidRPr="004514DF">
              <w:rPr>
                <w:rFonts w:cs="Arial"/>
                <w:b/>
                <w:i/>
                <w:iCs/>
                <w:sz w:val="20"/>
              </w:rPr>
              <w:t>Thời gian bảo hành (tháng)</w:t>
            </w:r>
          </w:p>
        </w:tc>
        <w:tc>
          <w:tcPr>
            <w:tcW w:w="7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48DDE3" w14:textId="77777777" w:rsidR="005622CE" w:rsidRDefault="005622CE" w:rsidP="00095C7C">
            <w:pPr>
              <w:spacing w:after="0"/>
              <w:jc w:val="center"/>
              <w:rPr>
                <w:rFonts w:eastAsia="Arial" w:cs="Arial"/>
                <w:b/>
                <w:sz w:val="20"/>
              </w:rPr>
            </w:pPr>
            <w:r>
              <w:rPr>
                <w:rFonts w:eastAsia="Arial" w:cs="Arial"/>
                <w:b/>
                <w:sz w:val="20"/>
              </w:rPr>
              <w:t>Unit</w:t>
            </w:r>
          </w:p>
          <w:p w14:paraId="6155B9DC" w14:textId="179F1344" w:rsidR="005622CE" w:rsidRPr="00810814" w:rsidRDefault="005622CE" w:rsidP="00095C7C">
            <w:pPr>
              <w:spacing w:after="0"/>
              <w:jc w:val="center"/>
              <w:rPr>
                <w:rFonts w:eastAsia="Arial" w:cs="Arial"/>
                <w:b/>
                <w:i/>
                <w:iCs/>
                <w:sz w:val="20"/>
              </w:rPr>
            </w:pPr>
            <w:r w:rsidRPr="00810814">
              <w:rPr>
                <w:rFonts w:eastAsia="Arial" w:cs="Arial"/>
                <w:b/>
                <w:i/>
                <w:iCs/>
                <w:sz w:val="20"/>
              </w:rPr>
              <w:t>Đơn vị tính</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2F154194" w14:textId="0354A54A" w:rsidR="005622CE" w:rsidRPr="004514DF" w:rsidRDefault="005622CE" w:rsidP="00095C7C">
            <w:pPr>
              <w:spacing w:after="0"/>
              <w:jc w:val="center"/>
              <w:rPr>
                <w:rFonts w:eastAsia="Arial" w:cs="Arial"/>
                <w:b/>
                <w:sz w:val="20"/>
              </w:rPr>
            </w:pPr>
            <w:r w:rsidRPr="004514DF">
              <w:rPr>
                <w:rFonts w:eastAsia="Arial" w:cs="Arial"/>
                <w:b/>
                <w:sz w:val="20"/>
              </w:rPr>
              <w:t>Quantity</w:t>
            </w:r>
          </w:p>
          <w:p w14:paraId="5D818D4D" w14:textId="77777777" w:rsidR="005622CE" w:rsidRPr="004514DF" w:rsidRDefault="005622CE" w:rsidP="00095C7C">
            <w:pPr>
              <w:spacing w:after="0"/>
              <w:jc w:val="center"/>
              <w:rPr>
                <w:rFonts w:cs="Arial"/>
                <w:b/>
                <w:i/>
                <w:iCs/>
                <w:sz w:val="20"/>
              </w:rPr>
            </w:pPr>
            <w:r w:rsidRPr="004514DF">
              <w:rPr>
                <w:rFonts w:cs="Arial"/>
                <w:b/>
                <w:i/>
                <w:iCs/>
                <w:sz w:val="20"/>
              </w:rPr>
              <w:t>Số lượng</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4E16A833" w14:textId="77777777" w:rsidR="005622CE" w:rsidRPr="004514DF" w:rsidRDefault="005622CE" w:rsidP="00095C7C">
            <w:pPr>
              <w:spacing w:after="0"/>
              <w:jc w:val="center"/>
              <w:rPr>
                <w:rFonts w:eastAsia="Arial" w:cs="Arial"/>
                <w:b/>
                <w:sz w:val="20"/>
              </w:rPr>
            </w:pPr>
            <w:r w:rsidRPr="004514DF">
              <w:rPr>
                <w:rFonts w:eastAsia="Arial" w:cs="Arial"/>
                <w:b/>
                <w:sz w:val="20"/>
              </w:rPr>
              <w:t>Unit Price</w:t>
            </w:r>
          </w:p>
          <w:p w14:paraId="563F9593" w14:textId="77777777" w:rsidR="005622CE" w:rsidRPr="004514DF" w:rsidRDefault="005622CE" w:rsidP="00095C7C">
            <w:pPr>
              <w:spacing w:after="0"/>
              <w:jc w:val="center"/>
              <w:rPr>
                <w:rFonts w:cs="Arial"/>
                <w:b/>
                <w:i/>
                <w:iCs/>
                <w:sz w:val="20"/>
              </w:rPr>
            </w:pPr>
            <w:r w:rsidRPr="004514DF">
              <w:rPr>
                <w:rFonts w:cs="Arial"/>
                <w:b/>
                <w:i/>
                <w:iCs/>
                <w:sz w:val="20"/>
              </w:rPr>
              <w:t>Đơn giá</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605A1B91" w14:textId="77777777" w:rsidR="005622CE" w:rsidRPr="004514DF" w:rsidRDefault="005622CE" w:rsidP="00095C7C">
            <w:pPr>
              <w:spacing w:after="0"/>
              <w:jc w:val="center"/>
              <w:rPr>
                <w:rFonts w:eastAsia="Arial" w:cs="Arial"/>
                <w:b/>
                <w:sz w:val="20"/>
              </w:rPr>
            </w:pPr>
            <w:r w:rsidRPr="004514DF">
              <w:rPr>
                <w:rFonts w:eastAsia="Arial" w:cs="Arial"/>
                <w:b/>
                <w:sz w:val="20"/>
              </w:rPr>
              <w:t>Total Price</w:t>
            </w:r>
          </w:p>
          <w:p w14:paraId="7BE06A7B" w14:textId="77777777" w:rsidR="005622CE" w:rsidRPr="004514DF" w:rsidRDefault="005622CE" w:rsidP="00095C7C">
            <w:pPr>
              <w:spacing w:after="0"/>
              <w:jc w:val="center"/>
              <w:rPr>
                <w:rFonts w:cs="Arial"/>
                <w:b/>
                <w:i/>
                <w:iCs/>
                <w:sz w:val="20"/>
              </w:rPr>
            </w:pPr>
            <w:r w:rsidRPr="004514DF">
              <w:rPr>
                <w:rFonts w:eastAsia="Arial" w:cs="Arial"/>
                <w:b/>
                <w:i/>
                <w:iCs/>
                <w:sz w:val="20"/>
              </w:rPr>
              <w:t>Thành Tiền</w:t>
            </w:r>
          </w:p>
        </w:tc>
      </w:tr>
      <w:tr w:rsidR="00A868EF" w:rsidRPr="005622CE" w14:paraId="511E42FF" w14:textId="77777777" w:rsidTr="005622CE">
        <w:trPr>
          <w:trHeight w:val="46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58B9B6C"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7D64FFA" w14:textId="77777777" w:rsidR="005622CE" w:rsidRPr="004514DF" w:rsidRDefault="005622CE" w:rsidP="00095C7C">
            <w:pPr>
              <w:spacing w:after="0"/>
              <w:rPr>
                <w:rFonts w:cs="Arial"/>
                <w:sz w:val="20"/>
              </w:rPr>
            </w:pPr>
            <w:r w:rsidRPr="00810814">
              <w:rPr>
                <w:rFonts w:eastAsia="Times New Roman" w:cs="Arial"/>
                <w:b/>
                <w:bCs/>
                <w:color w:val="000000"/>
                <w:sz w:val="20"/>
                <w:lang w:val="en-US"/>
              </w:rPr>
              <w:t>Catalyst 9300 48-port data only, Network Essentials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3C7308A" w14:textId="5AD332C9" w:rsidR="005622CE" w:rsidRPr="004C71E0" w:rsidRDefault="005622CE" w:rsidP="00095C7C">
            <w:pPr>
              <w:spacing w:after="0"/>
              <w:jc w:val="center"/>
              <w:rPr>
                <w:rFonts w:cs="Arial"/>
                <w:sz w:val="20"/>
              </w:rPr>
            </w:pPr>
            <w:r w:rsidRPr="004C71E0">
              <w:rPr>
                <w:rFonts w:cs="Arial"/>
                <w:sz w:val="20"/>
              </w:rPr>
              <w:t>12 tháng</w:t>
            </w:r>
          </w:p>
        </w:tc>
        <w:tc>
          <w:tcPr>
            <w:tcW w:w="785" w:type="dxa"/>
            <w:tcBorders>
              <w:top w:val="single" w:sz="4" w:space="0" w:color="000000"/>
              <w:left w:val="single" w:sz="4" w:space="0" w:color="000000"/>
              <w:bottom w:val="single" w:sz="4" w:space="0" w:color="000000"/>
              <w:right w:val="single" w:sz="4" w:space="0" w:color="000000"/>
            </w:tcBorders>
            <w:vAlign w:val="center"/>
          </w:tcPr>
          <w:p w14:paraId="059B654D" w14:textId="460FFB59" w:rsidR="005622CE" w:rsidRPr="00810814" w:rsidRDefault="005622CE" w:rsidP="00095C7C">
            <w:pPr>
              <w:spacing w:after="0"/>
              <w:jc w:val="center"/>
              <w:rPr>
                <w:rFonts w:eastAsia="Times New Roman" w:cs="Arial"/>
                <w:color w:val="000000"/>
                <w:sz w:val="20"/>
                <w:lang w:val="en-US"/>
              </w:rPr>
            </w:pPr>
            <w:r w:rsidRPr="00810814">
              <w:rPr>
                <w:rFonts w:eastAsia="Times New Roman" w:cs="Arial"/>
                <w:color w:val="000000"/>
                <w:sz w:val="20"/>
                <w:lang w:val="en-US"/>
              </w:rPr>
              <w:t>Set/</w:t>
            </w:r>
            <w:r w:rsidRPr="00810814">
              <w:rPr>
                <w:rFonts w:eastAsia="Times New Roman" w:cs="Arial"/>
                <w:i/>
                <w:iCs/>
                <w:color w:val="000000"/>
                <w:sz w:val="20"/>
                <w:lang w:val="en-US"/>
              </w:rPr>
              <w:t>Bộ</w:t>
            </w: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B9E0EC0" w14:textId="30C80CAF" w:rsidR="005622CE" w:rsidRPr="004C71E0"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9A8B5E4" w14:textId="353B620A" w:rsidR="005622CE" w:rsidRPr="004C71E0" w:rsidRDefault="005622CE" w:rsidP="00576109">
            <w:pPr>
              <w:spacing w:after="0"/>
              <w:jc w:val="right"/>
              <w:rPr>
                <w:rFonts w:cs="Arial"/>
                <w:sz w:val="20"/>
              </w:rPr>
            </w:pPr>
            <w:r w:rsidRPr="004C71E0">
              <w:rPr>
                <w:rFonts w:cs="Arial"/>
                <w:sz w:val="20"/>
              </w:rPr>
              <w:t>110,700,000</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856B303" w14:textId="7202A3AB" w:rsidR="005622CE" w:rsidRPr="004C71E0" w:rsidRDefault="005622CE" w:rsidP="00576109">
            <w:pPr>
              <w:spacing w:after="0"/>
              <w:jc w:val="right"/>
              <w:rPr>
                <w:rFonts w:cs="Arial"/>
                <w:sz w:val="20"/>
              </w:rPr>
            </w:pPr>
            <w:r w:rsidRPr="004C71E0">
              <w:rPr>
                <w:rFonts w:cs="Arial"/>
                <w:sz w:val="20"/>
              </w:rPr>
              <w:t>221,400,000</w:t>
            </w:r>
          </w:p>
        </w:tc>
      </w:tr>
      <w:tr w:rsidR="00A868EF" w:rsidRPr="005622CE" w14:paraId="2E7CD94F" w14:textId="77777777" w:rsidTr="005622CE">
        <w:trPr>
          <w:trHeight w:val="398"/>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0FD005D"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503AD73" w14:textId="77777777" w:rsidR="005622CE" w:rsidRPr="004514DF" w:rsidRDefault="005622CE" w:rsidP="00095C7C">
            <w:pPr>
              <w:spacing w:after="0"/>
              <w:rPr>
                <w:rFonts w:cs="Arial"/>
                <w:sz w:val="20"/>
              </w:rPr>
            </w:pPr>
            <w:r w:rsidRPr="00810814">
              <w:rPr>
                <w:rFonts w:eastAsia="Times New Roman" w:cs="Arial"/>
                <w:color w:val="000000"/>
                <w:sz w:val="20"/>
                <w:lang w:val="en-US"/>
              </w:rPr>
              <w:t>SNTC-8X5XNBD Catalyst 9300 48-port data only, Network</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922016D" w14:textId="364D9ED5"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091471DD"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89D749B" w14:textId="3589F8A4"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B8F5F7C"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64EF794" w14:textId="77777777" w:rsidR="005622CE" w:rsidRPr="004514DF" w:rsidRDefault="005622CE" w:rsidP="00095C7C">
            <w:pPr>
              <w:spacing w:after="0"/>
              <w:jc w:val="center"/>
              <w:rPr>
                <w:rFonts w:cs="Arial"/>
                <w:sz w:val="20"/>
              </w:rPr>
            </w:pPr>
          </w:p>
        </w:tc>
      </w:tr>
      <w:tr w:rsidR="00A868EF" w:rsidRPr="005622CE" w14:paraId="2247A4D3" w14:textId="77777777" w:rsidTr="005622CE">
        <w:trPr>
          <w:trHeight w:val="479"/>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6A97ECC"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1.2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F721C72" w14:textId="77777777" w:rsidR="005622CE" w:rsidRPr="004514DF" w:rsidRDefault="005622CE" w:rsidP="00095C7C">
            <w:pPr>
              <w:spacing w:after="0"/>
              <w:rPr>
                <w:rFonts w:cs="Arial"/>
                <w:sz w:val="20"/>
              </w:rPr>
            </w:pPr>
            <w:r w:rsidRPr="00810814">
              <w:rPr>
                <w:rFonts w:eastAsia="Times New Roman" w:cs="Arial"/>
                <w:color w:val="000000"/>
                <w:sz w:val="20"/>
                <w:lang w:val="en-US"/>
              </w:rPr>
              <w:t>C9300 DNA Essentials, 48-Port Term Licenses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7BA0E11"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517C576C"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7BA750C" w14:textId="7060ED4B"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7292327"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6036682E" w14:textId="77777777" w:rsidR="005622CE" w:rsidRPr="004514DF" w:rsidRDefault="005622CE" w:rsidP="00095C7C">
            <w:pPr>
              <w:spacing w:after="0"/>
              <w:jc w:val="center"/>
              <w:rPr>
                <w:rFonts w:cs="Arial"/>
                <w:sz w:val="20"/>
              </w:rPr>
            </w:pPr>
          </w:p>
        </w:tc>
      </w:tr>
      <w:tr w:rsidR="00A868EF" w:rsidRPr="005622CE" w14:paraId="0C909EE9" w14:textId="77777777" w:rsidTr="005622CE">
        <w:trPr>
          <w:trHeight w:val="416"/>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18AECA6"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1.3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9A56669" w14:textId="77777777" w:rsidR="005622CE" w:rsidRPr="004514DF" w:rsidRDefault="005622CE" w:rsidP="00095C7C">
            <w:pPr>
              <w:spacing w:after="0"/>
              <w:rPr>
                <w:rFonts w:cs="Arial"/>
                <w:sz w:val="20"/>
              </w:rPr>
            </w:pPr>
            <w:r w:rsidRPr="00810814">
              <w:rPr>
                <w:rFonts w:eastAsia="Times New Roman" w:cs="Arial"/>
                <w:color w:val="000000"/>
                <w:sz w:val="20"/>
                <w:lang w:val="en-US"/>
              </w:rPr>
              <w:t>C9300 DNA Essentials, 48-port - 3 Year Term License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9569646"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74A7B4BE"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9CFC3E3" w14:textId="2A32A9C5"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29AA7BE"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221FA6B" w14:textId="77777777" w:rsidR="005622CE" w:rsidRPr="004514DF" w:rsidRDefault="005622CE" w:rsidP="00095C7C">
            <w:pPr>
              <w:spacing w:after="0"/>
              <w:jc w:val="center"/>
              <w:rPr>
                <w:rFonts w:cs="Arial"/>
                <w:sz w:val="20"/>
              </w:rPr>
            </w:pPr>
          </w:p>
        </w:tc>
      </w:tr>
      <w:tr w:rsidR="00A868EF" w:rsidRPr="005622CE" w14:paraId="37C199B7" w14:textId="77777777" w:rsidTr="005622CE">
        <w:trPr>
          <w:trHeight w:val="28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32D016D"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1.4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09C6F98" w14:textId="77777777" w:rsidR="005622CE" w:rsidRPr="004514DF" w:rsidRDefault="005622CE" w:rsidP="00095C7C">
            <w:pPr>
              <w:spacing w:after="0"/>
              <w:rPr>
                <w:rFonts w:cs="Arial"/>
                <w:sz w:val="20"/>
              </w:rPr>
            </w:pPr>
            <w:r w:rsidRPr="00810814">
              <w:rPr>
                <w:rFonts w:eastAsia="Times New Roman" w:cs="Arial"/>
                <w:color w:val="000000"/>
                <w:sz w:val="20"/>
                <w:lang w:val="en-US"/>
              </w:rPr>
              <w:t>C9300 Network Essentials, 48-port license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C71C826"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53AA1775"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41840E9" w14:textId="60CDD67B"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17EDBBA"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AC02112" w14:textId="77777777" w:rsidR="005622CE" w:rsidRPr="004514DF" w:rsidRDefault="005622CE" w:rsidP="00095C7C">
            <w:pPr>
              <w:spacing w:after="0"/>
              <w:jc w:val="center"/>
              <w:rPr>
                <w:rFonts w:cs="Arial"/>
                <w:sz w:val="20"/>
              </w:rPr>
            </w:pPr>
          </w:p>
        </w:tc>
      </w:tr>
      <w:tr w:rsidR="00A868EF" w:rsidRPr="005622CE" w14:paraId="509EFA8A" w14:textId="77777777" w:rsidTr="005622CE">
        <w:trPr>
          <w:trHeight w:val="407"/>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932CF55"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1.5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D48BF27" w14:textId="77777777" w:rsidR="005622CE" w:rsidRPr="004514DF" w:rsidRDefault="005622CE" w:rsidP="00095C7C">
            <w:pPr>
              <w:spacing w:after="0"/>
              <w:rPr>
                <w:rFonts w:cs="Arial"/>
                <w:sz w:val="20"/>
              </w:rPr>
            </w:pPr>
            <w:r w:rsidRPr="00810814">
              <w:rPr>
                <w:rFonts w:eastAsia="Times New Roman" w:cs="Arial"/>
                <w:color w:val="000000"/>
                <w:sz w:val="20"/>
                <w:lang w:val="en-US"/>
              </w:rPr>
              <w:t>CAT9300/9400/9500/9600 UNIVERSAL</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ADA1BBF"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6348155F"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C6773C3" w14:textId="3F52B720"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7D0BF9B"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E5366E4" w14:textId="77777777" w:rsidR="005622CE" w:rsidRPr="004514DF" w:rsidRDefault="005622CE" w:rsidP="00095C7C">
            <w:pPr>
              <w:spacing w:after="0"/>
              <w:jc w:val="center"/>
              <w:rPr>
                <w:rFonts w:cs="Arial"/>
                <w:sz w:val="20"/>
              </w:rPr>
            </w:pPr>
          </w:p>
        </w:tc>
      </w:tr>
      <w:tr w:rsidR="00A868EF" w:rsidRPr="005622CE" w14:paraId="3FB5A458" w14:textId="77777777" w:rsidTr="005622CE">
        <w:trPr>
          <w:trHeight w:val="272"/>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DFE656F"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1.6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3864358" w14:textId="77777777" w:rsidR="005622CE" w:rsidRPr="004514DF" w:rsidRDefault="005622CE" w:rsidP="00095C7C">
            <w:pPr>
              <w:spacing w:after="0"/>
              <w:rPr>
                <w:rFonts w:cs="Arial"/>
                <w:sz w:val="20"/>
              </w:rPr>
            </w:pPr>
            <w:r w:rsidRPr="00810814">
              <w:rPr>
                <w:rFonts w:eastAsia="Times New Roman" w:cs="Arial"/>
                <w:color w:val="000000"/>
                <w:sz w:val="20"/>
                <w:lang w:val="en-US"/>
              </w:rPr>
              <w:t>350W AC 80+ platinum Config 1 Power Supply</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0D24FB9"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5481AD7D"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F49545B" w14:textId="5F68DA0A"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B36137B"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4962927" w14:textId="77777777" w:rsidR="005622CE" w:rsidRPr="004514DF" w:rsidRDefault="005622CE" w:rsidP="00095C7C">
            <w:pPr>
              <w:spacing w:after="0"/>
              <w:jc w:val="center"/>
              <w:rPr>
                <w:rFonts w:cs="Arial"/>
                <w:sz w:val="20"/>
              </w:rPr>
            </w:pPr>
          </w:p>
        </w:tc>
      </w:tr>
      <w:tr w:rsidR="00A868EF" w:rsidRPr="005622CE" w14:paraId="1C6A2B0A" w14:textId="77777777" w:rsidTr="005622CE">
        <w:trPr>
          <w:trHeight w:val="209"/>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66EA274"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1.7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D5B17DA" w14:textId="77777777" w:rsidR="005622CE" w:rsidRPr="004514DF" w:rsidRDefault="005622CE" w:rsidP="00095C7C">
            <w:pPr>
              <w:spacing w:after="0"/>
              <w:rPr>
                <w:rFonts w:cs="Arial"/>
                <w:sz w:val="20"/>
              </w:rPr>
            </w:pPr>
            <w:r w:rsidRPr="00810814">
              <w:rPr>
                <w:rFonts w:eastAsia="Times New Roman" w:cs="Arial"/>
                <w:color w:val="000000"/>
                <w:sz w:val="20"/>
                <w:lang w:val="en-US"/>
              </w:rPr>
              <w:t>No Secondary Power Supply Selected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AAEEC9F"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50AA2E3D"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3B87536" w14:textId="0DE977EB"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6759693"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81E45D7" w14:textId="77777777" w:rsidR="005622CE" w:rsidRPr="004514DF" w:rsidRDefault="005622CE" w:rsidP="00095C7C">
            <w:pPr>
              <w:spacing w:after="0"/>
              <w:jc w:val="center"/>
              <w:rPr>
                <w:rFonts w:cs="Arial"/>
                <w:sz w:val="20"/>
              </w:rPr>
            </w:pPr>
          </w:p>
        </w:tc>
      </w:tr>
      <w:tr w:rsidR="00A868EF" w:rsidRPr="005622CE" w14:paraId="550AACF4" w14:textId="77777777" w:rsidTr="005622CE">
        <w:trPr>
          <w:trHeight w:val="218"/>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001E19F"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1.8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3395313" w14:textId="77777777" w:rsidR="005622CE" w:rsidRPr="004514DF" w:rsidRDefault="005622CE" w:rsidP="00095C7C">
            <w:pPr>
              <w:spacing w:after="0"/>
              <w:rPr>
                <w:rFonts w:cs="Arial"/>
                <w:sz w:val="20"/>
              </w:rPr>
            </w:pPr>
            <w:r w:rsidRPr="00810814">
              <w:rPr>
                <w:rFonts w:eastAsia="Times New Roman" w:cs="Arial"/>
                <w:color w:val="000000"/>
                <w:sz w:val="20"/>
                <w:lang w:val="en-US"/>
              </w:rPr>
              <w:t>Europe AC Type A Power Cable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934D039"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0212CD03"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A25101E" w14:textId="2BBCB905"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AE840F0"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B102290" w14:textId="77777777" w:rsidR="005622CE" w:rsidRPr="004514DF" w:rsidRDefault="005622CE" w:rsidP="00095C7C">
            <w:pPr>
              <w:spacing w:after="0"/>
              <w:jc w:val="center"/>
              <w:rPr>
                <w:rFonts w:cs="Arial"/>
                <w:sz w:val="20"/>
              </w:rPr>
            </w:pPr>
          </w:p>
        </w:tc>
      </w:tr>
      <w:tr w:rsidR="00A868EF" w:rsidRPr="005622CE" w14:paraId="0ADC6E86" w14:textId="77777777" w:rsidTr="005622CE">
        <w:trPr>
          <w:trHeight w:val="65"/>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599E0CA"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1.9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B51582F" w14:textId="77777777" w:rsidR="005622CE" w:rsidRPr="004514DF" w:rsidRDefault="005622CE" w:rsidP="00095C7C">
            <w:pPr>
              <w:spacing w:after="0"/>
              <w:rPr>
                <w:rFonts w:cs="Arial"/>
                <w:sz w:val="20"/>
              </w:rPr>
            </w:pPr>
            <w:r w:rsidRPr="00810814">
              <w:rPr>
                <w:rFonts w:eastAsia="Times New Roman" w:cs="Arial"/>
                <w:color w:val="000000"/>
                <w:sz w:val="20"/>
                <w:lang w:val="en-US"/>
              </w:rPr>
              <w:t>No SSD Card Selected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AB0E2C3"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5675BD30"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EF80498" w14:textId="264F978D"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BD50612"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656CBFC" w14:textId="77777777" w:rsidR="005622CE" w:rsidRPr="004514DF" w:rsidRDefault="005622CE" w:rsidP="00095C7C">
            <w:pPr>
              <w:spacing w:after="0"/>
              <w:jc w:val="center"/>
              <w:rPr>
                <w:rFonts w:cs="Arial"/>
                <w:sz w:val="20"/>
              </w:rPr>
            </w:pPr>
          </w:p>
        </w:tc>
      </w:tr>
      <w:tr w:rsidR="00A868EF" w:rsidRPr="005622CE" w14:paraId="3FD7C5EB" w14:textId="77777777" w:rsidTr="005622CE">
        <w:trPr>
          <w:trHeight w:val="263"/>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588B457"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1.10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87B4726" w14:textId="77777777" w:rsidR="005622CE" w:rsidRPr="004514DF" w:rsidRDefault="005622CE" w:rsidP="00095C7C">
            <w:pPr>
              <w:spacing w:after="0"/>
              <w:rPr>
                <w:rFonts w:cs="Arial"/>
                <w:sz w:val="20"/>
              </w:rPr>
            </w:pPr>
            <w:r w:rsidRPr="00810814">
              <w:rPr>
                <w:rFonts w:eastAsia="Times New Roman" w:cs="Arial"/>
                <w:color w:val="000000"/>
                <w:sz w:val="20"/>
                <w:lang w:val="en-US"/>
              </w:rPr>
              <w:t>50CM Type 1 Stacking Cable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C65329B"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3D749409"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15327D1" w14:textId="7DE7B76C"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E2B7005"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375234C" w14:textId="77777777" w:rsidR="005622CE" w:rsidRPr="004514DF" w:rsidRDefault="005622CE" w:rsidP="00095C7C">
            <w:pPr>
              <w:spacing w:after="0"/>
              <w:jc w:val="center"/>
              <w:rPr>
                <w:rFonts w:cs="Arial"/>
                <w:sz w:val="20"/>
              </w:rPr>
            </w:pPr>
          </w:p>
        </w:tc>
      </w:tr>
      <w:tr w:rsidR="00A868EF" w:rsidRPr="005622CE" w14:paraId="4A903E98" w14:textId="77777777" w:rsidTr="005622CE">
        <w:trPr>
          <w:trHeight w:val="28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3D0A1C2"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1.11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5DA8412" w14:textId="77777777" w:rsidR="005622CE" w:rsidRPr="004514DF" w:rsidRDefault="005622CE" w:rsidP="00095C7C">
            <w:pPr>
              <w:spacing w:after="0"/>
              <w:rPr>
                <w:rFonts w:cs="Arial"/>
                <w:sz w:val="20"/>
              </w:rPr>
            </w:pPr>
            <w:r w:rsidRPr="00810814">
              <w:rPr>
                <w:rFonts w:eastAsia="Times New Roman" w:cs="Arial"/>
                <w:color w:val="000000"/>
                <w:sz w:val="20"/>
                <w:lang w:val="en-US"/>
              </w:rPr>
              <w:t>Catalyst Stack Power Cable 30 CM</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B094BEE"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45956181"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EB2B571" w14:textId="3C5FE307"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8E76A92"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0F0378E" w14:textId="77777777" w:rsidR="005622CE" w:rsidRPr="004514DF" w:rsidRDefault="005622CE" w:rsidP="00095C7C">
            <w:pPr>
              <w:spacing w:after="0"/>
              <w:jc w:val="center"/>
              <w:rPr>
                <w:rFonts w:cs="Arial"/>
                <w:sz w:val="20"/>
              </w:rPr>
            </w:pPr>
          </w:p>
        </w:tc>
      </w:tr>
      <w:tr w:rsidR="00A868EF" w:rsidRPr="005622CE" w14:paraId="4B08EA70" w14:textId="77777777" w:rsidTr="005622CE">
        <w:trPr>
          <w:trHeight w:val="22"/>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ABE1860"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1.12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9B9D579" w14:textId="77777777" w:rsidR="005622CE" w:rsidRPr="004514DF" w:rsidRDefault="005622CE" w:rsidP="00095C7C">
            <w:pPr>
              <w:spacing w:after="0"/>
              <w:rPr>
                <w:rFonts w:cs="Arial"/>
                <w:sz w:val="20"/>
              </w:rPr>
            </w:pPr>
            <w:r w:rsidRPr="00810814">
              <w:rPr>
                <w:rFonts w:eastAsia="Times New Roman" w:cs="Arial"/>
                <w:color w:val="000000"/>
                <w:sz w:val="20"/>
                <w:lang w:val="en-US"/>
              </w:rPr>
              <w:t>Config 1 Power Supply Blank</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93F3815"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054AF8CF"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9574F27" w14:textId="0ECA632A"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584569F"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0FBE83B" w14:textId="77777777" w:rsidR="005622CE" w:rsidRPr="004514DF" w:rsidRDefault="005622CE" w:rsidP="00095C7C">
            <w:pPr>
              <w:spacing w:after="0"/>
              <w:jc w:val="center"/>
              <w:rPr>
                <w:rFonts w:cs="Arial"/>
                <w:sz w:val="20"/>
              </w:rPr>
            </w:pPr>
          </w:p>
        </w:tc>
      </w:tr>
      <w:tr w:rsidR="00A868EF" w:rsidRPr="005622CE" w14:paraId="065885AC" w14:textId="77777777" w:rsidTr="005622CE">
        <w:trPr>
          <w:trHeight w:val="110"/>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0169DB6"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1.13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EAD0C7B" w14:textId="77777777" w:rsidR="005622CE" w:rsidRPr="004514DF" w:rsidRDefault="005622CE" w:rsidP="00095C7C">
            <w:pPr>
              <w:spacing w:after="0"/>
              <w:rPr>
                <w:rFonts w:cs="Arial"/>
                <w:sz w:val="20"/>
              </w:rPr>
            </w:pPr>
            <w:r w:rsidRPr="00810814">
              <w:rPr>
                <w:rFonts w:eastAsia="Times New Roman" w:cs="Arial"/>
                <w:color w:val="000000"/>
                <w:sz w:val="20"/>
                <w:lang w:val="en-US"/>
              </w:rPr>
              <w:t>RUBBER FEET FOR TABLE TOP SETUP 9200 and 93xx</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FC4C1D1"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01A63F01"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A4C67F0" w14:textId="2837D9AB"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03C2327"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E1D5527" w14:textId="77777777" w:rsidR="005622CE" w:rsidRPr="004514DF" w:rsidRDefault="005622CE" w:rsidP="00095C7C">
            <w:pPr>
              <w:spacing w:after="0"/>
              <w:jc w:val="center"/>
              <w:rPr>
                <w:rFonts w:cs="Arial"/>
                <w:sz w:val="20"/>
              </w:rPr>
            </w:pPr>
          </w:p>
        </w:tc>
      </w:tr>
      <w:tr w:rsidR="00A868EF" w:rsidRPr="005622CE" w14:paraId="56AB9E42" w14:textId="77777777" w:rsidTr="005622CE">
        <w:trPr>
          <w:trHeight w:val="155"/>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D0CDC6C"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1.14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170D2E8" w14:textId="77777777" w:rsidR="005622CE" w:rsidRPr="004514DF" w:rsidRDefault="005622CE" w:rsidP="00095C7C">
            <w:pPr>
              <w:spacing w:after="0"/>
              <w:rPr>
                <w:rFonts w:cs="Arial"/>
                <w:sz w:val="20"/>
              </w:rPr>
            </w:pPr>
            <w:r w:rsidRPr="00810814">
              <w:rPr>
                <w:rFonts w:eastAsia="Times New Roman" w:cs="Arial"/>
                <w:color w:val="000000"/>
                <w:sz w:val="20"/>
                <w:lang w:val="en-US"/>
              </w:rPr>
              <w:t>12-24 and 10-32 SCREWS FOR RACK INSTALLATION, QTY 4</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057E68D"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60A80F4F"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73461A6" w14:textId="61CBC095"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F930082" w14:textId="3609E8F9"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58767F3" w14:textId="4A95DB15" w:rsidR="005622CE" w:rsidRPr="004514DF" w:rsidRDefault="005622CE" w:rsidP="00095C7C">
            <w:pPr>
              <w:spacing w:after="0"/>
              <w:jc w:val="center"/>
              <w:rPr>
                <w:rFonts w:cs="Arial"/>
                <w:sz w:val="20"/>
              </w:rPr>
            </w:pPr>
          </w:p>
        </w:tc>
      </w:tr>
      <w:tr w:rsidR="00A868EF" w:rsidRPr="005622CE" w14:paraId="46DB8B43" w14:textId="77777777" w:rsidTr="005622CE">
        <w:trPr>
          <w:trHeight w:val="19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0E320AC"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1.15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4692007" w14:textId="77777777" w:rsidR="005622CE" w:rsidRPr="004514DF" w:rsidRDefault="005622CE" w:rsidP="00095C7C">
            <w:pPr>
              <w:spacing w:after="0"/>
              <w:rPr>
                <w:rFonts w:cs="Arial"/>
                <w:sz w:val="20"/>
              </w:rPr>
            </w:pPr>
            <w:r w:rsidRPr="00810814">
              <w:rPr>
                <w:rFonts w:eastAsia="Times New Roman" w:cs="Arial"/>
                <w:color w:val="000000"/>
                <w:sz w:val="20"/>
                <w:lang w:val="en-US"/>
              </w:rPr>
              <w:t>1RU CABLE MANAGEMENT GUIDES 9200 and 9300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FFE998F"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4A845A27"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5560E3D" w14:textId="2A6046AE"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16D2DC7"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481E92F" w14:textId="77777777" w:rsidR="005622CE" w:rsidRPr="004514DF" w:rsidRDefault="005622CE" w:rsidP="00095C7C">
            <w:pPr>
              <w:spacing w:after="0"/>
              <w:jc w:val="center"/>
              <w:rPr>
                <w:rFonts w:cs="Arial"/>
                <w:sz w:val="20"/>
              </w:rPr>
            </w:pPr>
          </w:p>
        </w:tc>
      </w:tr>
      <w:tr w:rsidR="00A868EF" w:rsidRPr="005622CE" w14:paraId="263CB397" w14:textId="77777777" w:rsidTr="005622CE">
        <w:trPr>
          <w:trHeight w:val="22"/>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F7A6559"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1.16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58F09A2" w14:textId="77777777" w:rsidR="005622CE" w:rsidRPr="004514DF" w:rsidRDefault="005622CE" w:rsidP="00095C7C">
            <w:pPr>
              <w:spacing w:after="0"/>
              <w:rPr>
                <w:rFonts w:cs="Arial"/>
                <w:sz w:val="20"/>
              </w:rPr>
            </w:pPr>
            <w:r w:rsidRPr="00810814">
              <w:rPr>
                <w:rFonts w:eastAsia="Times New Roman" w:cs="Arial"/>
                <w:color w:val="000000"/>
                <w:sz w:val="20"/>
                <w:lang w:val="en-US"/>
              </w:rPr>
              <w:t>Network Plug-n-Play Connect for zero-touch device deployment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B7160E6"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135EAC65"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79F113F" w14:textId="528354F2"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C6598D8"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0A57315" w14:textId="77777777" w:rsidR="005622CE" w:rsidRPr="004514DF" w:rsidRDefault="005622CE" w:rsidP="00095C7C">
            <w:pPr>
              <w:spacing w:after="0"/>
              <w:jc w:val="center"/>
              <w:rPr>
                <w:rFonts w:cs="Arial"/>
                <w:sz w:val="20"/>
              </w:rPr>
            </w:pPr>
          </w:p>
        </w:tc>
      </w:tr>
      <w:tr w:rsidR="00A868EF" w:rsidRPr="005622CE" w14:paraId="434172E1" w14:textId="77777777" w:rsidTr="005622CE">
        <w:trPr>
          <w:trHeight w:val="137"/>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1C25BDC"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1.17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84ABCA6" w14:textId="77777777" w:rsidR="005622CE" w:rsidRPr="004514DF" w:rsidRDefault="005622CE" w:rsidP="00095C7C">
            <w:pPr>
              <w:spacing w:after="0"/>
              <w:rPr>
                <w:rFonts w:cs="Arial"/>
                <w:sz w:val="20"/>
              </w:rPr>
            </w:pPr>
            <w:r w:rsidRPr="00810814">
              <w:rPr>
                <w:rFonts w:eastAsia="Times New Roman" w:cs="Arial"/>
                <w:color w:val="000000"/>
                <w:sz w:val="20"/>
                <w:lang w:val="en-US"/>
              </w:rPr>
              <w:t>Catalyst 9300 8 x 10GE Network Module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633E8DA"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079AC6E3"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078B4B0" w14:textId="3208686C" w:rsidR="005622CE" w:rsidRPr="004514DF" w:rsidRDefault="005622CE" w:rsidP="00095C7C">
            <w:pPr>
              <w:spacing w:after="0"/>
              <w:jc w:val="center"/>
              <w:rPr>
                <w:rFonts w:cs="Arial"/>
                <w:sz w:val="20"/>
              </w:rPr>
            </w:pPr>
            <w:r w:rsidRPr="00810814">
              <w:rPr>
                <w:rFonts w:eastAsia="Times New Roman" w:cs="Arial"/>
                <w:color w:val="000000"/>
                <w:sz w:val="20"/>
                <w:lang w:val="en-US"/>
              </w:rPr>
              <w:t>2</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1B86DFA"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B5FBF7A" w14:textId="77777777" w:rsidR="005622CE" w:rsidRPr="004514DF" w:rsidRDefault="005622CE" w:rsidP="00095C7C">
            <w:pPr>
              <w:spacing w:after="0"/>
              <w:jc w:val="center"/>
              <w:rPr>
                <w:rFonts w:cs="Arial"/>
                <w:sz w:val="20"/>
              </w:rPr>
            </w:pPr>
          </w:p>
        </w:tc>
      </w:tr>
      <w:tr w:rsidR="00A868EF" w:rsidRPr="005622CE" w14:paraId="4AD95EF3" w14:textId="77777777" w:rsidTr="005622CE">
        <w:trPr>
          <w:trHeight w:val="684"/>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0E0FE20" w14:textId="77777777" w:rsidR="005622CE" w:rsidRPr="004514DF" w:rsidRDefault="005622CE" w:rsidP="00095C7C">
            <w:pPr>
              <w:spacing w:after="0"/>
              <w:jc w:val="center"/>
              <w:rPr>
                <w:rFonts w:cs="Arial"/>
                <w:b/>
                <w:bCs/>
                <w:sz w:val="20"/>
              </w:rPr>
            </w:pPr>
            <w:r w:rsidRPr="004514DF">
              <w:rPr>
                <w:rFonts w:eastAsia="Times New Roman" w:cs="Arial"/>
                <w:b/>
                <w:bCs/>
                <w:color w:val="000000"/>
                <w:sz w:val="20"/>
                <w:lang w:val="en-US"/>
              </w:rPr>
              <w:t>2</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281EA0B" w14:textId="1277FC55" w:rsidR="005622CE" w:rsidRPr="004514DF" w:rsidRDefault="005622CE" w:rsidP="00095C7C">
            <w:pPr>
              <w:spacing w:after="0"/>
              <w:rPr>
                <w:rFonts w:cs="Arial"/>
                <w:sz w:val="20"/>
              </w:rPr>
            </w:pPr>
            <w:r w:rsidRPr="00810814">
              <w:rPr>
                <w:rFonts w:eastAsia="Times New Roman" w:cs="Arial"/>
                <w:b/>
                <w:bCs/>
                <w:color w:val="000000"/>
                <w:sz w:val="20"/>
                <w:lang w:val="en-US"/>
              </w:rPr>
              <w:t>Catalyst 9200L 48-port data only,4 x 10G, Network Essentials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CFC685D" w14:textId="1D98D76E" w:rsidR="005622CE" w:rsidRPr="004C71E0" w:rsidRDefault="005622CE" w:rsidP="00095C7C">
            <w:pPr>
              <w:spacing w:after="0"/>
              <w:jc w:val="center"/>
              <w:rPr>
                <w:rFonts w:cs="Arial"/>
                <w:sz w:val="20"/>
              </w:rPr>
            </w:pPr>
            <w:r w:rsidRPr="004C71E0">
              <w:rPr>
                <w:rFonts w:cs="Arial"/>
                <w:sz w:val="20"/>
              </w:rPr>
              <w:t>12 tháng</w:t>
            </w:r>
          </w:p>
        </w:tc>
        <w:tc>
          <w:tcPr>
            <w:tcW w:w="785" w:type="dxa"/>
            <w:tcBorders>
              <w:top w:val="single" w:sz="4" w:space="0" w:color="000000"/>
              <w:left w:val="single" w:sz="4" w:space="0" w:color="000000"/>
              <w:bottom w:val="single" w:sz="4" w:space="0" w:color="000000"/>
              <w:right w:val="single" w:sz="4" w:space="0" w:color="000000"/>
            </w:tcBorders>
            <w:vAlign w:val="center"/>
          </w:tcPr>
          <w:p w14:paraId="61827AA9" w14:textId="17EB4546" w:rsidR="005622CE" w:rsidRPr="00810814" w:rsidRDefault="005622CE" w:rsidP="00095C7C">
            <w:pPr>
              <w:spacing w:after="0"/>
              <w:jc w:val="center"/>
              <w:rPr>
                <w:rFonts w:eastAsia="Times New Roman" w:cs="Arial"/>
                <w:color w:val="000000"/>
                <w:sz w:val="20"/>
                <w:lang w:val="en-US"/>
              </w:rPr>
            </w:pPr>
            <w:r w:rsidRPr="00810814">
              <w:rPr>
                <w:rFonts w:eastAsia="Times New Roman" w:cs="Arial"/>
                <w:color w:val="000000"/>
                <w:sz w:val="20"/>
                <w:lang w:val="en-US"/>
              </w:rPr>
              <w:t>Set/</w:t>
            </w:r>
            <w:r w:rsidRPr="00810814">
              <w:rPr>
                <w:rFonts w:eastAsia="Times New Roman" w:cs="Arial"/>
                <w:i/>
                <w:iCs/>
                <w:color w:val="000000"/>
                <w:sz w:val="20"/>
                <w:lang w:val="en-US"/>
              </w:rPr>
              <w:t>Bộ</w:t>
            </w: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A3C6C63" w14:textId="57CCA929" w:rsidR="005622CE" w:rsidRPr="004C71E0"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B16D913" w14:textId="77777777" w:rsidR="005622CE" w:rsidRPr="004C71E0" w:rsidRDefault="005622CE" w:rsidP="00095C7C">
            <w:pPr>
              <w:spacing w:after="0"/>
              <w:jc w:val="center"/>
              <w:rPr>
                <w:rFonts w:cs="Arial"/>
                <w:sz w:val="20"/>
              </w:rPr>
            </w:pPr>
            <w:r w:rsidRPr="004C71E0">
              <w:rPr>
                <w:rFonts w:cs="Arial"/>
                <w:sz w:val="20"/>
              </w:rPr>
              <w:t>57,500,000</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56926FD7" w14:textId="77777777" w:rsidR="005622CE" w:rsidRPr="004C71E0" w:rsidRDefault="005622CE" w:rsidP="00095C7C">
            <w:pPr>
              <w:spacing w:after="0"/>
              <w:jc w:val="center"/>
              <w:rPr>
                <w:rFonts w:cs="Arial"/>
                <w:sz w:val="20"/>
              </w:rPr>
            </w:pPr>
            <w:r w:rsidRPr="004C71E0">
              <w:rPr>
                <w:rFonts w:cs="Arial"/>
                <w:sz w:val="20"/>
              </w:rPr>
              <w:t>230,000,000</w:t>
            </w:r>
          </w:p>
        </w:tc>
      </w:tr>
      <w:tr w:rsidR="00A868EF" w:rsidRPr="005622CE" w14:paraId="5A061968" w14:textId="77777777" w:rsidTr="005622CE">
        <w:trPr>
          <w:trHeight w:val="209"/>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01C73EF"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2.1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E9861A1" w14:textId="77777777" w:rsidR="005622CE" w:rsidRPr="004514DF" w:rsidRDefault="005622CE" w:rsidP="00095C7C">
            <w:pPr>
              <w:spacing w:after="0"/>
              <w:rPr>
                <w:rFonts w:cs="Arial"/>
                <w:sz w:val="20"/>
              </w:rPr>
            </w:pPr>
            <w:r w:rsidRPr="00810814">
              <w:rPr>
                <w:rFonts w:eastAsia="Times New Roman" w:cs="Arial"/>
                <w:color w:val="000000"/>
                <w:sz w:val="20"/>
                <w:lang w:val="en-US"/>
              </w:rPr>
              <w:t>SNTC-8X5XNBD Catalyst 9200L 48-port data, 4 x 10G ,Ne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6E6341B" w14:textId="22547853"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0E453A08"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869C8BF" w14:textId="65A88D65"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D473887"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0507785" w14:textId="77777777" w:rsidR="005622CE" w:rsidRPr="004514DF" w:rsidRDefault="005622CE" w:rsidP="00095C7C">
            <w:pPr>
              <w:spacing w:after="0"/>
              <w:jc w:val="center"/>
              <w:rPr>
                <w:rFonts w:cs="Arial"/>
                <w:sz w:val="20"/>
              </w:rPr>
            </w:pPr>
          </w:p>
        </w:tc>
      </w:tr>
      <w:tr w:rsidR="00A868EF" w:rsidRPr="005622CE" w14:paraId="289A45CC" w14:textId="77777777" w:rsidTr="005622CE">
        <w:trPr>
          <w:trHeight w:val="65"/>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709A0CB"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2.2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76A68D0" w14:textId="77777777" w:rsidR="005622CE" w:rsidRPr="004514DF" w:rsidRDefault="005622CE" w:rsidP="00095C7C">
            <w:pPr>
              <w:spacing w:after="0"/>
              <w:rPr>
                <w:rFonts w:cs="Arial"/>
                <w:sz w:val="20"/>
              </w:rPr>
            </w:pPr>
            <w:r w:rsidRPr="00810814">
              <w:rPr>
                <w:rFonts w:eastAsia="Times New Roman" w:cs="Arial"/>
                <w:color w:val="000000"/>
                <w:sz w:val="20"/>
                <w:lang w:val="en-US"/>
              </w:rPr>
              <w:t>C9200L Cisco DNA Essentials, 48-port Term license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843979B"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13A9CE19"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41BD6F1" w14:textId="10CFEC52"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6B11E03F"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7D4C51A" w14:textId="77777777" w:rsidR="005622CE" w:rsidRPr="004514DF" w:rsidRDefault="005622CE" w:rsidP="00095C7C">
            <w:pPr>
              <w:spacing w:after="0"/>
              <w:jc w:val="center"/>
              <w:rPr>
                <w:rFonts w:cs="Arial"/>
                <w:sz w:val="20"/>
              </w:rPr>
            </w:pPr>
          </w:p>
        </w:tc>
      </w:tr>
      <w:tr w:rsidR="00A868EF" w:rsidRPr="005622CE" w14:paraId="0493230E" w14:textId="77777777" w:rsidTr="005622CE">
        <w:trPr>
          <w:trHeight w:val="10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174644C"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2.3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9389280" w14:textId="77777777" w:rsidR="005622CE" w:rsidRPr="004514DF" w:rsidRDefault="005622CE" w:rsidP="00095C7C">
            <w:pPr>
              <w:spacing w:after="0"/>
              <w:rPr>
                <w:rFonts w:cs="Arial"/>
                <w:sz w:val="20"/>
              </w:rPr>
            </w:pPr>
            <w:r w:rsidRPr="00810814">
              <w:rPr>
                <w:rFonts w:eastAsia="Times New Roman" w:cs="Arial"/>
                <w:color w:val="000000"/>
                <w:sz w:val="20"/>
                <w:lang w:val="en-US"/>
              </w:rPr>
              <w:t>C9200L Cisco DNA Essentials, 48-port, 3 Year Term license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A58F8A3"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621134DE"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24771A3" w14:textId="7454536B"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9DF4DC2"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6B6F9A0" w14:textId="77777777" w:rsidR="005622CE" w:rsidRPr="004514DF" w:rsidRDefault="005622CE" w:rsidP="00095C7C">
            <w:pPr>
              <w:spacing w:after="0"/>
              <w:jc w:val="center"/>
              <w:rPr>
                <w:rFonts w:cs="Arial"/>
                <w:sz w:val="20"/>
              </w:rPr>
            </w:pPr>
          </w:p>
        </w:tc>
      </w:tr>
      <w:tr w:rsidR="00A868EF" w:rsidRPr="005622CE" w14:paraId="61A6380E" w14:textId="77777777" w:rsidTr="005622CE">
        <w:trPr>
          <w:trHeight w:val="47"/>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BB47ED8"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2.4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672E521" w14:textId="77777777" w:rsidR="005622CE" w:rsidRPr="004514DF" w:rsidRDefault="005622CE" w:rsidP="00095C7C">
            <w:pPr>
              <w:spacing w:after="0"/>
              <w:rPr>
                <w:rFonts w:cs="Arial"/>
                <w:sz w:val="20"/>
              </w:rPr>
            </w:pPr>
            <w:r w:rsidRPr="00810814">
              <w:rPr>
                <w:rFonts w:eastAsia="Times New Roman" w:cs="Arial"/>
                <w:color w:val="000000"/>
                <w:sz w:val="20"/>
                <w:lang w:val="en-US"/>
              </w:rPr>
              <w:t>C9200L Network Essentials, 48-port license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0CD19D3"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549BABAA"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76490CA" w14:textId="4926125F"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81366C0"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B59DDFF" w14:textId="77777777" w:rsidR="005622CE" w:rsidRPr="004514DF" w:rsidRDefault="005622CE" w:rsidP="00095C7C">
            <w:pPr>
              <w:spacing w:after="0"/>
              <w:jc w:val="center"/>
              <w:rPr>
                <w:rFonts w:cs="Arial"/>
                <w:sz w:val="20"/>
              </w:rPr>
            </w:pPr>
          </w:p>
        </w:tc>
      </w:tr>
      <w:tr w:rsidR="00A868EF" w:rsidRPr="005622CE" w14:paraId="2229509A" w14:textId="77777777" w:rsidTr="005622CE">
        <w:trPr>
          <w:trHeight w:val="182"/>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0C168AC"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2.5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6D9646D" w14:textId="77777777" w:rsidR="005622CE" w:rsidRPr="004514DF" w:rsidRDefault="005622CE" w:rsidP="00095C7C">
            <w:pPr>
              <w:spacing w:after="0"/>
              <w:rPr>
                <w:rFonts w:cs="Arial"/>
                <w:sz w:val="20"/>
              </w:rPr>
            </w:pPr>
            <w:r w:rsidRPr="00810814">
              <w:rPr>
                <w:rFonts w:eastAsia="Times New Roman" w:cs="Arial"/>
                <w:color w:val="000000"/>
                <w:sz w:val="20"/>
                <w:lang w:val="en-US"/>
              </w:rPr>
              <w:t>Europe AC Type A Power Cable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6CEE908C"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1A165B08"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72C3ABB" w14:textId="73157AD6"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6D5D2C1"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4030025" w14:textId="77777777" w:rsidR="005622CE" w:rsidRPr="004514DF" w:rsidRDefault="005622CE" w:rsidP="00095C7C">
            <w:pPr>
              <w:spacing w:after="0"/>
              <w:jc w:val="center"/>
              <w:rPr>
                <w:rFonts w:cs="Arial"/>
                <w:sz w:val="20"/>
              </w:rPr>
            </w:pPr>
          </w:p>
        </w:tc>
      </w:tr>
      <w:tr w:rsidR="00A868EF" w:rsidRPr="005622CE" w14:paraId="2CB0459D" w14:textId="77777777" w:rsidTr="005622CE">
        <w:trPr>
          <w:trHeight w:val="19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605F086"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lastRenderedPageBreak/>
              <w:t xml:space="preserve">2.6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CE91095" w14:textId="77777777" w:rsidR="005622CE" w:rsidRPr="004514DF" w:rsidRDefault="005622CE" w:rsidP="00095C7C">
            <w:pPr>
              <w:spacing w:after="0"/>
              <w:rPr>
                <w:rFonts w:cs="Arial"/>
                <w:sz w:val="20"/>
              </w:rPr>
            </w:pPr>
            <w:r w:rsidRPr="00810814">
              <w:rPr>
                <w:rFonts w:eastAsia="Times New Roman" w:cs="Arial"/>
                <w:color w:val="000000"/>
                <w:sz w:val="20"/>
                <w:lang w:val="en-US"/>
              </w:rPr>
              <w:t>Config 5 Power Supply Blank</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42DFE0B"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620576E4"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377C4A4" w14:textId="66AEFBF9"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4BF767B"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03141A5" w14:textId="77777777" w:rsidR="005622CE" w:rsidRPr="004514DF" w:rsidRDefault="005622CE" w:rsidP="00095C7C">
            <w:pPr>
              <w:spacing w:after="0"/>
              <w:jc w:val="center"/>
              <w:rPr>
                <w:rFonts w:cs="Arial"/>
                <w:sz w:val="20"/>
              </w:rPr>
            </w:pPr>
          </w:p>
        </w:tc>
      </w:tr>
      <w:tr w:rsidR="00A868EF" w:rsidRPr="005622CE" w14:paraId="3EF49A88" w14:textId="77777777" w:rsidTr="005622CE">
        <w:trPr>
          <w:trHeight w:val="10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16B5674" w14:textId="77777777" w:rsidR="005622CE" w:rsidRPr="004514DF" w:rsidRDefault="005622CE" w:rsidP="00095C7C">
            <w:pPr>
              <w:spacing w:after="0"/>
              <w:jc w:val="center"/>
              <w:rPr>
                <w:rFonts w:cs="Arial"/>
                <w:sz w:val="20"/>
              </w:rPr>
            </w:pPr>
            <w:r w:rsidRPr="004514DF">
              <w:rPr>
                <w:rFonts w:eastAsia="Times New Roman" w:cs="Arial"/>
                <w:color w:val="000000"/>
                <w:sz w:val="20"/>
                <w:lang w:val="en-US"/>
              </w:rPr>
              <w:t xml:space="preserve">2.7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DE05F62" w14:textId="77777777" w:rsidR="005622CE" w:rsidRPr="004514DF" w:rsidRDefault="005622CE" w:rsidP="00095C7C">
            <w:pPr>
              <w:spacing w:after="0"/>
              <w:rPr>
                <w:rFonts w:cs="Arial"/>
                <w:sz w:val="20"/>
              </w:rPr>
            </w:pPr>
            <w:r w:rsidRPr="00810814">
              <w:rPr>
                <w:rFonts w:eastAsia="Times New Roman" w:cs="Arial"/>
                <w:color w:val="000000"/>
                <w:sz w:val="20"/>
                <w:lang w:val="en-US"/>
              </w:rPr>
              <w:t>Catalyst 9200 Blank Stack Module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3B7F1C4"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014E285D"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2C2D643" w14:textId="06AEF734" w:rsidR="005622CE" w:rsidRPr="004514DF" w:rsidRDefault="005622CE" w:rsidP="00095C7C">
            <w:pPr>
              <w:spacing w:after="0"/>
              <w:jc w:val="center"/>
              <w:rPr>
                <w:rFonts w:cs="Arial"/>
                <w:sz w:val="20"/>
              </w:rPr>
            </w:pPr>
            <w:r w:rsidRPr="00810814">
              <w:rPr>
                <w:rFonts w:eastAsia="Times New Roman" w:cs="Arial"/>
                <w:color w:val="000000"/>
                <w:sz w:val="20"/>
                <w:lang w:val="en-US"/>
              </w:rPr>
              <w:t>8</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7A2B9B5"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8BB27D9" w14:textId="77777777" w:rsidR="005622CE" w:rsidRPr="004514DF" w:rsidRDefault="005622CE" w:rsidP="00095C7C">
            <w:pPr>
              <w:spacing w:after="0"/>
              <w:jc w:val="center"/>
              <w:rPr>
                <w:rFonts w:cs="Arial"/>
                <w:sz w:val="20"/>
              </w:rPr>
            </w:pPr>
          </w:p>
        </w:tc>
      </w:tr>
      <w:tr w:rsidR="00A868EF" w:rsidRPr="005622CE" w14:paraId="55428836" w14:textId="77777777" w:rsidTr="005622CE">
        <w:trPr>
          <w:trHeight w:val="209"/>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8D9200F" w14:textId="77777777" w:rsidR="005622CE" w:rsidRPr="004514DF" w:rsidRDefault="005622CE" w:rsidP="00095C7C">
            <w:pPr>
              <w:spacing w:after="0"/>
              <w:jc w:val="center"/>
              <w:rPr>
                <w:rFonts w:cs="Arial"/>
                <w:sz w:val="20"/>
              </w:rPr>
            </w:pPr>
            <w:r w:rsidRPr="00810814">
              <w:rPr>
                <w:rFonts w:eastAsia="Times New Roman" w:cs="Arial"/>
                <w:color w:val="000000"/>
                <w:sz w:val="20"/>
                <w:lang w:val="en-US"/>
              </w:rPr>
              <w:t xml:space="preserve">2.8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CAFB252" w14:textId="77777777" w:rsidR="005622CE" w:rsidRPr="004514DF" w:rsidRDefault="005622CE" w:rsidP="00095C7C">
            <w:pPr>
              <w:spacing w:after="0"/>
              <w:rPr>
                <w:rFonts w:cs="Arial"/>
                <w:sz w:val="20"/>
              </w:rPr>
            </w:pPr>
            <w:r w:rsidRPr="00810814">
              <w:rPr>
                <w:rFonts w:eastAsia="Times New Roman" w:cs="Arial"/>
                <w:color w:val="000000"/>
                <w:sz w:val="20"/>
                <w:lang w:val="en-US"/>
              </w:rPr>
              <w:t>RUBBER FEET FOR TABLE TOP SETUP 9200 and 93xx</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B58C996"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774C187F"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83A3224" w14:textId="2E6F1A2E"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BA28731"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5291CCC" w14:textId="77777777" w:rsidR="005622CE" w:rsidRPr="004514DF" w:rsidRDefault="005622CE" w:rsidP="00095C7C">
            <w:pPr>
              <w:spacing w:after="0"/>
              <w:jc w:val="center"/>
              <w:rPr>
                <w:rFonts w:cs="Arial"/>
                <w:sz w:val="20"/>
              </w:rPr>
            </w:pPr>
          </w:p>
        </w:tc>
      </w:tr>
      <w:tr w:rsidR="00A868EF" w:rsidRPr="005622CE" w14:paraId="1A1C72A4" w14:textId="77777777" w:rsidTr="005622CE">
        <w:trPr>
          <w:trHeight w:val="164"/>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470721B" w14:textId="77777777" w:rsidR="005622CE" w:rsidRPr="004514DF" w:rsidRDefault="005622CE" w:rsidP="00095C7C">
            <w:pPr>
              <w:spacing w:after="0"/>
              <w:jc w:val="center"/>
              <w:rPr>
                <w:rFonts w:cs="Arial"/>
                <w:sz w:val="20"/>
              </w:rPr>
            </w:pPr>
            <w:r w:rsidRPr="00810814">
              <w:rPr>
                <w:rFonts w:eastAsia="Times New Roman" w:cs="Arial"/>
                <w:color w:val="000000"/>
                <w:sz w:val="20"/>
                <w:lang w:val="en-US"/>
              </w:rPr>
              <w:t xml:space="preserve">2.9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8D664A1" w14:textId="35712C29" w:rsidR="005622CE" w:rsidRPr="004514DF" w:rsidRDefault="005622CE" w:rsidP="00095C7C">
            <w:pPr>
              <w:spacing w:after="0"/>
              <w:rPr>
                <w:rFonts w:cs="Arial"/>
                <w:sz w:val="20"/>
              </w:rPr>
            </w:pPr>
            <w:r w:rsidRPr="00810814">
              <w:rPr>
                <w:rFonts w:eastAsia="Times New Roman" w:cs="Arial"/>
                <w:color w:val="000000"/>
                <w:sz w:val="20"/>
                <w:lang w:val="en-US"/>
              </w:rPr>
              <w:t>12-24 and 10-32 SCREWS FOR RACK INSTALLATION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3DF40D6"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762039F0"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6C75577" w14:textId="3D54B7E9"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8269CA9"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C54BE7C" w14:textId="77777777" w:rsidR="005622CE" w:rsidRPr="004514DF" w:rsidRDefault="005622CE" w:rsidP="00095C7C">
            <w:pPr>
              <w:spacing w:after="0"/>
              <w:jc w:val="center"/>
              <w:rPr>
                <w:rFonts w:cs="Arial"/>
                <w:sz w:val="20"/>
              </w:rPr>
            </w:pPr>
          </w:p>
        </w:tc>
      </w:tr>
      <w:tr w:rsidR="00A868EF" w:rsidRPr="005622CE" w14:paraId="47018D55" w14:textId="77777777" w:rsidTr="005622CE">
        <w:trPr>
          <w:trHeight w:val="37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066BE04" w14:textId="77777777" w:rsidR="005622CE" w:rsidRPr="004514DF" w:rsidRDefault="005622CE" w:rsidP="00095C7C">
            <w:pPr>
              <w:spacing w:after="0"/>
              <w:jc w:val="center"/>
              <w:rPr>
                <w:rFonts w:cs="Arial"/>
                <w:sz w:val="20"/>
              </w:rPr>
            </w:pPr>
            <w:r w:rsidRPr="00810814">
              <w:rPr>
                <w:rFonts w:eastAsia="Times New Roman" w:cs="Arial"/>
                <w:color w:val="000000"/>
                <w:sz w:val="20"/>
                <w:lang w:val="en-US"/>
              </w:rPr>
              <w:t xml:space="preserve">2.10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10948163" w14:textId="77777777" w:rsidR="005622CE" w:rsidRPr="004514DF" w:rsidRDefault="005622CE" w:rsidP="00095C7C">
            <w:pPr>
              <w:spacing w:after="0"/>
              <w:rPr>
                <w:rFonts w:cs="Arial"/>
                <w:sz w:val="20"/>
              </w:rPr>
            </w:pPr>
            <w:r w:rsidRPr="00810814">
              <w:rPr>
                <w:rFonts w:eastAsia="Times New Roman" w:cs="Arial"/>
                <w:color w:val="000000"/>
                <w:sz w:val="20"/>
                <w:lang w:val="en-US"/>
              </w:rPr>
              <w:t>1RU CABLE MANAGEMENT GUIDES 9200 and 9300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C3475F4"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4D2E5553"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39DD3F3" w14:textId="4D5B934A"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8D907F8"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9135DC9" w14:textId="77777777" w:rsidR="005622CE" w:rsidRPr="004514DF" w:rsidRDefault="005622CE" w:rsidP="00095C7C">
            <w:pPr>
              <w:spacing w:after="0"/>
              <w:jc w:val="center"/>
              <w:rPr>
                <w:rFonts w:cs="Arial"/>
                <w:sz w:val="20"/>
              </w:rPr>
            </w:pPr>
          </w:p>
        </w:tc>
      </w:tr>
      <w:tr w:rsidR="00A868EF" w:rsidRPr="005622CE" w14:paraId="57FE553A" w14:textId="77777777" w:rsidTr="005622CE">
        <w:trPr>
          <w:trHeight w:val="56"/>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197E141" w14:textId="77777777" w:rsidR="005622CE" w:rsidRPr="004514DF" w:rsidRDefault="005622CE" w:rsidP="00095C7C">
            <w:pPr>
              <w:spacing w:after="0"/>
              <w:jc w:val="center"/>
              <w:rPr>
                <w:rFonts w:cs="Arial"/>
                <w:sz w:val="20"/>
              </w:rPr>
            </w:pPr>
            <w:r w:rsidRPr="00810814">
              <w:rPr>
                <w:rFonts w:eastAsia="Times New Roman" w:cs="Arial"/>
                <w:color w:val="000000"/>
                <w:sz w:val="20"/>
                <w:lang w:val="en-US"/>
              </w:rPr>
              <w:t xml:space="preserve">2.11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AA93941" w14:textId="77777777" w:rsidR="005622CE" w:rsidRPr="004514DF" w:rsidRDefault="005622CE" w:rsidP="00095C7C">
            <w:pPr>
              <w:spacing w:after="0"/>
              <w:rPr>
                <w:rFonts w:cs="Arial"/>
                <w:sz w:val="20"/>
              </w:rPr>
            </w:pPr>
            <w:r w:rsidRPr="00810814">
              <w:rPr>
                <w:rFonts w:eastAsia="Times New Roman" w:cs="Arial"/>
                <w:color w:val="000000"/>
                <w:sz w:val="20"/>
                <w:lang w:val="en-US"/>
              </w:rPr>
              <w:t>Network Plug-n-Play Connect for zero-touch device deployment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90646C2" w14:textId="77777777" w:rsidR="005622CE" w:rsidRPr="004514DF" w:rsidRDefault="005622CE" w:rsidP="00095C7C">
            <w:pPr>
              <w:spacing w:after="0"/>
              <w:jc w:val="center"/>
              <w:rPr>
                <w:rFonts w:cs="Arial"/>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6D34C5A0" w14:textId="77777777" w:rsidR="005622CE" w:rsidRPr="005622CE" w:rsidRDefault="005622CE" w:rsidP="00095C7C">
            <w:pPr>
              <w:spacing w:after="0"/>
              <w:jc w:val="center"/>
              <w:rPr>
                <w:rFonts w:eastAsia="Times New Roman" w:cs="Arial"/>
                <w:color w:val="000000"/>
                <w:sz w:val="20"/>
                <w:lang w:val="en-US"/>
              </w:rPr>
            </w:pP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0D559A3" w14:textId="058C2A05" w:rsidR="005622CE" w:rsidRPr="004514DF"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3DCC843" w14:textId="77777777" w:rsidR="005622CE" w:rsidRPr="004514DF" w:rsidRDefault="005622CE" w:rsidP="00095C7C">
            <w:pPr>
              <w:spacing w:after="0"/>
              <w:jc w:val="center"/>
              <w:rPr>
                <w:rFonts w:cs="Arial"/>
                <w:sz w:val="20"/>
              </w:rPr>
            </w:pP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7FB8A89" w14:textId="77777777" w:rsidR="005622CE" w:rsidRPr="004514DF" w:rsidRDefault="005622CE" w:rsidP="00095C7C">
            <w:pPr>
              <w:spacing w:after="0"/>
              <w:jc w:val="center"/>
              <w:rPr>
                <w:rFonts w:cs="Arial"/>
                <w:sz w:val="20"/>
              </w:rPr>
            </w:pPr>
          </w:p>
        </w:tc>
      </w:tr>
      <w:tr w:rsidR="00A868EF" w:rsidRPr="005622CE" w14:paraId="6AD34E01" w14:textId="77777777" w:rsidTr="005622CE">
        <w:trPr>
          <w:trHeight w:val="22"/>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3187965" w14:textId="77777777" w:rsidR="005622CE" w:rsidRPr="004514DF" w:rsidRDefault="005622CE" w:rsidP="00095C7C">
            <w:pPr>
              <w:spacing w:after="0"/>
              <w:jc w:val="center"/>
              <w:rPr>
                <w:rFonts w:cs="Arial"/>
                <w:b/>
                <w:bCs/>
                <w:sz w:val="20"/>
              </w:rPr>
            </w:pPr>
            <w:r w:rsidRPr="00810814">
              <w:rPr>
                <w:rFonts w:eastAsia="Times New Roman" w:cs="Arial"/>
                <w:b/>
                <w:bCs/>
                <w:color w:val="000000"/>
                <w:sz w:val="20"/>
                <w:lang w:val="en-US"/>
              </w:rPr>
              <w:t xml:space="preserve">3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6CF60409" w14:textId="77777777" w:rsidR="005622CE" w:rsidRPr="004514DF" w:rsidRDefault="005622CE" w:rsidP="00095C7C">
            <w:pPr>
              <w:spacing w:after="0"/>
              <w:rPr>
                <w:rFonts w:cs="Arial"/>
                <w:b/>
                <w:bCs/>
                <w:sz w:val="20"/>
              </w:rPr>
            </w:pPr>
            <w:r w:rsidRPr="00810814">
              <w:rPr>
                <w:rFonts w:eastAsia="Times New Roman" w:cs="Arial"/>
                <w:b/>
                <w:bCs/>
                <w:color w:val="000000"/>
                <w:sz w:val="20"/>
                <w:lang w:val="en-US"/>
              </w:rPr>
              <w:t>10GBASE-SR SFP Module, Enterprise-Class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505C023" w14:textId="77777777" w:rsidR="005622CE" w:rsidRPr="004514DF" w:rsidRDefault="005622CE" w:rsidP="00095C7C">
            <w:pPr>
              <w:spacing w:after="0"/>
              <w:jc w:val="center"/>
              <w:rPr>
                <w:rFonts w:cs="Arial"/>
                <w:b/>
                <w:bCs/>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1FFA6FED" w14:textId="62883F31" w:rsidR="005622CE" w:rsidRPr="00810814" w:rsidRDefault="00A868EF" w:rsidP="00095C7C">
            <w:pPr>
              <w:spacing w:after="0"/>
              <w:jc w:val="center"/>
              <w:rPr>
                <w:rFonts w:eastAsia="Times New Roman" w:cs="Arial"/>
                <w:color w:val="000000"/>
                <w:sz w:val="20"/>
                <w:lang w:val="en-US"/>
              </w:rPr>
            </w:pPr>
            <w:r>
              <w:rPr>
                <w:rFonts w:eastAsia="Times New Roman" w:cs="Arial"/>
                <w:color w:val="000000"/>
                <w:sz w:val="20"/>
                <w:lang w:val="en-US"/>
              </w:rPr>
              <w:t>Pcs.</w:t>
            </w:r>
            <w:r>
              <w:rPr>
                <w:rFonts w:eastAsia="Times New Roman" w:cs="Arial"/>
                <w:color w:val="000000"/>
                <w:sz w:val="20"/>
                <w:lang w:val="en-US"/>
              </w:rPr>
              <w:br/>
            </w:r>
            <w:r>
              <w:rPr>
                <w:rFonts w:eastAsia="Times New Roman" w:cs="Arial"/>
                <w:i/>
                <w:iCs/>
                <w:color w:val="000000"/>
                <w:sz w:val="20"/>
                <w:lang w:val="en-US"/>
              </w:rPr>
              <w:t>Chiếc</w:t>
            </w: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8A8C3B9" w14:textId="1C8E73BA" w:rsidR="005622CE" w:rsidRPr="00810814" w:rsidRDefault="005622CE" w:rsidP="00095C7C">
            <w:pPr>
              <w:spacing w:after="0"/>
              <w:jc w:val="center"/>
              <w:rPr>
                <w:rFonts w:cs="Arial"/>
                <w:sz w:val="20"/>
              </w:rPr>
            </w:pPr>
            <w:r w:rsidRPr="00810814">
              <w:rPr>
                <w:rFonts w:eastAsia="Times New Roman" w:cs="Arial"/>
                <w:color w:val="000000"/>
                <w:sz w:val="20"/>
                <w:lang w:val="en-US"/>
              </w:rPr>
              <w:t>8</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D697536" w14:textId="77777777" w:rsidR="005622CE" w:rsidRPr="00810814" w:rsidRDefault="005622CE" w:rsidP="00810814">
            <w:pPr>
              <w:spacing w:after="0"/>
              <w:jc w:val="right"/>
              <w:rPr>
                <w:rFonts w:cs="Arial"/>
                <w:sz w:val="20"/>
              </w:rPr>
            </w:pPr>
            <w:r w:rsidRPr="00810814">
              <w:rPr>
                <w:rFonts w:cs="Arial"/>
                <w:sz w:val="20"/>
              </w:rPr>
              <w:t>5,300,000</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1C26CC4" w14:textId="77777777" w:rsidR="005622CE" w:rsidRPr="00810814" w:rsidRDefault="005622CE" w:rsidP="00810814">
            <w:pPr>
              <w:spacing w:after="0"/>
              <w:jc w:val="right"/>
              <w:rPr>
                <w:rFonts w:cs="Arial"/>
                <w:sz w:val="20"/>
              </w:rPr>
            </w:pPr>
            <w:r w:rsidRPr="00810814">
              <w:rPr>
                <w:rFonts w:cs="Arial"/>
                <w:sz w:val="20"/>
              </w:rPr>
              <w:t>42,400,000</w:t>
            </w:r>
          </w:p>
        </w:tc>
      </w:tr>
      <w:tr w:rsidR="00A868EF" w:rsidRPr="005622CE" w14:paraId="2C668248" w14:textId="77777777" w:rsidTr="005622CE">
        <w:trPr>
          <w:trHeight w:val="47"/>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7645C0C" w14:textId="77777777" w:rsidR="005622CE" w:rsidRPr="004514DF" w:rsidRDefault="005622CE" w:rsidP="00095C7C">
            <w:pPr>
              <w:spacing w:after="0"/>
              <w:jc w:val="center"/>
              <w:rPr>
                <w:rFonts w:cs="Arial"/>
                <w:b/>
                <w:bCs/>
                <w:sz w:val="20"/>
              </w:rPr>
            </w:pPr>
            <w:r w:rsidRPr="00810814">
              <w:rPr>
                <w:rFonts w:eastAsia="Times New Roman" w:cs="Arial"/>
                <w:b/>
                <w:bCs/>
                <w:color w:val="000000"/>
                <w:sz w:val="20"/>
                <w:lang w:val="en-US"/>
              </w:rPr>
              <w:t xml:space="preserve">4 </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02C108C" w14:textId="77777777" w:rsidR="005622CE" w:rsidRPr="004514DF" w:rsidRDefault="005622CE" w:rsidP="00095C7C">
            <w:pPr>
              <w:spacing w:after="0"/>
              <w:rPr>
                <w:rFonts w:cs="Arial"/>
                <w:b/>
                <w:bCs/>
                <w:sz w:val="20"/>
              </w:rPr>
            </w:pPr>
            <w:r w:rsidRPr="00810814">
              <w:rPr>
                <w:rFonts w:eastAsia="Times New Roman" w:cs="Arial"/>
                <w:b/>
                <w:bCs/>
                <w:color w:val="000000"/>
                <w:sz w:val="20"/>
                <w:lang w:val="en-US"/>
              </w:rPr>
              <w:t>Cáp AOC 10GBASE Active Optical SFP+ Cable, 10M</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6583C30B" w14:textId="77777777" w:rsidR="005622CE" w:rsidRPr="004514DF" w:rsidRDefault="005622CE" w:rsidP="00095C7C">
            <w:pPr>
              <w:spacing w:after="0"/>
              <w:jc w:val="center"/>
              <w:rPr>
                <w:rFonts w:cs="Arial"/>
                <w:b/>
                <w:bCs/>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7924E45E" w14:textId="66997999" w:rsidR="005622CE" w:rsidRPr="00810814" w:rsidRDefault="00A868EF" w:rsidP="00095C7C">
            <w:pPr>
              <w:spacing w:after="0"/>
              <w:jc w:val="center"/>
              <w:rPr>
                <w:rFonts w:eastAsia="Times New Roman" w:cs="Arial"/>
                <w:color w:val="000000"/>
                <w:sz w:val="20"/>
                <w:lang w:val="en-US"/>
              </w:rPr>
            </w:pPr>
            <w:r>
              <w:rPr>
                <w:rFonts w:eastAsia="Times New Roman" w:cs="Arial"/>
                <w:color w:val="000000"/>
                <w:sz w:val="20"/>
                <w:lang w:val="en-US"/>
              </w:rPr>
              <w:t>Pcs.</w:t>
            </w:r>
            <w:r w:rsidR="005622CE" w:rsidRPr="00810814">
              <w:rPr>
                <w:rFonts w:eastAsia="Times New Roman" w:cs="Arial"/>
                <w:color w:val="000000"/>
                <w:sz w:val="20"/>
                <w:lang w:val="en-US"/>
              </w:rPr>
              <w:t>/</w:t>
            </w:r>
            <w:r>
              <w:rPr>
                <w:rFonts w:eastAsia="Times New Roman" w:cs="Arial"/>
                <w:color w:val="000000"/>
                <w:sz w:val="20"/>
                <w:lang w:val="en-US"/>
              </w:rPr>
              <w:br/>
            </w:r>
            <w:r>
              <w:rPr>
                <w:rFonts w:eastAsia="Times New Roman" w:cs="Arial"/>
                <w:i/>
                <w:iCs/>
                <w:color w:val="000000"/>
                <w:sz w:val="20"/>
                <w:lang w:val="en-US"/>
              </w:rPr>
              <w:t>Chiếc</w:t>
            </w: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0ADE6453" w14:textId="65A4AA44" w:rsidR="005622CE" w:rsidRPr="00810814"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0BB8A23" w14:textId="77777777" w:rsidR="005622CE" w:rsidRPr="00810814" w:rsidRDefault="005622CE" w:rsidP="00810814">
            <w:pPr>
              <w:spacing w:after="0"/>
              <w:jc w:val="right"/>
              <w:rPr>
                <w:rFonts w:cs="Arial"/>
                <w:sz w:val="20"/>
              </w:rPr>
            </w:pPr>
            <w:r w:rsidRPr="00810814">
              <w:rPr>
                <w:rFonts w:cs="Arial"/>
                <w:sz w:val="20"/>
              </w:rPr>
              <w:t>4,900,000</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05AF2D38" w14:textId="77777777" w:rsidR="005622CE" w:rsidRPr="00810814" w:rsidRDefault="005622CE" w:rsidP="00810814">
            <w:pPr>
              <w:spacing w:after="0"/>
              <w:jc w:val="right"/>
              <w:rPr>
                <w:rFonts w:cs="Arial"/>
                <w:sz w:val="20"/>
              </w:rPr>
            </w:pPr>
            <w:r w:rsidRPr="00810814">
              <w:rPr>
                <w:rFonts w:cs="Arial"/>
                <w:sz w:val="20"/>
              </w:rPr>
              <w:t>19,600,000</w:t>
            </w:r>
          </w:p>
        </w:tc>
      </w:tr>
      <w:tr w:rsidR="00A868EF" w:rsidRPr="005622CE" w14:paraId="07FA9EBC" w14:textId="77777777" w:rsidTr="005622CE">
        <w:trPr>
          <w:trHeight w:val="34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3A0BBD3" w14:textId="77777777" w:rsidR="005622CE" w:rsidRPr="004514DF" w:rsidRDefault="005622CE" w:rsidP="00095C7C">
            <w:pPr>
              <w:spacing w:after="0"/>
              <w:jc w:val="center"/>
              <w:rPr>
                <w:rFonts w:cs="Arial"/>
                <w:b/>
                <w:bCs/>
                <w:sz w:val="20"/>
              </w:rPr>
            </w:pPr>
            <w:r w:rsidRPr="00810814">
              <w:rPr>
                <w:rFonts w:eastAsia="Times New Roman" w:cs="Arial"/>
                <w:b/>
                <w:bCs/>
                <w:color w:val="000000"/>
                <w:sz w:val="20"/>
                <w:lang w:val="en-US"/>
              </w:rPr>
              <w:t>5</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8528C47" w14:textId="2A667FAE" w:rsidR="005622CE" w:rsidRPr="004514DF" w:rsidRDefault="005622CE" w:rsidP="00095C7C">
            <w:pPr>
              <w:spacing w:after="0"/>
              <w:rPr>
                <w:rFonts w:cs="Arial"/>
                <w:b/>
                <w:bCs/>
                <w:sz w:val="20"/>
              </w:rPr>
            </w:pPr>
            <w:r w:rsidRPr="00810814">
              <w:rPr>
                <w:rFonts w:eastAsia="Times New Roman" w:cs="Arial"/>
                <w:b/>
                <w:bCs/>
                <w:color w:val="000000"/>
                <w:sz w:val="20"/>
                <w:lang w:val="en-US"/>
              </w:rPr>
              <w:t>Dây nhảy quang OM3, duplex, 3m</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1DC7F19" w14:textId="77777777" w:rsidR="005622CE" w:rsidRPr="004514DF" w:rsidRDefault="005622CE" w:rsidP="00095C7C">
            <w:pPr>
              <w:spacing w:after="0"/>
              <w:jc w:val="center"/>
              <w:rPr>
                <w:rFonts w:cs="Arial"/>
                <w:b/>
                <w:bCs/>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6CE84E3D" w14:textId="02D73751" w:rsidR="005622CE" w:rsidRPr="00810814" w:rsidRDefault="00A868EF" w:rsidP="00095C7C">
            <w:pPr>
              <w:spacing w:after="0"/>
              <w:jc w:val="center"/>
              <w:rPr>
                <w:rFonts w:eastAsia="Times New Roman" w:cs="Arial"/>
                <w:color w:val="000000"/>
                <w:sz w:val="20"/>
                <w:lang w:val="en-US"/>
              </w:rPr>
            </w:pPr>
            <w:r>
              <w:rPr>
                <w:rFonts w:eastAsia="Times New Roman" w:cs="Arial"/>
                <w:color w:val="000000"/>
                <w:sz w:val="20"/>
                <w:lang w:val="en-US"/>
              </w:rPr>
              <w:t>Pcs.</w:t>
            </w:r>
            <w:ins w:id="1" w:author="Việt Nguyễn" w:date="2025-12-30T11:09:00Z" w16du:dateUtc="2025-12-30T04:09:00Z">
              <w:r w:rsidR="001D4165">
                <w:rPr>
                  <w:rFonts w:eastAsia="Times New Roman" w:cs="Arial"/>
                  <w:color w:val="000000"/>
                  <w:sz w:val="20"/>
                  <w:lang w:val="en-US"/>
                </w:rPr>
                <w:t>/</w:t>
              </w:r>
            </w:ins>
            <w:r>
              <w:rPr>
                <w:rFonts w:eastAsia="Times New Roman" w:cs="Arial"/>
                <w:color w:val="000000"/>
                <w:sz w:val="20"/>
                <w:lang w:val="en-US"/>
              </w:rPr>
              <w:br/>
            </w:r>
            <w:r>
              <w:rPr>
                <w:rFonts w:eastAsia="Times New Roman" w:cs="Arial"/>
                <w:i/>
                <w:iCs/>
                <w:color w:val="000000"/>
                <w:sz w:val="20"/>
                <w:lang w:val="en-US"/>
              </w:rPr>
              <w:t>Sợi</w:t>
            </w: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5304ACEF" w14:textId="1759D90C" w:rsidR="005622CE" w:rsidRPr="00810814" w:rsidRDefault="005622CE" w:rsidP="00095C7C">
            <w:pPr>
              <w:spacing w:after="0"/>
              <w:jc w:val="center"/>
              <w:rPr>
                <w:rFonts w:cs="Arial"/>
                <w:sz w:val="20"/>
              </w:rPr>
            </w:pPr>
            <w:r w:rsidRPr="00810814">
              <w:rPr>
                <w:rFonts w:eastAsia="Times New Roman" w:cs="Arial"/>
                <w:color w:val="000000"/>
                <w:sz w:val="20"/>
                <w:lang w:val="en-US"/>
              </w:rPr>
              <w:t>4</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56B3845" w14:textId="77777777" w:rsidR="005622CE" w:rsidRPr="00810814" w:rsidRDefault="005622CE" w:rsidP="00810814">
            <w:pPr>
              <w:spacing w:after="0"/>
              <w:jc w:val="right"/>
              <w:rPr>
                <w:rFonts w:cs="Arial"/>
                <w:sz w:val="20"/>
              </w:rPr>
            </w:pPr>
            <w:r w:rsidRPr="00810814">
              <w:rPr>
                <w:rFonts w:cs="Arial"/>
                <w:sz w:val="20"/>
              </w:rPr>
              <w:t>400,000</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2D5A9B0A" w14:textId="77777777" w:rsidR="005622CE" w:rsidRPr="00810814" w:rsidRDefault="005622CE" w:rsidP="00810814">
            <w:pPr>
              <w:spacing w:after="0"/>
              <w:jc w:val="right"/>
              <w:rPr>
                <w:rFonts w:cs="Arial"/>
                <w:sz w:val="20"/>
              </w:rPr>
            </w:pPr>
            <w:r w:rsidRPr="00810814">
              <w:rPr>
                <w:rFonts w:cs="Arial"/>
                <w:sz w:val="20"/>
              </w:rPr>
              <w:t>1,600,000</w:t>
            </w:r>
          </w:p>
        </w:tc>
      </w:tr>
      <w:tr w:rsidR="00A868EF" w:rsidRPr="009F1154" w14:paraId="67111B07" w14:textId="77777777" w:rsidTr="005622CE">
        <w:trPr>
          <w:trHeight w:val="341"/>
          <w:jc w:val="center"/>
        </w:trPr>
        <w:tc>
          <w:tcPr>
            <w:tcW w:w="566"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7CBF9E0" w14:textId="73085D7A" w:rsidR="005622CE" w:rsidRPr="009F1154" w:rsidRDefault="005622CE" w:rsidP="00095C7C">
            <w:pPr>
              <w:spacing w:after="0"/>
              <w:jc w:val="center"/>
              <w:rPr>
                <w:rFonts w:eastAsia="Times New Roman" w:cs="Arial"/>
                <w:b/>
                <w:bCs/>
                <w:color w:val="000000"/>
                <w:sz w:val="20"/>
                <w:lang w:val="en-US"/>
              </w:rPr>
            </w:pPr>
            <w:r>
              <w:rPr>
                <w:rFonts w:eastAsia="Times New Roman" w:cs="Arial"/>
                <w:b/>
                <w:bCs/>
                <w:color w:val="000000"/>
                <w:sz w:val="20"/>
                <w:lang w:val="en-US"/>
              </w:rPr>
              <w:t>6</w:t>
            </w:r>
          </w:p>
        </w:tc>
        <w:tc>
          <w:tcPr>
            <w:tcW w:w="3403"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47859D6B" w14:textId="77777777" w:rsidR="005622CE" w:rsidRDefault="005622CE" w:rsidP="00095C7C">
            <w:pPr>
              <w:spacing w:after="0"/>
              <w:rPr>
                <w:rFonts w:eastAsia="Times New Roman" w:cs="Arial"/>
                <w:b/>
                <w:bCs/>
                <w:color w:val="000000"/>
                <w:sz w:val="20"/>
                <w:lang w:val="en-US"/>
              </w:rPr>
            </w:pPr>
            <w:r>
              <w:rPr>
                <w:rFonts w:eastAsia="Times New Roman" w:cs="Arial"/>
                <w:b/>
                <w:bCs/>
                <w:color w:val="000000"/>
                <w:sz w:val="20"/>
                <w:lang w:val="en-US"/>
              </w:rPr>
              <w:t>Professional Service:</w:t>
            </w:r>
          </w:p>
          <w:p w14:paraId="03FD7392"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Set hostname</w:t>
            </w:r>
          </w:p>
          <w:p w14:paraId="2D476987"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Basic feature setup</w:t>
            </w:r>
          </w:p>
          <w:p w14:paraId="27A83071"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Security &amp; user configuration</w:t>
            </w:r>
          </w:p>
          <w:p w14:paraId="7A573511"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VTP configuration</w:t>
            </w:r>
          </w:p>
          <w:p w14:paraId="7E9BBB18"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Monitoring &amp; protection</w:t>
            </w:r>
          </w:p>
          <w:p w14:paraId="3765738B"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VLAN creation</w:t>
            </w:r>
          </w:p>
          <w:p w14:paraId="4A0E5DA8"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VLAN IP assignment</w:t>
            </w:r>
          </w:p>
          <w:p w14:paraId="242BDEC8"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Access Control List (ACL)</w:t>
            </w:r>
          </w:p>
          <w:p w14:paraId="420E75F3"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EtherChannel (Port-Channel)</w:t>
            </w:r>
          </w:p>
          <w:p w14:paraId="3FCFB635"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Trunk &amp; routing configuration</w:t>
            </w:r>
          </w:p>
          <w:p w14:paraId="1E8DDB4F"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Routing setup</w:t>
            </w:r>
          </w:p>
          <w:p w14:paraId="43232730"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Logging &amp; SNMP</w:t>
            </w:r>
          </w:p>
          <w:p w14:paraId="36A32CD6"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SSH &amp; domain settings</w:t>
            </w:r>
          </w:p>
          <w:p w14:paraId="2CFBE3C3"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Console &amp; VTY lines</w:t>
            </w:r>
          </w:p>
          <w:p w14:paraId="565D7765" w14:textId="77777777" w:rsidR="005622CE" w:rsidRPr="00810814" w:rsidRDefault="005622CE" w:rsidP="009F1154">
            <w:pPr>
              <w:numPr>
                <w:ilvl w:val="0"/>
                <w:numId w:val="21"/>
              </w:numPr>
              <w:spacing w:after="0"/>
              <w:rPr>
                <w:rFonts w:eastAsia="Times New Roman" w:cs="Arial"/>
                <w:color w:val="000000"/>
                <w:sz w:val="20"/>
                <w:lang w:val="en-US"/>
              </w:rPr>
            </w:pPr>
            <w:r w:rsidRPr="00810814">
              <w:rPr>
                <w:rFonts w:eastAsia="Times New Roman" w:cs="Arial"/>
                <w:color w:val="000000"/>
                <w:sz w:val="20"/>
                <w:lang w:val="en-US"/>
              </w:rPr>
              <w:t>Time &amp; NTP configuration</w:t>
            </w:r>
          </w:p>
          <w:p w14:paraId="573DBFEB" w14:textId="41C5A3A9" w:rsidR="005622CE" w:rsidRPr="009F1154" w:rsidRDefault="005622CE" w:rsidP="00810814">
            <w:pPr>
              <w:numPr>
                <w:ilvl w:val="0"/>
                <w:numId w:val="21"/>
              </w:numPr>
              <w:spacing w:after="0"/>
              <w:rPr>
                <w:rFonts w:eastAsia="Times New Roman" w:cs="Arial"/>
                <w:b/>
                <w:bCs/>
                <w:color w:val="000000"/>
                <w:sz w:val="20"/>
                <w:lang w:val="en-US"/>
              </w:rPr>
            </w:pPr>
            <w:r w:rsidRPr="00810814">
              <w:rPr>
                <w:rFonts w:eastAsia="Times New Roman" w:cs="Arial"/>
                <w:color w:val="000000"/>
                <w:sz w:val="20"/>
                <w:lang w:val="en-US"/>
              </w:rPr>
              <w:t>Assign the VLAN to the ports</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6F88764" w14:textId="77777777" w:rsidR="005622CE" w:rsidRPr="004514DF" w:rsidRDefault="005622CE" w:rsidP="00095C7C">
            <w:pPr>
              <w:spacing w:after="0"/>
              <w:jc w:val="center"/>
              <w:rPr>
                <w:rFonts w:cs="Arial"/>
                <w:b/>
                <w:bCs/>
                <w:sz w:val="20"/>
              </w:rPr>
            </w:pPr>
          </w:p>
        </w:tc>
        <w:tc>
          <w:tcPr>
            <w:tcW w:w="785" w:type="dxa"/>
            <w:tcBorders>
              <w:top w:val="single" w:sz="4" w:space="0" w:color="000000"/>
              <w:left w:val="single" w:sz="4" w:space="0" w:color="000000"/>
              <w:bottom w:val="single" w:sz="4" w:space="0" w:color="000000"/>
              <w:right w:val="single" w:sz="4" w:space="0" w:color="000000"/>
            </w:tcBorders>
            <w:vAlign w:val="center"/>
          </w:tcPr>
          <w:p w14:paraId="7056C0AB" w14:textId="55A6ABE5" w:rsidR="005622CE" w:rsidRPr="00810814" w:rsidRDefault="005622CE" w:rsidP="005622CE">
            <w:pPr>
              <w:spacing w:after="0"/>
              <w:jc w:val="center"/>
              <w:rPr>
                <w:rFonts w:eastAsia="Times New Roman" w:cs="Arial"/>
                <w:color w:val="000000"/>
                <w:sz w:val="20"/>
                <w:lang w:val="en-US"/>
              </w:rPr>
            </w:pPr>
            <w:r w:rsidRPr="00810814">
              <w:rPr>
                <w:rFonts w:eastAsia="Times New Roman" w:cs="Arial"/>
                <w:color w:val="000000"/>
                <w:sz w:val="20"/>
                <w:lang w:val="en-US"/>
              </w:rPr>
              <w:t>Lot/gói</w:t>
            </w:r>
          </w:p>
        </w:tc>
        <w:tc>
          <w:tcPr>
            <w:tcW w:w="97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76EEC2F" w14:textId="270E72CC" w:rsidR="005622CE" w:rsidRPr="009F1154" w:rsidRDefault="005622CE" w:rsidP="00095C7C">
            <w:pPr>
              <w:spacing w:after="0"/>
              <w:jc w:val="center"/>
              <w:rPr>
                <w:rFonts w:eastAsia="Times New Roman" w:cs="Arial"/>
                <w:b/>
                <w:bCs/>
                <w:color w:val="000000"/>
                <w:sz w:val="20"/>
                <w:lang w:val="en-US"/>
              </w:rPr>
            </w:pP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47140667" w14:textId="77777777" w:rsidR="005622CE" w:rsidRPr="00810814" w:rsidRDefault="004C71E0" w:rsidP="00C41F7E">
            <w:pPr>
              <w:spacing w:after="0"/>
              <w:jc w:val="right"/>
              <w:rPr>
                <w:rFonts w:cs="Arial"/>
                <w:sz w:val="20"/>
              </w:rPr>
            </w:pPr>
            <w:r w:rsidRPr="00810814">
              <w:rPr>
                <w:rFonts w:cs="Arial"/>
                <w:sz w:val="20"/>
              </w:rPr>
              <w:t>Include</w:t>
            </w:r>
          </w:p>
          <w:p w14:paraId="35678D6F" w14:textId="2DFEDDFE" w:rsidR="004C71E0" w:rsidRPr="004514DF" w:rsidRDefault="004C71E0" w:rsidP="00C41F7E">
            <w:pPr>
              <w:spacing w:after="0"/>
              <w:jc w:val="right"/>
              <w:rPr>
                <w:rFonts w:cs="Arial"/>
                <w:b/>
                <w:bCs/>
                <w:sz w:val="20"/>
              </w:rPr>
            </w:pPr>
            <w:r w:rsidRPr="00810814">
              <w:rPr>
                <w:rFonts w:cs="Arial"/>
                <w:sz w:val="20"/>
              </w:rPr>
              <w:t>Bao gồm</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60A9A44D" w14:textId="77777777" w:rsidR="005622CE" w:rsidRPr="004514DF" w:rsidRDefault="005622CE" w:rsidP="00C41F7E">
            <w:pPr>
              <w:spacing w:after="0"/>
              <w:jc w:val="right"/>
              <w:rPr>
                <w:rFonts w:cs="Arial"/>
                <w:b/>
                <w:bCs/>
                <w:sz w:val="20"/>
              </w:rPr>
            </w:pPr>
          </w:p>
        </w:tc>
      </w:tr>
      <w:tr w:rsidR="005622CE" w:rsidRPr="005622CE" w14:paraId="43B32A83" w14:textId="77777777" w:rsidTr="005622CE">
        <w:trPr>
          <w:trHeight w:val="632"/>
          <w:jc w:val="center"/>
        </w:trPr>
        <w:tc>
          <w:tcPr>
            <w:tcW w:w="566" w:type="dxa"/>
            <w:tcBorders>
              <w:top w:val="single" w:sz="4" w:space="0" w:color="000000"/>
              <w:left w:val="single" w:sz="4" w:space="0" w:color="auto"/>
              <w:bottom w:val="single" w:sz="4" w:space="0" w:color="auto"/>
              <w:right w:val="single" w:sz="4" w:space="0" w:color="auto"/>
            </w:tcBorders>
            <w:shd w:val="clear" w:color="auto" w:fill="FFFFFF" w:themeFill="background1"/>
            <w:vAlign w:val="center"/>
          </w:tcPr>
          <w:p w14:paraId="2F2676DF" w14:textId="77777777" w:rsidR="005622CE" w:rsidRPr="004514DF" w:rsidRDefault="005622CE" w:rsidP="00095C7C">
            <w:pPr>
              <w:spacing w:after="0"/>
              <w:jc w:val="right"/>
              <w:rPr>
                <w:rFonts w:cs="Arial"/>
                <w:b/>
                <w:bCs/>
                <w:sz w:val="20"/>
              </w:rPr>
            </w:pPr>
          </w:p>
        </w:tc>
        <w:tc>
          <w:tcPr>
            <w:tcW w:w="7860" w:type="dxa"/>
            <w:gridSpan w:val="5"/>
            <w:tcBorders>
              <w:top w:val="single" w:sz="4" w:space="0" w:color="000000"/>
              <w:left w:val="single" w:sz="4" w:space="0" w:color="auto"/>
              <w:bottom w:val="single" w:sz="4" w:space="0" w:color="auto"/>
              <w:right w:val="single" w:sz="4" w:space="0" w:color="auto"/>
            </w:tcBorders>
            <w:shd w:val="clear" w:color="auto" w:fill="FFFFFF" w:themeFill="background1"/>
            <w:tcMar>
              <w:top w:w="60" w:type="dxa"/>
              <w:left w:w="60" w:type="dxa"/>
              <w:bottom w:w="15" w:type="dxa"/>
              <w:right w:w="120" w:type="dxa"/>
            </w:tcMar>
            <w:vAlign w:val="center"/>
            <w:hideMark/>
          </w:tcPr>
          <w:p w14:paraId="34A84C71" w14:textId="4B2A41AD" w:rsidR="005622CE" w:rsidRPr="004514DF" w:rsidRDefault="005622CE" w:rsidP="00095C7C">
            <w:pPr>
              <w:spacing w:after="0"/>
              <w:jc w:val="right"/>
              <w:rPr>
                <w:rFonts w:cs="Arial"/>
                <w:b/>
                <w:bCs/>
                <w:sz w:val="20"/>
              </w:rPr>
            </w:pPr>
            <w:r w:rsidRPr="004514DF">
              <w:rPr>
                <w:rFonts w:cs="Arial"/>
                <w:b/>
                <w:bCs/>
                <w:sz w:val="20"/>
              </w:rPr>
              <w:t>Total Price before VAT (VND)</w:t>
            </w:r>
          </w:p>
          <w:p w14:paraId="37896318" w14:textId="77777777" w:rsidR="005622CE" w:rsidRPr="004514DF" w:rsidRDefault="005622CE" w:rsidP="00095C7C">
            <w:pPr>
              <w:spacing w:after="0"/>
              <w:jc w:val="right"/>
              <w:rPr>
                <w:rFonts w:cs="Arial"/>
                <w:b/>
                <w:bCs/>
                <w:i/>
                <w:iCs/>
                <w:sz w:val="20"/>
              </w:rPr>
            </w:pPr>
            <w:r w:rsidRPr="004514DF">
              <w:rPr>
                <w:rFonts w:cs="Arial"/>
                <w:b/>
                <w:bCs/>
                <w:i/>
                <w:iCs/>
                <w:sz w:val="20"/>
              </w:rPr>
              <w:t>Đơn giá chưa bao gồm VAT (VND)</w:t>
            </w:r>
          </w:p>
        </w:tc>
        <w:tc>
          <w:tcPr>
            <w:tcW w:w="1411" w:type="dxa"/>
            <w:tcBorders>
              <w:top w:val="single" w:sz="4" w:space="0" w:color="000000"/>
              <w:left w:val="single" w:sz="4" w:space="0" w:color="auto"/>
              <w:bottom w:val="single" w:sz="4" w:space="0" w:color="auto"/>
              <w:right w:val="single" w:sz="4" w:space="0" w:color="auto"/>
            </w:tcBorders>
            <w:shd w:val="clear" w:color="auto" w:fill="FFFFFF" w:themeFill="background1"/>
            <w:tcMar>
              <w:top w:w="60" w:type="dxa"/>
              <w:left w:w="60" w:type="dxa"/>
              <w:bottom w:w="15" w:type="dxa"/>
              <w:right w:w="105" w:type="dxa"/>
            </w:tcMar>
            <w:vAlign w:val="center"/>
          </w:tcPr>
          <w:p w14:paraId="2CAB539B" w14:textId="77777777" w:rsidR="005622CE" w:rsidRPr="004514DF" w:rsidRDefault="005622CE" w:rsidP="00095C7C">
            <w:pPr>
              <w:spacing w:after="0"/>
              <w:jc w:val="right"/>
              <w:rPr>
                <w:rFonts w:cs="Arial"/>
                <w:b/>
                <w:bCs/>
                <w:sz w:val="20"/>
              </w:rPr>
            </w:pPr>
            <w:r w:rsidRPr="004514DF">
              <w:rPr>
                <w:rFonts w:cs="Arial"/>
                <w:b/>
                <w:bCs/>
                <w:sz w:val="20"/>
              </w:rPr>
              <w:t>515,000,000</w:t>
            </w:r>
          </w:p>
        </w:tc>
      </w:tr>
      <w:tr w:rsidR="005622CE" w:rsidRPr="005622CE" w14:paraId="4AB91ECE" w14:textId="77777777" w:rsidTr="005622CE">
        <w:trPr>
          <w:trHeight w:val="497"/>
          <w:jc w:val="center"/>
        </w:trPr>
        <w:tc>
          <w:tcPr>
            <w:tcW w:w="5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4BA612" w14:textId="77777777" w:rsidR="005622CE" w:rsidRPr="004514DF" w:rsidRDefault="005622CE" w:rsidP="00095C7C">
            <w:pPr>
              <w:spacing w:after="0"/>
              <w:jc w:val="right"/>
              <w:rPr>
                <w:rFonts w:cs="Arial"/>
                <w:b/>
                <w:bCs/>
                <w:sz w:val="20"/>
              </w:rPr>
            </w:pPr>
          </w:p>
        </w:tc>
        <w:tc>
          <w:tcPr>
            <w:tcW w:w="7860" w:type="dxa"/>
            <w:gridSpan w:val="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60" w:type="dxa"/>
              <w:bottom w:w="15" w:type="dxa"/>
              <w:right w:w="120" w:type="dxa"/>
            </w:tcMar>
            <w:vAlign w:val="center"/>
            <w:hideMark/>
          </w:tcPr>
          <w:p w14:paraId="4B72CF30" w14:textId="71AB0780" w:rsidR="005622CE" w:rsidRPr="004514DF" w:rsidRDefault="005622CE" w:rsidP="00095C7C">
            <w:pPr>
              <w:spacing w:after="0"/>
              <w:jc w:val="right"/>
              <w:rPr>
                <w:rFonts w:cs="Arial"/>
                <w:b/>
                <w:bCs/>
                <w:sz w:val="20"/>
              </w:rPr>
            </w:pPr>
            <w:r w:rsidRPr="004514DF">
              <w:rPr>
                <w:rFonts w:cs="Arial"/>
                <w:b/>
                <w:bCs/>
                <w:sz w:val="20"/>
              </w:rPr>
              <w:t>VAT (VND)</w:t>
            </w:r>
          </w:p>
          <w:p w14:paraId="0E8337FC" w14:textId="77777777" w:rsidR="005622CE" w:rsidRPr="004514DF" w:rsidRDefault="005622CE" w:rsidP="00095C7C">
            <w:pPr>
              <w:spacing w:after="0"/>
              <w:jc w:val="right"/>
              <w:rPr>
                <w:rFonts w:cs="Arial"/>
                <w:b/>
                <w:bCs/>
                <w:i/>
                <w:iCs/>
                <w:sz w:val="20"/>
              </w:rPr>
            </w:pPr>
            <w:r w:rsidRPr="004514DF">
              <w:rPr>
                <w:rFonts w:cs="Arial"/>
                <w:b/>
                <w:bCs/>
                <w:i/>
                <w:iCs/>
                <w:sz w:val="20"/>
              </w:rPr>
              <w:t>Thuế GTGT (VND)</w:t>
            </w:r>
          </w:p>
        </w:tc>
        <w:tc>
          <w:tcPr>
            <w:tcW w:w="14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60" w:type="dxa"/>
              <w:bottom w:w="15" w:type="dxa"/>
              <w:right w:w="105" w:type="dxa"/>
            </w:tcMar>
            <w:vAlign w:val="center"/>
          </w:tcPr>
          <w:p w14:paraId="5B078654" w14:textId="77777777" w:rsidR="005622CE" w:rsidRPr="004514DF" w:rsidRDefault="005622CE" w:rsidP="00095C7C">
            <w:pPr>
              <w:spacing w:after="0"/>
              <w:jc w:val="right"/>
              <w:rPr>
                <w:rFonts w:cs="Arial"/>
                <w:b/>
                <w:bCs/>
                <w:sz w:val="20"/>
              </w:rPr>
            </w:pPr>
            <w:r w:rsidRPr="004514DF">
              <w:rPr>
                <w:rFonts w:cs="Arial"/>
                <w:b/>
                <w:bCs/>
                <w:sz w:val="20"/>
              </w:rPr>
              <w:t>41,200,000</w:t>
            </w:r>
          </w:p>
        </w:tc>
      </w:tr>
      <w:tr w:rsidR="005622CE" w:rsidRPr="005622CE" w14:paraId="4551C034" w14:textId="77777777" w:rsidTr="005622CE">
        <w:trPr>
          <w:trHeight w:val="587"/>
          <w:jc w:val="center"/>
        </w:trPr>
        <w:tc>
          <w:tcPr>
            <w:tcW w:w="5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A1BFB7" w14:textId="77777777" w:rsidR="005622CE" w:rsidRPr="004514DF" w:rsidRDefault="005622CE" w:rsidP="00095C7C">
            <w:pPr>
              <w:spacing w:after="0"/>
              <w:jc w:val="right"/>
              <w:rPr>
                <w:rFonts w:cs="Arial"/>
                <w:b/>
                <w:bCs/>
                <w:sz w:val="20"/>
              </w:rPr>
            </w:pPr>
          </w:p>
        </w:tc>
        <w:tc>
          <w:tcPr>
            <w:tcW w:w="7860" w:type="dxa"/>
            <w:gridSpan w:val="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60" w:type="dxa"/>
              <w:bottom w:w="15" w:type="dxa"/>
              <w:right w:w="120" w:type="dxa"/>
            </w:tcMar>
            <w:vAlign w:val="center"/>
          </w:tcPr>
          <w:p w14:paraId="3ADF99F5" w14:textId="762EE205" w:rsidR="005622CE" w:rsidRPr="004514DF" w:rsidRDefault="005622CE" w:rsidP="00095C7C">
            <w:pPr>
              <w:spacing w:after="0"/>
              <w:jc w:val="right"/>
              <w:rPr>
                <w:rFonts w:cs="Arial"/>
                <w:b/>
                <w:bCs/>
                <w:sz w:val="20"/>
              </w:rPr>
            </w:pPr>
            <w:r w:rsidRPr="004514DF">
              <w:rPr>
                <w:rFonts w:cs="Arial"/>
                <w:b/>
                <w:bCs/>
                <w:sz w:val="20"/>
              </w:rPr>
              <w:t>Total Price after VAT (VND)</w:t>
            </w:r>
          </w:p>
          <w:p w14:paraId="2F220CAB" w14:textId="77777777" w:rsidR="005622CE" w:rsidRPr="004514DF" w:rsidRDefault="005622CE" w:rsidP="00095C7C">
            <w:pPr>
              <w:spacing w:after="0"/>
              <w:jc w:val="right"/>
              <w:rPr>
                <w:rFonts w:eastAsia="Arial" w:cs="Arial"/>
                <w:b/>
                <w:bCs/>
                <w:i/>
                <w:iCs/>
                <w:sz w:val="20"/>
              </w:rPr>
            </w:pPr>
            <w:r w:rsidRPr="004514DF">
              <w:rPr>
                <w:rFonts w:eastAsia="Arial" w:cs="Arial"/>
                <w:b/>
                <w:bCs/>
                <w:i/>
                <w:iCs/>
                <w:sz w:val="20"/>
              </w:rPr>
              <w:t>Đơn giá đã bao gồm VAT (VND)</w:t>
            </w:r>
          </w:p>
        </w:tc>
        <w:tc>
          <w:tcPr>
            <w:tcW w:w="1411"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60" w:type="dxa"/>
              <w:bottom w:w="15" w:type="dxa"/>
              <w:right w:w="105" w:type="dxa"/>
            </w:tcMar>
            <w:vAlign w:val="center"/>
          </w:tcPr>
          <w:p w14:paraId="484CCC98" w14:textId="77777777" w:rsidR="005622CE" w:rsidRPr="004514DF" w:rsidRDefault="005622CE" w:rsidP="00095C7C">
            <w:pPr>
              <w:spacing w:after="0"/>
              <w:jc w:val="right"/>
              <w:rPr>
                <w:rFonts w:cs="Arial"/>
                <w:b/>
                <w:bCs/>
                <w:sz w:val="20"/>
              </w:rPr>
            </w:pPr>
            <w:r w:rsidRPr="004514DF">
              <w:rPr>
                <w:rFonts w:cs="Arial"/>
                <w:b/>
                <w:bCs/>
                <w:sz w:val="20"/>
              </w:rPr>
              <w:t>556,200,000</w:t>
            </w:r>
          </w:p>
        </w:tc>
      </w:tr>
    </w:tbl>
    <w:p w14:paraId="6FF6C49B" w14:textId="77777777" w:rsidR="00F54ECA" w:rsidRDefault="00F54ECA" w:rsidP="00F54ECA">
      <w:pPr>
        <w:spacing w:after="200"/>
        <w:jc w:val="both"/>
        <w:rPr>
          <w:rFonts w:eastAsia="Times New Roman" w:cs="Arial"/>
          <w:b/>
          <w:bCs/>
          <w:sz w:val="20"/>
          <w:lang w:val="en-US"/>
        </w:rPr>
      </w:pPr>
    </w:p>
    <w:p w14:paraId="1FDA77AC" w14:textId="00C21F08" w:rsidR="001021CD" w:rsidRPr="005F7BCA" w:rsidRDefault="00E371FD" w:rsidP="00AA4BB4">
      <w:pPr>
        <w:numPr>
          <w:ilvl w:val="1"/>
          <w:numId w:val="4"/>
        </w:numPr>
        <w:spacing w:after="200"/>
        <w:jc w:val="both"/>
        <w:rPr>
          <w:rFonts w:cs="Arial"/>
          <w:i/>
          <w:iCs/>
          <w:szCs w:val="22"/>
        </w:rPr>
      </w:pPr>
      <w:r w:rsidRPr="005F7BCA">
        <w:rPr>
          <w:rFonts w:cs="Arial"/>
          <w:szCs w:val="22"/>
        </w:rPr>
        <w:t xml:space="preserve">Delivery Date: </w:t>
      </w:r>
      <w:r w:rsidR="00FA10F2" w:rsidRPr="005F7BCA">
        <w:rPr>
          <w:rFonts w:cs="Arial"/>
          <w:szCs w:val="22"/>
        </w:rPr>
        <w:t xml:space="preserve"> </w:t>
      </w:r>
      <w:commentRangeStart w:id="2"/>
      <w:r w:rsidR="001021CD" w:rsidRPr="00810814">
        <w:rPr>
          <w:rFonts w:cs="Arial"/>
          <w:szCs w:val="22"/>
        </w:rPr>
        <w:t xml:space="preserve">3 </w:t>
      </w:r>
      <w:r w:rsidR="001021CD" w:rsidRPr="005F7BCA">
        <w:rPr>
          <w:rFonts w:cs="Arial"/>
          <w:szCs w:val="22"/>
        </w:rPr>
        <w:t xml:space="preserve">days after </w:t>
      </w:r>
      <w:r w:rsidR="00B42157">
        <w:rPr>
          <w:rFonts w:cs="Arial"/>
          <w:szCs w:val="22"/>
        </w:rPr>
        <w:t xml:space="preserve">the Agreement </w:t>
      </w:r>
      <w:r w:rsidR="00405CDE">
        <w:rPr>
          <w:rFonts w:cs="Arial"/>
          <w:szCs w:val="22"/>
        </w:rPr>
        <w:t>signing date</w:t>
      </w:r>
      <w:commentRangeEnd w:id="2"/>
      <w:r w:rsidR="00405CDE">
        <w:rPr>
          <w:rStyle w:val="ThamchiuChuthich"/>
          <w:rFonts w:eastAsia="PMingLiU"/>
          <w:lang w:val="en-US"/>
        </w:rPr>
        <w:commentReference w:id="2"/>
      </w:r>
      <w:r w:rsidR="001021CD" w:rsidRPr="005F7BCA">
        <w:rPr>
          <w:rFonts w:cs="Arial"/>
          <w:szCs w:val="22"/>
        </w:rPr>
        <w:t>.</w:t>
      </w:r>
    </w:p>
    <w:p w14:paraId="0766160E" w14:textId="2C1E20AC" w:rsidR="00D1449C" w:rsidRPr="005F7BCA" w:rsidRDefault="00D1449C" w:rsidP="001021CD">
      <w:pPr>
        <w:spacing w:after="200"/>
        <w:ind w:left="720"/>
        <w:jc w:val="both"/>
        <w:rPr>
          <w:rFonts w:cs="Arial"/>
          <w:i/>
          <w:iCs/>
          <w:szCs w:val="22"/>
        </w:rPr>
      </w:pPr>
      <w:r w:rsidRPr="005F7BCA">
        <w:rPr>
          <w:rFonts w:cs="Arial"/>
          <w:i/>
          <w:iCs/>
          <w:szCs w:val="22"/>
        </w:rPr>
        <w:t>Ngày giao h</w:t>
      </w:r>
      <w:r w:rsidR="00CF66A6" w:rsidRPr="005F7BCA">
        <w:rPr>
          <w:rFonts w:cs="Arial"/>
          <w:i/>
          <w:iCs/>
          <w:szCs w:val="22"/>
        </w:rPr>
        <w:t>àng</w:t>
      </w:r>
      <w:r w:rsidRPr="005F7BCA">
        <w:rPr>
          <w:rFonts w:cs="Arial"/>
          <w:i/>
          <w:iCs/>
          <w:szCs w:val="22"/>
        </w:rPr>
        <w:t>:</w:t>
      </w:r>
      <w:r w:rsidR="00FA10F2" w:rsidRPr="005F7BCA">
        <w:t xml:space="preserve"> </w:t>
      </w:r>
      <w:r w:rsidR="00FA10F2" w:rsidRPr="00810814">
        <w:rPr>
          <w:rFonts w:cs="Arial"/>
          <w:i/>
          <w:iCs/>
          <w:szCs w:val="22"/>
        </w:rPr>
        <w:t>3</w:t>
      </w:r>
      <w:r w:rsidR="00ED3657" w:rsidRPr="005F7BCA">
        <w:rPr>
          <w:rFonts w:cs="Arial"/>
          <w:i/>
          <w:iCs/>
          <w:szCs w:val="22"/>
        </w:rPr>
        <w:t xml:space="preserve"> </w:t>
      </w:r>
      <w:r w:rsidR="00FA10F2" w:rsidRPr="005F7BCA">
        <w:rPr>
          <w:rFonts w:cs="Arial"/>
          <w:i/>
          <w:iCs/>
          <w:szCs w:val="22"/>
        </w:rPr>
        <w:t xml:space="preserve">ngày kể từ </w:t>
      </w:r>
      <w:r w:rsidR="000D292A">
        <w:rPr>
          <w:rFonts w:cs="Arial"/>
          <w:i/>
          <w:iCs/>
          <w:szCs w:val="22"/>
        </w:rPr>
        <w:t xml:space="preserve">ngày </w:t>
      </w:r>
      <w:r w:rsidR="00405CDE">
        <w:rPr>
          <w:rFonts w:cs="Arial"/>
          <w:i/>
          <w:iCs/>
          <w:szCs w:val="22"/>
        </w:rPr>
        <w:t>ký</w:t>
      </w:r>
      <w:r w:rsidR="000D292A">
        <w:rPr>
          <w:rFonts w:cs="Arial"/>
          <w:i/>
          <w:iCs/>
          <w:szCs w:val="22"/>
        </w:rPr>
        <w:t xml:space="preserve"> Hợp đồng</w:t>
      </w:r>
      <w:r w:rsidR="00FA10F2" w:rsidRPr="005F7BCA">
        <w:rPr>
          <w:rFonts w:cs="Arial"/>
          <w:i/>
          <w:iCs/>
          <w:szCs w:val="22"/>
        </w:rPr>
        <w:t>.</w:t>
      </w:r>
    </w:p>
    <w:p w14:paraId="4F358EE0" w14:textId="1AD82C05" w:rsidR="008C624D" w:rsidRPr="005F7BCA" w:rsidRDefault="008C624D" w:rsidP="008C624D">
      <w:pPr>
        <w:pStyle w:val="oancuaDanhsach"/>
        <w:spacing w:after="0"/>
        <w:rPr>
          <w:rFonts w:eastAsia="Arial"/>
          <w:bCs/>
          <w:color w:val="000000"/>
          <w:sz w:val="22"/>
          <w:szCs w:val="22"/>
        </w:rPr>
      </w:pPr>
      <w:r w:rsidRPr="005F7BCA">
        <w:rPr>
          <w:rFonts w:eastAsia="Arial"/>
          <w:bCs/>
          <w:color w:val="000000"/>
          <w:sz w:val="22"/>
          <w:szCs w:val="22"/>
        </w:rPr>
        <w:lastRenderedPageBreak/>
        <w:t xml:space="preserve">Delivery Address: </w:t>
      </w:r>
      <w:r w:rsidR="005F7BCA" w:rsidRPr="00810814">
        <w:rPr>
          <w:rFonts w:eastAsia="Arial"/>
          <w:bCs/>
          <w:color w:val="000000"/>
          <w:sz w:val="22"/>
          <w:szCs w:val="22"/>
        </w:rPr>
        <w:t>L2-VP-01, 346 Ben Van Don, Vinh Hoi Ward, Ho Chi Minh</w:t>
      </w:r>
    </w:p>
    <w:p w14:paraId="54B70303" w14:textId="721D84DE" w:rsidR="008C624D" w:rsidRPr="005F7BCA" w:rsidRDefault="008C624D" w:rsidP="008C624D">
      <w:pPr>
        <w:pStyle w:val="oancuaDanhsach"/>
        <w:spacing w:after="0"/>
        <w:rPr>
          <w:rFonts w:eastAsia="Arial"/>
          <w:bCs/>
          <w:i/>
          <w:iCs/>
          <w:color w:val="000000"/>
          <w:sz w:val="22"/>
          <w:szCs w:val="22"/>
        </w:rPr>
      </w:pPr>
      <w:r w:rsidRPr="005F7BCA">
        <w:rPr>
          <w:rFonts w:eastAsia="Arial"/>
          <w:bCs/>
          <w:i/>
          <w:iCs/>
          <w:color w:val="000000"/>
          <w:sz w:val="22"/>
          <w:szCs w:val="22"/>
        </w:rPr>
        <w:t xml:space="preserve">Địa chỉ giao hàng: </w:t>
      </w:r>
      <w:r w:rsidR="005F7BCA" w:rsidRPr="00810814">
        <w:rPr>
          <w:rFonts w:eastAsia="Arial"/>
          <w:bCs/>
          <w:i/>
          <w:iCs/>
          <w:color w:val="000000"/>
          <w:sz w:val="22"/>
          <w:szCs w:val="22"/>
        </w:rPr>
        <w:t>L2-VP-01, 346 Bến Vân Đồn, Phường Vĩnh Hội, Tp. Hồ Chí Minh</w:t>
      </w:r>
      <w:r w:rsidR="005F7BCA" w:rsidRPr="00810814" w:rsidDel="005F7BCA">
        <w:rPr>
          <w:rFonts w:eastAsia="Arial"/>
          <w:bCs/>
          <w:i/>
          <w:iCs/>
          <w:color w:val="000000"/>
          <w:sz w:val="22"/>
          <w:szCs w:val="22"/>
        </w:rPr>
        <w:t xml:space="preserve"> </w:t>
      </w:r>
    </w:p>
    <w:p w14:paraId="6937DFA2" w14:textId="77777777" w:rsidR="000E4FD9" w:rsidRPr="005F7BCA" w:rsidRDefault="000E4FD9" w:rsidP="008C624D">
      <w:pPr>
        <w:pStyle w:val="oancuaDanhsach"/>
        <w:spacing w:after="0"/>
        <w:rPr>
          <w:rFonts w:eastAsia="Arial"/>
          <w:bCs/>
          <w:i/>
          <w:iCs/>
          <w:color w:val="000000"/>
          <w:sz w:val="22"/>
          <w:szCs w:val="22"/>
        </w:rPr>
      </w:pPr>
    </w:p>
    <w:p w14:paraId="20CBC3D6" w14:textId="4424B398" w:rsidR="003E0D44" w:rsidRPr="00810814" w:rsidRDefault="003E0D44" w:rsidP="000E4FD9">
      <w:pPr>
        <w:pStyle w:val="oancuaDanhsach"/>
        <w:spacing w:after="0"/>
        <w:rPr>
          <w:rFonts w:eastAsia="Arial"/>
          <w:bCs/>
          <w:color w:val="000000"/>
          <w:sz w:val="22"/>
          <w:szCs w:val="22"/>
        </w:rPr>
      </w:pPr>
      <w:r w:rsidRPr="00810814">
        <w:rPr>
          <w:rFonts w:eastAsia="Arial"/>
          <w:bCs/>
          <w:color w:val="000000"/>
          <w:sz w:val="22"/>
          <w:szCs w:val="22"/>
        </w:rPr>
        <w:t>In case the Supplier delivers the goods later than the time limit specified in Section 2.2, the Supplier shall be subject to a penalty of 0.1%/day on the value of the delayed goods. The total fine for late delivery must not exceed 8% of the value of the goods delivered late.</w:t>
      </w:r>
    </w:p>
    <w:p w14:paraId="2C2AB3AC" w14:textId="25ED6F18" w:rsidR="000E4FD9" w:rsidRPr="00810814" w:rsidRDefault="000E4FD9" w:rsidP="000E4FD9">
      <w:pPr>
        <w:pStyle w:val="oancuaDanhsach"/>
        <w:spacing w:after="0"/>
        <w:rPr>
          <w:rFonts w:eastAsia="Arial"/>
          <w:bCs/>
          <w:i/>
          <w:iCs/>
          <w:color w:val="000000"/>
          <w:sz w:val="22"/>
          <w:szCs w:val="22"/>
        </w:rPr>
      </w:pPr>
      <w:r w:rsidRPr="00810814">
        <w:rPr>
          <w:rFonts w:eastAsia="Arial"/>
          <w:bCs/>
          <w:i/>
          <w:iCs/>
          <w:color w:val="000000"/>
          <w:sz w:val="22"/>
          <w:szCs w:val="22"/>
        </w:rPr>
        <w:t>Trường hợp Nhà cung cấp giao hàng trễ hơn thời hạn quy định tại Mục 2.2, Nhà cung cấp sẽ chịu phạt 0,1%/ngày trên giá trị phần hàng hóa giao trễ. Tổng mức phạt chậm giao không vượt quá 8% giá trị hàng hóa giao trễ.</w:t>
      </w:r>
    </w:p>
    <w:p w14:paraId="7D3B9004" w14:textId="5AFFE47D" w:rsidR="000E4FD9" w:rsidRPr="00810814" w:rsidRDefault="000E4FD9" w:rsidP="000E4FD9">
      <w:pPr>
        <w:pStyle w:val="oancuaDanhsach"/>
        <w:spacing w:after="0"/>
        <w:rPr>
          <w:rFonts w:eastAsia="Arial"/>
          <w:bCs/>
          <w:i/>
          <w:iCs/>
          <w:color w:val="000000"/>
          <w:sz w:val="22"/>
          <w:szCs w:val="22"/>
        </w:rPr>
      </w:pPr>
    </w:p>
    <w:p w14:paraId="435F37F6" w14:textId="33FC82CF" w:rsidR="003E0D44" w:rsidRPr="00810814" w:rsidRDefault="003E0D44" w:rsidP="000E4FD9">
      <w:pPr>
        <w:pStyle w:val="oancuaDanhsach"/>
        <w:spacing w:after="0"/>
        <w:rPr>
          <w:rFonts w:eastAsia="Arial"/>
          <w:bCs/>
          <w:color w:val="000000"/>
          <w:sz w:val="22"/>
          <w:szCs w:val="22"/>
        </w:rPr>
      </w:pPr>
      <w:r w:rsidRPr="00810814">
        <w:rPr>
          <w:rFonts w:eastAsia="Arial"/>
          <w:bCs/>
          <w:color w:val="000000"/>
          <w:sz w:val="22"/>
          <w:szCs w:val="22"/>
        </w:rPr>
        <w:t>In case the Customer delays in receiving the goods according to the notified time, the Customer will be subject to a penalty of 0.1%/day on the value of the goods received late. The total fine for late receipt shall not exceed 8% of the value of goods received slowly. In addition, the Customer must pay the Supplier all warehousing costs, storage costs, goods custody costs and other reasonable expenses incurred due to the delay in receiving the goods.</w:t>
      </w:r>
    </w:p>
    <w:p w14:paraId="3295901F" w14:textId="3D1E02D3" w:rsidR="000E4FD9" w:rsidRPr="00810814" w:rsidRDefault="000E4FD9" w:rsidP="000E4FD9">
      <w:pPr>
        <w:pStyle w:val="oancuaDanhsach"/>
        <w:spacing w:after="0"/>
        <w:rPr>
          <w:rFonts w:eastAsia="Arial"/>
          <w:bCs/>
          <w:i/>
          <w:iCs/>
          <w:color w:val="000000"/>
          <w:sz w:val="22"/>
          <w:szCs w:val="22"/>
        </w:rPr>
      </w:pPr>
      <w:r w:rsidRPr="00810814">
        <w:rPr>
          <w:rFonts w:eastAsia="Arial"/>
          <w:bCs/>
          <w:i/>
          <w:iCs/>
          <w:color w:val="000000"/>
          <w:sz w:val="22"/>
          <w:szCs w:val="22"/>
        </w:rPr>
        <w:t>Trường hợp Khách Hàng chậm trễ trong việc nhận hàng theo thời gian đã thông báo, Khách hàng sẽ phải chịu phạt 0,1%/ngày trên giá trị phần hàng hóa nhận chậm. Tổng mức phạt chậm nhận không vượt quá 8% giá trị hàng hóa nhận chậm. Ngoài ra, Khách hàng phải thanh toán cho Nhà cung cấp toàn bộ các chi phí lưu kho, lưu bãi, chi phí trông giữ hàng hóa và các chi phí hợp lý khác phát sinh do việc chậm nhận hàng.</w:t>
      </w:r>
    </w:p>
    <w:p w14:paraId="1B1DF477" w14:textId="77777777" w:rsidR="000E4FD9" w:rsidRPr="002D39CF" w:rsidRDefault="000E4FD9" w:rsidP="000E4FD9">
      <w:pPr>
        <w:pStyle w:val="oancuaDanhsach"/>
        <w:spacing w:after="0"/>
        <w:rPr>
          <w:rFonts w:eastAsia="Arial"/>
          <w:bCs/>
          <w:i/>
          <w:iCs/>
          <w:color w:val="000000"/>
          <w:sz w:val="22"/>
          <w:szCs w:val="22"/>
          <w:highlight w:val="yellow"/>
        </w:rPr>
      </w:pPr>
    </w:p>
    <w:p w14:paraId="6C89EB61" w14:textId="0217D57D" w:rsidR="003E0D44" w:rsidRPr="00810814" w:rsidRDefault="003E0D44" w:rsidP="003E0D44">
      <w:pPr>
        <w:pStyle w:val="oancuaDanhsach"/>
        <w:spacing w:after="0"/>
        <w:rPr>
          <w:rFonts w:eastAsia="Arial"/>
          <w:bCs/>
          <w:color w:val="000000"/>
          <w:sz w:val="22"/>
          <w:szCs w:val="22"/>
        </w:rPr>
      </w:pPr>
      <w:r w:rsidRPr="00810814">
        <w:rPr>
          <w:rFonts w:eastAsia="Arial"/>
          <w:bCs/>
          <w:color w:val="000000"/>
          <w:sz w:val="22"/>
          <w:szCs w:val="22"/>
        </w:rPr>
        <w:t>For software products: In case the Customer has placed an order but cancels or refuses to receive the goods, the refund or adjustment of the order can only be done if there is a written confirmation from the software provider. Customers are responsible for 100% of the order value and all processing costs incurred.</w:t>
      </w:r>
    </w:p>
    <w:p w14:paraId="2AEDCECA" w14:textId="296A429B" w:rsidR="000E4FD9" w:rsidRPr="003E0D44" w:rsidRDefault="000E4FD9" w:rsidP="003E0D44">
      <w:pPr>
        <w:pStyle w:val="oancuaDanhsach"/>
        <w:spacing w:after="0"/>
        <w:rPr>
          <w:rFonts w:eastAsia="Arial"/>
          <w:bCs/>
          <w:i/>
          <w:iCs/>
          <w:color w:val="000000"/>
          <w:sz w:val="22"/>
          <w:szCs w:val="22"/>
        </w:rPr>
      </w:pPr>
      <w:r w:rsidRPr="00810814">
        <w:rPr>
          <w:rFonts w:eastAsia="Arial"/>
          <w:bCs/>
          <w:i/>
          <w:iCs/>
          <w:color w:val="000000"/>
          <w:sz w:val="22"/>
          <w:szCs w:val="22"/>
        </w:rPr>
        <w:t>Đối với sản phẩm là phần mềm: Trường hợp Khách hàng đã đặt hàng nhưng huỷ hoặc từ chối nhận hàng, việc hoàn trả hoặc điều chỉnh đơn hàng chỉ thực hiện được nếu có văn bản xác nhận của Hãng cung cấp phần mềm. Khách hàng phải chịu 100% giá trị đơn hàng và toàn bộ chi phí xử lý phát sinh.</w:t>
      </w:r>
    </w:p>
    <w:p w14:paraId="0BFB698D" w14:textId="77777777" w:rsidR="008C624D" w:rsidRPr="001265D1" w:rsidRDefault="008C624D" w:rsidP="008C624D">
      <w:pPr>
        <w:pStyle w:val="oancuaDanhsach"/>
        <w:spacing w:after="0"/>
        <w:rPr>
          <w:rFonts w:eastAsia="Arial"/>
          <w:bCs/>
          <w:color w:val="000000"/>
          <w:sz w:val="22"/>
          <w:szCs w:val="22"/>
        </w:rPr>
      </w:pPr>
    </w:p>
    <w:p w14:paraId="470D096F" w14:textId="717F3CAB" w:rsidR="008C624D" w:rsidRPr="001265D1" w:rsidRDefault="008C624D" w:rsidP="008C624D">
      <w:pPr>
        <w:pStyle w:val="oancuaDanhsach"/>
        <w:spacing w:after="0"/>
        <w:rPr>
          <w:rFonts w:eastAsia="Arial"/>
          <w:bCs/>
          <w:color w:val="000000"/>
          <w:sz w:val="22"/>
          <w:szCs w:val="22"/>
        </w:rPr>
      </w:pPr>
      <w:r w:rsidRPr="001265D1">
        <w:rPr>
          <w:rFonts w:eastAsia="Arial"/>
          <w:bCs/>
          <w:color w:val="000000"/>
          <w:sz w:val="22"/>
          <w:szCs w:val="22"/>
        </w:rPr>
        <w:t>Duration of warranty</w:t>
      </w:r>
      <w:r w:rsidR="00810814">
        <w:rPr>
          <w:rFonts w:eastAsia="Arial"/>
          <w:bCs/>
          <w:color w:val="000000"/>
          <w:sz w:val="22"/>
          <w:szCs w:val="22"/>
        </w:rPr>
        <w:t xml:space="preserve"> period</w:t>
      </w:r>
      <w:r w:rsidRPr="001265D1">
        <w:rPr>
          <w:rFonts w:eastAsia="Arial"/>
          <w:bCs/>
          <w:color w:val="000000"/>
          <w:sz w:val="22"/>
          <w:szCs w:val="22"/>
        </w:rPr>
        <w:t xml:space="preserve"> shall commence from the date of </w:t>
      </w:r>
      <w:r w:rsidR="00810814">
        <w:rPr>
          <w:rFonts w:eastAsia="Arial"/>
          <w:bCs/>
          <w:color w:val="000000"/>
          <w:sz w:val="22"/>
          <w:szCs w:val="22"/>
        </w:rPr>
        <w:t xml:space="preserve">successful </w:t>
      </w:r>
      <w:r w:rsidRPr="001265D1">
        <w:rPr>
          <w:rFonts w:eastAsia="Arial"/>
          <w:bCs/>
          <w:color w:val="000000"/>
          <w:sz w:val="22"/>
          <w:szCs w:val="22"/>
        </w:rPr>
        <w:t>delivery and be made in compliance with the manufacturer’s standard.</w:t>
      </w:r>
    </w:p>
    <w:p w14:paraId="2199B386" w14:textId="4A2E4FAF" w:rsidR="00873293" w:rsidRDefault="008C624D" w:rsidP="00873293">
      <w:pPr>
        <w:pStyle w:val="oancuaDanhsach"/>
        <w:spacing w:after="0"/>
        <w:rPr>
          <w:rFonts w:eastAsia="Arial"/>
          <w:bCs/>
          <w:i/>
          <w:iCs/>
          <w:color w:val="000000"/>
          <w:sz w:val="22"/>
          <w:szCs w:val="22"/>
        </w:rPr>
      </w:pPr>
      <w:r w:rsidRPr="001265D1">
        <w:rPr>
          <w:rFonts w:eastAsia="Arial"/>
          <w:bCs/>
          <w:i/>
          <w:iCs/>
          <w:color w:val="000000"/>
          <w:sz w:val="22"/>
          <w:szCs w:val="22"/>
        </w:rPr>
        <w:t xml:space="preserve">Thời gian bảo hành sẽ bắt đầu có hiệu lực từ ngày giao hàng </w:t>
      </w:r>
      <w:r w:rsidR="00810814">
        <w:rPr>
          <w:rFonts w:eastAsia="Arial"/>
          <w:bCs/>
          <w:i/>
          <w:iCs/>
          <w:color w:val="000000"/>
          <w:sz w:val="22"/>
          <w:szCs w:val="22"/>
        </w:rPr>
        <w:t xml:space="preserve">thành công </w:t>
      </w:r>
      <w:r w:rsidRPr="001265D1">
        <w:rPr>
          <w:rFonts w:eastAsia="Arial"/>
          <w:bCs/>
          <w:i/>
          <w:iCs/>
          <w:color w:val="000000"/>
          <w:sz w:val="22"/>
          <w:szCs w:val="22"/>
        </w:rPr>
        <w:t>và được thực hiện theo tiêu chuẩn của Nhà sản xuất.</w:t>
      </w:r>
    </w:p>
    <w:p w14:paraId="4C426E39" w14:textId="77777777" w:rsidR="00873293" w:rsidRPr="00873293" w:rsidRDefault="0036799D" w:rsidP="00235161">
      <w:pPr>
        <w:keepNext/>
        <w:keepLines/>
        <w:numPr>
          <w:ilvl w:val="0"/>
          <w:numId w:val="4"/>
        </w:numPr>
        <w:spacing w:before="120" w:after="200"/>
        <w:rPr>
          <w:rFonts w:cs="Arial"/>
          <w:szCs w:val="22"/>
        </w:rPr>
      </w:pPr>
      <w:commentRangeStart w:id="3"/>
      <w:r w:rsidRPr="00873293">
        <w:rPr>
          <w:rFonts w:cs="Arial"/>
          <w:b/>
          <w:szCs w:val="22"/>
          <w:u w:val="single"/>
        </w:rPr>
        <w:lastRenderedPageBreak/>
        <w:t>Payment</w:t>
      </w:r>
      <w:r w:rsidR="00782F1A" w:rsidRPr="00873293">
        <w:rPr>
          <w:rFonts w:cs="Arial"/>
          <w:b/>
          <w:szCs w:val="22"/>
          <w:u w:val="single"/>
        </w:rPr>
        <w:t>/</w:t>
      </w:r>
      <w:r w:rsidR="00782F1A" w:rsidRPr="00873293">
        <w:rPr>
          <w:rFonts w:cs="Arial"/>
          <w:b/>
          <w:szCs w:val="22"/>
        </w:rPr>
        <w:t xml:space="preserve"> </w:t>
      </w:r>
      <w:r w:rsidR="00593ACC" w:rsidRPr="00873293">
        <w:rPr>
          <w:rFonts w:cs="Arial"/>
          <w:b/>
          <w:i/>
          <w:iCs/>
          <w:szCs w:val="22"/>
          <w:u w:val="single"/>
        </w:rPr>
        <w:t>Thanh toán</w:t>
      </w:r>
      <w:commentRangeEnd w:id="3"/>
      <w:r w:rsidR="00810814">
        <w:rPr>
          <w:rStyle w:val="ThamchiuChuthich"/>
          <w:rFonts w:eastAsia="PMingLiU"/>
          <w:lang w:val="en-US"/>
        </w:rPr>
        <w:commentReference w:id="3"/>
      </w:r>
    </w:p>
    <w:p w14:paraId="302B7A8C" w14:textId="77777777" w:rsidR="00417C63" w:rsidRDefault="0036799D" w:rsidP="001476AF">
      <w:pPr>
        <w:keepNext/>
        <w:keepLines/>
        <w:numPr>
          <w:ilvl w:val="1"/>
          <w:numId w:val="4"/>
        </w:numPr>
        <w:spacing w:before="120" w:after="200"/>
        <w:jc w:val="both"/>
        <w:rPr>
          <w:rFonts w:cs="Arial"/>
          <w:szCs w:val="22"/>
        </w:rPr>
      </w:pPr>
      <w:r w:rsidRPr="00873293">
        <w:rPr>
          <w:rFonts w:cs="Arial"/>
          <w:szCs w:val="22"/>
        </w:rPr>
        <w:t xml:space="preserve">The Client shall transfer to the Supplier </w:t>
      </w:r>
      <w:r w:rsidR="00417C63" w:rsidRPr="00417C63">
        <w:rPr>
          <w:rFonts w:cs="Arial"/>
          <w:szCs w:val="22"/>
        </w:rPr>
        <w:t xml:space="preserve">according to the schedule as follows: </w:t>
      </w:r>
    </w:p>
    <w:p w14:paraId="53762678" w14:textId="51F93B46" w:rsidR="0036799D" w:rsidRPr="004273FE" w:rsidRDefault="00417C63" w:rsidP="00417C63">
      <w:pPr>
        <w:keepNext/>
        <w:keepLines/>
        <w:spacing w:before="120" w:after="200"/>
        <w:ind w:left="720"/>
        <w:jc w:val="both"/>
        <w:rPr>
          <w:rFonts w:cs="Arial"/>
          <w:szCs w:val="22"/>
        </w:rPr>
      </w:pPr>
      <w:r w:rsidRPr="004273FE">
        <w:rPr>
          <w:rFonts w:cs="Arial"/>
          <w:szCs w:val="22"/>
        </w:rPr>
        <w:t xml:space="preserve">Khách hàng sẽ thanh toán cho Nhà cung cấp theo đợt như sau: </w:t>
      </w:r>
    </w:p>
    <w:p w14:paraId="4E241AEF" w14:textId="0463FA48" w:rsidR="00417C63" w:rsidRPr="00C41F7E" w:rsidRDefault="00FC5AC5" w:rsidP="00417C63">
      <w:pPr>
        <w:keepNext/>
        <w:keepLines/>
        <w:spacing w:before="120" w:after="200"/>
        <w:ind w:left="720"/>
        <w:jc w:val="both"/>
        <w:rPr>
          <w:rFonts w:cs="Arial"/>
          <w:szCs w:val="22"/>
        </w:rPr>
      </w:pPr>
      <w:r>
        <w:rPr>
          <w:rFonts w:cs="Arial"/>
          <w:szCs w:val="22"/>
        </w:rPr>
        <w:t xml:space="preserve">Phase 1: </w:t>
      </w:r>
      <w:r w:rsidR="00417C63" w:rsidRPr="00810814">
        <w:rPr>
          <w:rFonts w:cs="Arial"/>
          <w:szCs w:val="22"/>
        </w:rPr>
        <w:t xml:space="preserve">The Customer will pay by bank transfer to the Supplier 30% of the </w:t>
      </w:r>
      <w:r>
        <w:rPr>
          <w:rFonts w:cs="Arial"/>
          <w:szCs w:val="22"/>
        </w:rPr>
        <w:t>Agreement</w:t>
      </w:r>
      <w:r w:rsidRPr="00810814">
        <w:rPr>
          <w:rFonts w:cs="Arial"/>
          <w:szCs w:val="22"/>
        </w:rPr>
        <w:t xml:space="preserve"> </w:t>
      </w:r>
      <w:r w:rsidR="00417C63" w:rsidRPr="00810814">
        <w:rPr>
          <w:rFonts w:cs="Arial"/>
          <w:szCs w:val="22"/>
        </w:rPr>
        <w:t xml:space="preserve">value with the amount: 166,860,000 VND (In words: One hundred and sixty-six million, eight hundred and sixty thousand VND./.). within </w:t>
      </w:r>
      <w:r w:rsidR="00933D97">
        <w:rPr>
          <w:rFonts w:cs="Arial"/>
          <w:szCs w:val="22"/>
        </w:rPr>
        <w:t>10</w:t>
      </w:r>
      <w:commentRangeStart w:id="4"/>
      <w:r w:rsidR="00417C63" w:rsidRPr="00810814">
        <w:rPr>
          <w:rFonts w:cs="Arial"/>
          <w:szCs w:val="22"/>
        </w:rPr>
        <w:t xml:space="preserve"> days </w:t>
      </w:r>
      <w:commentRangeEnd w:id="4"/>
      <w:r w:rsidR="001A5E7A">
        <w:rPr>
          <w:rStyle w:val="ThamchiuChuthich"/>
          <w:rFonts w:eastAsia="PMingLiU"/>
          <w:lang w:val="en-US"/>
        </w:rPr>
        <w:commentReference w:id="4"/>
      </w:r>
      <w:r w:rsidR="00417C63" w:rsidRPr="00810814">
        <w:rPr>
          <w:rFonts w:cs="Arial"/>
          <w:szCs w:val="22"/>
        </w:rPr>
        <w:t>after signing the Contract.</w:t>
      </w:r>
      <w:r w:rsidR="00CB5AFD">
        <w:rPr>
          <w:rFonts w:cs="Arial"/>
          <w:szCs w:val="22"/>
        </w:rPr>
        <w:t xml:space="preserve"> S</w:t>
      </w:r>
      <w:r w:rsidR="00CB5AFD" w:rsidRPr="00CB5AFD">
        <w:rPr>
          <w:rFonts w:cs="Arial"/>
          <w:szCs w:val="22"/>
        </w:rPr>
        <w:t xml:space="preserve">uch amount shall be deemed a non-refundable </w:t>
      </w:r>
      <w:r w:rsidR="008931C9">
        <w:rPr>
          <w:rFonts w:cs="Arial"/>
          <w:szCs w:val="22"/>
        </w:rPr>
        <w:t>advance payment</w:t>
      </w:r>
      <w:r w:rsidR="00CB5AFD" w:rsidRPr="00CB5AFD">
        <w:rPr>
          <w:rFonts w:cs="Arial"/>
          <w:szCs w:val="22"/>
        </w:rPr>
        <w:t xml:space="preserve">, and in the event the Customer does not continue to perform the </w:t>
      </w:r>
      <w:r w:rsidR="00393CEB">
        <w:rPr>
          <w:rFonts w:cs="Arial"/>
          <w:szCs w:val="22"/>
        </w:rPr>
        <w:t>Agreement</w:t>
      </w:r>
      <w:r w:rsidR="00CB5AFD" w:rsidRPr="00CB5AFD">
        <w:rPr>
          <w:rFonts w:cs="Arial"/>
          <w:szCs w:val="22"/>
        </w:rPr>
        <w:t xml:space="preserve"> for any reason, the Customer shall forfeit the entire </w:t>
      </w:r>
      <w:r w:rsidR="005B482D">
        <w:rPr>
          <w:rFonts w:cs="Arial"/>
          <w:szCs w:val="22"/>
        </w:rPr>
        <w:t>advance payment</w:t>
      </w:r>
      <w:r w:rsidR="00CB5AFD" w:rsidRPr="00CB5AFD">
        <w:rPr>
          <w:rFonts w:cs="Arial"/>
          <w:szCs w:val="22"/>
        </w:rPr>
        <w:t xml:space="preserve"> without any further claims, disputes, or complaints against the Supplier.</w:t>
      </w:r>
    </w:p>
    <w:p w14:paraId="7549B19D" w14:textId="2B094FBF" w:rsidR="002D39CF" w:rsidRPr="00CB5AFD" w:rsidRDefault="00FC5AC5" w:rsidP="00CB5AFD">
      <w:pPr>
        <w:keepNext/>
        <w:keepLines/>
        <w:spacing w:after="200"/>
        <w:ind w:left="720"/>
        <w:jc w:val="both"/>
        <w:rPr>
          <w:rFonts w:cs="Arial"/>
          <w:i/>
          <w:iCs/>
          <w:szCs w:val="22"/>
          <w:lang w:val="vi-VN"/>
        </w:rPr>
      </w:pPr>
      <w:r>
        <w:rPr>
          <w:i/>
          <w:iCs/>
          <w:szCs w:val="22"/>
        </w:rPr>
        <w:t xml:space="preserve">Đợt 1: </w:t>
      </w:r>
      <w:r w:rsidR="00593ACC" w:rsidRPr="00810814">
        <w:rPr>
          <w:i/>
          <w:iCs/>
          <w:szCs w:val="22"/>
        </w:rPr>
        <w:t xml:space="preserve">Khách hàng sẽ thanh toán bằng hình thức chuyển khoản cho Nhà Cung Cấp </w:t>
      </w:r>
      <w:r w:rsidR="00FA10F2" w:rsidRPr="00810814">
        <w:rPr>
          <w:i/>
          <w:iCs/>
          <w:szCs w:val="22"/>
        </w:rPr>
        <w:t>30% giá trị Hợp đồng với số tiền:</w:t>
      </w:r>
      <w:r w:rsidR="00C26F97" w:rsidRPr="00810814">
        <w:rPr>
          <w:szCs w:val="22"/>
        </w:rPr>
        <w:t xml:space="preserve"> </w:t>
      </w:r>
      <w:r w:rsidR="00C26F97" w:rsidRPr="001D4165">
        <w:rPr>
          <w:i/>
          <w:iCs/>
          <w:szCs w:val="22"/>
        </w:rPr>
        <w:t>166,860,000 đồng</w:t>
      </w:r>
      <w:r w:rsidR="00C26F97" w:rsidRPr="00810814">
        <w:rPr>
          <w:i/>
          <w:iCs/>
          <w:szCs w:val="22"/>
        </w:rPr>
        <w:t xml:space="preserve"> (Bằng chữ: Một trăm sáu mươi sáu triệu, tám trăm sáu mươi ngàn đồng./.)</w:t>
      </w:r>
      <w:r w:rsidR="00FA10F2" w:rsidRPr="00810814">
        <w:rPr>
          <w:i/>
          <w:iCs/>
          <w:szCs w:val="22"/>
        </w:rPr>
        <w:t xml:space="preserve"> </w:t>
      </w:r>
      <w:r w:rsidR="0015478C" w:rsidRPr="00810814">
        <w:rPr>
          <w:i/>
          <w:iCs/>
          <w:szCs w:val="22"/>
        </w:rPr>
        <w:t>trong vòng</w:t>
      </w:r>
      <w:r w:rsidR="00C26F97" w:rsidRPr="00810814">
        <w:rPr>
          <w:i/>
          <w:iCs/>
          <w:szCs w:val="22"/>
        </w:rPr>
        <w:t xml:space="preserve"> </w:t>
      </w:r>
      <w:r w:rsidR="00933D97">
        <w:rPr>
          <w:i/>
          <w:iCs/>
          <w:szCs w:val="22"/>
        </w:rPr>
        <w:t>10</w:t>
      </w:r>
      <w:r w:rsidR="0015478C" w:rsidRPr="00810814">
        <w:rPr>
          <w:i/>
          <w:iCs/>
          <w:color w:val="000000" w:themeColor="text1"/>
          <w:szCs w:val="22"/>
        </w:rPr>
        <w:t xml:space="preserve"> </w:t>
      </w:r>
      <w:r w:rsidR="0015478C" w:rsidRPr="00810814">
        <w:rPr>
          <w:i/>
          <w:iCs/>
          <w:szCs w:val="22"/>
        </w:rPr>
        <w:t>ngày</w:t>
      </w:r>
      <w:r w:rsidR="00C26F97" w:rsidRPr="00810814">
        <w:rPr>
          <w:i/>
          <w:iCs/>
          <w:szCs w:val="22"/>
        </w:rPr>
        <w:t xml:space="preserve"> sau khi ký Hợp đồng</w:t>
      </w:r>
      <w:r w:rsidR="00417C63" w:rsidRPr="00810814">
        <w:rPr>
          <w:i/>
          <w:iCs/>
          <w:szCs w:val="22"/>
        </w:rPr>
        <w:t>.</w:t>
      </w:r>
      <w:r w:rsidR="00CB5AFD">
        <w:rPr>
          <w:i/>
          <w:iCs/>
          <w:szCs w:val="22"/>
        </w:rPr>
        <w:t xml:space="preserve"> </w:t>
      </w:r>
      <w:r w:rsidR="00CB5AFD" w:rsidRPr="001E4A0D">
        <w:rPr>
          <w:i/>
          <w:iCs/>
          <w:szCs w:val="22"/>
        </w:rPr>
        <w:t xml:space="preserve">Khoản tiền này được xem là tiền </w:t>
      </w:r>
      <w:r w:rsidR="008931C9">
        <w:rPr>
          <w:i/>
          <w:iCs/>
          <w:szCs w:val="22"/>
        </w:rPr>
        <w:t>tạm ứng</w:t>
      </w:r>
      <w:r w:rsidR="00CB5AFD" w:rsidRPr="001E4A0D">
        <w:rPr>
          <w:i/>
          <w:iCs/>
          <w:szCs w:val="22"/>
        </w:rPr>
        <w:t xml:space="preserve"> không hoàn lại và trong trường hợp Khách hàng không tiếp tục thực hiện Hợp đồng </w:t>
      </w:r>
      <w:r w:rsidR="001E4A0D">
        <w:rPr>
          <w:i/>
          <w:iCs/>
          <w:szCs w:val="22"/>
        </w:rPr>
        <w:t>mà không do lỗi của Nhà Cung Cấp</w:t>
      </w:r>
      <w:r w:rsidR="00CB5AFD" w:rsidRPr="001E4A0D">
        <w:rPr>
          <w:i/>
          <w:iCs/>
          <w:szCs w:val="22"/>
        </w:rPr>
        <w:t xml:space="preserve">, Khách hàng sẽ mất toàn bộ số tiền đã </w:t>
      </w:r>
      <w:r w:rsidR="005B482D">
        <w:rPr>
          <w:i/>
          <w:iCs/>
          <w:szCs w:val="22"/>
        </w:rPr>
        <w:t>tạm ứng</w:t>
      </w:r>
      <w:r w:rsidR="00CB5AFD" w:rsidRPr="001E4A0D">
        <w:rPr>
          <w:i/>
          <w:iCs/>
          <w:szCs w:val="22"/>
        </w:rPr>
        <w:t xml:space="preserve"> và không có bất kỳ khiếu nại, tranh chấp hay yêu cầu nào khác đối với Nhà Cung Cấp.</w:t>
      </w:r>
    </w:p>
    <w:p w14:paraId="544B07D7" w14:textId="1F45111B" w:rsidR="004273FE" w:rsidRPr="00810814" w:rsidRDefault="004273FE" w:rsidP="004273FE">
      <w:pPr>
        <w:pStyle w:val="oancuaDanhsach"/>
        <w:keepNext/>
        <w:keepLines/>
        <w:spacing w:after="200"/>
        <w:ind w:hanging="270"/>
        <w:jc w:val="both"/>
        <w:rPr>
          <w:sz w:val="22"/>
          <w:szCs w:val="22"/>
        </w:rPr>
      </w:pPr>
      <w:r w:rsidRPr="001D4165">
        <w:rPr>
          <w:sz w:val="22"/>
          <w:szCs w:val="22"/>
        </w:rPr>
        <w:t xml:space="preserve">    </w:t>
      </w:r>
      <w:r w:rsidR="00FC5AC5" w:rsidRPr="001D4165">
        <w:rPr>
          <w:sz w:val="22"/>
          <w:szCs w:val="22"/>
        </w:rPr>
        <w:t>Phase 2:</w:t>
      </w:r>
      <w:r w:rsidRPr="00810814">
        <w:rPr>
          <w:i/>
          <w:iCs/>
          <w:sz w:val="22"/>
          <w:szCs w:val="22"/>
        </w:rPr>
        <w:t xml:space="preserve"> </w:t>
      </w:r>
      <w:r w:rsidRPr="00810814">
        <w:rPr>
          <w:sz w:val="22"/>
          <w:szCs w:val="22"/>
        </w:rPr>
        <w:t xml:space="preserve">The Customer pays 70% of the </w:t>
      </w:r>
      <w:r w:rsidR="00FC5AC5">
        <w:rPr>
          <w:sz w:val="22"/>
          <w:szCs w:val="22"/>
        </w:rPr>
        <w:t>Agreement</w:t>
      </w:r>
      <w:r w:rsidRPr="00810814">
        <w:rPr>
          <w:sz w:val="22"/>
          <w:szCs w:val="22"/>
        </w:rPr>
        <w:t xml:space="preserve"> value to the Supplier with the amount: 389,340,000 VND (In words: Three hundred and eighty-nine million, three hundred and forty thousand VND./.) within 30 days from the date of delivery and the Customer receives full payment documents including.</w:t>
      </w:r>
      <w:r w:rsidR="00CB5AFD">
        <w:rPr>
          <w:sz w:val="22"/>
          <w:szCs w:val="22"/>
        </w:rPr>
        <w:t xml:space="preserve"> </w:t>
      </w:r>
    </w:p>
    <w:p w14:paraId="661CED89" w14:textId="3963C581" w:rsidR="00593ACC" w:rsidRPr="001D4165" w:rsidRDefault="00FC5AC5" w:rsidP="00810814">
      <w:pPr>
        <w:keepNext/>
        <w:keepLines/>
        <w:spacing w:after="200"/>
        <w:ind w:left="720"/>
        <w:jc w:val="both"/>
        <w:rPr>
          <w:i/>
          <w:iCs/>
          <w:szCs w:val="22"/>
          <w:lang w:val="vi-VN"/>
        </w:rPr>
      </w:pPr>
      <w:r>
        <w:rPr>
          <w:rFonts w:cs="Arial"/>
          <w:i/>
          <w:iCs/>
          <w:szCs w:val="22"/>
        </w:rPr>
        <w:t xml:space="preserve">Đợt 2: </w:t>
      </w:r>
      <w:r w:rsidR="00417C63" w:rsidRPr="00810814">
        <w:rPr>
          <w:rFonts w:cs="Arial"/>
          <w:i/>
          <w:iCs/>
          <w:szCs w:val="22"/>
        </w:rPr>
        <w:t>Khách hàng</w:t>
      </w:r>
      <w:r w:rsidR="00C26F97" w:rsidRPr="00810814">
        <w:rPr>
          <w:rFonts w:cs="Arial"/>
          <w:i/>
          <w:iCs/>
          <w:szCs w:val="22"/>
        </w:rPr>
        <w:t xml:space="preserve"> thanh toán 70% giá trị Hợp đồng</w:t>
      </w:r>
      <w:r w:rsidR="00417C63" w:rsidRPr="00810814">
        <w:rPr>
          <w:rFonts w:cs="Arial"/>
          <w:i/>
          <w:iCs/>
          <w:szCs w:val="22"/>
        </w:rPr>
        <w:t xml:space="preserve"> cho Nhà cung cấp</w:t>
      </w:r>
      <w:r w:rsidR="00C26F97" w:rsidRPr="00810814">
        <w:rPr>
          <w:rFonts w:cs="Arial"/>
          <w:i/>
          <w:iCs/>
          <w:szCs w:val="22"/>
        </w:rPr>
        <w:t xml:space="preserve"> với số tiền: 389,340,000</w:t>
      </w:r>
      <w:r w:rsidR="00C26F97" w:rsidRPr="00810814">
        <w:rPr>
          <w:b/>
          <w:bCs/>
          <w:i/>
          <w:iCs/>
          <w:szCs w:val="22"/>
          <w:lang w:val="vi-VN"/>
        </w:rPr>
        <w:t xml:space="preserve"> </w:t>
      </w:r>
      <w:r w:rsidR="00C26F97" w:rsidRPr="001E4A0D">
        <w:rPr>
          <w:i/>
          <w:iCs/>
          <w:szCs w:val="22"/>
          <w:lang w:val="vi-VN"/>
        </w:rPr>
        <w:t>đồng</w:t>
      </w:r>
      <w:r w:rsidR="00C26F97" w:rsidRPr="00810814">
        <w:rPr>
          <w:i/>
          <w:iCs/>
          <w:szCs w:val="22"/>
          <w:lang w:val="vi-VN"/>
        </w:rPr>
        <w:t xml:space="preserve"> (Bằng chữ: Ba trăm tám mươi chín triệu, ba trăm bốn mươi ngàn đồng./.) trong vòng 30 ngày</w:t>
      </w:r>
      <w:r w:rsidR="0015478C" w:rsidRPr="00C41F7E">
        <w:rPr>
          <w:i/>
          <w:iCs/>
          <w:szCs w:val="22"/>
          <w:lang w:val="vi-VN"/>
        </w:rPr>
        <w:t xml:space="preserve"> kể từ ngày </w:t>
      </w:r>
      <w:r w:rsidR="00336477" w:rsidRPr="00C41F7E">
        <w:rPr>
          <w:i/>
          <w:iCs/>
          <w:szCs w:val="22"/>
          <w:lang w:val="vi-VN"/>
        </w:rPr>
        <w:t xml:space="preserve">giao hàng và </w:t>
      </w:r>
      <w:r w:rsidR="00462C6C" w:rsidRPr="00C41F7E">
        <w:rPr>
          <w:i/>
          <w:iCs/>
          <w:szCs w:val="22"/>
          <w:lang w:val="vi-VN"/>
        </w:rPr>
        <w:t>Khách hàng nhận được đầy đủ chứng từ thanh toán bao gồm</w:t>
      </w:r>
      <w:r w:rsidR="007559C1" w:rsidRPr="00C41F7E">
        <w:rPr>
          <w:i/>
          <w:iCs/>
          <w:szCs w:val="22"/>
          <w:lang w:val="vi-VN"/>
        </w:rPr>
        <w:t>:</w:t>
      </w:r>
    </w:p>
    <w:p w14:paraId="710E1BDE" w14:textId="77777777" w:rsidR="004273FE" w:rsidRPr="001D4165" w:rsidRDefault="004273FE" w:rsidP="004273FE">
      <w:pPr>
        <w:pStyle w:val="oancuaDanhsach"/>
        <w:keepNext/>
        <w:keepLines/>
        <w:spacing w:after="200"/>
        <w:jc w:val="both"/>
        <w:rPr>
          <w:i/>
          <w:iCs/>
          <w:sz w:val="22"/>
          <w:szCs w:val="22"/>
          <w:lang w:val="vi-VN"/>
        </w:rPr>
      </w:pPr>
    </w:p>
    <w:p w14:paraId="330BEF44" w14:textId="7EF8FF54" w:rsidR="001A5E7A" w:rsidRPr="001A5E7A" w:rsidRDefault="004273FE" w:rsidP="00810814">
      <w:pPr>
        <w:pStyle w:val="oancuaDanhsach"/>
        <w:numPr>
          <w:ilvl w:val="0"/>
          <w:numId w:val="19"/>
        </w:numPr>
        <w:pBdr>
          <w:top w:val="nil"/>
          <w:left w:val="nil"/>
          <w:bottom w:val="nil"/>
          <w:right w:val="nil"/>
          <w:between w:val="nil"/>
        </w:pBdr>
        <w:spacing w:after="0" w:line="240" w:lineRule="auto"/>
        <w:ind w:left="1260" w:hanging="450"/>
        <w:jc w:val="both"/>
        <w:rPr>
          <w:color w:val="000000"/>
          <w:sz w:val="22"/>
          <w:szCs w:val="22"/>
        </w:rPr>
      </w:pPr>
      <w:r w:rsidRPr="001E4A0D">
        <w:rPr>
          <w:color w:val="000000"/>
          <w:sz w:val="22"/>
          <w:szCs w:val="22"/>
        </w:rPr>
        <w:t xml:space="preserve">The handover </w:t>
      </w:r>
      <w:r w:rsidR="00C01679" w:rsidRPr="005070FB">
        <w:rPr>
          <w:color w:val="000000"/>
          <w:sz w:val="22"/>
          <w:szCs w:val="22"/>
        </w:rPr>
        <w:t>and acceptance record</w:t>
      </w:r>
      <w:r w:rsidRPr="005070FB">
        <w:rPr>
          <w:color w:val="000000"/>
          <w:sz w:val="22"/>
          <w:szCs w:val="22"/>
        </w:rPr>
        <w:t>,</w:t>
      </w:r>
      <w:r w:rsidRPr="001A5E7A">
        <w:rPr>
          <w:color w:val="000000"/>
          <w:sz w:val="22"/>
          <w:szCs w:val="22"/>
        </w:rPr>
        <w:t xml:space="preserve"> signed by representatives of both parties, will be prepared </w:t>
      </w:r>
      <w:r w:rsidR="00C01679" w:rsidRPr="00C01679">
        <w:rPr>
          <w:color w:val="000000"/>
          <w:sz w:val="22"/>
          <w:szCs w:val="22"/>
        </w:rPr>
        <w:t>upon completion of the installation and handover of the goods</w:t>
      </w:r>
      <w:r w:rsidRPr="001A5E7A">
        <w:rPr>
          <w:color w:val="000000"/>
          <w:sz w:val="22"/>
          <w:szCs w:val="22"/>
        </w:rPr>
        <w:t>.</w:t>
      </w:r>
    </w:p>
    <w:p w14:paraId="5835B7D8" w14:textId="76A5D3CD" w:rsidR="00BE187B" w:rsidRPr="00810814" w:rsidRDefault="00BE187B" w:rsidP="00810814">
      <w:pPr>
        <w:pStyle w:val="oancuaDanhsach"/>
        <w:pBdr>
          <w:top w:val="nil"/>
          <w:left w:val="nil"/>
          <w:bottom w:val="nil"/>
          <w:right w:val="nil"/>
          <w:between w:val="nil"/>
        </w:pBdr>
        <w:spacing w:after="0" w:line="240" w:lineRule="auto"/>
        <w:ind w:left="1260"/>
        <w:jc w:val="both"/>
        <w:rPr>
          <w:i/>
          <w:iCs/>
          <w:szCs w:val="22"/>
        </w:rPr>
      </w:pPr>
      <w:r w:rsidRPr="00810814">
        <w:rPr>
          <w:i/>
          <w:iCs/>
          <w:color w:val="000000"/>
          <w:sz w:val="22"/>
          <w:szCs w:val="22"/>
        </w:rPr>
        <w:t xml:space="preserve">Biên bản </w:t>
      </w:r>
      <w:r w:rsidR="00AA0610" w:rsidRPr="00810814">
        <w:rPr>
          <w:i/>
          <w:iCs/>
          <w:color w:val="000000"/>
          <w:sz w:val="22"/>
          <w:szCs w:val="22"/>
        </w:rPr>
        <w:t xml:space="preserve">bàn giao và </w:t>
      </w:r>
      <w:r w:rsidRPr="00810814">
        <w:rPr>
          <w:i/>
          <w:iCs/>
          <w:color w:val="000000"/>
          <w:sz w:val="22"/>
          <w:szCs w:val="22"/>
        </w:rPr>
        <w:t>nghiệm thu</w:t>
      </w:r>
      <w:r w:rsidR="00AA0610" w:rsidRPr="00810814">
        <w:rPr>
          <w:i/>
          <w:iCs/>
          <w:color w:val="000000"/>
          <w:sz w:val="22"/>
          <w:szCs w:val="22"/>
        </w:rPr>
        <w:t xml:space="preserve"> hàng hóa</w:t>
      </w:r>
      <w:r w:rsidR="00C01679">
        <w:rPr>
          <w:i/>
          <w:iCs/>
          <w:color w:val="000000"/>
          <w:sz w:val="22"/>
          <w:szCs w:val="22"/>
        </w:rPr>
        <w:t>, có chữ ký đại diện của hai Bên, sẽ được lập sau</w:t>
      </w:r>
      <w:r w:rsidR="00AA0610" w:rsidRPr="00810814">
        <w:rPr>
          <w:i/>
          <w:iCs/>
          <w:color w:val="000000"/>
          <w:sz w:val="22"/>
          <w:szCs w:val="22"/>
        </w:rPr>
        <w:t xml:space="preserve"> khi</w:t>
      </w:r>
      <w:r w:rsidR="00C01679">
        <w:rPr>
          <w:i/>
          <w:iCs/>
          <w:color w:val="000000"/>
          <w:sz w:val="22"/>
          <w:szCs w:val="22"/>
        </w:rPr>
        <w:t xml:space="preserve"> hoàn tất việc cài đặt và bàn giao hàng hóa</w:t>
      </w:r>
      <w:r w:rsidR="00AA0610" w:rsidRPr="00810814">
        <w:rPr>
          <w:i/>
          <w:iCs/>
          <w:color w:val="000000"/>
          <w:sz w:val="22"/>
          <w:szCs w:val="22"/>
        </w:rPr>
        <w:t>.</w:t>
      </w:r>
    </w:p>
    <w:p w14:paraId="1FDACC90" w14:textId="5F89FC14" w:rsidR="00BE187B" w:rsidRPr="00810814" w:rsidRDefault="00BE187B" w:rsidP="00810814">
      <w:pPr>
        <w:pStyle w:val="oancuaDanhsach"/>
        <w:numPr>
          <w:ilvl w:val="0"/>
          <w:numId w:val="19"/>
        </w:numPr>
        <w:pBdr>
          <w:top w:val="nil"/>
          <w:left w:val="nil"/>
          <w:bottom w:val="nil"/>
          <w:right w:val="nil"/>
          <w:between w:val="nil"/>
        </w:pBdr>
        <w:spacing w:after="0" w:line="240" w:lineRule="auto"/>
        <w:ind w:left="1260" w:hanging="450"/>
        <w:jc w:val="both"/>
        <w:rPr>
          <w:sz w:val="22"/>
          <w:szCs w:val="22"/>
        </w:rPr>
      </w:pPr>
      <w:r w:rsidRPr="00810814">
        <w:rPr>
          <w:sz w:val="22"/>
          <w:szCs w:val="22"/>
        </w:rPr>
        <w:t>V</w:t>
      </w:r>
      <w:r w:rsidRPr="00810814">
        <w:rPr>
          <w:color w:val="000000"/>
          <w:sz w:val="22"/>
          <w:szCs w:val="22"/>
        </w:rPr>
        <w:t xml:space="preserve">alid </w:t>
      </w:r>
      <w:r w:rsidR="00E849DF">
        <w:rPr>
          <w:color w:val="000000"/>
          <w:sz w:val="22"/>
          <w:szCs w:val="22"/>
        </w:rPr>
        <w:t xml:space="preserve">VAT </w:t>
      </w:r>
      <w:r w:rsidRPr="00810814">
        <w:rPr>
          <w:color w:val="000000"/>
          <w:sz w:val="22"/>
          <w:szCs w:val="22"/>
        </w:rPr>
        <w:t>invoice</w:t>
      </w:r>
    </w:p>
    <w:p w14:paraId="46460E43" w14:textId="6C558442" w:rsidR="00BE187B" w:rsidRPr="001A5E7A" w:rsidRDefault="00BE187B" w:rsidP="00810814">
      <w:pPr>
        <w:pBdr>
          <w:top w:val="nil"/>
          <w:left w:val="nil"/>
          <w:bottom w:val="nil"/>
          <w:right w:val="nil"/>
          <w:between w:val="nil"/>
        </w:pBdr>
        <w:spacing w:after="0"/>
        <w:ind w:left="1080" w:firstLine="180"/>
        <w:jc w:val="both"/>
        <w:rPr>
          <w:i/>
          <w:iCs/>
          <w:color w:val="000000"/>
          <w:szCs w:val="22"/>
        </w:rPr>
      </w:pPr>
      <w:r w:rsidRPr="001A5E7A">
        <w:rPr>
          <w:i/>
          <w:iCs/>
          <w:color w:val="000000"/>
          <w:szCs w:val="22"/>
        </w:rPr>
        <w:t>Hóa đơn GTGT hợp lệ</w:t>
      </w:r>
    </w:p>
    <w:p w14:paraId="3BE752B2" w14:textId="77777777" w:rsidR="002D39CF" w:rsidRDefault="002D39CF" w:rsidP="002D39CF">
      <w:pPr>
        <w:pBdr>
          <w:top w:val="nil"/>
          <w:left w:val="nil"/>
          <w:bottom w:val="nil"/>
          <w:right w:val="nil"/>
          <w:between w:val="nil"/>
        </w:pBdr>
        <w:spacing w:after="0" w:line="360" w:lineRule="auto"/>
        <w:ind w:left="1080"/>
        <w:jc w:val="both"/>
        <w:rPr>
          <w:i/>
          <w:iCs/>
        </w:rPr>
      </w:pPr>
    </w:p>
    <w:p w14:paraId="557D8B8B" w14:textId="52BB509D" w:rsidR="002D39CF" w:rsidRPr="00810814" w:rsidRDefault="002D39CF" w:rsidP="00810814">
      <w:pPr>
        <w:keepNext/>
        <w:keepLines/>
        <w:spacing w:after="200"/>
        <w:ind w:left="720"/>
        <w:jc w:val="both"/>
        <w:rPr>
          <w:rFonts w:cs="Arial"/>
          <w:szCs w:val="22"/>
        </w:rPr>
      </w:pPr>
      <w:r w:rsidRPr="00810814">
        <w:rPr>
          <w:rFonts w:cs="Arial"/>
          <w:szCs w:val="22"/>
        </w:rPr>
        <w:t xml:space="preserve">In case the Customer is late in payment compared to the time limit specified in Section 3, the Customer will be subject to a </w:t>
      </w:r>
      <w:r w:rsidR="00810814">
        <w:rPr>
          <w:rFonts w:cs="Arial"/>
          <w:szCs w:val="22"/>
        </w:rPr>
        <w:t>late payment interest</w:t>
      </w:r>
      <w:r w:rsidR="00810814" w:rsidRPr="00810814">
        <w:rPr>
          <w:rFonts w:cs="Arial"/>
          <w:szCs w:val="22"/>
        </w:rPr>
        <w:t xml:space="preserve"> </w:t>
      </w:r>
      <w:r w:rsidRPr="00810814">
        <w:rPr>
          <w:rFonts w:cs="Arial"/>
          <w:szCs w:val="22"/>
        </w:rPr>
        <w:t>equivalent to 0.1%/day on the value of the delayed payment obligation. The total late payment penalty shall not exceed 8% of the value of the late payment and shall be calculated from the due date of payment until the date the Supplier receives the late payment interest in full.</w:t>
      </w:r>
    </w:p>
    <w:p w14:paraId="565CB4A3" w14:textId="13CE1D28" w:rsidR="003E0D44" w:rsidRPr="001A5E7A" w:rsidRDefault="003E0D44" w:rsidP="00810814">
      <w:pPr>
        <w:pBdr>
          <w:top w:val="nil"/>
          <w:left w:val="nil"/>
          <w:bottom w:val="nil"/>
          <w:right w:val="nil"/>
          <w:between w:val="nil"/>
        </w:pBdr>
        <w:spacing w:after="0"/>
        <w:ind w:left="709"/>
        <w:jc w:val="both"/>
        <w:rPr>
          <w:rFonts w:cs="Arial"/>
          <w:i/>
          <w:iCs/>
          <w:szCs w:val="22"/>
        </w:rPr>
      </w:pPr>
      <w:r w:rsidRPr="00810814">
        <w:rPr>
          <w:rFonts w:cs="Arial"/>
          <w:i/>
          <w:iCs/>
          <w:szCs w:val="22"/>
        </w:rPr>
        <w:t xml:space="preserve">Trường hợp Khách hàng chậm thanh toán so với thời hạn quy định tại Mục 3, Khách hàng  sẽ phải chịu </w:t>
      </w:r>
      <w:r w:rsidR="00810814">
        <w:rPr>
          <w:rFonts w:cs="Arial"/>
          <w:i/>
          <w:iCs/>
          <w:szCs w:val="22"/>
        </w:rPr>
        <w:t>lãi chậm trả</w:t>
      </w:r>
      <w:r w:rsidR="00810814" w:rsidRPr="00810814">
        <w:rPr>
          <w:rFonts w:cs="Arial"/>
          <w:i/>
          <w:iCs/>
          <w:szCs w:val="22"/>
        </w:rPr>
        <w:t xml:space="preserve"> </w:t>
      </w:r>
      <w:r w:rsidRPr="00810814">
        <w:rPr>
          <w:rFonts w:cs="Arial"/>
          <w:i/>
          <w:iCs/>
          <w:szCs w:val="22"/>
        </w:rPr>
        <w:t>số tiền tương đương 0,1%/ngày trên giá trị phần nghĩa vụ thanh toán bị chậm. Tổng mức phạt chậm thanh toán không vượt quá 8% giá trị khoản thanh toán bị chậm và được tính từ ngày đến hạn thanh toán cho đến ngày Nhà cung cấp nhận được đầy đủ khoản tiền chậm thanh toán</w:t>
      </w:r>
      <w:r w:rsidRPr="001A5E7A">
        <w:rPr>
          <w:rFonts w:cs="Arial"/>
          <w:i/>
          <w:iCs/>
          <w:szCs w:val="22"/>
        </w:rPr>
        <w:t>.</w:t>
      </w:r>
    </w:p>
    <w:p w14:paraId="76AE9BB6" w14:textId="23DE999E" w:rsidR="0036799D" w:rsidRDefault="00501B4D" w:rsidP="0036799D">
      <w:pPr>
        <w:keepNext/>
        <w:keepLines/>
        <w:numPr>
          <w:ilvl w:val="1"/>
          <w:numId w:val="4"/>
        </w:numPr>
        <w:spacing w:after="200"/>
        <w:jc w:val="both"/>
        <w:rPr>
          <w:rFonts w:cs="Arial"/>
          <w:szCs w:val="22"/>
        </w:rPr>
      </w:pPr>
      <w:r>
        <w:rPr>
          <w:rFonts w:cs="Arial"/>
          <w:szCs w:val="22"/>
        </w:rPr>
        <w:lastRenderedPageBreak/>
        <w:t>The</w:t>
      </w:r>
      <w:r w:rsidR="006A350F">
        <w:rPr>
          <w:rFonts w:cs="Arial"/>
          <w:szCs w:val="22"/>
        </w:rPr>
        <w:t xml:space="preserve"> client’s</w:t>
      </w:r>
      <w:r>
        <w:rPr>
          <w:rFonts w:cs="Arial"/>
          <w:szCs w:val="22"/>
        </w:rPr>
        <w:t xml:space="preserve"> invoicing information/ </w:t>
      </w:r>
      <w:r w:rsidRPr="00501B4D">
        <w:rPr>
          <w:rFonts w:cs="Arial"/>
          <w:i/>
          <w:iCs/>
          <w:szCs w:val="22"/>
        </w:rPr>
        <w:t>Thông tin xuất hóa đơn</w:t>
      </w:r>
      <w:r w:rsidR="006A350F">
        <w:rPr>
          <w:rFonts w:cs="Arial"/>
          <w:i/>
          <w:iCs/>
          <w:szCs w:val="22"/>
        </w:rPr>
        <w:t xml:space="preserve"> của Khách hàng</w:t>
      </w:r>
      <w:r w:rsidR="0036799D" w:rsidRPr="000131A1">
        <w:rPr>
          <w:rFonts w:cs="Arial"/>
          <w:szCs w:val="22"/>
        </w:rPr>
        <w:t>:</w:t>
      </w:r>
    </w:p>
    <w:p w14:paraId="1AC860B3" w14:textId="77777777" w:rsidR="00501B4D" w:rsidRPr="001D4165" w:rsidRDefault="00501B4D" w:rsidP="00501B4D">
      <w:pPr>
        <w:pStyle w:val="oancuaDanhsach"/>
        <w:keepNext/>
        <w:keepLines/>
        <w:spacing w:after="200"/>
        <w:jc w:val="both"/>
        <w:rPr>
          <w:b/>
          <w:sz w:val="22"/>
          <w:szCs w:val="22"/>
        </w:rPr>
      </w:pPr>
      <w:r w:rsidRPr="001D4165">
        <w:rPr>
          <w:b/>
          <w:sz w:val="22"/>
          <w:szCs w:val="22"/>
        </w:rPr>
        <w:t>CÔNG TY TNHH MTV THƯƠNG MẠI VÀ ĐẦU TƯ LIÊN Á CHÂU</w:t>
      </w:r>
    </w:p>
    <w:p w14:paraId="1432865A" w14:textId="47EC4F54" w:rsidR="00501B4D" w:rsidRPr="001D4165" w:rsidRDefault="00501B4D" w:rsidP="00501B4D">
      <w:pPr>
        <w:pStyle w:val="oancuaDanhsach"/>
        <w:keepNext/>
        <w:keepLines/>
        <w:spacing w:after="200"/>
        <w:jc w:val="both"/>
        <w:rPr>
          <w:rFonts w:eastAsia="MS Mincho"/>
          <w:i/>
          <w:iCs/>
          <w:sz w:val="22"/>
          <w:szCs w:val="22"/>
          <w:lang w:eastAsia="en-US"/>
        </w:rPr>
      </w:pPr>
      <w:r w:rsidRPr="001D4165">
        <w:rPr>
          <w:rFonts w:eastAsia="MS Mincho"/>
          <w:sz w:val="22"/>
          <w:szCs w:val="22"/>
          <w:lang w:eastAsia="en-US"/>
        </w:rPr>
        <w:t>Address/</w:t>
      </w:r>
      <w:r w:rsidRPr="001D4165">
        <w:rPr>
          <w:rFonts w:eastAsia="MS Mincho"/>
          <w:i/>
          <w:iCs/>
          <w:sz w:val="22"/>
          <w:szCs w:val="22"/>
          <w:lang w:eastAsia="en-US"/>
        </w:rPr>
        <w:t xml:space="preserve"> Địa chỉ: L2-VP-01, 346 Bến Vân Đồn, </w:t>
      </w:r>
      <w:r w:rsidR="00204B16" w:rsidRPr="001D4165">
        <w:rPr>
          <w:rFonts w:eastAsia="MS Mincho"/>
          <w:i/>
          <w:iCs/>
          <w:sz w:val="22"/>
          <w:szCs w:val="22"/>
          <w:lang w:eastAsia="en-US"/>
        </w:rPr>
        <w:t>Phường Vĩnh Hội</w:t>
      </w:r>
      <w:r w:rsidRPr="001D4165">
        <w:rPr>
          <w:rFonts w:eastAsia="MS Mincho"/>
          <w:i/>
          <w:iCs/>
          <w:sz w:val="22"/>
          <w:szCs w:val="22"/>
          <w:lang w:eastAsia="en-US"/>
        </w:rPr>
        <w:t>, TP</w:t>
      </w:r>
      <w:r w:rsidR="002904C9" w:rsidRPr="001D4165">
        <w:rPr>
          <w:rFonts w:eastAsia="MS Mincho"/>
          <w:i/>
          <w:iCs/>
          <w:sz w:val="22"/>
          <w:szCs w:val="22"/>
          <w:lang w:eastAsia="en-US"/>
        </w:rPr>
        <w:t xml:space="preserve"> Hồ Chí Minh</w:t>
      </w:r>
    </w:p>
    <w:p w14:paraId="06157BE7" w14:textId="3C444A1C" w:rsidR="006A350F" w:rsidRPr="001D4165" w:rsidRDefault="00501B4D" w:rsidP="003F34CD">
      <w:pPr>
        <w:pStyle w:val="oancuaDanhsach"/>
        <w:keepNext/>
        <w:keepLines/>
        <w:spacing w:after="200"/>
        <w:jc w:val="both"/>
        <w:rPr>
          <w:bCs/>
          <w:i/>
          <w:iCs/>
          <w:sz w:val="22"/>
          <w:szCs w:val="22"/>
        </w:rPr>
      </w:pPr>
      <w:r w:rsidRPr="004273FE">
        <w:rPr>
          <w:rFonts w:eastAsia="MS Mincho"/>
          <w:sz w:val="22"/>
          <w:szCs w:val="22"/>
          <w:lang w:val="pt-PT" w:eastAsia="en-US"/>
        </w:rPr>
        <w:t>Tax code</w:t>
      </w:r>
      <w:r w:rsidRPr="004273FE">
        <w:rPr>
          <w:rFonts w:eastAsia="MS Mincho"/>
          <w:i/>
          <w:iCs/>
          <w:sz w:val="22"/>
          <w:szCs w:val="22"/>
          <w:lang w:val="pt-PT" w:eastAsia="en-US"/>
        </w:rPr>
        <w:t>/</w:t>
      </w:r>
      <w:r w:rsidRPr="001D4165">
        <w:rPr>
          <w:bCs/>
          <w:i/>
          <w:iCs/>
          <w:sz w:val="22"/>
          <w:szCs w:val="22"/>
        </w:rPr>
        <w:t xml:space="preserve"> Mã số thuế</w:t>
      </w:r>
      <w:r w:rsidRPr="001D4165">
        <w:rPr>
          <w:bCs/>
          <w:sz w:val="22"/>
          <w:szCs w:val="22"/>
        </w:rPr>
        <w:t>:</w:t>
      </w:r>
      <w:r w:rsidRPr="001D4165">
        <w:rPr>
          <w:bCs/>
          <w:i/>
          <w:iCs/>
          <w:sz w:val="22"/>
          <w:szCs w:val="22"/>
        </w:rPr>
        <w:t xml:space="preserve"> 0310618188</w:t>
      </w:r>
    </w:p>
    <w:p w14:paraId="5DF5D65E" w14:textId="77777777" w:rsidR="000B308C" w:rsidRPr="001D4165" w:rsidRDefault="006A350F" w:rsidP="006A350F">
      <w:pPr>
        <w:keepNext/>
        <w:keepLines/>
        <w:numPr>
          <w:ilvl w:val="1"/>
          <w:numId w:val="4"/>
        </w:numPr>
        <w:spacing w:after="200"/>
        <w:jc w:val="both"/>
        <w:rPr>
          <w:bCs/>
          <w:i/>
          <w:iCs/>
          <w:lang w:val="en-US"/>
        </w:rPr>
      </w:pPr>
      <w:r w:rsidRPr="001D4165">
        <w:rPr>
          <w:bCs/>
          <w:lang w:val="en-US"/>
        </w:rPr>
        <w:t>The Supplier’s bank account</w:t>
      </w:r>
      <w:r w:rsidRPr="001D4165">
        <w:rPr>
          <w:bCs/>
          <w:i/>
          <w:iCs/>
          <w:lang w:val="en-US"/>
        </w:rPr>
        <w:t>/ Thông tin tài khoản ngân hàng của Nhà Cung Cấp:</w:t>
      </w:r>
    </w:p>
    <w:p w14:paraId="0C4F0DC4" w14:textId="77777777" w:rsidR="004273FE" w:rsidRPr="001D4165" w:rsidRDefault="004273FE" w:rsidP="00810814">
      <w:pPr>
        <w:pStyle w:val="oancuaDanhsach"/>
        <w:keepNext/>
        <w:keepLines/>
        <w:spacing w:after="200"/>
        <w:jc w:val="both"/>
        <w:rPr>
          <w:szCs w:val="22"/>
          <w:lang w:val="en-US"/>
        </w:rPr>
      </w:pPr>
      <w:r w:rsidRPr="001D4165">
        <w:rPr>
          <w:rFonts w:eastAsia="MS Mincho"/>
          <w:sz w:val="22"/>
          <w:szCs w:val="22"/>
          <w:lang w:val="en-US" w:eastAsia="en-US"/>
        </w:rPr>
        <w:t xml:space="preserve">CÔNG TY TNHH VIỄN THÔNG SÁNG TẠO THUẬN PHONG </w:t>
      </w:r>
    </w:p>
    <w:p w14:paraId="4FCFCFB9" w14:textId="77777777" w:rsidR="004273FE" w:rsidRPr="001D4165" w:rsidRDefault="004273FE" w:rsidP="00810814">
      <w:pPr>
        <w:pStyle w:val="oancuaDanhsach"/>
        <w:keepNext/>
        <w:keepLines/>
        <w:spacing w:after="200"/>
        <w:jc w:val="both"/>
        <w:rPr>
          <w:rFonts w:ascii="Times New Roman" w:hAnsi="Times New Roman"/>
          <w:bCs/>
          <w:i/>
          <w:iCs/>
          <w:lang w:val="en-US"/>
        </w:rPr>
      </w:pPr>
      <w:r w:rsidRPr="001D4165">
        <w:rPr>
          <w:rFonts w:eastAsia="MS Mincho"/>
          <w:sz w:val="22"/>
          <w:szCs w:val="22"/>
          <w:lang w:val="en-US" w:eastAsia="en-US"/>
        </w:rPr>
        <w:t>STK: 17058209-Ngân hàng TMCP Á Châu-CN.TP.HCM</w:t>
      </w:r>
      <w:r w:rsidRPr="001D4165">
        <w:rPr>
          <w:rFonts w:ascii="Times New Roman" w:hAnsi="Times New Roman"/>
          <w:bCs/>
          <w:i/>
          <w:iCs/>
          <w:lang w:val="en-US"/>
        </w:rPr>
        <w:t xml:space="preserve"> </w:t>
      </w:r>
    </w:p>
    <w:p w14:paraId="0505E1FC" w14:textId="6B486A1C" w:rsidR="00E9262A" w:rsidRDefault="00E9262A" w:rsidP="00E9262A">
      <w:pPr>
        <w:numPr>
          <w:ilvl w:val="0"/>
          <w:numId w:val="4"/>
        </w:numPr>
        <w:spacing w:before="120" w:after="200"/>
        <w:rPr>
          <w:rFonts w:cs="Arial"/>
          <w:b/>
          <w:szCs w:val="22"/>
          <w:u w:val="single"/>
        </w:rPr>
      </w:pPr>
      <w:r w:rsidRPr="000131A1">
        <w:rPr>
          <w:rFonts w:cs="Arial"/>
          <w:b/>
          <w:szCs w:val="22"/>
          <w:u w:val="single"/>
        </w:rPr>
        <w:t>Applicable Law and Jurisdiction</w:t>
      </w:r>
    </w:p>
    <w:p w14:paraId="541B9A73" w14:textId="69FBAB3B" w:rsidR="00A2263F" w:rsidRPr="000131A1" w:rsidRDefault="00A2263F" w:rsidP="00A2263F">
      <w:pPr>
        <w:spacing w:before="120" w:after="200"/>
        <w:ind w:left="720"/>
        <w:rPr>
          <w:rFonts w:cs="Arial"/>
          <w:b/>
          <w:szCs w:val="22"/>
          <w:u w:val="single"/>
        </w:rPr>
      </w:pPr>
      <w:r>
        <w:rPr>
          <w:rFonts w:cs="Arial"/>
          <w:b/>
          <w:szCs w:val="22"/>
          <w:u w:val="single"/>
        </w:rPr>
        <w:t>Luật áp dụng</w:t>
      </w:r>
    </w:p>
    <w:p w14:paraId="4DBB244A" w14:textId="7D273126" w:rsidR="00E9262A" w:rsidRPr="009B6E70" w:rsidRDefault="00E9262A" w:rsidP="00A02596">
      <w:pPr>
        <w:keepNext/>
        <w:keepLines/>
        <w:numPr>
          <w:ilvl w:val="1"/>
          <w:numId w:val="4"/>
        </w:numPr>
        <w:spacing w:after="200"/>
        <w:jc w:val="both"/>
        <w:rPr>
          <w:rFonts w:eastAsia="SimSun" w:cs="Arial"/>
          <w:szCs w:val="22"/>
          <w:lang w:eastAsia="zh-CN"/>
        </w:rPr>
      </w:pPr>
      <w:r w:rsidRPr="000131A1">
        <w:rPr>
          <w:rFonts w:cs="Arial"/>
          <w:szCs w:val="22"/>
        </w:rPr>
        <w:t xml:space="preserve">This Agreement and any matters relating hereto shall be governed by and construed in accordance with the laws of </w:t>
      </w:r>
      <w:r w:rsidR="00812D2E" w:rsidRPr="000131A1">
        <w:rPr>
          <w:rFonts w:cs="Arial"/>
          <w:szCs w:val="22"/>
        </w:rPr>
        <w:t>Vietnam</w:t>
      </w:r>
      <w:r w:rsidRPr="000131A1">
        <w:rPr>
          <w:rFonts w:cs="Arial"/>
          <w:szCs w:val="22"/>
        </w:rPr>
        <w:t>.</w:t>
      </w:r>
    </w:p>
    <w:p w14:paraId="12194A5C" w14:textId="77777777" w:rsidR="009B6E70" w:rsidRPr="00397DAE" w:rsidRDefault="009B6E70" w:rsidP="009B6E70">
      <w:pPr>
        <w:pStyle w:val="oancuaDanhsach"/>
        <w:keepNext/>
        <w:keepLines/>
        <w:spacing w:after="60"/>
        <w:jc w:val="both"/>
        <w:rPr>
          <w:rFonts w:eastAsia="SimSun"/>
          <w:i/>
          <w:iCs/>
          <w:szCs w:val="22"/>
        </w:rPr>
      </w:pPr>
      <w:r w:rsidRPr="00397DAE">
        <w:rPr>
          <w:rFonts w:eastAsia="MS Mincho"/>
          <w:i/>
          <w:iCs/>
          <w:sz w:val="22"/>
          <w:szCs w:val="22"/>
          <w:lang w:eastAsia="en-US"/>
        </w:rPr>
        <w:t>Hợp Đồng này và các vấn đề có liên quan sẽ được điều chỉnh bởi pháp luật của Việt Nam.</w:t>
      </w:r>
    </w:p>
    <w:p w14:paraId="1F6BF703" w14:textId="53B225A5" w:rsidR="00E9262A" w:rsidRDefault="003E6E86" w:rsidP="00E9262A">
      <w:pPr>
        <w:rPr>
          <w:rFonts w:cs="Arial"/>
          <w:szCs w:val="22"/>
        </w:rPr>
      </w:pPr>
      <w:r w:rsidRPr="000131A1">
        <w:rPr>
          <w:rFonts w:cs="Arial"/>
          <w:szCs w:val="22"/>
        </w:rPr>
        <w:br/>
      </w:r>
      <w:r w:rsidR="00E9262A" w:rsidRPr="000131A1">
        <w:rPr>
          <w:rFonts w:cs="Arial"/>
          <w:szCs w:val="22"/>
        </w:rPr>
        <w:t>Executed as an agreement:</w:t>
      </w:r>
    </w:p>
    <w:p w14:paraId="745B0B39" w14:textId="6EFFEE97" w:rsidR="004C1BA2" w:rsidRPr="004C1BA2" w:rsidRDefault="004C1BA2" w:rsidP="00E9262A">
      <w:pPr>
        <w:rPr>
          <w:rFonts w:cs="Arial"/>
          <w:i/>
          <w:iCs/>
          <w:szCs w:val="22"/>
        </w:rPr>
      </w:pPr>
      <w:r w:rsidRPr="004C1BA2">
        <w:rPr>
          <w:rFonts w:cs="Arial"/>
          <w:i/>
          <w:iCs/>
          <w:szCs w:val="22"/>
        </w:rPr>
        <w:t>Được ký kết như một thỏa thuận:</w:t>
      </w:r>
    </w:p>
    <w:tbl>
      <w:tblPr>
        <w:tblW w:w="9087" w:type="dxa"/>
        <w:tblLayout w:type="fixed"/>
        <w:tblCellMar>
          <w:left w:w="0" w:type="dxa"/>
          <w:right w:w="0" w:type="dxa"/>
        </w:tblCellMar>
        <w:tblLook w:val="0000" w:firstRow="0" w:lastRow="0" w:firstColumn="0" w:lastColumn="0" w:noHBand="0" w:noVBand="0"/>
      </w:tblPr>
      <w:tblGrid>
        <w:gridCol w:w="4947"/>
        <w:gridCol w:w="453"/>
        <w:gridCol w:w="3687"/>
      </w:tblGrid>
      <w:tr w:rsidR="00E9262A" w:rsidRPr="000131A1" w14:paraId="4C10A435" w14:textId="77777777" w:rsidTr="003E6E86">
        <w:tc>
          <w:tcPr>
            <w:tcW w:w="4947" w:type="dxa"/>
          </w:tcPr>
          <w:p w14:paraId="686F7B95" w14:textId="77777777" w:rsidR="00E9262A" w:rsidRDefault="00E9262A" w:rsidP="00487EB2">
            <w:pPr>
              <w:rPr>
                <w:rFonts w:cs="Arial"/>
                <w:szCs w:val="22"/>
              </w:rPr>
            </w:pPr>
            <w:r w:rsidRPr="000131A1">
              <w:rPr>
                <w:rFonts w:cs="Arial"/>
                <w:szCs w:val="22"/>
              </w:rPr>
              <w:t>Signed for and on behalf of</w:t>
            </w:r>
          </w:p>
          <w:p w14:paraId="0BEFF68D" w14:textId="65BD049B" w:rsidR="004C1BA2" w:rsidRPr="004C1BA2" w:rsidRDefault="004C1BA2" w:rsidP="00487EB2">
            <w:pPr>
              <w:rPr>
                <w:rFonts w:cs="Arial"/>
                <w:i/>
                <w:iCs/>
                <w:szCs w:val="22"/>
              </w:rPr>
            </w:pPr>
            <w:r w:rsidRPr="004C1BA2">
              <w:rPr>
                <w:rFonts w:cs="Arial"/>
                <w:i/>
                <w:iCs/>
                <w:szCs w:val="22"/>
              </w:rPr>
              <w:t>Thay mặt và nhân danh</w:t>
            </w:r>
          </w:p>
        </w:tc>
        <w:tc>
          <w:tcPr>
            <w:tcW w:w="453" w:type="dxa"/>
          </w:tcPr>
          <w:p w14:paraId="0FD22524" w14:textId="77777777" w:rsidR="00E9262A" w:rsidRPr="000131A1" w:rsidRDefault="00E9262A" w:rsidP="00487EB2">
            <w:pPr>
              <w:rPr>
                <w:rFonts w:cs="Arial"/>
                <w:szCs w:val="22"/>
              </w:rPr>
            </w:pPr>
            <w:r w:rsidRPr="000131A1">
              <w:rPr>
                <w:rFonts w:cs="Arial"/>
                <w:szCs w:val="22"/>
              </w:rPr>
              <w:t xml:space="preserve"> )</w:t>
            </w:r>
          </w:p>
        </w:tc>
        <w:tc>
          <w:tcPr>
            <w:tcW w:w="3687" w:type="dxa"/>
            <w:tcBorders>
              <w:bottom w:val="single" w:sz="4" w:space="0" w:color="auto"/>
            </w:tcBorders>
          </w:tcPr>
          <w:p w14:paraId="0BE7861C" w14:textId="77777777" w:rsidR="00E9262A" w:rsidRPr="000131A1" w:rsidRDefault="00E9262A" w:rsidP="00487EB2">
            <w:pPr>
              <w:rPr>
                <w:rFonts w:cs="Arial"/>
                <w:szCs w:val="22"/>
              </w:rPr>
            </w:pPr>
          </w:p>
        </w:tc>
      </w:tr>
      <w:tr w:rsidR="00E9262A" w:rsidRPr="000131A1" w14:paraId="75DE8FC4" w14:textId="77777777" w:rsidTr="003E6E86">
        <w:tc>
          <w:tcPr>
            <w:tcW w:w="4947" w:type="dxa"/>
          </w:tcPr>
          <w:p w14:paraId="112C6703" w14:textId="77777777" w:rsidR="00E9262A" w:rsidRDefault="007F260B" w:rsidP="003E6E86">
            <w:pPr>
              <w:rPr>
                <w:rFonts w:cs="Arial"/>
                <w:b/>
                <w:szCs w:val="22"/>
              </w:rPr>
            </w:pPr>
            <w:r w:rsidRPr="000131A1">
              <w:rPr>
                <w:rFonts w:cs="Arial"/>
                <w:b/>
                <w:szCs w:val="22"/>
              </w:rPr>
              <w:t>Pan Asia Trading &amp; Investment One Member Company Limited</w:t>
            </w:r>
          </w:p>
          <w:p w14:paraId="35785C65" w14:textId="6F788919" w:rsidR="004C1BA2" w:rsidRPr="000131A1" w:rsidRDefault="004C1BA2" w:rsidP="003E6E86">
            <w:pPr>
              <w:rPr>
                <w:rFonts w:cs="Arial"/>
                <w:b/>
                <w:szCs w:val="22"/>
              </w:rPr>
            </w:pPr>
            <w:r w:rsidRPr="001D4165">
              <w:rPr>
                <w:b/>
                <w:szCs w:val="22"/>
              </w:rPr>
              <w:t>CÔNG TY TNHH MTV THƯƠNG MẠI VÀ ĐẦU TƯ LIÊN Á CHÂU</w:t>
            </w:r>
          </w:p>
        </w:tc>
        <w:tc>
          <w:tcPr>
            <w:tcW w:w="453" w:type="dxa"/>
          </w:tcPr>
          <w:p w14:paraId="657D720B" w14:textId="77777777" w:rsidR="00E9262A" w:rsidRPr="000131A1" w:rsidRDefault="00E9262A" w:rsidP="00487EB2">
            <w:pPr>
              <w:rPr>
                <w:rFonts w:cs="Arial"/>
                <w:szCs w:val="22"/>
              </w:rPr>
            </w:pPr>
            <w:r w:rsidRPr="000131A1">
              <w:rPr>
                <w:rFonts w:cs="Arial"/>
                <w:szCs w:val="22"/>
              </w:rPr>
              <w:t xml:space="preserve"> )</w:t>
            </w:r>
          </w:p>
        </w:tc>
        <w:tc>
          <w:tcPr>
            <w:tcW w:w="3687" w:type="dxa"/>
            <w:tcBorders>
              <w:top w:val="single" w:sz="4" w:space="0" w:color="auto"/>
            </w:tcBorders>
          </w:tcPr>
          <w:p w14:paraId="188D0AA8" w14:textId="56157A4C" w:rsidR="00E9262A" w:rsidRPr="000131A1" w:rsidRDefault="003E6E86" w:rsidP="00487EB2">
            <w:pPr>
              <w:rPr>
                <w:rFonts w:cs="Arial"/>
                <w:szCs w:val="22"/>
              </w:rPr>
            </w:pPr>
            <w:r w:rsidRPr="000131A1">
              <w:rPr>
                <w:rFonts w:cs="Arial"/>
                <w:szCs w:val="22"/>
              </w:rPr>
              <w:t>Signature</w:t>
            </w:r>
            <w:r w:rsidR="00294387">
              <w:rPr>
                <w:rFonts w:cs="Arial"/>
                <w:szCs w:val="22"/>
              </w:rPr>
              <w:t xml:space="preserve">/ </w:t>
            </w:r>
            <w:r w:rsidR="00294387" w:rsidRPr="00294387">
              <w:rPr>
                <w:rFonts w:cs="Arial"/>
                <w:i/>
                <w:iCs/>
                <w:szCs w:val="22"/>
              </w:rPr>
              <w:t>Chữ ký</w:t>
            </w:r>
          </w:p>
        </w:tc>
      </w:tr>
      <w:tr w:rsidR="00E9262A" w:rsidRPr="000131A1" w14:paraId="263D5AE8" w14:textId="77777777" w:rsidTr="003E6E86">
        <w:tc>
          <w:tcPr>
            <w:tcW w:w="4947" w:type="dxa"/>
          </w:tcPr>
          <w:p w14:paraId="763E5001" w14:textId="77777777" w:rsidR="00E9262A" w:rsidRPr="000131A1" w:rsidRDefault="00E9262A" w:rsidP="00487EB2">
            <w:pPr>
              <w:rPr>
                <w:rFonts w:cs="Arial"/>
                <w:szCs w:val="22"/>
              </w:rPr>
            </w:pPr>
            <w:r w:rsidRPr="000131A1">
              <w:rPr>
                <w:rFonts w:cs="Arial"/>
                <w:szCs w:val="22"/>
              </w:rPr>
              <w:t>by its duly authorised representative</w:t>
            </w:r>
          </w:p>
        </w:tc>
        <w:tc>
          <w:tcPr>
            <w:tcW w:w="453" w:type="dxa"/>
          </w:tcPr>
          <w:p w14:paraId="4F9035AA" w14:textId="77777777" w:rsidR="00E9262A" w:rsidRPr="000131A1" w:rsidRDefault="00E9262A" w:rsidP="00487EB2">
            <w:pPr>
              <w:rPr>
                <w:rFonts w:cs="Arial"/>
                <w:szCs w:val="22"/>
              </w:rPr>
            </w:pPr>
            <w:r w:rsidRPr="000131A1">
              <w:rPr>
                <w:rFonts w:cs="Arial"/>
                <w:szCs w:val="22"/>
              </w:rPr>
              <w:t xml:space="preserve"> )</w:t>
            </w:r>
          </w:p>
        </w:tc>
        <w:tc>
          <w:tcPr>
            <w:tcW w:w="3687" w:type="dxa"/>
          </w:tcPr>
          <w:p w14:paraId="6A67ABF9" w14:textId="3A6D0E4F" w:rsidR="00E9262A" w:rsidRPr="000131A1" w:rsidRDefault="00E9262A" w:rsidP="00487EB2">
            <w:pPr>
              <w:rPr>
                <w:rFonts w:cs="Arial"/>
                <w:szCs w:val="22"/>
              </w:rPr>
            </w:pPr>
          </w:p>
        </w:tc>
      </w:tr>
      <w:tr w:rsidR="00E9262A" w:rsidRPr="000131A1" w14:paraId="06006D77" w14:textId="77777777" w:rsidTr="003E6E86">
        <w:tc>
          <w:tcPr>
            <w:tcW w:w="4947" w:type="dxa"/>
          </w:tcPr>
          <w:p w14:paraId="76CCEB2B" w14:textId="579FCD19" w:rsidR="00E9262A" w:rsidRPr="00294387" w:rsidRDefault="00294387" w:rsidP="00487EB2">
            <w:pPr>
              <w:rPr>
                <w:rFonts w:cs="Arial"/>
                <w:i/>
                <w:iCs/>
                <w:szCs w:val="22"/>
              </w:rPr>
            </w:pPr>
            <w:r w:rsidRPr="00294387">
              <w:rPr>
                <w:rFonts w:cs="Arial"/>
                <w:i/>
                <w:iCs/>
                <w:szCs w:val="22"/>
              </w:rPr>
              <w:t>Ký bởi đại điện hợp pháp</w:t>
            </w:r>
          </w:p>
          <w:p w14:paraId="1AD53BE4" w14:textId="129B9C6E" w:rsidR="004B7F8A" w:rsidRPr="00715AA9" w:rsidRDefault="004B7F8A" w:rsidP="00487EB2">
            <w:pPr>
              <w:rPr>
                <w:rFonts w:cs="Arial"/>
                <w:sz w:val="4"/>
                <w:szCs w:val="4"/>
              </w:rPr>
            </w:pPr>
          </w:p>
        </w:tc>
        <w:tc>
          <w:tcPr>
            <w:tcW w:w="453" w:type="dxa"/>
          </w:tcPr>
          <w:p w14:paraId="016769DB" w14:textId="77777777" w:rsidR="00E9262A" w:rsidRPr="000131A1" w:rsidRDefault="00E9262A" w:rsidP="00487EB2">
            <w:pPr>
              <w:rPr>
                <w:rFonts w:cs="Arial"/>
                <w:szCs w:val="22"/>
              </w:rPr>
            </w:pPr>
          </w:p>
        </w:tc>
        <w:tc>
          <w:tcPr>
            <w:tcW w:w="3687" w:type="dxa"/>
            <w:tcBorders>
              <w:top w:val="single" w:sz="6" w:space="0" w:color="auto"/>
            </w:tcBorders>
          </w:tcPr>
          <w:p w14:paraId="7754A9BB" w14:textId="09E8F6AC" w:rsidR="00E9262A" w:rsidRPr="000131A1" w:rsidRDefault="003E6E86" w:rsidP="00487EB2">
            <w:pPr>
              <w:rPr>
                <w:rFonts w:cs="Arial"/>
                <w:szCs w:val="22"/>
              </w:rPr>
            </w:pPr>
            <w:r w:rsidRPr="000131A1">
              <w:rPr>
                <w:rFonts w:cs="Arial"/>
                <w:szCs w:val="22"/>
              </w:rPr>
              <w:t>Name (print)</w:t>
            </w:r>
            <w:r w:rsidR="00294387">
              <w:rPr>
                <w:rFonts w:cs="Arial"/>
                <w:szCs w:val="22"/>
              </w:rPr>
              <w:t xml:space="preserve">/ </w:t>
            </w:r>
            <w:r w:rsidR="00294387" w:rsidRPr="00294387">
              <w:rPr>
                <w:rFonts w:cs="Arial"/>
                <w:i/>
                <w:iCs/>
                <w:szCs w:val="22"/>
              </w:rPr>
              <w:t>Họ tên in hoa</w:t>
            </w:r>
          </w:p>
        </w:tc>
      </w:tr>
      <w:tr w:rsidR="003E6E86" w:rsidRPr="000131A1" w14:paraId="305A8155" w14:textId="77777777" w:rsidTr="007022A5">
        <w:tc>
          <w:tcPr>
            <w:tcW w:w="4947" w:type="dxa"/>
          </w:tcPr>
          <w:p w14:paraId="7E862014" w14:textId="77777777" w:rsidR="003E6E86" w:rsidRDefault="003E6E86" w:rsidP="007022A5">
            <w:pPr>
              <w:rPr>
                <w:rFonts w:cs="Arial"/>
                <w:szCs w:val="22"/>
              </w:rPr>
            </w:pPr>
            <w:r w:rsidRPr="000131A1">
              <w:rPr>
                <w:rFonts w:cs="Arial"/>
                <w:szCs w:val="22"/>
              </w:rPr>
              <w:t>Signed for and on behalf of</w:t>
            </w:r>
          </w:p>
          <w:p w14:paraId="55A0010C" w14:textId="034A1FC4" w:rsidR="00294387" w:rsidRPr="000131A1" w:rsidRDefault="00294387" w:rsidP="007022A5">
            <w:pPr>
              <w:rPr>
                <w:rFonts w:cs="Arial"/>
                <w:szCs w:val="22"/>
              </w:rPr>
            </w:pPr>
            <w:r w:rsidRPr="004C1BA2">
              <w:rPr>
                <w:rFonts w:cs="Arial"/>
                <w:i/>
                <w:iCs/>
                <w:szCs w:val="22"/>
              </w:rPr>
              <w:t>Thay mặt và nhân danh</w:t>
            </w:r>
          </w:p>
        </w:tc>
        <w:tc>
          <w:tcPr>
            <w:tcW w:w="453" w:type="dxa"/>
          </w:tcPr>
          <w:p w14:paraId="765514BB" w14:textId="77777777" w:rsidR="003E6E86" w:rsidRPr="000131A1" w:rsidRDefault="003E6E86" w:rsidP="007022A5">
            <w:pPr>
              <w:rPr>
                <w:rFonts w:cs="Arial"/>
                <w:szCs w:val="22"/>
              </w:rPr>
            </w:pPr>
            <w:r w:rsidRPr="000131A1">
              <w:rPr>
                <w:rFonts w:cs="Arial"/>
                <w:szCs w:val="22"/>
              </w:rPr>
              <w:t xml:space="preserve"> )</w:t>
            </w:r>
          </w:p>
        </w:tc>
        <w:tc>
          <w:tcPr>
            <w:tcW w:w="3687" w:type="dxa"/>
            <w:tcBorders>
              <w:bottom w:val="single" w:sz="4" w:space="0" w:color="auto"/>
            </w:tcBorders>
          </w:tcPr>
          <w:p w14:paraId="39092EF0" w14:textId="77777777" w:rsidR="003E6E86" w:rsidRPr="000131A1" w:rsidRDefault="003E6E86" w:rsidP="007022A5">
            <w:pPr>
              <w:rPr>
                <w:rFonts w:cs="Arial"/>
                <w:szCs w:val="22"/>
              </w:rPr>
            </w:pPr>
          </w:p>
        </w:tc>
      </w:tr>
      <w:tr w:rsidR="003E6E86" w:rsidRPr="000131A1" w14:paraId="1B306C5F" w14:textId="77777777" w:rsidTr="007022A5">
        <w:tc>
          <w:tcPr>
            <w:tcW w:w="4947" w:type="dxa"/>
          </w:tcPr>
          <w:p w14:paraId="289DD576" w14:textId="65414CEA" w:rsidR="003E6E86" w:rsidRDefault="001A5E7A" w:rsidP="003E6E86">
            <w:pPr>
              <w:rPr>
                <w:rFonts w:cs="Arial"/>
                <w:b/>
                <w:szCs w:val="22"/>
              </w:rPr>
            </w:pPr>
            <w:r w:rsidRPr="00BE3AE8">
              <w:rPr>
                <w:rFonts w:cs="Arial"/>
                <w:b/>
                <w:bCs/>
                <w:szCs w:val="22"/>
              </w:rPr>
              <w:t>THUAN PHONG INNOVATIVE TELECOMMUNICATIONS CO.LTD</w:t>
            </w:r>
            <w:r w:rsidDel="001A5E7A">
              <w:rPr>
                <w:rFonts w:cs="Arial"/>
                <w:b/>
                <w:szCs w:val="22"/>
              </w:rPr>
              <w:t xml:space="preserve"> </w:t>
            </w:r>
          </w:p>
          <w:p w14:paraId="1B20730C" w14:textId="15308E7E" w:rsidR="00294387" w:rsidRPr="000131A1" w:rsidRDefault="001A5E7A" w:rsidP="003E6E86">
            <w:pPr>
              <w:rPr>
                <w:rFonts w:cs="Arial"/>
                <w:b/>
                <w:szCs w:val="22"/>
              </w:rPr>
            </w:pPr>
            <w:r w:rsidRPr="00BE3AE8">
              <w:rPr>
                <w:rFonts w:cs="Arial"/>
                <w:b/>
                <w:bCs/>
                <w:i/>
                <w:iCs/>
                <w:szCs w:val="22"/>
              </w:rPr>
              <w:t>CÔNG TY TNHH VIỄN THÔNG SÁNG TẠO THUẬN PHONG</w:t>
            </w:r>
            <w:r w:rsidDel="001A5E7A">
              <w:rPr>
                <w:rFonts w:cs="Arial"/>
                <w:b/>
                <w:szCs w:val="22"/>
              </w:rPr>
              <w:t xml:space="preserve"> </w:t>
            </w:r>
          </w:p>
        </w:tc>
        <w:tc>
          <w:tcPr>
            <w:tcW w:w="453" w:type="dxa"/>
          </w:tcPr>
          <w:p w14:paraId="46EA4CAE" w14:textId="77777777" w:rsidR="003E6E86" w:rsidRPr="000131A1" w:rsidRDefault="003E6E86" w:rsidP="007022A5">
            <w:pPr>
              <w:rPr>
                <w:rFonts w:cs="Arial"/>
                <w:szCs w:val="22"/>
              </w:rPr>
            </w:pPr>
            <w:r w:rsidRPr="000131A1">
              <w:rPr>
                <w:rFonts w:cs="Arial"/>
                <w:szCs w:val="22"/>
              </w:rPr>
              <w:t xml:space="preserve"> )</w:t>
            </w:r>
          </w:p>
        </w:tc>
        <w:tc>
          <w:tcPr>
            <w:tcW w:w="3687" w:type="dxa"/>
            <w:tcBorders>
              <w:top w:val="single" w:sz="4" w:space="0" w:color="auto"/>
            </w:tcBorders>
          </w:tcPr>
          <w:p w14:paraId="258C8754" w14:textId="224739D6" w:rsidR="003E6E86" w:rsidRPr="000131A1" w:rsidRDefault="003E6E86" w:rsidP="007022A5">
            <w:pPr>
              <w:rPr>
                <w:rFonts w:cs="Arial"/>
                <w:szCs w:val="22"/>
              </w:rPr>
            </w:pPr>
            <w:r w:rsidRPr="000131A1">
              <w:rPr>
                <w:rFonts w:cs="Arial"/>
                <w:szCs w:val="22"/>
              </w:rPr>
              <w:t>Signature</w:t>
            </w:r>
            <w:r w:rsidR="000F0754">
              <w:rPr>
                <w:rFonts w:cs="Arial"/>
                <w:szCs w:val="22"/>
              </w:rPr>
              <w:t xml:space="preserve">/ </w:t>
            </w:r>
            <w:r w:rsidR="000F0754" w:rsidRPr="000F0754">
              <w:rPr>
                <w:rFonts w:cs="Arial"/>
                <w:i/>
                <w:iCs/>
                <w:szCs w:val="22"/>
              </w:rPr>
              <w:t>Chữ ký</w:t>
            </w:r>
          </w:p>
        </w:tc>
      </w:tr>
      <w:tr w:rsidR="003E6E86" w:rsidRPr="000131A1" w14:paraId="47C25F31" w14:textId="77777777" w:rsidTr="007022A5">
        <w:tc>
          <w:tcPr>
            <w:tcW w:w="4947" w:type="dxa"/>
          </w:tcPr>
          <w:p w14:paraId="2BBA3D99" w14:textId="77777777" w:rsidR="003E6E86" w:rsidRPr="000131A1" w:rsidRDefault="003E6E86" w:rsidP="007022A5">
            <w:pPr>
              <w:rPr>
                <w:rFonts w:cs="Arial"/>
                <w:szCs w:val="22"/>
              </w:rPr>
            </w:pPr>
            <w:r w:rsidRPr="000131A1">
              <w:rPr>
                <w:rFonts w:cs="Arial"/>
                <w:szCs w:val="22"/>
              </w:rPr>
              <w:t>by its duly authorised representative</w:t>
            </w:r>
          </w:p>
        </w:tc>
        <w:tc>
          <w:tcPr>
            <w:tcW w:w="453" w:type="dxa"/>
          </w:tcPr>
          <w:p w14:paraId="22D9DC31" w14:textId="77777777" w:rsidR="003E6E86" w:rsidRPr="000131A1" w:rsidRDefault="003E6E86" w:rsidP="007022A5">
            <w:pPr>
              <w:rPr>
                <w:rFonts w:cs="Arial"/>
                <w:szCs w:val="22"/>
              </w:rPr>
            </w:pPr>
            <w:r w:rsidRPr="000131A1">
              <w:rPr>
                <w:rFonts w:cs="Arial"/>
                <w:szCs w:val="22"/>
              </w:rPr>
              <w:t xml:space="preserve"> )</w:t>
            </w:r>
          </w:p>
        </w:tc>
        <w:tc>
          <w:tcPr>
            <w:tcW w:w="3687" w:type="dxa"/>
          </w:tcPr>
          <w:p w14:paraId="1AE113D4" w14:textId="04CACC3D" w:rsidR="003E6E86" w:rsidRPr="000131A1" w:rsidRDefault="003E6E86" w:rsidP="007022A5">
            <w:pPr>
              <w:rPr>
                <w:rFonts w:cs="Arial"/>
                <w:szCs w:val="22"/>
              </w:rPr>
            </w:pPr>
          </w:p>
        </w:tc>
      </w:tr>
      <w:tr w:rsidR="003E6E86" w:rsidRPr="000131A1" w14:paraId="4EAC9917" w14:textId="77777777" w:rsidTr="007022A5">
        <w:tc>
          <w:tcPr>
            <w:tcW w:w="4947" w:type="dxa"/>
          </w:tcPr>
          <w:p w14:paraId="06CAB6F7" w14:textId="0A81CBB8" w:rsidR="003E6E86" w:rsidRPr="009B137E" w:rsidRDefault="00294387" w:rsidP="007022A5">
            <w:pPr>
              <w:rPr>
                <w:rFonts w:cs="Arial"/>
                <w:i/>
                <w:iCs/>
                <w:szCs w:val="22"/>
              </w:rPr>
            </w:pPr>
            <w:r w:rsidRPr="00294387">
              <w:rPr>
                <w:rFonts w:cs="Arial"/>
                <w:i/>
                <w:iCs/>
                <w:szCs w:val="22"/>
              </w:rPr>
              <w:t>Ký bởi đại điện hợp phá</w:t>
            </w:r>
            <w:r w:rsidR="008D3E2D">
              <w:rPr>
                <w:rFonts w:cs="Arial"/>
                <w:i/>
                <w:iCs/>
                <w:szCs w:val="22"/>
              </w:rPr>
              <w:t>p</w:t>
            </w:r>
          </w:p>
        </w:tc>
        <w:tc>
          <w:tcPr>
            <w:tcW w:w="453" w:type="dxa"/>
          </w:tcPr>
          <w:p w14:paraId="29D9E53E" w14:textId="77777777" w:rsidR="003E6E86" w:rsidRPr="000131A1" w:rsidRDefault="003E6E86" w:rsidP="007022A5">
            <w:pPr>
              <w:rPr>
                <w:rFonts w:cs="Arial"/>
                <w:szCs w:val="22"/>
              </w:rPr>
            </w:pPr>
          </w:p>
        </w:tc>
        <w:tc>
          <w:tcPr>
            <w:tcW w:w="3687" w:type="dxa"/>
            <w:tcBorders>
              <w:top w:val="single" w:sz="6" w:space="0" w:color="auto"/>
            </w:tcBorders>
          </w:tcPr>
          <w:p w14:paraId="273C4840" w14:textId="28051BA1" w:rsidR="003E6E86" w:rsidRPr="000131A1" w:rsidRDefault="003E6E86" w:rsidP="007022A5">
            <w:pPr>
              <w:rPr>
                <w:rFonts w:cs="Arial"/>
                <w:szCs w:val="22"/>
              </w:rPr>
            </w:pPr>
            <w:r w:rsidRPr="000131A1">
              <w:rPr>
                <w:rFonts w:cs="Arial"/>
                <w:szCs w:val="22"/>
              </w:rPr>
              <w:t>Name (print)</w:t>
            </w:r>
            <w:r w:rsidR="000F0754">
              <w:rPr>
                <w:rFonts w:cs="Arial"/>
                <w:szCs w:val="22"/>
              </w:rPr>
              <w:t xml:space="preserve">/ </w:t>
            </w:r>
            <w:r w:rsidR="000F0754" w:rsidRPr="000F0754">
              <w:rPr>
                <w:rFonts w:cs="Arial"/>
                <w:i/>
                <w:iCs/>
                <w:szCs w:val="22"/>
              </w:rPr>
              <w:t>Họ tên in hoa</w:t>
            </w:r>
          </w:p>
        </w:tc>
      </w:tr>
    </w:tbl>
    <w:p w14:paraId="4E79D907" w14:textId="77777777" w:rsidR="00743FA9" w:rsidRPr="000131A1" w:rsidRDefault="00743FA9" w:rsidP="00715AA9">
      <w:pPr>
        <w:rPr>
          <w:rFonts w:cs="Arial"/>
          <w:b/>
          <w:szCs w:val="22"/>
        </w:rPr>
      </w:pPr>
    </w:p>
    <w:p w14:paraId="3387BAEF" w14:textId="77777777" w:rsidR="00972BEE" w:rsidRPr="000131A1" w:rsidRDefault="00880997" w:rsidP="00455022">
      <w:pPr>
        <w:spacing w:after="200"/>
        <w:ind w:left="720" w:hanging="720"/>
        <w:jc w:val="center"/>
        <w:rPr>
          <w:rFonts w:cs="Arial"/>
          <w:b/>
          <w:szCs w:val="22"/>
        </w:rPr>
      </w:pPr>
      <w:r w:rsidRPr="000131A1">
        <w:rPr>
          <w:rFonts w:cs="Arial"/>
          <w:szCs w:val="22"/>
        </w:rPr>
        <w:br w:type="page"/>
      </w:r>
      <w:r w:rsidR="00A02596" w:rsidRPr="000131A1">
        <w:rPr>
          <w:rFonts w:cs="Arial"/>
          <w:b/>
          <w:szCs w:val="22"/>
        </w:rPr>
        <w:lastRenderedPageBreak/>
        <w:t xml:space="preserve">Annex </w:t>
      </w:r>
      <w:r w:rsidR="00A02596" w:rsidRPr="000131A1">
        <w:rPr>
          <w:rFonts w:eastAsia="SimSun" w:cs="Arial"/>
          <w:b/>
          <w:szCs w:val="22"/>
          <w:lang w:eastAsia="zh-CN"/>
        </w:rPr>
        <w:t>A</w:t>
      </w:r>
    </w:p>
    <w:p w14:paraId="791B310C" w14:textId="631776C1" w:rsidR="003E6E86" w:rsidRPr="000131A1" w:rsidRDefault="003E6E86" w:rsidP="003E6E86">
      <w:pPr>
        <w:jc w:val="center"/>
        <w:rPr>
          <w:rFonts w:eastAsia="SimSun" w:cs="Arial"/>
          <w:b/>
          <w:szCs w:val="22"/>
          <w:lang w:eastAsia="zh-CN"/>
        </w:rPr>
      </w:pPr>
      <w:r w:rsidRPr="000131A1">
        <w:rPr>
          <w:rFonts w:eastAsia="SimSun" w:cs="Arial"/>
          <w:b/>
          <w:szCs w:val="22"/>
          <w:lang w:eastAsia="zh-CN"/>
        </w:rPr>
        <w:t>General Terms</w:t>
      </w:r>
    </w:p>
    <w:p w14:paraId="23358B7A" w14:textId="77777777" w:rsidR="003E6E86" w:rsidRPr="000131A1" w:rsidRDefault="003E6E86" w:rsidP="003E6E86">
      <w:pPr>
        <w:jc w:val="center"/>
        <w:rPr>
          <w:rFonts w:eastAsia="SimSun" w:cs="Arial"/>
          <w:i/>
          <w:szCs w:val="22"/>
          <w:lang w:eastAsia="zh-CN"/>
        </w:rPr>
      </w:pPr>
      <w:r w:rsidRPr="000131A1">
        <w:rPr>
          <w:rFonts w:eastAsia="SimSun" w:cs="Arial"/>
          <w:i/>
          <w:szCs w:val="22"/>
          <w:lang w:eastAsia="zh-CN"/>
        </w:rPr>
        <w:t>[Attached]</w:t>
      </w:r>
    </w:p>
    <w:p w14:paraId="5834935F" w14:textId="77777777" w:rsidR="003E6E86" w:rsidRPr="000131A1" w:rsidRDefault="003E6E86" w:rsidP="003E6E86">
      <w:pPr>
        <w:jc w:val="center"/>
        <w:rPr>
          <w:rFonts w:eastAsia="SimSun" w:cs="Arial"/>
          <w:b/>
          <w:szCs w:val="22"/>
          <w:lang w:eastAsia="zh-CN"/>
        </w:rPr>
      </w:pPr>
    </w:p>
    <w:p w14:paraId="747272A9" w14:textId="3149C9C8" w:rsidR="005E2222" w:rsidRPr="001607CE" w:rsidRDefault="005E2222" w:rsidP="001607CE">
      <w:pPr>
        <w:spacing w:after="0"/>
        <w:rPr>
          <w:rFonts w:cs="Arial"/>
          <w:bCs/>
          <w:szCs w:val="22"/>
        </w:rPr>
      </w:pPr>
    </w:p>
    <w:sectPr w:rsidR="005E2222" w:rsidRPr="001607CE" w:rsidSect="002D39CF">
      <w:headerReference w:type="default" r:id="rId16"/>
      <w:footerReference w:type="default" r:id="rId17"/>
      <w:pgSz w:w="11907" w:h="16840" w:code="9"/>
      <w:pgMar w:top="1134" w:right="1134" w:bottom="990" w:left="1134" w:header="709" w:footer="709" w:gutter="0"/>
      <w:cols w:space="709"/>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am Tran Thi Thanh" w:date="2025-12-29T18:20:00Z" w:initials="TT">
    <w:p w14:paraId="242FC788" w14:textId="00D36784" w:rsidR="00405CDE" w:rsidRDefault="00405CDE" w:rsidP="00405CDE">
      <w:pPr>
        <w:pStyle w:val="VnbanChuthich"/>
        <w:ind w:firstLine="0"/>
      </w:pPr>
      <w:r>
        <w:rPr>
          <w:rStyle w:val="ThamchiuChuthich"/>
        </w:rPr>
        <w:annotationRef/>
      </w:r>
      <w:r>
        <w:t>To Innotel: Đề xuất từ ngày ký Hợp đồng để giao hàng kịp trong tháng 12</w:t>
      </w:r>
    </w:p>
  </w:comment>
  <w:comment w:id="3" w:author="Khanh Nguyen Hoang Kim" w:date="2025-12-29T10:20:00Z" w:initials="KN">
    <w:p w14:paraId="45F1096E" w14:textId="05711090" w:rsidR="00810814" w:rsidRPr="001F57D4" w:rsidRDefault="00810814">
      <w:pPr>
        <w:pStyle w:val="VnbanChuthich"/>
        <w:rPr>
          <w:lang w:val="it-IT"/>
        </w:rPr>
      </w:pPr>
      <w:r w:rsidRPr="00810814">
        <w:rPr>
          <w:rStyle w:val="ThamchiuChuthich"/>
          <w:highlight w:val="yellow"/>
        </w:rPr>
        <w:annotationRef/>
      </w:r>
      <w:r w:rsidRPr="001F57D4">
        <w:rPr>
          <w:highlight w:val="yellow"/>
          <w:lang w:val="it-IT"/>
        </w:rPr>
        <w:t>Note NTP: lấy ý kiến của FIN</w:t>
      </w:r>
    </w:p>
  </w:comment>
  <w:comment w:id="4" w:author="Tam Tran Thi Thanh" w:date="2025-12-29T08:58:00Z" w:initials="TT">
    <w:p w14:paraId="44C5454F" w14:textId="4B2B375E" w:rsidR="001A5E7A" w:rsidRDefault="001A5E7A">
      <w:pPr>
        <w:pStyle w:val="VnbanChuthich"/>
      </w:pPr>
      <w:r>
        <w:rPr>
          <w:rStyle w:val="ThamchiuChuthich"/>
        </w:rPr>
        <w:annotationRef/>
      </w:r>
      <w:r>
        <w:t>To Innotel: Đề nghị 10 ngày</w:t>
      </w:r>
      <w:r w:rsidR="00B15266">
        <w:t>. Phần này có xuất hóa đơn không?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FC788" w15:done="0"/>
  <w15:commentEx w15:paraId="45F1096E" w15:done="0"/>
  <w15:commentEx w15:paraId="44C545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A8611A" w16cex:dateUtc="2025-12-29T11:20:00Z"/>
  <w16cex:commentExtensible w16cex:durableId="397F0C35" w16cex:dateUtc="2025-12-29T03:20:00Z"/>
  <w16cex:commentExtensible w16cex:durableId="26FB04FC" w16cex:dateUtc="2025-12-29T0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FC788" w16cid:durableId="0CA8611A"/>
  <w16cid:commentId w16cid:paraId="45F1096E" w16cid:durableId="397F0C35"/>
  <w16cid:commentId w16cid:paraId="44C5454F" w16cid:durableId="26FB04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219E" w14:textId="77777777" w:rsidR="00172B10" w:rsidRDefault="00172B10">
      <w:r>
        <w:separator/>
      </w:r>
    </w:p>
  </w:endnote>
  <w:endnote w:type="continuationSeparator" w:id="0">
    <w:p w14:paraId="10A39E24" w14:textId="77777777" w:rsidR="00172B10" w:rsidRDefault="00172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A537" w14:textId="77777777" w:rsidR="00997C75" w:rsidRDefault="00A31DBE" w:rsidP="00A31DBE">
    <w:pPr>
      <w:pStyle w:val="Chntrang"/>
      <w:pBdr>
        <w:top w:val="single" w:sz="4" w:space="1" w:color="D9D9D9"/>
      </w:pBdr>
      <w:ind w:right="110"/>
      <w:jc w:val="right"/>
      <w:rPr>
        <w:sz w:val="16"/>
      </w:rPr>
    </w:pPr>
    <w:r>
      <w:fldChar w:fldCharType="begin"/>
    </w:r>
    <w:r>
      <w:instrText xml:space="preserve"> PAGE   \* MERGEFORMAT </w:instrText>
    </w:r>
    <w:r>
      <w:fldChar w:fldCharType="separate"/>
    </w:r>
    <w:r w:rsidR="00FD30ED">
      <w:rPr>
        <w:noProof/>
      </w:rPr>
      <w:t>5</w:t>
    </w:r>
    <w:r>
      <w:rPr>
        <w:noProof/>
      </w:rPr>
      <w:fldChar w:fldCharType="end"/>
    </w:r>
    <w:r>
      <w:t xml:space="preserve"> | </w:t>
    </w:r>
    <w:r w:rsidRPr="00A31DBE">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6AA8" w14:textId="77777777" w:rsidR="00172B10" w:rsidRDefault="00172B10">
      <w:r>
        <w:separator/>
      </w:r>
    </w:p>
  </w:footnote>
  <w:footnote w:type="continuationSeparator" w:id="0">
    <w:p w14:paraId="0158CF38" w14:textId="77777777" w:rsidR="00172B10" w:rsidRDefault="00172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91EE" w14:textId="77777777" w:rsidR="00997C75" w:rsidRDefault="00997C75">
    <w:pPr>
      <w:pBdr>
        <w:bottom w:val="single" w:sz="4" w:space="1" w:color="auto"/>
      </w:pBdr>
      <w:tabs>
        <w:tab w:val="center" w:pos="4111"/>
        <w:tab w:val="right" w:pos="8222"/>
      </w:tabs>
      <w:ind w:right="93"/>
      <w:rPr>
        <w:sz w:val="16"/>
      </w:rPr>
    </w:pPr>
    <w:r>
      <w:rPr>
        <w:sz w:val="16"/>
      </w:rPr>
      <w:tab/>
    </w:r>
    <w:r>
      <w:rPr>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B9E"/>
    <w:multiLevelType w:val="multilevel"/>
    <w:tmpl w:val="53C048AC"/>
    <w:lvl w:ilvl="0">
      <w:start w:val="1"/>
      <w:numFmt w:val="decimal"/>
      <w:isLgl/>
      <w:lvlText w:val="%1"/>
      <w:lvlJc w:val="left"/>
      <w:pPr>
        <w:tabs>
          <w:tab w:val="num" w:pos="720"/>
        </w:tabs>
        <w:ind w:left="720" w:hanging="720"/>
      </w:pPr>
      <w:rPr>
        <w:rFonts w:ascii="Arial" w:hAnsi="Arial" w:hint="default"/>
        <w:b/>
        <w:i w:val="0"/>
        <w:color w:val="auto"/>
        <w:sz w:val="24"/>
        <w:u w:val="none"/>
      </w:rPr>
    </w:lvl>
    <w:lvl w:ilvl="1">
      <w:start w:val="1"/>
      <w:numFmt w:val="decimal"/>
      <w:isLgl/>
      <w:lvlText w:val="%1.%2"/>
      <w:lvlJc w:val="left"/>
      <w:pPr>
        <w:tabs>
          <w:tab w:val="num" w:pos="720"/>
        </w:tabs>
        <w:ind w:left="720"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720"/>
        </w:tabs>
        <w:ind w:left="1440" w:hanging="720"/>
      </w:pPr>
      <w:rPr>
        <w:rFonts w:ascii="Arial" w:hAnsi="Arial" w:hint="default"/>
        <w:b w:val="0"/>
        <w:color w:val="auto"/>
      </w:rPr>
    </w:lvl>
    <w:lvl w:ilvl="3">
      <w:start w:val="1"/>
      <w:numFmt w:val="lowerRoman"/>
      <w:lvlText w:val="(%4)"/>
      <w:lvlJc w:val="left"/>
      <w:pPr>
        <w:tabs>
          <w:tab w:val="num" w:pos="1440"/>
        </w:tabs>
        <w:ind w:left="2160" w:hanging="792"/>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1" w15:restartNumberingAfterBreak="0">
    <w:nsid w:val="00585D76"/>
    <w:multiLevelType w:val="hybridMultilevel"/>
    <w:tmpl w:val="F3A8F72A"/>
    <w:lvl w:ilvl="0" w:tplc="CC0097F6">
      <w:start w:val="1"/>
      <w:numFmt w:val="decimal"/>
      <w:lvlText w:val="%1."/>
      <w:lvlJc w:val="left"/>
      <w:pPr>
        <w:tabs>
          <w:tab w:val="num" w:pos="1080"/>
        </w:tabs>
        <w:ind w:left="1080" w:hanging="720"/>
      </w:pPr>
      <w:rPr>
        <w:rFonts w:hint="default"/>
      </w:rPr>
    </w:lvl>
    <w:lvl w:ilvl="1" w:tplc="BB125554">
      <w:start w:val="2"/>
      <w:numFmt w:val="lowerLetter"/>
      <w:lvlText w:val="%2."/>
      <w:lvlJc w:val="left"/>
      <w:pPr>
        <w:tabs>
          <w:tab w:val="num" w:pos="1440"/>
        </w:tabs>
        <w:ind w:left="144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712B11"/>
    <w:multiLevelType w:val="hybridMultilevel"/>
    <w:tmpl w:val="3FFACEEA"/>
    <w:name w:val="HLegalTemplate3"/>
    <w:lvl w:ilvl="0" w:tplc="FFFFFFFF">
      <w:start w:val="1"/>
      <w:numFmt w:val="lowerLetter"/>
      <w:pStyle w:val="headergam"/>
      <w:lvlText w:val="(%1)"/>
      <w:lvlJc w:val="left"/>
      <w:pPr>
        <w:tabs>
          <w:tab w:val="num" w:pos="720"/>
        </w:tabs>
        <w:ind w:left="1440" w:hanging="720"/>
      </w:pPr>
      <w:rPr>
        <w:rFonts w:ascii="Arial" w:hAnsi="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B1A6A64"/>
    <w:multiLevelType w:val="multilevel"/>
    <w:tmpl w:val="059CB112"/>
    <w:lvl w:ilvl="0">
      <w:start w:val="4"/>
      <w:numFmt w:val="decimal"/>
      <w:isLgl/>
      <w:lvlText w:val="%1"/>
      <w:lvlJc w:val="left"/>
      <w:pPr>
        <w:tabs>
          <w:tab w:val="num" w:pos="720"/>
        </w:tabs>
        <w:ind w:left="720" w:hanging="720"/>
      </w:pPr>
      <w:rPr>
        <w:rFonts w:ascii="Arial" w:hAnsi="Arial" w:hint="default"/>
        <w:b/>
        <w:i w:val="0"/>
        <w:color w:val="auto"/>
        <w:sz w:val="24"/>
        <w:u w:val="none"/>
      </w:rPr>
    </w:lvl>
    <w:lvl w:ilvl="1">
      <w:start w:val="1"/>
      <w:numFmt w:val="decimal"/>
      <w:pStyle w:val="HLegal2"/>
      <w:isLgl/>
      <w:lvlText w:val="%1.%2"/>
      <w:lvlJc w:val="left"/>
      <w:pPr>
        <w:tabs>
          <w:tab w:val="num" w:pos="720"/>
        </w:tabs>
        <w:ind w:left="720"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Legal3"/>
      <w:isLgl/>
      <w:lvlText w:val="%1.%2.%3"/>
      <w:lvlJc w:val="left"/>
      <w:pPr>
        <w:tabs>
          <w:tab w:val="num" w:pos="720"/>
        </w:tabs>
        <w:ind w:left="720" w:hanging="720"/>
      </w:pPr>
      <w:rPr>
        <w:rFonts w:ascii="Arial" w:hAnsi="Arial" w:hint="default"/>
        <w:b w:val="0"/>
        <w:color w:val="auto"/>
      </w:rPr>
    </w:lvl>
    <w:lvl w:ilvl="3">
      <w:start w:val="1"/>
      <w:numFmt w:val="lowerRoman"/>
      <w:lvlText w:val="(%4)"/>
      <w:lvlJc w:val="left"/>
      <w:pPr>
        <w:tabs>
          <w:tab w:val="num" w:pos="1559"/>
        </w:tabs>
        <w:ind w:left="1559" w:hanging="850"/>
      </w:pPr>
      <w:rPr>
        <w:rFonts w:hint="default"/>
      </w:rPr>
    </w:lvl>
    <w:lvl w:ilvl="4">
      <w:start w:val="1"/>
      <w:numFmt w:val="upperLetter"/>
      <w:lvlText w:val="(%5)"/>
      <w:lvlJc w:val="left"/>
      <w:pPr>
        <w:tabs>
          <w:tab w:val="num" w:pos="2880"/>
        </w:tabs>
        <w:ind w:left="2880" w:hanging="720"/>
      </w:pPr>
      <w:rPr>
        <w:rFonts w:hint="default"/>
      </w:rPr>
    </w:lvl>
    <w:lvl w:ilvl="5">
      <w:start w:val="1"/>
      <w:numFmt w:val="decimal"/>
      <w:pStyle w:val="HLegal4"/>
      <w:lvlText w:val="%6)"/>
      <w:lvlJc w:val="left"/>
      <w:pPr>
        <w:tabs>
          <w:tab w:val="num" w:pos="3600"/>
        </w:tabs>
        <w:ind w:left="3600" w:hanging="720"/>
      </w:pPr>
      <w:rPr>
        <w:rFonts w:hint="default"/>
      </w:rPr>
    </w:lvl>
    <w:lvl w:ilvl="6">
      <w:start w:val="1"/>
      <w:numFmt w:val="lowerLetter"/>
      <w:pStyle w:val="HLegal5"/>
      <w:lvlText w:val="%7)"/>
      <w:lvlJc w:val="left"/>
      <w:pPr>
        <w:tabs>
          <w:tab w:val="num" w:pos="4320"/>
        </w:tabs>
        <w:ind w:left="4320" w:hanging="720"/>
      </w:pPr>
      <w:rPr>
        <w:rFonts w:hint="default"/>
      </w:rPr>
    </w:lvl>
    <w:lvl w:ilvl="7">
      <w:start w:val="1"/>
      <w:numFmt w:val="lowerRoman"/>
      <w:pStyle w:val="HLegal6"/>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4" w15:restartNumberingAfterBreak="0">
    <w:nsid w:val="299D25C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FDD7508"/>
    <w:multiLevelType w:val="hybridMultilevel"/>
    <w:tmpl w:val="7F763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F1B7A"/>
    <w:multiLevelType w:val="multilevel"/>
    <w:tmpl w:val="72F486F0"/>
    <w:name w:val="HLegalNTOCTemplate"/>
    <w:lvl w:ilvl="0">
      <w:start w:val="31"/>
      <w:numFmt w:val="decimal"/>
      <w:isLgl/>
      <w:lvlText w:val="%1"/>
      <w:lvlJc w:val="left"/>
      <w:pPr>
        <w:tabs>
          <w:tab w:val="num" w:pos="1429"/>
        </w:tabs>
        <w:ind w:left="1429" w:hanging="720"/>
      </w:pPr>
      <w:rPr>
        <w:rFonts w:ascii="Arial" w:hAnsi="Arial" w:hint="default"/>
        <w:b/>
        <w:i w:val="0"/>
        <w:color w:val="auto"/>
        <w:sz w:val="24"/>
        <w:u w:val="none"/>
      </w:rPr>
    </w:lvl>
    <w:lvl w:ilvl="1">
      <w:start w:val="2"/>
      <w:numFmt w:val="decimal"/>
      <w:isLgl/>
      <w:lvlText w:val="%1.%2"/>
      <w:lvlJc w:val="left"/>
      <w:pPr>
        <w:tabs>
          <w:tab w:val="num" w:pos="1429"/>
        </w:tabs>
        <w:ind w:left="1429"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3"/>
      <w:numFmt w:val="lowerLetter"/>
      <w:isLgl/>
      <w:lvlText w:val="%1.%2.%3"/>
      <w:lvlJc w:val="left"/>
      <w:pPr>
        <w:tabs>
          <w:tab w:val="num" w:pos="1429"/>
        </w:tabs>
        <w:ind w:left="1429" w:hanging="720"/>
      </w:pPr>
      <w:rPr>
        <w:rFonts w:ascii="Arial" w:hAnsi="Arial" w:hint="default"/>
        <w:b w:val="0"/>
        <w:color w:val="auto"/>
      </w:rPr>
    </w:lvl>
    <w:lvl w:ilvl="3">
      <w:start w:val="1"/>
      <w:numFmt w:val="lowerRoman"/>
      <w:lvlText w:val="(%4)"/>
      <w:lvlJc w:val="left"/>
      <w:pPr>
        <w:tabs>
          <w:tab w:val="num" w:pos="2268"/>
        </w:tabs>
        <w:ind w:left="2268" w:hanging="850"/>
      </w:pPr>
      <w:rPr>
        <w:rFonts w:hint="eastAsia"/>
        <w:b w:val="0"/>
        <w:i w:val="0"/>
      </w:rPr>
    </w:lvl>
    <w:lvl w:ilvl="4">
      <w:start w:val="1"/>
      <w:numFmt w:val="upperLetter"/>
      <w:lvlText w:val="(%5)"/>
      <w:lvlJc w:val="left"/>
      <w:pPr>
        <w:tabs>
          <w:tab w:val="num" w:pos="3589"/>
        </w:tabs>
        <w:ind w:left="3589" w:hanging="720"/>
      </w:pPr>
      <w:rPr>
        <w:rFonts w:hint="default"/>
      </w:rPr>
    </w:lvl>
    <w:lvl w:ilvl="5">
      <w:start w:val="1"/>
      <w:numFmt w:val="decimal"/>
      <w:lvlText w:val="%6)"/>
      <w:lvlJc w:val="left"/>
      <w:pPr>
        <w:tabs>
          <w:tab w:val="num" w:pos="4309"/>
        </w:tabs>
        <w:ind w:left="4309" w:hanging="720"/>
      </w:pPr>
      <w:rPr>
        <w:rFonts w:hint="default"/>
      </w:rPr>
    </w:lvl>
    <w:lvl w:ilvl="6">
      <w:start w:val="1"/>
      <w:numFmt w:val="lowerLetter"/>
      <w:lvlText w:val="%7)"/>
      <w:lvlJc w:val="left"/>
      <w:pPr>
        <w:tabs>
          <w:tab w:val="num" w:pos="5029"/>
        </w:tabs>
        <w:ind w:left="5029" w:hanging="720"/>
      </w:pPr>
      <w:rPr>
        <w:rFonts w:hint="default"/>
      </w:rPr>
    </w:lvl>
    <w:lvl w:ilvl="7">
      <w:start w:val="1"/>
      <w:numFmt w:val="lowerRoman"/>
      <w:lvlText w:val="%8)"/>
      <w:lvlJc w:val="left"/>
      <w:pPr>
        <w:tabs>
          <w:tab w:val="num" w:pos="5749"/>
        </w:tabs>
        <w:ind w:left="5749" w:hanging="720"/>
      </w:pPr>
      <w:rPr>
        <w:rFonts w:hint="default"/>
      </w:rPr>
    </w:lvl>
    <w:lvl w:ilvl="8">
      <w:start w:val="1"/>
      <w:numFmt w:val="none"/>
      <w:suff w:val="nothing"/>
      <w:lvlText w:val=""/>
      <w:lvlJc w:val="left"/>
      <w:pPr>
        <w:ind w:left="6469" w:hanging="720"/>
      </w:pPr>
      <w:rPr>
        <w:rFonts w:hint="default"/>
      </w:rPr>
    </w:lvl>
  </w:abstractNum>
  <w:abstractNum w:abstractNumId="7" w15:restartNumberingAfterBreak="0">
    <w:nsid w:val="377C513C"/>
    <w:multiLevelType w:val="hybridMultilevel"/>
    <w:tmpl w:val="792E36C2"/>
    <w:lvl w:ilvl="0" w:tplc="EF7617A2">
      <w:start w:val="2"/>
      <w:numFmt w:val="bullet"/>
      <w:lvlText w:val="-"/>
      <w:lvlJc w:val="left"/>
      <w:pPr>
        <w:ind w:left="2160" w:hanging="360"/>
      </w:pPr>
      <w:rPr>
        <w:rFonts w:ascii="Arial" w:eastAsia="MS Mincho"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BD6482D"/>
    <w:multiLevelType w:val="multilevel"/>
    <w:tmpl w:val="45A2BA0C"/>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color w:val="000000" w:themeColor="text1"/>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0F00E5"/>
    <w:multiLevelType w:val="hybridMultilevel"/>
    <w:tmpl w:val="6BD2EF8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320631D"/>
    <w:multiLevelType w:val="multilevel"/>
    <w:tmpl w:val="3334C602"/>
    <w:lvl w:ilvl="0">
      <w:start w:val="1"/>
      <w:numFmt w:val="decimal"/>
      <w:pStyle w:val="HLegal1Head"/>
      <w:isLgl/>
      <w:lvlText w:val="%1"/>
      <w:lvlJc w:val="left"/>
      <w:pPr>
        <w:tabs>
          <w:tab w:val="num" w:pos="720"/>
        </w:tabs>
        <w:ind w:left="720" w:hanging="720"/>
      </w:pPr>
      <w:rPr>
        <w:rFonts w:ascii="Arial" w:hAnsi="Arial" w:hint="default"/>
        <w:b/>
        <w:i w:val="0"/>
        <w:color w:val="auto"/>
        <w:sz w:val="24"/>
        <w:u w:val="none"/>
      </w:rPr>
    </w:lvl>
    <w:lvl w:ilvl="1">
      <w:start w:val="1"/>
      <w:numFmt w:val="decimal"/>
      <w:isLgl/>
      <w:lvlText w:val="%1.%2"/>
      <w:lvlJc w:val="left"/>
      <w:pPr>
        <w:tabs>
          <w:tab w:val="num" w:pos="720"/>
        </w:tabs>
        <w:ind w:left="720"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Legal1Head"/>
      <w:isLgl/>
      <w:lvlText w:val="%1.%2.%3"/>
      <w:lvlJc w:val="left"/>
      <w:pPr>
        <w:tabs>
          <w:tab w:val="num" w:pos="720"/>
        </w:tabs>
        <w:ind w:left="720" w:hanging="720"/>
      </w:pPr>
      <w:rPr>
        <w:rFonts w:ascii="Arial" w:hAnsi="Arial" w:hint="default"/>
        <w:b w:val="0"/>
        <w:color w:val="auto"/>
      </w:rPr>
    </w:lvl>
    <w:lvl w:ilvl="3">
      <w:start w:val="1"/>
      <w:numFmt w:val="lowerRoman"/>
      <w:lvlText w:val="(%4)"/>
      <w:lvlJc w:val="left"/>
      <w:pPr>
        <w:tabs>
          <w:tab w:val="num" w:pos="851"/>
        </w:tabs>
        <w:ind w:left="1559" w:hanging="850"/>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11" w15:restartNumberingAfterBreak="0">
    <w:nsid w:val="46044783"/>
    <w:multiLevelType w:val="hybridMultilevel"/>
    <w:tmpl w:val="EDC8A298"/>
    <w:lvl w:ilvl="0" w:tplc="EF7617A2">
      <w:start w:val="2"/>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5270E5"/>
    <w:multiLevelType w:val="hybridMultilevel"/>
    <w:tmpl w:val="C396EB5E"/>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52E0198F"/>
    <w:multiLevelType w:val="hybridMultilevel"/>
    <w:tmpl w:val="56904E7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6512B10"/>
    <w:multiLevelType w:val="hybridMultilevel"/>
    <w:tmpl w:val="12D6DBC8"/>
    <w:lvl w:ilvl="0" w:tplc="04090001">
      <w:start w:val="1"/>
      <w:numFmt w:val="decimal"/>
      <w:pStyle w:val="Style1"/>
      <w:lvlText w:val="%1."/>
      <w:lvlJc w:val="left"/>
      <w:pPr>
        <w:tabs>
          <w:tab w:val="num" w:pos="720"/>
        </w:tabs>
        <w:ind w:left="720" w:hanging="720"/>
      </w:pPr>
      <w:rPr>
        <w:rFonts w:hint="default"/>
      </w:rPr>
    </w:lvl>
    <w:lvl w:ilvl="1" w:tplc="04090003">
      <w:numFmt w:val="none"/>
      <w:pStyle w:val="HeaderGammid"/>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6" w15:restartNumberingAfterBreak="0">
    <w:nsid w:val="5CD070AF"/>
    <w:multiLevelType w:val="hybridMultilevel"/>
    <w:tmpl w:val="6928C43E"/>
    <w:lvl w:ilvl="0" w:tplc="B6B24A9E">
      <w:start w:val="1"/>
      <w:numFmt w:val="bullet"/>
      <w:lvlText w:val=""/>
      <w:lvlJc w:val="left"/>
      <w:pPr>
        <w:tabs>
          <w:tab w:val="num" w:pos="1080"/>
        </w:tabs>
        <w:ind w:left="1080" w:hanging="360"/>
      </w:pPr>
      <w:rPr>
        <w:rFonts w:ascii="Symbol" w:hAnsi="Symbol" w:hint="default"/>
      </w:rPr>
    </w:lvl>
    <w:lvl w:ilvl="1" w:tplc="1E924236">
      <w:start w:val="1"/>
      <w:numFmt w:val="bullet"/>
      <w:lvlText w:val="o"/>
      <w:lvlJc w:val="left"/>
      <w:pPr>
        <w:tabs>
          <w:tab w:val="num" w:pos="1800"/>
        </w:tabs>
        <w:ind w:left="1800" w:hanging="360"/>
      </w:pPr>
      <w:rPr>
        <w:rFonts w:ascii="Courier New" w:hAnsi="Courier New" w:hint="default"/>
      </w:rPr>
    </w:lvl>
    <w:lvl w:ilvl="2" w:tplc="A692A4C6" w:tentative="1">
      <w:start w:val="1"/>
      <w:numFmt w:val="bullet"/>
      <w:lvlText w:val=""/>
      <w:lvlJc w:val="left"/>
      <w:pPr>
        <w:tabs>
          <w:tab w:val="num" w:pos="2520"/>
        </w:tabs>
        <w:ind w:left="2520" w:hanging="360"/>
      </w:pPr>
      <w:rPr>
        <w:rFonts w:ascii="Wingdings" w:hAnsi="Wingdings" w:hint="default"/>
      </w:rPr>
    </w:lvl>
    <w:lvl w:ilvl="3" w:tplc="B8F0786C" w:tentative="1">
      <w:start w:val="1"/>
      <w:numFmt w:val="bullet"/>
      <w:lvlText w:val=""/>
      <w:lvlJc w:val="left"/>
      <w:pPr>
        <w:tabs>
          <w:tab w:val="num" w:pos="3240"/>
        </w:tabs>
        <w:ind w:left="3240" w:hanging="360"/>
      </w:pPr>
      <w:rPr>
        <w:rFonts w:ascii="Symbol" w:hAnsi="Symbol" w:hint="default"/>
      </w:rPr>
    </w:lvl>
    <w:lvl w:ilvl="4" w:tplc="64D2358E" w:tentative="1">
      <w:start w:val="1"/>
      <w:numFmt w:val="bullet"/>
      <w:lvlText w:val="o"/>
      <w:lvlJc w:val="left"/>
      <w:pPr>
        <w:tabs>
          <w:tab w:val="num" w:pos="3960"/>
        </w:tabs>
        <w:ind w:left="3960" w:hanging="360"/>
      </w:pPr>
      <w:rPr>
        <w:rFonts w:ascii="Courier New" w:hAnsi="Courier New" w:hint="default"/>
      </w:rPr>
    </w:lvl>
    <w:lvl w:ilvl="5" w:tplc="DF82240A" w:tentative="1">
      <w:start w:val="1"/>
      <w:numFmt w:val="bullet"/>
      <w:lvlText w:val=""/>
      <w:lvlJc w:val="left"/>
      <w:pPr>
        <w:tabs>
          <w:tab w:val="num" w:pos="4680"/>
        </w:tabs>
        <w:ind w:left="4680" w:hanging="360"/>
      </w:pPr>
      <w:rPr>
        <w:rFonts w:ascii="Wingdings" w:hAnsi="Wingdings" w:hint="default"/>
      </w:rPr>
    </w:lvl>
    <w:lvl w:ilvl="6" w:tplc="EBC0DE74" w:tentative="1">
      <w:start w:val="1"/>
      <w:numFmt w:val="bullet"/>
      <w:lvlText w:val=""/>
      <w:lvlJc w:val="left"/>
      <w:pPr>
        <w:tabs>
          <w:tab w:val="num" w:pos="5400"/>
        </w:tabs>
        <w:ind w:left="5400" w:hanging="360"/>
      </w:pPr>
      <w:rPr>
        <w:rFonts w:ascii="Symbol" w:hAnsi="Symbol" w:hint="default"/>
      </w:rPr>
    </w:lvl>
    <w:lvl w:ilvl="7" w:tplc="BE426A4C" w:tentative="1">
      <w:start w:val="1"/>
      <w:numFmt w:val="bullet"/>
      <w:lvlText w:val="o"/>
      <w:lvlJc w:val="left"/>
      <w:pPr>
        <w:tabs>
          <w:tab w:val="num" w:pos="6120"/>
        </w:tabs>
        <w:ind w:left="6120" w:hanging="360"/>
      </w:pPr>
      <w:rPr>
        <w:rFonts w:ascii="Courier New" w:hAnsi="Courier New" w:hint="default"/>
      </w:rPr>
    </w:lvl>
    <w:lvl w:ilvl="8" w:tplc="7E3A1BBA"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E663A9E"/>
    <w:multiLevelType w:val="multilevel"/>
    <w:tmpl w:val="E4B21870"/>
    <w:lvl w:ilvl="0">
      <w:start w:val="1"/>
      <w:numFmt w:val="decimal"/>
      <w:lvlRestart w:val="0"/>
      <w:pStyle w:val="PrecedentNotes1"/>
      <w:isLgl/>
      <w:lvlText w:val="%1"/>
      <w:lvlJc w:val="left"/>
      <w:pPr>
        <w:tabs>
          <w:tab w:val="num" w:pos="720"/>
        </w:tabs>
        <w:ind w:left="720" w:hanging="720"/>
      </w:pPr>
      <w:rPr>
        <w:b w:val="0"/>
        <w:i w:val="0"/>
        <w:u w:val="none"/>
      </w:rPr>
    </w:lvl>
    <w:lvl w:ilvl="1">
      <w:start w:val="1"/>
      <w:numFmt w:val="lowerLetter"/>
      <w:pStyle w:val="PrecedentNotes2"/>
      <w:lvlText w:val="(%2)"/>
      <w:lvlJc w:val="left"/>
      <w:pPr>
        <w:tabs>
          <w:tab w:val="num" w:pos="1440"/>
        </w:tabs>
        <w:ind w:left="1440" w:hanging="720"/>
      </w:pPr>
    </w:lvl>
    <w:lvl w:ilvl="2">
      <w:start w:val="1"/>
      <w:numFmt w:val="lowerRoman"/>
      <w:pStyle w:val="PrecedentNotes3"/>
      <w:lvlText w:val="(%3)"/>
      <w:lvlJc w:val="left"/>
      <w:pPr>
        <w:tabs>
          <w:tab w:val="num" w:pos="2160"/>
        </w:tabs>
        <w:ind w:left="2160" w:hanging="720"/>
      </w:pPr>
    </w:lvl>
    <w:lvl w:ilvl="3">
      <w:start w:val="1"/>
      <w:numFmt w:val="upperLetter"/>
      <w:pStyle w:val="PrecedentNotes4"/>
      <w:lvlText w:val="(%4)"/>
      <w:lvlJc w:val="left"/>
      <w:pPr>
        <w:tabs>
          <w:tab w:val="num" w:pos="2880"/>
        </w:tabs>
        <w:ind w:left="2880" w:hanging="720"/>
      </w:pPr>
    </w:lvl>
    <w:lvl w:ilvl="4">
      <w:start w:val="1"/>
      <w:numFmt w:val="none"/>
      <w:lvlText w:val=""/>
      <w:lvlJc w:val="left"/>
      <w:pPr>
        <w:tabs>
          <w:tab w:val="num" w:pos="720"/>
        </w:tabs>
      </w:pPr>
    </w:lvl>
    <w:lvl w:ilvl="5">
      <w:start w:val="1"/>
      <w:numFmt w:val="none"/>
      <w:lvlText w:val=""/>
      <w:lvlJc w:val="left"/>
      <w:pPr>
        <w:tabs>
          <w:tab w:val="num" w:pos="720"/>
        </w:tabs>
      </w:pPr>
    </w:lvl>
    <w:lvl w:ilvl="6">
      <w:start w:val="1"/>
      <w:numFmt w:val="none"/>
      <w:lvlText w:val=""/>
      <w:lvlJc w:val="left"/>
      <w:pPr>
        <w:tabs>
          <w:tab w:val="num" w:pos="720"/>
        </w:tabs>
      </w:pPr>
    </w:lvl>
    <w:lvl w:ilvl="7">
      <w:start w:val="1"/>
      <w:numFmt w:val="none"/>
      <w:lvlText w:val="%8"/>
      <w:lvlJc w:val="left"/>
      <w:pPr>
        <w:tabs>
          <w:tab w:val="num" w:pos="720"/>
        </w:tabs>
      </w:pPr>
    </w:lvl>
    <w:lvl w:ilvl="8">
      <w:start w:val="1"/>
      <w:numFmt w:val="none"/>
      <w:lvlText w:val=""/>
      <w:lvlJc w:val="left"/>
      <w:pPr>
        <w:tabs>
          <w:tab w:val="num" w:pos="720"/>
        </w:tabs>
      </w:pPr>
    </w:lvl>
  </w:abstractNum>
  <w:abstractNum w:abstractNumId="18" w15:restartNumberingAfterBreak="0">
    <w:nsid w:val="6229126E"/>
    <w:multiLevelType w:val="multilevel"/>
    <w:tmpl w:val="FC1A0D98"/>
    <w:lvl w:ilvl="0">
      <w:start w:val="31"/>
      <w:numFmt w:val="decimal"/>
      <w:isLgl/>
      <w:lvlText w:val="%1"/>
      <w:lvlJc w:val="left"/>
      <w:pPr>
        <w:tabs>
          <w:tab w:val="num" w:pos="720"/>
        </w:tabs>
        <w:ind w:left="720" w:hanging="720"/>
      </w:pPr>
      <w:rPr>
        <w:rFonts w:ascii="Arial" w:hAnsi="Arial" w:hint="default"/>
        <w:b/>
        <w:i w:val="0"/>
        <w:color w:val="auto"/>
        <w:sz w:val="24"/>
        <w:u w:val="none"/>
      </w:rPr>
    </w:lvl>
    <w:lvl w:ilvl="1">
      <w:start w:val="1"/>
      <w:numFmt w:val="decimal"/>
      <w:isLgl/>
      <w:lvlText w:val="%1.%2"/>
      <w:lvlJc w:val="left"/>
      <w:pPr>
        <w:tabs>
          <w:tab w:val="num" w:pos="720"/>
        </w:tabs>
        <w:ind w:left="720"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isLgl/>
      <w:lvlText w:val="%1.%2.%3"/>
      <w:lvlJc w:val="left"/>
      <w:pPr>
        <w:tabs>
          <w:tab w:val="num" w:pos="720"/>
        </w:tabs>
        <w:ind w:left="720" w:hanging="720"/>
      </w:pPr>
      <w:rPr>
        <w:rFonts w:ascii="Arial" w:hAnsi="Arial" w:hint="default"/>
        <w:b w:val="0"/>
        <w:color w:val="auto"/>
      </w:rPr>
    </w:lvl>
    <w:lvl w:ilvl="3">
      <w:start w:val="1"/>
      <w:numFmt w:val="lowerRoman"/>
      <w:lvlText w:val="(%4)"/>
      <w:lvlJc w:val="left"/>
      <w:pPr>
        <w:tabs>
          <w:tab w:val="num" w:pos="851"/>
        </w:tabs>
        <w:ind w:left="1559" w:hanging="850"/>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19" w15:restartNumberingAfterBreak="0">
    <w:nsid w:val="6626143C"/>
    <w:multiLevelType w:val="hybridMultilevel"/>
    <w:tmpl w:val="B5C4A22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673C2A82"/>
    <w:multiLevelType w:val="hybridMultilevel"/>
    <w:tmpl w:val="C4FEEE1A"/>
    <w:lvl w:ilvl="0" w:tplc="D422B510">
      <w:numFmt w:val="bullet"/>
      <w:lvlText w:val="-"/>
      <w:lvlJc w:val="left"/>
      <w:pPr>
        <w:ind w:left="1080" w:hanging="360"/>
      </w:pPr>
      <w:rPr>
        <w:rFonts w:ascii="Arial" w:eastAsia="PMingLiU"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ED512FB"/>
    <w:multiLevelType w:val="hybridMultilevel"/>
    <w:tmpl w:val="CBD2E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5281868">
    <w:abstractNumId w:val="10"/>
  </w:num>
  <w:num w:numId="2" w16cid:durableId="436486684">
    <w:abstractNumId w:val="3"/>
  </w:num>
  <w:num w:numId="3" w16cid:durableId="324894582">
    <w:abstractNumId w:val="17"/>
  </w:num>
  <w:num w:numId="4" w16cid:durableId="1010915654">
    <w:abstractNumId w:val="0"/>
  </w:num>
  <w:num w:numId="5" w16cid:durableId="1091973620">
    <w:abstractNumId w:val="15"/>
  </w:num>
  <w:num w:numId="6" w16cid:durableId="695271939">
    <w:abstractNumId w:val="4"/>
  </w:num>
  <w:num w:numId="7" w16cid:durableId="1793473907">
    <w:abstractNumId w:val="2"/>
  </w:num>
  <w:num w:numId="8" w16cid:durableId="1165320172">
    <w:abstractNumId w:val="1"/>
  </w:num>
  <w:num w:numId="9" w16cid:durableId="1047487087">
    <w:abstractNumId w:val="16"/>
  </w:num>
  <w:num w:numId="10" w16cid:durableId="630749467">
    <w:abstractNumId w:val="9"/>
  </w:num>
  <w:num w:numId="11" w16cid:durableId="612976630">
    <w:abstractNumId w:val="12"/>
  </w:num>
  <w:num w:numId="12" w16cid:durableId="1576209964">
    <w:abstractNumId w:val="5"/>
  </w:num>
  <w:num w:numId="13" w16cid:durableId="1228956270">
    <w:abstractNumId w:val="19"/>
  </w:num>
  <w:num w:numId="14" w16cid:durableId="7585291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1299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9783827">
    <w:abstractNumId w:val="8"/>
  </w:num>
  <w:num w:numId="17" w16cid:durableId="1567757953">
    <w:abstractNumId w:val="11"/>
  </w:num>
  <w:num w:numId="18" w16cid:durableId="1759868333">
    <w:abstractNumId w:val="7"/>
  </w:num>
  <w:num w:numId="19" w16cid:durableId="1021010038">
    <w:abstractNumId w:val="13"/>
  </w:num>
  <w:num w:numId="20" w16cid:durableId="2108385766">
    <w:abstractNumId w:val="14"/>
  </w:num>
  <w:num w:numId="21" w16cid:durableId="952974504">
    <w:abstractNumId w:val="21"/>
  </w:num>
  <w:num w:numId="22" w16cid:durableId="957179346">
    <w:abstractNumId w:val="2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ệt Nguyễn">
    <w15:presenceInfo w15:providerId="Windows Live" w15:userId="0b028a7a49b07696"/>
  </w15:person>
  <w15:person w15:author="Tam Tran Thi Thanh">
    <w15:presenceInfo w15:providerId="AD" w15:userId="S::ttam@dairy-farm.com.vn::7ef301a7-d8e0-4bb2-86f8-2590f7d76ae0"/>
  </w15:person>
  <w15:person w15:author="Khanh Nguyen Hoang Kim">
    <w15:presenceInfo w15:providerId="AD" w15:userId="S::knhoang@dairy-farm.com.vn::1bc1a6f5-8394-4279-88d6-bc47e99033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GB" w:vendorID="64" w:dllVersion="5" w:nlCheck="1" w:checkStyle="1"/>
  <w:activeWritingStyle w:appName="MSWord" w:lang="en-AU" w:vendorID="64" w:dllVersion="5" w:nlCheck="1" w:checkStyle="1"/>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ja-JP" w:vendorID="64" w:dllVersion="5" w:nlCheck="1" w:checkStyle="1"/>
  <w:activeWritingStyle w:appName="MSWord" w:lang="en-IE"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FA7"/>
    <w:rsid w:val="00001CA7"/>
    <w:rsid w:val="00002605"/>
    <w:rsid w:val="000051FA"/>
    <w:rsid w:val="000064AF"/>
    <w:rsid w:val="00006655"/>
    <w:rsid w:val="000131A1"/>
    <w:rsid w:val="00013EF2"/>
    <w:rsid w:val="000221A5"/>
    <w:rsid w:val="00024B8B"/>
    <w:rsid w:val="000261A7"/>
    <w:rsid w:val="000320C3"/>
    <w:rsid w:val="000330FF"/>
    <w:rsid w:val="00033EDA"/>
    <w:rsid w:val="00042CB5"/>
    <w:rsid w:val="00043A38"/>
    <w:rsid w:val="00043D80"/>
    <w:rsid w:val="00045F7B"/>
    <w:rsid w:val="00046B55"/>
    <w:rsid w:val="000518CF"/>
    <w:rsid w:val="00051B5C"/>
    <w:rsid w:val="00055747"/>
    <w:rsid w:val="0005578C"/>
    <w:rsid w:val="0005762F"/>
    <w:rsid w:val="00061B9E"/>
    <w:rsid w:val="00062F96"/>
    <w:rsid w:val="00063CAE"/>
    <w:rsid w:val="0006617D"/>
    <w:rsid w:val="0007058C"/>
    <w:rsid w:val="0007088B"/>
    <w:rsid w:val="00071E08"/>
    <w:rsid w:val="00072EC4"/>
    <w:rsid w:val="00073611"/>
    <w:rsid w:val="00073A22"/>
    <w:rsid w:val="00082C64"/>
    <w:rsid w:val="00083591"/>
    <w:rsid w:val="000842DA"/>
    <w:rsid w:val="00084944"/>
    <w:rsid w:val="0008497B"/>
    <w:rsid w:val="0008635C"/>
    <w:rsid w:val="00087696"/>
    <w:rsid w:val="000878E8"/>
    <w:rsid w:val="00090038"/>
    <w:rsid w:val="000909B9"/>
    <w:rsid w:val="00091205"/>
    <w:rsid w:val="0009258C"/>
    <w:rsid w:val="000927C2"/>
    <w:rsid w:val="00093384"/>
    <w:rsid w:val="00093411"/>
    <w:rsid w:val="000965D2"/>
    <w:rsid w:val="000A0020"/>
    <w:rsid w:val="000A10EE"/>
    <w:rsid w:val="000A378C"/>
    <w:rsid w:val="000A63E9"/>
    <w:rsid w:val="000A7D5E"/>
    <w:rsid w:val="000B0FCB"/>
    <w:rsid w:val="000B308C"/>
    <w:rsid w:val="000B5BB3"/>
    <w:rsid w:val="000B600B"/>
    <w:rsid w:val="000B613D"/>
    <w:rsid w:val="000B6509"/>
    <w:rsid w:val="000C3418"/>
    <w:rsid w:val="000C5C32"/>
    <w:rsid w:val="000C5EE7"/>
    <w:rsid w:val="000C63F8"/>
    <w:rsid w:val="000C65E0"/>
    <w:rsid w:val="000C795E"/>
    <w:rsid w:val="000D292A"/>
    <w:rsid w:val="000D3ED0"/>
    <w:rsid w:val="000D74CC"/>
    <w:rsid w:val="000E1324"/>
    <w:rsid w:val="000E3E97"/>
    <w:rsid w:val="000E43A0"/>
    <w:rsid w:val="000E4FD9"/>
    <w:rsid w:val="000E50FE"/>
    <w:rsid w:val="000E56AB"/>
    <w:rsid w:val="000E7401"/>
    <w:rsid w:val="000E7F07"/>
    <w:rsid w:val="000F0754"/>
    <w:rsid w:val="000F47FB"/>
    <w:rsid w:val="000F573A"/>
    <w:rsid w:val="000F6B1C"/>
    <w:rsid w:val="00101E41"/>
    <w:rsid w:val="001021CD"/>
    <w:rsid w:val="001028FA"/>
    <w:rsid w:val="0010781B"/>
    <w:rsid w:val="00110D61"/>
    <w:rsid w:val="00113663"/>
    <w:rsid w:val="0011377F"/>
    <w:rsid w:val="00113791"/>
    <w:rsid w:val="001140B3"/>
    <w:rsid w:val="00114DC3"/>
    <w:rsid w:val="001159D4"/>
    <w:rsid w:val="00116E66"/>
    <w:rsid w:val="00121B12"/>
    <w:rsid w:val="00122505"/>
    <w:rsid w:val="00124A33"/>
    <w:rsid w:val="00125499"/>
    <w:rsid w:val="001265D1"/>
    <w:rsid w:val="00127B28"/>
    <w:rsid w:val="00134AF5"/>
    <w:rsid w:val="00135419"/>
    <w:rsid w:val="001369A8"/>
    <w:rsid w:val="001437CD"/>
    <w:rsid w:val="00143A36"/>
    <w:rsid w:val="001448CA"/>
    <w:rsid w:val="00147992"/>
    <w:rsid w:val="0015478C"/>
    <w:rsid w:val="00155F78"/>
    <w:rsid w:val="00156A54"/>
    <w:rsid w:val="00157448"/>
    <w:rsid w:val="001577A3"/>
    <w:rsid w:val="001607CE"/>
    <w:rsid w:val="00160ACD"/>
    <w:rsid w:val="00160DDE"/>
    <w:rsid w:val="0016188E"/>
    <w:rsid w:val="00161D94"/>
    <w:rsid w:val="00163AF5"/>
    <w:rsid w:val="00165F14"/>
    <w:rsid w:val="00167A4F"/>
    <w:rsid w:val="001705BF"/>
    <w:rsid w:val="00170CFD"/>
    <w:rsid w:val="00172B10"/>
    <w:rsid w:val="00174BE1"/>
    <w:rsid w:val="00175CC8"/>
    <w:rsid w:val="00180691"/>
    <w:rsid w:val="00180878"/>
    <w:rsid w:val="00182E71"/>
    <w:rsid w:val="0019422D"/>
    <w:rsid w:val="00194A24"/>
    <w:rsid w:val="001953FA"/>
    <w:rsid w:val="0019661E"/>
    <w:rsid w:val="001A0201"/>
    <w:rsid w:val="001A0690"/>
    <w:rsid w:val="001A1780"/>
    <w:rsid w:val="001A21B3"/>
    <w:rsid w:val="001A3C73"/>
    <w:rsid w:val="001A42D8"/>
    <w:rsid w:val="001A56F3"/>
    <w:rsid w:val="001A5E7A"/>
    <w:rsid w:val="001A7227"/>
    <w:rsid w:val="001B090D"/>
    <w:rsid w:val="001B0AF7"/>
    <w:rsid w:val="001C17D4"/>
    <w:rsid w:val="001C185A"/>
    <w:rsid w:val="001C4158"/>
    <w:rsid w:val="001D1700"/>
    <w:rsid w:val="001D17D7"/>
    <w:rsid w:val="001D2851"/>
    <w:rsid w:val="001D4165"/>
    <w:rsid w:val="001E160B"/>
    <w:rsid w:val="001E3C00"/>
    <w:rsid w:val="001E49C4"/>
    <w:rsid w:val="001E4A0D"/>
    <w:rsid w:val="001F370E"/>
    <w:rsid w:val="001F522A"/>
    <w:rsid w:val="001F573B"/>
    <w:rsid w:val="001F57D4"/>
    <w:rsid w:val="001F686F"/>
    <w:rsid w:val="001F76C8"/>
    <w:rsid w:val="001F79A0"/>
    <w:rsid w:val="002009AD"/>
    <w:rsid w:val="00202268"/>
    <w:rsid w:val="00204B16"/>
    <w:rsid w:val="00205CF8"/>
    <w:rsid w:val="00206792"/>
    <w:rsid w:val="00206939"/>
    <w:rsid w:val="00210B6E"/>
    <w:rsid w:val="0021173B"/>
    <w:rsid w:val="0021498A"/>
    <w:rsid w:val="00214A23"/>
    <w:rsid w:val="00215EE1"/>
    <w:rsid w:val="0021677F"/>
    <w:rsid w:val="00217712"/>
    <w:rsid w:val="00220242"/>
    <w:rsid w:val="00220B26"/>
    <w:rsid w:val="002237F2"/>
    <w:rsid w:val="00224814"/>
    <w:rsid w:val="00226C46"/>
    <w:rsid w:val="00230E6B"/>
    <w:rsid w:val="00230F1C"/>
    <w:rsid w:val="0023220B"/>
    <w:rsid w:val="00232D80"/>
    <w:rsid w:val="002347CE"/>
    <w:rsid w:val="00235161"/>
    <w:rsid w:val="002362DF"/>
    <w:rsid w:val="00240F05"/>
    <w:rsid w:val="00243435"/>
    <w:rsid w:val="00243A86"/>
    <w:rsid w:val="00244F11"/>
    <w:rsid w:val="00245030"/>
    <w:rsid w:val="0025251F"/>
    <w:rsid w:val="00255051"/>
    <w:rsid w:val="00256DA2"/>
    <w:rsid w:val="00262066"/>
    <w:rsid w:val="00262EBF"/>
    <w:rsid w:val="002650EB"/>
    <w:rsid w:val="00266023"/>
    <w:rsid w:val="002667FD"/>
    <w:rsid w:val="00266C79"/>
    <w:rsid w:val="00270114"/>
    <w:rsid w:val="002709F7"/>
    <w:rsid w:val="0027239D"/>
    <w:rsid w:val="002730B9"/>
    <w:rsid w:val="002749A0"/>
    <w:rsid w:val="00280B3B"/>
    <w:rsid w:val="00281D4D"/>
    <w:rsid w:val="0028215A"/>
    <w:rsid w:val="002904C9"/>
    <w:rsid w:val="00290A5B"/>
    <w:rsid w:val="00294387"/>
    <w:rsid w:val="00294DB5"/>
    <w:rsid w:val="002961BB"/>
    <w:rsid w:val="00296ADE"/>
    <w:rsid w:val="002A2709"/>
    <w:rsid w:val="002A3B17"/>
    <w:rsid w:val="002A4BC6"/>
    <w:rsid w:val="002A58A0"/>
    <w:rsid w:val="002A7444"/>
    <w:rsid w:val="002A7661"/>
    <w:rsid w:val="002B01E5"/>
    <w:rsid w:val="002B16AA"/>
    <w:rsid w:val="002B28CD"/>
    <w:rsid w:val="002B37F9"/>
    <w:rsid w:val="002B58EE"/>
    <w:rsid w:val="002C3C5E"/>
    <w:rsid w:val="002D038F"/>
    <w:rsid w:val="002D0D80"/>
    <w:rsid w:val="002D1B2E"/>
    <w:rsid w:val="002D25C2"/>
    <w:rsid w:val="002D39CF"/>
    <w:rsid w:val="002D3D5A"/>
    <w:rsid w:val="002D3E7B"/>
    <w:rsid w:val="002D4A7F"/>
    <w:rsid w:val="002E1304"/>
    <w:rsid w:val="002E18A5"/>
    <w:rsid w:val="002E3E2A"/>
    <w:rsid w:val="002E430D"/>
    <w:rsid w:val="002E5BCB"/>
    <w:rsid w:val="002E7F49"/>
    <w:rsid w:val="002F0559"/>
    <w:rsid w:val="002F0A85"/>
    <w:rsid w:val="002F0F59"/>
    <w:rsid w:val="002F7C35"/>
    <w:rsid w:val="003008AF"/>
    <w:rsid w:val="0030747D"/>
    <w:rsid w:val="00310B57"/>
    <w:rsid w:val="003123D5"/>
    <w:rsid w:val="0031296A"/>
    <w:rsid w:val="00313CED"/>
    <w:rsid w:val="00315F13"/>
    <w:rsid w:val="003248D4"/>
    <w:rsid w:val="0032699B"/>
    <w:rsid w:val="00327522"/>
    <w:rsid w:val="003275C3"/>
    <w:rsid w:val="003279DC"/>
    <w:rsid w:val="003348A0"/>
    <w:rsid w:val="00336477"/>
    <w:rsid w:val="00341F19"/>
    <w:rsid w:val="00343663"/>
    <w:rsid w:val="00345AEA"/>
    <w:rsid w:val="00346476"/>
    <w:rsid w:val="00346894"/>
    <w:rsid w:val="003479F8"/>
    <w:rsid w:val="003532D4"/>
    <w:rsid w:val="003533C0"/>
    <w:rsid w:val="00357632"/>
    <w:rsid w:val="00357E51"/>
    <w:rsid w:val="003609AB"/>
    <w:rsid w:val="00361475"/>
    <w:rsid w:val="00361550"/>
    <w:rsid w:val="00361FC7"/>
    <w:rsid w:val="00362930"/>
    <w:rsid w:val="003629B7"/>
    <w:rsid w:val="00366614"/>
    <w:rsid w:val="00367668"/>
    <w:rsid w:val="0036799D"/>
    <w:rsid w:val="00375A1A"/>
    <w:rsid w:val="00375E1D"/>
    <w:rsid w:val="00380FB3"/>
    <w:rsid w:val="003814A0"/>
    <w:rsid w:val="00382428"/>
    <w:rsid w:val="00383E47"/>
    <w:rsid w:val="00384771"/>
    <w:rsid w:val="00391030"/>
    <w:rsid w:val="00393CEB"/>
    <w:rsid w:val="00396D4F"/>
    <w:rsid w:val="00396EEE"/>
    <w:rsid w:val="00397DAE"/>
    <w:rsid w:val="003A0942"/>
    <w:rsid w:val="003A3120"/>
    <w:rsid w:val="003A33EC"/>
    <w:rsid w:val="003A3E3C"/>
    <w:rsid w:val="003A3F48"/>
    <w:rsid w:val="003A4ABA"/>
    <w:rsid w:val="003A4D78"/>
    <w:rsid w:val="003A4DA6"/>
    <w:rsid w:val="003A54D7"/>
    <w:rsid w:val="003B2F18"/>
    <w:rsid w:val="003B49CC"/>
    <w:rsid w:val="003B692F"/>
    <w:rsid w:val="003C0DD0"/>
    <w:rsid w:val="003C305C"/>
    <w:rsid w:val="003C324F"/>
    <w:rsid w:val="003C373E"/>
    <w:rsid w:val="003C41C5"/>
    <w:rsid w:val="003C5755"/>
    <w:rsid w:val="003C587F"/>
    <w:rsid w:val="003C688A"/>
    <w:rsid w:val="003C78D8"/>
    <w:rsid w:val="003D11F6"/>
    <w:rsid w:val="003D4A94"/>
    <w:rsid w:val="003D6705"/>
    <w:rsid w:val="003E0D44"/>
    <w:rsid w:val="003E2CFC"/>
    <w:rsid w:val="003E50E7"/>
    <w:rsid w:val="003E6D8D"/>
    <w:rsid w:val="003E6E86"/>
    <w:rsid w:val="003F34CD"/>
    <w:rsid w:val="003F67FF"/>
    <w:rsid w:val="003F6C61"/>
    <w:rsid w:val="004007F9"/>
    <w:rsid w:val="00401C23"/>
    <w:rsid w:val="0040220F"/>
    <w:rsid w:val="00402385"/>
    <w:rsid w:val="00405CDE"/>
    <w:rsid w:val="0040634B"/>
    <w:rsid w:val="004106D5"/>
    <w:rsid w:val="004117D6"/>
    <w:rsid w:val="004135EA"/>
    <w:rsid w:val="00413F59"/>
    <w:rsid w:val="00414D62"/>
    <w:rsid w:val="00415D81"/>
    <w:rsid w:val="004168F6"/>
    <w:rsid w:val="00417C63"/>
    <w:rsid w:val="00421FF3"/>
    <w:rsid w:val="00423DD7"/>
    <w:rsid w:val="004243C2"/>
    <w:rsid w:val="004251E0"/>
    <w:rsid w:val="00425CA7"/>
    <w:rsid w:val="004273FE"/>
    <w:rsid w:val="00431372"/>
    <w:rsid w:val="0043479F"/>
    <w:rsid w:val="00435651"/>
    <w:rsid w:val="0043582C"/>
    <w:rsid w:val="00436207"/>
    <w:rsid w:val="00440A1E"/>
    <w:rsid w:val="004453D8"/>
    <w:rsid w:val="004514DF"/>
    <w:rsid w:val="00452BC3"/>
    <w:rsid w:val="00455022"/>
    <w:rsid w:val="00455ECD"/>
    <w:rsid w:val="004603BD"/>
    <w:rsid w:val="00460F77"/>
    <w:rsid w:val="00462413"/>
    <w:rsid w:val="004629FB"/>
    <w:rsid w:val="00462C6C"/>
    <w:rsid w:val="004635E7"/>
    <w:rsid w:val="00464468"/>
    <w:rsid w:val="00466860"/>
    <w:rsid w:val="00472395"/>
    <w:rsid w:val="00472A0C"/>
    <w:rsid w:val="00472EA1"/>
    <w:rsid w:val="00476E45"/>
    <w:rsid w:val="00480556"/>
    <w:rsid w:val="004813A0"/>
    <w:rsid w:val="00486C2F"/>
    <w:rsid w:val="00487EB2"/>
    <w:rsid w:val="00491B29"/>
    <w:rsid w:val="00492BA8"/>
    <w:rsid w:val="00492C7C"/>
    <w:rsid w:val="0049445E"/>
    <w:rsid w:val="00495C7C"/>
    <w:rsid w:val="00496852"/>
    <w:rsid w:val="00496982"/>
    <w:rsid w:val="004971A5"/>
    <w:rsid w:val="004971E5"/>
    <w:rsid w:val="00497B2A"/>
    <w:rsid w:val="004A057F"/>
    <w:rsid w:val="004A1127"/>
    <w:rsid w:val="004A1284"/>
    <w:rsid w:val="004A4391"/>
    <w:rsid w:val="004B06AA"/>
    <w:rsid w:val="004B0798"/>
    <w:rsid w:val="004B2D12"/>
    <w:rsid w:val="004B2D36"/>
    <w:rsid w:val="004B339C"/>
    <w:rsid w:val="004B7128"/>
    <w:rsid w:val="004B7D1F"/>
    <w:rsid w:val="004B7F8A"/>
    <w:rsid w:val="004C071D"/>
    <w:rsid w:val="004C1A43"/>
    <w:rsid w:val="004C1BA2"/>
    <w:rsid w:val="004C71E0"/>
    <w:rsid w:val="004D355C"/>
    <w:rsid w:val="004D63EA"/>
    <w:rsid w:val="004D66A8"/>
    <w:rsid w:val="004D6D3D"/>
    <w:rsid w:val="004D6F94"/>
    <w:rsid w:val="004E1783"/>
    <w:rsid w:val="004E1D00"/>
    <w:rsid w:val="004E36E7"/>
    <w:rsid w:val="004E60F2"/>
    <w:rsid w:val="004E7129"/>
    <w:rsid w:val="004F13EF"/>
    <w:rsid w:val="004F1A65"/>
    <w:rsid w:val="004F637F"/>
    <w:rsid w:val="00501B4D"/>
    <w:rsid w:val="00506E69"/>
    <w:rsid w:val="005070FB"/>
    <w:rsid w:val="0051123D"/>
    <w:rsid w:val="005113FB"/>
    <w:rsid w:val="0052035F"/>
    <w:rsid w:val="005224FE"/>
    <w:rsid w:val="00525774"/>
    <w:rsid w:val="0052624C"/>
    <w:rsid w:val="0052711D"/>
    <w:rsid w:val="00527D7B"/>
    <w:rsid w:val="005306D5"/>
    <w:rsid w:val="00532195"/>
    <w:rsid w:val="00533434"/>
    <w:rsid w:val="0054351E"/>
    <w:rsid w:val="00544471"/>
    <w:rsid w:val="00546DCC"/>
    <w:rsid w:val="0055275C"/>
    <w:rsid w:val="005544BB"/>
    <w:rsid w:val="00554C1B"/>
    <w:rsid w:val="00557A33"/>
    <w:rsid w:val="005622CE"/>
    <w:rsid w:val="00565EDC"/>
    <w:rsid w:val="005714DE"/>
    <w:rsid w:val="00574DFF"/>
    <w:rsid w:val="00576003"/>
    <w:rsid w:val="00576109"/>
    <w:rsid w:val="0057623E"/>
    <w:rsid w:val="00576524"/>
    <w:rsid w:val="00576745"/>
    <w:rsid w:val="00576C14"/>
    <w:rsid w:val="00584BD2"/>
    <w:rsid w:val="00587901"/>
    <w:rsid w:val="00593ACC"/>
    <w:rsid w:val="00594234"/>
    <w:rsid w:val="00594603"/>
    <w:rsid w:val="00595769"/>
    <w:rsid w:val="00596032"/>
    <w:rsid w:val="00596CAA"/>
    <w:rsid w:val="00597427"/>
    <w:rsid w:val="005A4712"/>
    <w:rsid w:val="005A6202"/>
    <w:rsid w:val="005A69E1"/>
    <w:rsid w:val="005A7C14"/>
    <w:rsid w:val="005B23FB"/>
    <w:rsid w:val="005B422E"/>
    <w:rsid w:val="005B482D"/>
    <w:rsid w:val="005B556B"/>
    <w:rsid w:val="005B6BB3"/>
    <w:rsid w:val="005B7448"/>
    <w:rsid w:val="005C0FCB"/>
    <w:rsid w:val="005C6087"/>
    <w:rsid w:val="005D153C"/>
    <w:rsid w:val="005D3C40"/>
    <w:rsid w:val="005D5A8E"/>
    <w:rsid w:val="005D6354"/>
    <w:rsid w:val="005D6DCB"/>
    <w:rsid w:val="005E0F5B"/>
    <w:rsid w:val="005E2222"/>
    <w:rsid w:val="005E2EA0"/>
    <w:rsid w:val="005E7333"/>
    <w:rsid w:val="005F2356"/>
    <w:rsid w:val="005F5AE3"/>
    <w:rsid w:val="005F664F"/>
    <w:rsid w:val="005F7BCA"/>
    <w:rsid w:val="00606E2A"/>
    <w:rsid w:val="00616DB3"/>
    <w:rsid w:val="00617B8E"/>
    <w:rsid w:val="00622E5B"/>
    <w:rsid w:val="00623C85"/>
    <w:rsid w:val="00624D2F"/>
    <w:rsid w:val="00630B22"/>
    <w:rsid w:val="00630ECE"/>
    <w:rsid w:val="00631A82"/>
    <w:rsid w:val="006328A0"/>
    <w:rsid w:val="006331C5"/>
    <w:rsid w:val="006336EB"/>
    <w:rsid w:val="00641897"/>
    <w:rsid w:val="00641C47"/>
    <w:rsid w:val="006439A1"/>
    <w:rsid w:val="006443FC"/>
    <w:rsid w:val="0065080F"/>
    <w:rsid w:val="00651DB6"/>
    <w:rsid w:val="0065366F"/>
    <w:rsid w:val="0065441A"/>
    <w:rsid w:val="00655878"/>
    <w:rsid w:val="006577C6"/>
    <w:rsid w:val="00661604"/>
    <w:rsid w:val="006622F6"/>
    <w:rsid w:val="00662C53"/>
    <w:rsid w:val="00663C8B"/>
    <w:rsid w:val="00667126"/>
    <w:rsid w:val="0067168E"/>
    <w:rsid w:val="006719F7"/>
    <w:rsid w:val="00671BA0"/>
    <w:rsid w:val="006721BC"/>
    <w:rsid w:val="00674073"/>
    <w:rsid w:val="0067552B"/>
    <w:rsid w:val="0067611F"/>
    <w:rsid w:val="00682CB2"/>
    <w:rsid w:val="00683529"/>
    <w:rsid w:val="00685131"/>
    <w:rsid w:val="00693242"/>
    <w:rsid w:val="00693F33"/>
    <w:rsid w:val="006A1E59"/>
    <w:rsid w:val="006A350F"/>
    <w:rsid w:val="006A3DAD"/>
    <w:rsid w:val="006B0E3D"/>
    <w:rsid w:val="006B4A9C"/>
    <w:rsid w:val="006B6A5B"/>
    <w:rsid w:val="006B6F73"/>
    <w:rsid w:val="006C276D"/>
    <w:rsid w:val="006C6976"/>
    <w:rsid w:val="006D057F"/>
    <w:rsid w:val="006D6D51"/>
    <w:rsid w:val="006E0148"/>
    <w:rsid w:val="006E0409"/>
    <w:rsid w:val="006E0504"/>
    <w:rsid w:val="006E15FE"/>
    <w:rsid w:val="006E1A76"/>
    <w:rsid w:val="006E4106"/>
    <w:rsid w:val="006E4242"/>
    <w:rsid w:val="006E4251"/>
    <w:rsid w:val="006F188C"/>
    <w:rsid w:val="006F4D4F"/>
    <w:rsid w:val="006F59B2"/>
    <w:rsid w:val="006F6C25"/>
    <w:rsid w:val="007022A5"/>
    <w:rsid w:val="00703100"/>
    <w:rsid w:val="007031FB"/>
    <w:rsid w:val="0070361D"/>
    <w:rsid w:val="00705223"/>
    <w:rsid w:val="00705505"/>
    <w:rsid w:val="00713F22"/>
    <w:rsid w:val="0071433F"/>
    <w:rsid w:val="00714E5C"/>
    <w:rsid w:val="00715096"/>
    <w:rsid w:val="00715AA9"/>
    <w:rsid w:val="00716070"/>
    <w:rsid w:val="00717392"/>
    <w:rsid w:val="00724116"/>
    <w:rsid w:val="00726F09"/>
    <w:rsid w:val="007273B9"/>
    <w:rsid w:val="00730B1B"/>
    <w:rsid w:val="00733747"/>
    <w:rsid w:val="00734D66"/>
    <w:rsid w:val="007354BF"/>
    <w:rsid w:val="0073552D"/>
    <w:rsid w:val="00735D41"/>
    <w:rsid w:val="00741968"/>
    <w:rsid w:val="007419B8"/>
    <w:rsid w:val="007422C3"/>
    <w:rsid w:val="00743C6C"/>
    <w:rsid w:val="00743FA9"/>
    <w:rsid w:val="007451AF"/>
    <w:rsid w:val="007456F8"/>
    <w:rsid w:val="00746CCE"/>
    <w:rsid w:val="00747FD7"/>
    <w:rsid w:val="00751CF9"/>
    <w:rsid w:val="007529E5"/>
    <w:rsid w:val="00753AF5"/>
    <w:rsid w:val="007549B1"/>
    <w:rsid w:val="007559C1"/>
    <w:rsid w:val="00756358"/>
    <w:rsid w:val="007566F3"/>
    <w:rsid w:val="007568D4"/>
    <w:rsid w:val="007636F3"/>
    <w:rsid w:val="0076390F"/>
    <w:rsid w:val="00766D42"/>
    <w:rsid w:val="00775BD7"/>
    <w:rsid w:val="00782870"/>
    <w:rsid w:val="00782F1A"/>
    <w:rsid w:val="0078419C"/>
    <w:rsid w:val="00784CA7"/>
    <w:rsid w:val="00786479"/>
    <w:rsid w:val="00791891"/>
    <w:rsid w:val="00793B5E"/>
    <w:rsid w:val="007968BE"/>
    <w:rsid w:val="007A04B0"/>
    <w:rsid w:val="007A0A0F"/>
    <w:rsid w:val="007B0C06"/>
    <w:rsid w:val="007B13FF"/>
    <w:rsid w:val="007B1FFD"/>
    <w:rsid w:val="007B3CF4"/>
    <w:rsid w:val="007B41FD"/>
    <w:rsid w:val="007B4D5D"/>
    <w:rsid w:val="007B7BE9"/>
    <w:rsid w:val="007C08A9"/>
    <w:rsid w:val="007C4A20"/>
    <w:rsid w:val="007D0987"/>
    <w:rsid w:val="007D1ED7"/>
    <w:rsid w:val="007D4133"/>
    <w:rsid w:val="007D4759"/>
    <w:rsid w:val="007D5704"/>
    <w:rsid w:val="007E00BA"/>
    <w:rsid w:val="007E539C"/>
    <w:rsid w:val="007E5D29"/>
    <w:rsid w:val="007E5E24"/>
    <w:rsid w:val="007E72AE"/>
    <w:rsid w:val="007F260B"/>
    <w:rsid w:val="007F5232"/>
    <w:rsid w:val="007F5C94"/>
    <w:rsid w:val="007F63FF"/>
    <w:rsid w:val="007F6FA0"/>
    <w:rsid w:val="007F759C"/>
    <w:rsid w:val="007F76DF"/>
    <w:rsid w:val="00800445"/>
    <w:rsid w:val="0080066A"/>
    <w:rsid w:val="0080719C"/>
    <w:rsid w:val="00810814"/>
    <w:rsid w:val="00812A0B"/>
    <w:rsid w:val="00812D2E"/>
    <w:rsid w:val="00820123"/>
    <w:rsid w:val="00820324"/>
    <w:rsid w:val="008204D2"/>
    <w:rsid w:val="00824765"/>
    <w:rsid w:val="008274DF"/>
    <w:rsid w:val="00834FC6"/>
    <w:rsid w:val="008413E5"/>
    <w:rsid w:val="00845D9A"/>
    <w:rsid w:val="00846EE7"/>
    <w:rsid w:val="00850ECA"/>
    <w:rsid w:val="0085192A"/>
    <w:rsid w:val="00855979"/>
    <w:rsid w:val="008562BE"/>
    <w:rsid w:val="008568D0"/>
    <w:rsid w:val="00856F05"/>
    <w:rsid w:val="00857BE3"/>
    <w:rsid w:val="00861F50"/>
    <w:rsid w:val="00861FCD"/>
    <w:rsid w:val="008669B8"/>
    <w:rsid w:val="008674A3"/>
    <w:rsid w:val="00867911"/>
    <w:rsid w:val="00873293"/>
    <w:rsid w:val="00876E6A"/>
    <w:rsid w:val="00880997"/>
    <w:rsid w:val="008818B4"/>
    <w:rsid w:val="0088233D"/>
    <w:rsid w:val="008823F6"/>
    <w:rsid w:val="0088376E"/>
    <w:rsid w:val="0088657D"/>
    <w:rsid w:val="00887852"/>
    <w:rsid w:val="00890EB3"/>
    <w:rsid w:val="008910E7"/>
    <w:rsid w:val="008931A8"/>
    <w:rsid w:val="008931C9"/>
    <w:rsid w:val="0089320C"/>
    <w:rsid w:val="008938DD"/>
    <w:rsid w:val="008955FC"/>
    <w:rsid w:val="00895FD5"/>
    <w:rsid w:val="00896332"/>
    <w:rsid w:val="00897E1B"/>
    <w:rsid w:val="008A0586"/>
    <w:rsid w:val="008A1E45"/>
    <w:rsid w:val="008A2867"/>
    <w:rsid w:val="008A2B99"/>
    <w:rsid w:val="008A3942"/>
    <w:rsid w:val="008A53A5"/>
    <w:rsid w:val="008A5758"/>
    <w:rsid w:val="008A6373"/>
    <w:rsid w:val="008B1702"/>
    <w:rsid w:val="008B2106"/>
    <w:rsid w:val="008B6075"/>
    <w:rsid w:val="008C2059"/>
    <w:rsid w:val="008C3156"/>
    <w:rsid w:val="008C624D"/>
    <w:rsid w:val="008C7373"/>
    <w:rsid w:val="008D3E2D"/>
    <w:rsid w:val="008D5F2C"/>
    <w:rsid w:val="008D66C5"/>
    <w:rsid w:val="008E12D5"/>
    <w:rsid w:val="008E16ED"/>
    <w:rsid w:val="008E1865"/>
    <w:rsid w:val="008E1E01"/>
    <w:rsid w:val="008E2797"/>
    <w:rsid w:val="008E4BE5"/>
    <w:rsid w:val="008F0A07"/>
    <w:rsid w:val="008F485D"/>
    <w:rsid w:val="008F496C"/>
    <w:rsid w:val="008F564C"/>
    <w:rsid w:val="008F656A"/>
    <w:rsid w:val="008F720B"/>
    <w:rsid w:val="008F7B06"/>
    <w:rsid w:val="00900F21"/>
    <w:rsid w:val="00905509"/>
    <w:rsid w:val="00905661"/>
    <w:rsid w:val="0090622C"/>
    <w:rsid w:val="009075BB"/>
    <w:rsid w:val="00907E20"/>
    <w:rsid w:val="00910C93"/>
    <w:rsid w:val="00912DFF"/>
    <w:rsid w:val="0092325E"/>
    <w:rsid w:val="009246F4"/>
    <w:rsid w:val="009252A7"/>
    <w:rsid w:val="009254F4"/>
    <w:rsid w:val="00925D96"/>
    <w:rsid w:val="00926A74"/>
    <w:rsid w:val="00927128"/>
    <w:rsid w:val="00933BB1"/>
    <w:rsid w:val="00933D97"/>
    <w:rsid w:val="00933E1C"/>
    <w:rsid w:val="009348E3"/>
    <w:rsid w:val="00941B01"/>
    <w:rsid w:val="00945106"/>
    <w:rsid w:val="00946A8E"/>
    <w:rsid w:val="00947166"/>
    <w:rsid w:val="00947295"/>
    <w:rsid w:val="00950C14"/>
    <w:rsid w:val="009549EC"/>
    <w:rsid w:val="00960392"/>
    <w:rsid w:val="00960E11"/>
    <w:rsid w:val="0096129F"/>
    <w:rsid w:val="00961365"/>
    <w:rsid w:val="009616EC"/>
    <w:rsid w:val="00961CBC"/>
    <w:rsid w:val="00967762"/>
    <w:rsid w:val="00970AF5"/>
    <w:rsid w:val="00972BEE"/>
    <w:rsid w:val="00974009"/>
    <w:rsid w:val="00982D31"/>
    <w:rsid w:val="00983EBE"/>
    <w:rsid w:val="00984EB9"/>
    <w:rsid w:val="009858F9"/>
    <w:rsid w:val="00991041"/>
    <w:rsid w:val="00992028"/>
    <w:rsid w:val="009940A7"/>
    <w:rsid w:val="00997335"/>
    <w:rsid w:val="00997C75"/>
    <w:rsid w:val="00997D1F"/>
    <w:rsid w:val="009A2625"/>
    <w:rsid w:val="009A26BF"/>
    <w:rsid w:val="009A33E4"/>
    <w:rsid w:val="009A42AA"/>
    <w:rsid w:val="009A6F89"/>
    <w:rsid w:val="009A737B"/>
    <w:rsid w:val="009A746B"/>
    <w:rsid w:val="009A7E17"/>
    <w:rsid w:val="009B137E"/>
    <w:rsid w:val="009B23A7"/>
    <w:rsid w:val="009B4E5E"/>
    <w:rsid w:val="009B6391"/>
    <w:rsid w:val="009B6BC1"/>
    <w:rsid w:val="009B6E70"/>
    <w:rsid w:val="009C09CB"/>
    <w:rsid w:val="009C0BA3"/>
    <w:rsid w:val="009C0D94"/>
    <w:rsid w:val="009C11F0"/>
    <w:rsid w:val="009C12CE"/>
    <w:rsid w:val="009C2C76"/>
    <w:rsid w:val="009C368C"/>
    <w:rsid w:val="009C568B"/>
    <w:rsid w:val="009C5A71"/>
    <w:rsid w:val="009C73AC"/>
    <w:rsid w:val="009D23B6"/>
    <w:rsid w:val="009D2708"/>
    <w:rsid w:val="009D4124"/>
    <w:rsid w:val="009D5B49"/>
    <w:rsid w:val="009E28C5"/>
    <w:rsid w:val="009E3677"/>
    <w:rsid w:val="009E3833"/>
    <w:rsid w:val="009E465C"/>
    <w:rsid w:val="009E6915"/>
    <w:rsid w:val="009E6A5F"/>
    <w:rsid w:val="009E7A8B"/>
    <w:rsid w:val="009E7C01"/>
    <w:rsid w:val="009F1154"/>
    <w:rsid w:val="009F162A"/>
    <w:rsid w:val="009F25EB"/>
    <w:rsid w:val="009F4ADD"/>
    <w:rsid w:val="009F5602"/>
    <w:rsid w:val="009F6CFA"/>
    <w:rsid w:val="00A02596"/>
    <w:rsid w:val="00A06969"/>
    <w:rsid w:val="00A07B86"/>
    <w:rsid w:val="00A10A2C"/>
    <w:rsid w:val="00A11BCF"/>
    <w:rsid w:val="00A1311E"/>
    <w:rsid w:val="00A15A2E"/>
    <w:rsid w:val="00A15E00"/>
    <w:rsid w:val="00A163C6"/>
    <w:rsid w:val="00A179FE"/>
    <w:rsid w:val="00A2218D"/>
    <w:rsid w:val="00A2263F"/>
    <w:rsid w:val="00A24343"/>
    <w:rsid w:val="00A245F0"/>
    <w:rsid w:val="00A275A4"/>
    <w:rsid w:val="00A3086C"/>
    <w:rsid w:val="00A30FB4"/>
    <w:rsid w:val="00A319BA"/>
    <w:rsid w:val="00A31DBE"/>
    <w:rsid w:val="00A322FC"/>
    <w:rsid w:val="00A323E6"/>
    <w:rsid w:val="00A34D7C"/>
    <w:rsid w:val="00A34DF8"/>
    <w:rsid w:val="00A3674E"/>
    <w:rsid w:val="00A36788"/>
    <w:rsid w:val="00A40045"/>
    <w:rsid w:val="00A4049F"/>
    <w:rsid w:val="00A405F0"/>
    <w:rsid w:val="00A47575"/>
    <w:rsid w:val="00A51D94"/>
    <w:rsid w:val="00A52067"/>
    <w:rsid w:val="00A535B6"/>
    <w:rsid w:val="00A55151"/>
    <w:rsid w:val="00A5559A"/>
    <w:rsid w:val="00A57247"/>
    <w:rsid w:val="00A61434"/>
    <w:rsid w:val="00A61F25"/>
    <w:rsid w:val="00A63C3F"/>
    <w:rsid w:val="00A645FC"/>
    <w:rsid w:val="00A65209"/>
    <w:rsid w:val="00A679E3"/>
    <w:rsid w:val="00A71766"/>
    <w:rsid w:val="00A72517"/>
    <w:rsid w:val="00A74666"/>
    <w:rsid w:val="00A75539"/>
    <w:rsid w:val="00A75F92"/>
    <w:rsid w:val="00A771BA"/>
    <w:rsid w:val="00A77DE7"/>
    <w:rsid w:val="00A80743"/>
    <w:rsid w:val="00A80F4B"/>
    <w:rsid w:val="00A851CB"/>
    <w:rsid w:val="00A857BE"/>
    <w:rsid w:val="00A85868"/>
    <w:rsid w:val="00A868EF"/>
    <w:rsid w:val="00A90319"/>
    <w:rsid w:val="00A925B4"/>
    <w:rsid w:val="00A9270D"/>
    <w:rsid w:val="00A93E1C"/>
    <w:rsid w:val="00A950EE"/>
    <w:rsid w:val="00A9565D"/>
    <w:rsid w:val="00A962AF"/>
    <w:rsid w:val="00AA0610"/>
    <w:rsid w:val="00AA09CA"/>
    <w:rsid w:val="00AA0CE0"/>
    <w:rsid w:val="00AA3FA7"/>
    <w:rsid w:val="00AA673E"/>
    <w:rsid w:val="00AB228E"/>
    <w:rsid w:val="00AB24D1"/>
    <w:rsid w:val="00AB3F05"/>
    <w:rsid w:val="00AB5B95"/>
    <w:rsid w:val="00AC0427"/>
    <w:rsid w:val="00AC0696"/>
    <w:rsid w:val="00AC0C66"/>
    <w:rsid w:val="00AC2E25"/>
    <w:rsid w:val="00AC3468"/>
    <w:rsid w:val="00AC4235"/>
    <w:rsid w:val="00AC4554"/>
    <w:rsid w:val="00AC78A5"/>
    <w:rsid w:val="00AD0817"/>
    <w:rsid w:val="00AD2910"/>
    <w:rsid w:val="00AD4669"/>
    <w:rsid w:val="00AD519F"/>
    <w:rsid w:val="00AD72AC"/>
    <w:rsid w:val="00AE19F8"/>
    <w:rsid w:val="00AE4522"/>
    <w:rsid w:val="00AE655D"/>
    <w:rsid w:val="00AE7339"/>
    <w:rsid w:val="00AF040D"/>
    <w:rsid w:val="00AF047C"/>
    <w:rsid w:val="00AF545D"/>
    <w:rsid w:val="00AF7837"/>
    <w:rsid w:val="00AF7DD0"/>
    <w:rsid w:val="00B00893"/>
    <w:rsid w:val="00B02377"/>
    <w:rsid w:val="00B02A11"/>
    <w:rsid w:val="00B04E32"/>
    <w:rsid w:val="00B11BBC"/>
    <w:rsid w:val="00B15266"/>
    <w:rsid w:val="00B170ED"/>
    <w:rsid w:val="00B17FF6"/>
    <w:rsid w:val="00B21D6B"/>
    <w:rsid w:val="00B22D53"/>
    <w:rsid w:val="00B318A2"/>
    <w:rsid w:val="00B31F6A"/>
    <w:rsid w:val="00B3338F"/>
    <w:rsid w:val="00B35FA4"/>
    <w:rsid w:val="00B41DA4"/>
    <w:rsid w:val="00B42157"/>
    <w:rsid w:val="00B46DA8"/>
    <w:rsid w:val="00B579F7"/>
    <w:rsid w:val="00B57E81"/>
    <w:rsid w:val="00B66088"/>
    <w:rsid w:val="00B6621C"/>
    <w:rsid w:val="00B66418"/>
    <w:rsid w:val="00B71C44"/>
    <w:rsid w:val="00B748C6"/>
    <w:rsid w:val="00B771F8"/>
    <w:rsid w:val="00B7770F"/>
    <w:rsid w:val="00B77744"/>
    <w:rsid w:val="00B779BB"/>
    <w:rsid w:val="00B802B4"/>
    <w:rsid w:val="00B814C8"/>
    <w:rsid w:val="00B83DCE"/>
    <w:rsid w:val="00B84F4C"/>
    <w:rsid w:val="00B87301"/>
    <w:rsid w:val="00B9090F"/>
    <w:rsid w:val="00B90A10"/>
    <w:rsid w:val="00B90A87"/>
    <w:rsid w:val="00B91CBB"/>
    <w:rsid w:val="00B9383A"/>
    <w:rsid w:val="00B93C40"/>
    <w:rsid w:val="00B95B87"/>
    <w:rsid w:val="00B96EF0"/>
    <w:rsid w:val="00B97EC5"/>
    <w:rsid w:val="00BA1CFB"/>
    <w:rsid w:val="00BA382F"/>
    <w:rsid w:val="00BA5B5F"/>
    <w:rsid w:val="00BA67EB"/>
    <w:rsid w:val="00BA766E"/>
    <w:rsid w:val="00BA7C87"/>
    <w:rsid w:val="00BB3390"/>
    <w:rsid w:val="00BB7759"/>
    <w:rsid w:val="00BC07D9"/>
    <w:rsid w:val="00BC5271"/>
    <w:rsid w:val="00BC7587"/>
    <w:rsid w:val="00BD215B"/>
    <w:rsid w:val="00BD2EB7"/>
    <w:rsid w:val="00BD5C20"/>
    <w:rsid w:val="00BD5F8E"/>
    <w:rsid w:val="00BD7A38"/>
    <w:rsid w:val="00BE187B"/>
    <w:rsid w:val="00BE3AE8"/>
    <w:rsid w:val="00BE5057"/>
    <w:rsid w:val="00BE7EB8"/>
    <w:rsid w:val="00BF218A"/>
    <w:rsid w:val="00BF515D"/>
    <w:rsid w:val="00BF580C"/>
    <w:rsid w:val="00BF6984"/>
    <w:rsid w:val="00C01679"/>
    <w:rsid w:val="00C06AD3"/>
    <w:rsid w:val="00C13261"/>
    <w:rsid w:val="00C14F62"/>
    <w:rsid w:val="00C16B13"/>
    <w:rsid w:val="00C2158A"/>
    <w:rsid w:val="00C22D63"/>
    <w:rsid w:val="00C231F6"/>
    <w:rsid w:val="00C2422C"/>
    <w:rsid w:val="00C26F97"/>
    <w:rsid w:val="00C27EA3"/>
    <w:rsid w:val="00C308BF"/>
    <w:rsid w:val="00C3260A"/>
    <w:rsid w:val="00C327D8"/>
    <w:rsid w:val="00C369CB"/>
    <w:rsid w:val="00C41F7E"/>
    <w:rsid w:val="00C46F16"/>
    <w:rsid w:val="00C504ED"/>
    <w:rsid w:val="00C50C32"/>
    <w:rsid w:val="00C51BCF"/>
    <w:rsid w:val="00C54FF8"/>
    <w:rsid w:val="00C55FCB"/>
    <w:rsid w:val="00C56663"/>
    <w:rsid w:val="00C56F8C"/>
    <w:rsid w:val="00C61CFE"/>
    <w:rsid w:val="00C62004"/>
    <w:rsid w:val="00C62E50"/>
    <w:rsid w:val="00C63BB6"/>
    <w:rsid w:val="00C64830"/>
    <w:rsid w:val="00C6529E"/>
    <w:rsid w:val="00C655BF"/>
    <w:rsid w:val="00C70521"/>
    <w:rsid w:val="00C735CA"/>
    <w:rsid w:val="00C739C3"/>
    <w:rsid w:val="00C73D45"/>
    <w:rsid w:val="00C74831"/>
    <w:rsid w:val="00C76523"/>
    <w:rsid w:val="00C77346"/>
    <w:rsid w:val="00C773A2"/>
    <w:rsid w:val="00C83E12"/>
    <w:rsid w:val="00C906A3"/>
    <w:rsid w:val="00C913C1"/>
    <w:rsid w:val="00C92B0E"/>
    <w:rsid w:val="00C93E5D"/>
    <w:rsid w:val="00C959DB"/>
    <w:rsid w:val="00C95B0B"/>
    <w:rsid w:val="00C965A5"/>
    <w:rsid w:val="00CA0051"/>
    <w:rsid w:val="00CA1179"/>
    <w:rsid w:val="00CA1E2A"/>
    <w:rsid w:val="00CA5B24"/>
    <w:rsid w:val="00CA647D"/>
    <w:rsid w:val="00CB0935"/>
    <w:rsid w:val="00CB0CA4"/>
    <w:rsid w:val="00CB1575"/>
    <w:rsid w:val="00CB2C96"/>
    <w:rsid w:val="00CB309C"/>
    <w:rsid w:val="00CB4604"/>
    <w:rsid w:val="00CB4926"/>
    <w:rsid w:val="00CB5AFD"/>
    <w:rsid w:val="00CB6392"/>
    <w:rsid w:val="00CB717E"/>
    <w:rsid w:val="00CB754E"/>
    <w:rsid w:val="00CC0CF7"/>
    <w:rsid w:val="00CC1690"/>
    <w:rsid w:val="00CC1D29"/>
    <w:rsid w:val="00CC1D6D"/>
    <w:rsid w:val="00CC52F0"/>
    <w:rsid w:val="00CD0227"/>
    <w:rsid w:val="00CD0263"/>
    <w:rsid w:val="00CD501F"/>
    <w:rsid w:val="00CD5390"/>
    <w:rsid w:val="00CD5AFE"/>
    <w:rsid w:val="00CD6952"/>
    <w:rsid w:val="00CD69D0"/>
    <w:rsid w:val="00CD6C91"/>
    <w:rsid w:val="00CD744B"/>
    <w:rsid w:val="00CE1179"/>
    <w:rsid w:val="00CE214A"/>
    <w:rsid w:val="00CF3414"/>
    <w:rsid w:val="00CF3B9C"/>
    <w:rsid w:val="00CF44F7"/>
    <w:rsid w:val="00CF4933"/>
    <w:rsid w:val="00CF66A6"/>
    <w:rsid w:val="00D011E0"/>
    <w:rsid w:val="00D01BA1"/>
    <w:rsid w:val="00D01C56"/>
    <w:rsid w:val="00D01E4E"/>
    <w:rsid w:val="00D02646"/>
    <w:rsid w:val="00D03860"/>
    <w:rsid w:val="00D04D98"/>
    <w:rsid w:val="00D12558"/>
    <w:rsid w:val="00D1288C"/>
    <w:rsid w:val="00D139D4"/>
    <w:rsid w:val="00D13AD6"/>
    <w:rsid w:val="00D1449C"/>
    <w:rsid w:val="00D16D85"/>
    <w:rsid w:val="00D17B53"/>
    <w:rsid w:val="00D25B76"/>
    <w:rsid w:val="00D25ECA"/>
    <w:rsid w:val="00D26F4B"/>
    <w:rsid w:val="00D3265F"/>
    <w:rsid w:val="00D327B2"/>
    <w:rsid w:val="00D339BC"/>
    <w:rsid w:val="00D3455D"/>
    <w:rsid w:val="00D4060B"/>
    <w:rsid w:val="00D40F6E"/>
    <w:rsid w:val="00D43AF1"/>
    <w:rsid w:val="00D4472D"/>
    <w:rsid w:val="00D4567A"/>
    <w:rsid w:val="00D46FA7"/>
    <w:rsid w:val="00D51E0B"/>
    <w:rsid w:val="00D52E2D"/>
    <w:rsid w:val="00D534E5"/>
    <w:rsid w:val="00D544B6"/>
    <w:rsid w:val="00D577FF"/>
    <w:rsid w:val="00D57A6D"/>
    <w:rsid w:val="00D57B47"/>
    <w:rsid w:val="00D62B20"/>
    <w:rsid w:val="00D64F79"/>
    <w:rsid w:val="00D74A08"/>
    <w:rsid w:val="00D761FB"/>
    <w:rsid w:val="00D767E3"/>
    <w:rsid w:val="00D76B0E"/>
    <w:rsid w:val="00D80208"/>
    <w:rsid w:val="00D8096C"/>
    <w:rsid w:val="00D8267C"/>
    <w:rsid w:val="00D82CB4"/>
    <w:rsid w:val="00D911D8"/>
    <w:rsid w:val="00D93D47"/>
    <w:rsid w:val="00DA28FE"/>
    <w:rsid w:val="00DA6628"/>
    <w:rsid w:val="00DA6697"/>
    <w:rsid w:val="00DA6A27"/>
    <w:rsid w:val="00DB1A8E"/>
    <w:rsid w:val="00DB21C0"/>
    <w:rsid w:val="00DB2888"/>
    <w:rsid w:val="00DB59A9"/>
    <w:rsid w:val="00DB6EEB"/>
    <w:rsid w:val="00DC00E6"/>
    <w:rsid w:val="00DC0D26"/>
    <w:rsid w:val="00DD419C"/>
    <w:rsid w:val="00DD4EA1"/>
    <w:rsid w:val="00DD5CCF"/>
    <w:rsid w:val="00DE16D2"/>
    <w:rsid w:val="00DE1F46"/>
    <w:rsid w:val="00DE31BD"/>
    <w:rsid w:val="00DE4E48"/>
    <w:rsid w:val="00DE5284"/>
    <w:rsid w:val="00DE68AB"/>
    <w:rsid w:val="00DF0D3A"/>
    <w:rsid w:val="00DF2569"/>
    <w:rsid w:val="00DF3050"/>
    <w:rsid w:val="00DF3720"/>
    <w:rsid w:val="00E00907"/>
    <w:rsid w:val="00E02B4B"/>
    <w:rsid w:val="00E07A3D"/>
    <w:rsid w:val="00E102E7"/>
    <w:rsid w:val="00E138CC"/>
    <w:rsid w:val="00E144BF"/>
    <w:rsid w:val="00E15184"/>
    <w:rsid w:val="00E245AA"/>
    <w:rsid w:val="00E24689"/>
    <w:rsid w:val="00E2549F"/>
    <w:rsid w:val="00E265BB"/>
    <w:rsid w:val="00E30A7E"/>
    <w:rsid w:val="00E329C5"/>
    <w:rsid w:val="00E365A7"/>
    <w:rsid w:val="00E371FD"/>
    <w:rsid w:val="00E4092D"/>
    <w:rsid w:val="00E411C5"/>
    <w:rsid w:val="00E42814"/>
    <w:rsid w:val="00E44BD4"/>
    <w:rsid w:val="00E54B9C"/>
    <w:rsid w:val="00E55F57"/>
    <w:rsid w:val="00E607B8"/>
    <w:rsid w:val="00E60F34"/>
    <w:rsid w:val="00E61DB6"/>
    <w:rsid w:val="00E64BEB"/>
    <w:rsid w:val="00E677B1"/>
    <w:rsid w:val="00E67BE5"/>
    <w:rsid w:val="00E71FEC"/>
    <w:rsid w:val="00E72A0E"/>
    <w:rsid w:val="00E74EA6"/>
    <w:rsid w:val="00E849DF"/>
    <w:rsid w:val="00E85A2E"/>
    <w:rsid w:val="00E86B03"/>
    <w:rsid w:val="00E87940"/>
    <w:rsid w:val="00E8799A"/>
    <w:rsid w:val="00E92285"/>
    <w:rsid w:val="00E92424"/>
    <w:rsid w:val="00E9262A"/>
    <w:rsid w:val="00E94B2B"/>
    <w:rsid w:val="00E9505A"/>
    <w:rsid w:val="00E958B7"/>
    <w:rsid w:val="00EA0390"/>
    <w:rsid w:val="00EA1260"/>
    <w:rsid w:val="00EA51FF"/>
    <w:rsid w:val="00EA5A50"/>
    <w:rsid w:val="00EB1CC1"/>
    <w:rsid w:val="00EB287C"/>
    <w:rsid w:val="00EB329B"/>
    <w:rsid w:val="00EB4406"/>
    <w:rsid w:val="00EB62E7"/>
    <w:rsid w:val="00EC1A7D"/>
    <w:rsid w:val="00EC2063"/>
    <w:rsid w:val="00EC41B3"/>
    <w:rsid w:val="00EC4BD7"/>
    <w:rsid w:val="00ED0B35"/>
    <w:rsid w:val="00ED1621"/>
    <w:rsid w:val="00ED1B1B"/>
    <w:rsid w:val="00ED3657"/>
    <w:rsid w:val="00ED577B"/>
    <w:rsid w:val="00ED6DBF"/>
    <w:rsid w:val="00ED7624"/>
    <w:rsid w:val="00EE0B59"/>
    <w:rsid w:val="00EE195D"/>
    <w:rsid w:val="00EE1A9C"/>
    <w:rsid w:val="00EE2768"/>
    <w:rsid w:val="00EE355E"/>
    <w:rsid w:val="00EE47EA"/>
    <w:rsid w:val="00EE544F"/>
    <w:rsid w:val="00EE5EE3"/>
    <w:rsid w:val="00EF23DB"/>
    <w:rsid w:val="00F05E03"/>
    <w:rsid w:val="00F0799A"/>
    <w:rsid w:val="00F119A7"/>
    <w:rsid w:val="00F11C4D"/>
    <w:rsid w:val="00F12BBB"/>
    <w:rsid w:val="00F205EA"/>
    <w:rsid w:val="00F20C99"/>
    <w:rsid w:val="00F214D5"/>
    <w:rsid w:val="00F302D7"/>
    <w:rsid w:val="00F3183B"/>
    <w:rsid w:val="00F33763"/>
    <w:rsid w:val="00F42128"/>
    <w:rsid w:val="00F45422"/>
    <w:rsid w:val="00F46B6F"/>
    <w:rsid w:val="00F47717"/>
    <w:rsid w:val="00F53E00"/>
    <w:rsid w:val="00F54ECA"/>
    <w:rsid w:val="00F56146"/>
    <w:rsid w:val="00F57668"/>
    <w:rsid w:val="00F62234"/>
    <w:rsid w:val="00F6453E"/>
    <w:rsid w:val="00F675C1"/>
    <w:rsid w:val="00F71FA1"/>
    <w:rsid w:val="00F73EDF"/>
    <w:rsid w:val="00F74F8A"/>
    <w:rsid w:val="00F75E35"/>
    <w:rsid w:val="00F76EBF"/>
    <w:rsid w:val="00F7745C"/>
    <w:rsid w:val="00F815D4"/>
    <w:rsid w:val="00F8196D"/>
    <w:rsid w:val="00F8334F"/>
    <w:rsid w:val="00F85071"/>
    <w:rsid w:val="00F91D71"/>
    <w:rsid w:val="00F91F33"/>
    <w:rsid w:val="00F9343E"/>
    <w:rsid w:val="00F93792"/>
    <w:rsid w:val="00F95594"/>
    <w:rsid w:val="00F96DC4"/>
    <w:rsid w:val="00F97414"/>
    <w:rsid w:val="00F9777B"/>
    <w:rsid w:val="00FA06F2"/>
    <w:rsid w:val="00FA10F2"/>
    <w:rsid w:val="00FA1F99"/>
    <w:rsid w:val="00FA22E4"/>
    <w:rsid w:val="00FA5481"/>
    <w:rsid w:val="00FA5C47"/>
    <w:rsid w:val="00FB0820"/>
    <w:rsid w:val="00FB0F9B"/>
    <w:rsid w:val="00FB29A0"/>
    <w:rsid w:val="00FB2AC2"/>
    <w:rsid w:val="00FB56C2"/>
    <w:rsid w:val="00FC50DE"/>
    <w:rsid w:val="00FC5936"/>
    <w:rsid w:val="00FC5AC5"/>
    <w:rsid w:val="00FC5E0D"/>
    <w:rsid w:val="00FC7F6B"/>
    <w:rsid w:val="00FD30ED"/>
    <w:rsid w:val="00FD3388"/>
    <w:rsid w:val="00FD3471"/>
    <w:rsid w:val="00FD38D3"/>
    <w:rsid w:val="00FD732C"/>
    <w:rsid w:val="00FD7D1D"/>
    <w:rsid w:val="00FE1EF7"/>
    <w:rsid w:val="00FE2379"/>
    <w:rsid w:val="00FE424D"/>
    <w:rsid w:val="00FE4B06"/>
    <w:rsid w:val="00FE5300"/>
    <w:rsid w:val="00FE63AF"/>
    <w:rsid w:val="00FE6FE9"/>
    <w:rsid w:val="00FE7A2C"/>
    <w:rsid w:val="00FF17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D755C"/>
  <w15:chartTrackingRefBased/>
  <w15:docId w15:val="{DD3CEA21-DAEC-4783-99B1-41CF18BA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after="120"/>
    </w:pPr>
    <w:rPr>
      <w:rFonts w:ascii="Arial" w:hAnsi="Arial"/>
      <w:sz w:val="22"/>
      <w:lang w:val="en-GB" w:eastAsia="en-US"/>
    </w:rPr>
  </w:style>
  <w:style w:type="paragraph" w:styleId="u1">
    <w:name w:val="heading 1"/>
    <w:aliases w:val="H1,H11,h1,PA Chapter,Part,Heading,new page/chapter,Heading 1a,Project 1,RFS,Document,Chapter,Main Section,Main heading,DPHead1,Project 11,RFS1,Part1,Document1,h11,Chapter1,Main Section1,Main heading1,DPHead11,H12,Project 12,RFS2,Part2"/>
    <w:basedOn w:val="Binhthng"/>
    <w:next w:val="Binhthng"/>
    <w:autoRedefine/>
    <w:qFormat/>
    <w:pPr>
      <w:keepNext/>
      <w:pageBreakBefore/>
      <w:tabs>
        <w:tab w:val="left" w:pos="426"/>
      </w:tabs>
      <w:spacing w:before="240" w:line="240" w:lineRule="atLeast"/>
      <w:outlineLvl w:val="0"/>
    </w:pPr>
    <w:rPr>
      <w:b/>
      <w:noProof/>
      <w:kern w:val="28"/>
    </w:rPr>
  </w:style>
  <w:style w:type="paragraph" w:styleId="u2">
    <w:name w:val="heading 2"/>
    <w:aliases w:val="H21,h2,sl2,Body Ital,Medium,(ALL CAPS 10),PARA2,PA Major Section,Numbered - 2,h 3,Heading 2a,見出し 2 Char Char,hd 2,luck2,Sub-heading,Headinnormalg 2,Section 1.1,1.1 Heading 2,l2,list 2,list 2,heading 2TOC,Head 2,List level 2,Header 2,body,test"/>
    <w:basedOn w:val="Binhthng"/>
    <w:next w:val="Binhthng"/>
    <w:qFormat/>
    <w:pPr>
      <w:keepNext/>
      <w:spacing w:before="480"/>
      <w:outlineLvl w:val="1"/>
    </w:pPr>
    <w:rPr>
      <w:b/>
    </w:rPr>
  </w:style>
  <w:style w:type="paragraph" w:styleId="u3">
    <w:name w:val="heading 3"/>
    <w:aliases w:val="Bold 12,L3,h3,Unterabschnitt,Beitrag-Unterabschnitt,H3,Head 3,Subheading,3 bullet,2,bullet,SECOND,Second,BLANK2,ob,dot,bu,Response,1.2.3.,Numbered - 3,heading 3,3,sub-sub,dd heading 3,H31,Section,Sub-section,Paragraph,h31,h32,Para3,(Alt+3),b"/>
    <w:basedOn w:val="Binhthng"/>
    <w:next w:val="Binhthng"/>
    <w:autoRedefine/>
    <w:qFormat/>
    <w:pPr>
      <w:tabs>
        <w:tab w:val="left" w:pos="709"/>
      </w:tabs>
      <w:ind w:left="1066" w:hanging="357"/>
      <w:jc w:val="both"/>
      <w:outlineLvl w:val="2"/>
    </w:pPr>
    <w:rPr>
      <w:rFonts w:cs="Arial"/>
      <w:b/>
      <w:bCs/>
      <w:sz w:val="20"/>
      <w:lang w:eastAsia="ja-JP"/>
    </w:rPr>
  </w:style>
  <w:style w:type="paragraph" w:styleId="u4">
    <w:name w:val="heading 4"/>
    <w:aliases w:val="h4,PA Micro Section,h41,h4 sub sub heading,D Sub-Sub/Plain,Heading Four,Heading3.5,Map Title,Level 2 - a,4 dash,d"/>
    <w:basedOn w:val="Binhthng"/>
    <w:next w:val="Binhthng"/>
    <w:autoRedefine/>
    <w:qFormat/>
    <w:pPr>
      <w:ind w:left="720"/>
      <w:jc w:val="both"/>
      <w:outlineLvl w:val="3"/>
    </w:pPr>
    <w:rPr>
      <w:rFonts w:cs="Arial"/>
    </w:rPr>
  </w:style>
  <w:style w:type="paragraph" w:styleId="u5">
    <w:name w:val="heading 5"/>
    <w:aliases w:val="H5,Level 3 - i,Heading 5(unused),xHeading 5,L5,5"/>
    <w:basedOn w:val="Binhthng"/>
    <w:next w:val="Binhthng"/>
    <w:qFormat/>
    <w:pPr>
      <w:keepNext/>
      <w:tabs>
        <w:tab w:val="num" w:pos="1008"/>
      </w:tabs>
      <w:spacing w:before="160"/>
      <w:ind w:left="1008" w:hanging="1008"/>
      <w:outlineLvl w:val="4"/>
    </w:pPr>
    <w:rPr>
      <w:b/>
      <w:sz w:val="18"/>
    </w:rPr>
  </w:style>
  <w:style w:type="paragraph" w:styleId="u6">
    <w:name w:val="heading 6"/>
    <w:aliases w:val="Heading 6(unused),a,L1 PIP,6,H6,h6,Third Subheading"/>
    <w:basedOn w:val="Binhthng"/>
    <w:next w:val="Binhthng"/>
    <w:qFormat/>
    <w:pPr>
      <w:tabs>
        <w:tab w:val="num" w:pos="1152"/>
      </w:tabs>
      <w:spacing w:before="240" w:after="60"/>
      <w:ind w:left="1152" w:hanging="1152"/>
      <w:outlineLvl w:val="5"/>
    </w:pPr>
    <w:rPr>
      <w:i/>
    </w:rPr>
  </w:style>
  <w:style w:type="paragraph" w:styleId="u7">
    <w:name w:val="heading 7"/>
    <w:aliases w:val="Heading 7(unused),L7,L71,L72,L73,L74,L75,L76,L77,L78,L79,L710,L711,L712,L713,L714,L715,L716,L717,L718,L719,L720,L721,L722,L2 PIP,7"/>
    <w:basedOn w:val="Binhthng"/>
    <w:next w:val="Binhthng"/>
    <w:qFormat/>
    <w:pPr>
      <w:tabs>
        <w:tab w:val="num" w:pos="1296"/>
      </w:tabs>
      <w:spacing w:before="240" w:after="60"/>
      <w:ind w:left="1296" w:hanging="1296"/>
      <w:outlineLvl w:val="6"/>
    </w:pPr>
  </w:style>
  <w:style w:type="paragraph" w:styleId="u8">
    <w:name w:val="heading 8"/>
    <w:aliases w:val="Heading 8(unused),L3 PIP,8"/>
    <w:basedOn w:val="Binhthng"/>
    <w:next w:val="Binhthng"/>
    <w:qFormat/>
    <w:pPr>
      <w:tabs>
        <w:tab w:val="num" w:pos="1440"/>
      </w:tabs>
      <w:spacing w:before="240" w:after="60"/>
      <w:ind w:left="1440" w:hanging="1440"/>
      <w:outlineLvl w:val="7"/>
    </w:pPr>
    <w:rPr>
      <w:i/>
    </w:rPr>
  </w:style>
  <w:style w:type="paragraph" w:styleId="u9">
    <w:name w:val="heading 9"/>
    <w:aliases w:val="App1,App Heading,Heading 9(unused),appendix,appendix1,appendix2,appendix3,appendix4,appendix5,appendix6,appendix7,appendix8,appendix9,appendix10,appendix11,appendix12,appendix13,appendix14,appendix15,appendix16,appendix17,appendix18,appendix19"/>
    <w:basedOn w:val="Binhthng"/>
    <w:next w:val="Binhthng"/>
    <w:qFormat/>
    <w:pPr>
      <w:tabs>
        <w:tab w:val="num" w:pos="1584"/>
      </w:tabs>
      <w:spacing w:before="120" w:line="240" w:lineRule="atLeast"/>
      <w:ind w:left="1584" w:hanging="1584"/>
      <w:outlineLvl w:val="8"/>
    </w:pPr>
    <w:rPr>
      <w:sz w:val="2"/>
      <w:lang w:val="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PAChapterChar">
    <w:name w:val="PA Chapter Char"/>
    <w:rPr>
      <w:rFonts w:ascii="Arial" w:hAnsi="Arial"/>
      <w:b/>
      <w:noProof/>
      <w:kern w:val="28"/>
      <w:sz w:val="22"/>
      <w:lang w:val="en-GB" w:eastAsia="en-US" w:bidi="ar-SA"/>
    </w:rPr>
  </w:style>
  <w:style w:type="character" w:customStyle="1" w:styleId="PARA2Char">
    <w:name w:val="PARA2 Char"/>
    <w:aliases w:val="PA Major Section Char,Numbered - 2 Char,h 3 Char,Heading 2a Char,見出し 2 Char Char Char"/>
    <w:rPr>
      <w:rFonts w:ascii="Arial" w:hAnsi="Arial"/>
      <w:b/>
      <w:sz w:val="22"/>
      <w:lang w:val="en-GB" w:eastAsia="en-US" w:bidi="ar-SA"/>
    </w:rPr>
  </w:style>
  <w:style w:type="paragraph" w:customStyle="1" w:styleId="HTML">
    <w:name w:val="HTML"/>
    <w:basedOn w:val="SCITHTML"/>
  </w:style>
  <w:style w:type="paragraph" w:customStyle="1" w:styleId="SCITHTML">
    <w:name w:val="SCIT_HTML"/>
    <w:pPr>
      <w:keepNext/>
      <w:keepLines/>
      <w:pBdr>
        <w:top w:val="single" w:sz="4" w:space="4" w:color="auto" w:shadow="1"/>
        <w:left w:val="single" w:sz="4" w:space="4" w:color="auto" w:shadow="1"/>
        <w:bottom w:val="single" w:sz="4" w:space="4" w:color="auto" w:shadow="1"/>
        <w:right w:val="single" w:sz="4" w:space="4" w:color="auto" w:shadow="1"/>
      </w:pBdr>
      <w:ind w:left="113" w:right="113"/>
    </w:pPr>
    <w:rPr>
      <w:rFonts w:ascii="Arial" w:hAnsi="Arial"/>
      <w:sz w:val="18"/>
      <w:lang w:val="en-AU" w:eastAsia="en-US"/>
    </w:rPr>
  </w:style>
  <w:style w:type="paragraph" w:customStyle="1" w:styleId="SCIT">
    <w:name w:val="SCIT"/>
    <w:next w:val="Binhthng"/>
    <w:pPr>
      <w:spacing w:before="240" w:after="240"/>
    </w:pPr>
    <w:rPr>
      <w:rFonts w:ascii="Arial" w:hAnsi="Arial"/>
      <w:color w:val="FF0000"/>
      <w:sz w:val="22"/>
      <w:lang w:val="en-AU" w:eastAsia="en-US"/>
    </w:rPr>
  </w:style>
  <w:style w:type="paragraph" w:customStyle="1" w:styleId="BASIC">
    <w:name w:val="BASIC"/>
    <w:basedOn w:val="SCITBASIC"/>
  </w:style>
  <w:style w:type="paragraph" w:customStyle="1" w:styleId="SCITBASIC">
    <w:name w:val="SCIT_BASIC"/>
    <w:pPr>
      <w:tabs>
        <w:tab w:val="left" w:pos="567"/>
        <w:tab w:val="left" w:pos="1134"/>
        <w:tab w:val="left" w:pos="1701"/>
        <w:tab w:val="left" w:pos="2268"/>
        <w:tab w:val="left" w:pos="2835"/>
        <w:tab w:val="left" w:pos="3402"/>
        <w:tab w:val="left" w:pos="3969"/>
        <w:tab w:val="left" w:pos="4536"/>
      </w:tabs>
      <w:spacing w:after="240"/>
    </w:pPr>
    <w:rPr>
      <w:rFonts w:ascii="Arial" w:hAnsi="Arial"/>
      <w:color w:val="FF0000"/>
      <w:sz w:val="18"/>
      <w:lang w:val="en-AU" w:eastAsia="en-US"/>
    </w:rPr>
  </w:style>
  <w:style w:type="paragraph" w:customStyle="1" w:styleId="ScaffoldOutline1">
    <w:name w:val="Scaffold Outline 1"/>
    <w:next w:val="Binhthng"/>
    <w:pPr>
      <w:keepNext/>
      <w:keepLines/>
      <w:pageBreakBefore/>
      <w:shd w:val="pct10" w:color="auto" w:fill="FFFFFF"/>
      <w:spacing w:after="480"/>
      <w:jc w:val="center"/>
      <w:outlineLvl w:val="0"/>
    </w:pPr>
    <w:rPr>
      <w:rFonts w:ascii="Arial" w:hAnsi="Arial"/>
      <w:b/>
      <w:smallCaps/>
      <w:sz w:val="32"/>
      <w:lang w:val="en-AU" w:eastAsia="en-US"/>
    </w:rPr>
  </w:style>
  <w:style w:type="paragraph" w:customStyle="1" w:styleId="ScaffoldOutline2">
    <w:name w:val="Scaffold Outline 2"/>
    <w:next w:val="Binhthng"/>
    <w:pPr>
      <w:keepNext/>
      <w:keepLines/>
      <w:shd w:val="pct10" w:color="auto" w:fill="FFFFFF"/>
      <w:spacing w:before="480" w:after="240"/>
    </w:pPr>
    <w:rPr>
      <w:rFonts w:ascii="Arial" w:hAnsi="Arial"/>
      <w:sz w:val="28"/>
      <w:lang w:val="en-AU" w:eastAsia="en-US"/>
    </w:rPr>
  </w:style>
  <w:style w:type="paragraph" w:styleId="utrang">
    <w:name w:val="header"/>
    <w:aliases w:val="page-header,ph"/>
    <w:basedOn w:val="Binhthng"/>
    <w:pPr>
      <w:tabs>
        <w:tab w:val="center" w:pos="4153"/>
        <w:tab w:val="right" w:pos="8306"/>
      </w:tabs>
    </w:pPr>
  </w:style>
  <w:style w:type="paragraph" w:styleId="Chntrang">
    <w:name w:val="footer"/>
    <w:basedOn w:val="Binhthng"/>
    <w:link w:val="ChntrangChar"/>
    <w:uiPriority w:val="99"/>
    <w:pPr>
      <w:tabs>
        <w:tab w:val="center" w:pos="4153"/>
        <w:tab w:val="right" w:pos="8306"/>
      </w:tabs>
    </w:pPr>
  </w:style>
  <w:style w:type="paragraph" w:customStyle="1" w:styleId="ScaffoldComment">
    <w:name w:val="Scaffold Comment"/>
    <w:next w:val="Binhthng"/>
    <w:pPr>
      <w:pBdr>
        <w:top w:val="single" w:sz="4" w:space="4" w:color="auto" w:shadow="1"/>
        <w:left w:val="single" w:sz="4" w:space="4" w:color="auto" w:shadow="1"/>
        <w:bottom w:val="single" w:sz="4" w:space="4" w:color="auto" w:shadow="1"/>
        <w:right w:val="single" w:sz="4" w:space="4" w:color="auto" w:shadow="1"/>
      </w:pBdr>
      <w:tabs>
        <w:tab w:val="num" w:pos="360"/>
      </w:tabs>
      <w:spacing w:after="120"/>
      <w:ind w:left="470" w:right="113" w:hanging="357"/>
    </w:pPr>
    <w:rPr>
      <w:rFonts w:ascii="Arial" w:hAnsi="Arial"/>
      <w:i/>
      <w:sz w:val="22"/>
      <w:lang w:val="en-AU" w:eastAsia="en-US"/>
    </w:rPr>
  </w:style>
  <w:style w:type="paragraph" w:customStyle="1" w:styleId="ScaffoldGuidance">
    <w:name w:val="Scaffold Guidance"/>
    <w:rPr>
      <w:rFonts w:ascii="Arial" w:hAnsi="Arial"/>
      <w:color w:val="0000FF"/>
      <w:sz w:val="18"/>
      <w:lang w:val="en-AU" w:eastAsia="en-US"/>
    </w:rPr>
  </w:style>
  <w:style w:type="paragraph" w:customStyle="1" w:styleId="ScaffoldLogic">
    <w:name w:val="Scaffold Logic"/>
    <w:pPr>
      <w:tabs>
        <w:tab w:val="left" w:pos="284"/>
        <w:tab w:val="left" w:pos="567"/>
        <w:tab w:val="left" w:pos="851"/>
        <w:tab w:val="left" w:pos="1134"/>
        <w:tab w:val="left" w:pos="1418"/>
        <w:tab w:val="left" w:pos="1701"/>
      </w:tabs>
    </w:pPr>
    <w:rPr>
      <w:rFonts w:ascii="Arial" w:hAnsi="Arial"/>
      <w:color w:val="FF0000"/>
      <w:sz w:val="18"/>
      <w:lang w:val="en-AU" w:eastAsia="en-US"/>
    </w:rPr>
  </w:style>
  <w:style w:type="paragraph" w:customStyle="1" w:styleId="FirstIndent">
    <w:name w:val="First Indent"/>
    <w:basedOn w:val="Binhthng"/>
    <w:pPr>
      <w:tabs>
        <w:tab w:val="left" w:pos="1440"/>
      </w:tabs>
      <w:ind w:left="360" w:hanging="360"/>
      <w:jc w:val="both"/>
    </w:pPr>
  </w:style>
  <w:style w:type="paragraph" w:customStyle="1" w:styleId="Normal-Bulletted">
    <w:name w:val="Normal - Bulletted"/>
    <w:basedOn w:val="Binhthng"/>
    <w:pPr>
      <w:tabs>
        <w:tab w:val="num" w:pos="360"/>
      </w:tabs>
      <w:ind w:left="360" w:hanging="360"/>
    </w:pPr>
  </w:style>
  <w:style w:type="paragraph" w:styleId="Thnvnban2">
    <w:name w:val="Body Text 2"/>
    <w:basedOn w:val="Binhthng"/>
    <w:pPr>
      <w:ind w:left="720"/>
    </w:pPr>
  </w:style>
  <w:style w:type="paragraph" w:styleId="ThutlThnVnban">
    <w:name w:val="Body Text Indent"/>
    <w:basedOn w:val="Binhthng"/>
    <w:pPr>
      <w:ind w:left="426" w:hanging="426"/>
    </w:pPr>
  </w:style>
  <w:style w:type="character" w:styleId="Siuktni">
    <w:name w:val="Hyperlink"/>
    <w:rPr>
      <w:color w:val="0000FF"/>
      <w:u w:val="single"/>
    </w:rPr>
  </w:style>
  <w:style w:type="paragraph" w:styleId="ThnvnbanThutl3">
    <w:name w:val="Body Text Indent 3"/>
    <w:basedOn w:val="Binhthng"/>
    <w:pPr>
      <w:ind w:left="1440"/>
      <w:jc w:val="both"/>
    </w:pPr>
  </w:style>
  <w:style w:type="paragraph" w:styleId="Danhsach">
    <w:name w:val="List"/>
    <w:basedOn w:val="Binhthng"/>
    <w:pPr>
      <w:tabs>
        <w:tab w:val="left" w:pos="360"/>
      </w:tabs>
      <w:spacing w:after="0"/>
      <w:ind w:left="360" w:hanging="360"/>
    </w:pPr>
    <w:rPr>
      <w:rFonts w:eastAsia="PMingLiU"/>
      <w:snapToGrid w:val="0"/>
      <w:sz w:val="20"/>
      <w:lang w:val="en-US"/>
    </w:rPr>
  </w:style>
  <w:style w:type="paragraph" w:customStyle="1" w:styleId="Style2">
    <w:name w:val="Style2"/>
    <w:basedOn w:val="Binhthng"/>
    <w:pPr>
      <w:tabs>
        <w:tab w:val="left" w:pos="720"/>
      </w:tabs>
      <w:adjustRightInd w:val="0"/>
      <w:snapToGrid w:val="0"/>
      <w:spacing w:after="0"/>
    </w:pPr>
    <w:rPr>
      <w:rFonts w:eastAsia="PMingLiU"/>
      <w:sz w:val="20"/>
    </w:rPr>
  </w:style>
  <w:style w:type="paragraph" w:styleId="ThnVnban">
    <w:name w:val="Body Text"/>
    <w:basedOn w:val="Binhthng"/>
    <w:pPr>
      <w:jc w:val="both"/>
    </w:pPr>
    <w:rPr>
      <w:snapToGrid w:val="0"/>
    </w:rPr>
  </w:style>
  <w:style w:type="paragraph" w:customStyle="1" w:styleId="Normal1">
    <w:name w:val="Normal1"/>
    <w:basedOn w:val="Khivnban"/>
    <w:pPr>
      <w:spacing w:after="0"/>
      <w:ind w:left="720" w:right="0"/>
    </w:pPr>
    <w:rPr>
      <w:rFonts w:eastAsia="PMingLiU" w:cs="Arial"/>
      <w:snapToGrid w:val="0"/>
      <w:sz w:val="20"/>
      <w:lang w:val="en-US"/>
    </w:rPr>
  </w:style>
  <w:style w:type="paragraph" w:styleId="Khivnban">
    <w:name w:val="Block Text"/>
    <w:basedOn w:val="Binhthng"/>
    <w:pPr>
      <w:ind w:left="1440" w:right="1440"/>
    </w:pPr>
  </w:style>
  <w:style w:type="paragraph" w:styleId="ThnvnbanThutl2">
    <w:name w:val="Body Text Indent 2"/>
    <w:basedOn w:val="Binhthng"/>
    <w:pPr>
      <w:ind w:left="720"/>
    </w:pPr>
  </w:style>
  <w:style w:type="character" w:styleId="FollowedHyperlink">
    <w:name w:val="FollowedHyperlink"/>
    <w:rPr>
      <w:color w:val="800080"/>
      <w:u w:val="single"/>
    </w:rPr>
  </w:style>
  <w:style w:type="paragraph" w:customStyle="1" w:styleId="HLegal1Head">
    <w:name w:val="HLegal 1 Head"/>
    <w:basedOn w:val="Binhthng"/>
    <w:pPr>
      <w:numPr>
        <w:numId w:val="1"/>
      </w:numPr>
    </w:pPr>
  </w:style>
  <w:style w:type="paragraph" w:customStyle="1" w:styleId="HLegal2">
    <w:name w:val="HLegal 2"/>
    <w:basedOn w:val="Binhthng"/>
    <w:pPr>
      <w:numPr>
        <w:ilvl w:val="1"/>
        <w:numId w:val="2"/>
      </w:numPr>
    </w:pPr>
  </w:style>
  <w:style w:type="paragraph" w:customStyle="1" w:styleId="HLegal3">
    <w:name w:val="HLegal 3"/>
    <w:basedOn w:val="Binhthng"/>
    <w:pPr>
      <w:numPr>
        <w:ilvl w:val="2"/>
        <w:numId w:val="2"/>
      </w:numPr>
      <w:jc w:val="both"/>
    </w:pPr>
  </w:style>
  <w:style w:type="paragraph" w:customStyle="1" w:styleId="HLegal4">
    <w:name w:val="HLegal 4"/>
    <w:basedOn w:val="Binhthng"/>
    <w:pPr>
      <w:numPr>
        <w:ilvl w:val="5"/>
        <w:numId w:val="2"/>
      </w:numPr>
    </w:pPr>
  </w:style>
  <w:style w:type="paragraph" w:customStyle="1" w:styleId="HLegal5">
    <w:name w:val="HLegal 5"/>
    <w:basedOn w:val="Binhthng"/>
    <w:pPr>
      <w:numPr>
        <w:ilvl w:val="6"/>
        <w:numId w:val="2"/>
      </w:numPr>
    </w:pPr>
  </w:style>
  <w:style w:type="paragraph" w:customStyle="1" w:styleId="HLegal6">
    <w:name w:val="HLegal 6"/>
    <w:basedOn w:val="Binhthng"/>
    <w:pPr>
      <w:numPr>
        <w:ilvl w:val="7"/>
        <w:numId w:val="2"/>
      </w:numPr>
    </w:pPr>
  </w:style>
  <w:style w:type="paragraph" w:customStyle="1" w:styleId="HLegal7">
    <w:name w:val="HLegal 7"/>
    <w:basedOn w:val="Binhthng"/>
    <w:pPr>
      <w:tabs>
        <w:tab w:val="num" w:pos="4320"/>
      </w:tabs>
      <w:ind w:left="4320" w:hanging="720"/>
    </w:pPr>
  </w:style>
  <w:style w:type="paragraph" w:customStyle="1" w:styleId="HLegal8">
    <w:name w:val="HLegal 8"/>
    <w:basedOn w:val="Binhthng"/>
    <w:pPr>
      <w:tabs>
        <w:tab w:val="num" w:pos="5040"/>
      </w:tabs>
      <w:ind w:left="5040" w:hanging="720"/>
    </w:pPr>
  </w:style>
  <w:style w:type="paragraph" w:customStyle="1" w:styleId="Body2">
    <w:name w:val="Body 2"/>
    <w:basedOn w:val="Binhthng"/>
    <w:pPr>
      <w:spacing w:after="240"/>
      <w:ind w:left="720"/>
      <w:jc w:val="both"/>
    </w:pPr>
    <w:rPr>
      <w:rFonts w:ascii="Times New Roman" w:hAnsi="Times New Roman"/>
      <w:szCs w:val="22"/>
    </w:rPr>
  </w:style>
  <w:style w:type="paragraph" w:styleId="Thnvnban3">
    <w:name w:val="Body Text 3"/>
    <w:basedOn w:val="Binhthng"/>
    <w:pPr>
      <w:widowControl w:val="0"/>
      <w:tabs>
        <w:tab w:val="left" w:pos="9828"/>
      </w:tabs>
    </w:pPr>
    <w:rPr>
      <w:rFonts w:cs="Arial"/>
      <w:snapToGrid w:val="0"/>
      <w:color w:val="000000"/>
    </w:rPr>
  </w:style>
  <w:style w:type="paragraph" w:customStyle="1" w:styleId="Level1">
    <w:name w:val="Level 1"/>
    <w:basedOn w:val="Binhthng"/>
    <w:next w:val="Binhthng"/>
    <w:pPr>
      <w:tabs>
        <w:tab w:val="num" w:pos="709"/>
      </w:tabs>
      <w:spacing w:after="210" w:line="360" w:lineRule="auto"/>
      <w:ind w:left="709" w:hanging="709"/>
      <w:jc w:val="both"/>
      <w:outlineLvl w:val="0"/>
    </w:pPr>
    <w:rPr>
      <w:rFonts w:cs="Arial"/>
      <w:kern w:val="28"/>
      <w:sz w:val="21"/>
      <w:szCs w:val="21"/>
      <w:lang w:eastAsia="zh-CN"/>
    </w:rPr>
  </w:style>
  <w:style w:type="paragraph" w:customStyle="1" w:styleId="Level2">
    <w:name w:val="Level 2"/>
    <w:basedOn w:val="Binhthng"/>
    <w:next w:val="Binhthng"/>
    <w:pPr>
      <w:tabs>
        <w:tab w:val="num" w:pos="709"/>
      </w:tabs>
      <w:spacing w:after="210" w:line="360" w:lineRule="auto"/>
      <w:ind w:left="709" w:hanging="709"/>
      <w:jc w:val="both"/>
      <w:outlineLvl w:val="1"/>
    </w:pPr>
    <w:rPr>
      <w:rFonts w:cs="Arial"/>
      <w:kern w:val="28"/>
      <w:sz w:val="21"/>
      <w:szCs w:val="21"/>
      <w:lang w:eastAsia="zh-CN"/>
    </w:rPr>
  </w:style>
  <w:style w:type="paragraph" w:customStyle="1" w:styleId="Level3">
    <w:name w:val="Level 3"/>
    <w:basedOn w:val="Binhthng"/>
    <w:next w:val="Binhthng"/>
    <w:pPr>
      <w:tabs>
        <w:tab w:val="num" w:pos="1417"/>
      </w:tabs>
      <w:spacing w:after="210" w:line="360" w:lineRule="auto"/>
      <w:ind w:left="1417" w:hanging="708"/>
      <w:jc w:val="both"/>
      <w:outlineLvl w:val="2"/>
    </w:pPr>
    <w:rPr>
      <w:rFonts w:cs="Arial"/>
      <w:kern w:val="28"/>
      <w:sz w:val="21"/>
      <w:szCs w:val="21"/>
      <w:lang w:eastAsia="zh-CN"/>
    </w:rPr>
  </w:style>
  <w:style w:type="paragraph" w:customStyle="1" w:styleId="Level4">
    <w:name w:val="Level 4"/>
    <w:basedOn w:val="Binhthng"/>
    <w:next w:val="Binhthng"/>
    <w:pPr>
      <w:tabs>
        <w:tab w:val="num" w:pos="2126"/>
      </w:tabs>
      <w:spacing w:after="210" w:line="360" w:lineRule="auto"/>
      <w:ind w:left="2126" w:hanging="709"/>
      <w:jc w:val="both"/>
      <w:outlineLvl w:val="3"/>
    </w:pPr>
    <w:rPr>
      <w:rFonts w:cs="Arial"/>
      <w:kern w:val="28"/>
      <w:sz w:val="21"/>
      <w:szCs w:val="21"/>
      <w:lang w:eastAsia="zh-CN"/>
    </w:rPr>
  </w:style>
  <w:style w:type="paragraph" w:customStyle="1" w:styleId="Level5">
    <w:name w:val="Level 5"/>
    <w:basedOn w:val="Binhthng"/>
    <w:next w:val="Binhthng"/>
    <w:pPr>
      <w:tabs>
        <w:tab w:val="num" w:pos="2835"/>
      </w:tabs>
      <w:spacing w:after="210" w:line="360" w:lineRule="auto"/>
      <w:ind w:left="2835" w:hanging="709"/>
      <w:jc w:val="both"/>
      <w:outlineLvl w:val="4"/>
    </w:pPr>
    <w:rPr>
      <w:rFonts w:cs="Arial"/>
      <w:kern w:val="28"/>
      <w:sz w:val="21"/>
      <w:szCs w:val="21"/>
      <w:lang w:eastAsia="zh-CN"/>
    </w:rPr>
  </w:style>
  <w:style w:type="paragraph" w:customStyle="1" w:styleId="HLegal1NTOC">
    <w:name w:val="HLegal 1 NTOC"/>
    <w:basedOn w:val="Binhthng"/>
    <w:pPr>
      <w:keepNext/>
      <w:tabs>
        <w:tab w:val="num" w:pos="720"/>
      </w:tabs>
      <w:spacing w:after="240"/>
      <w:ind w:left="720" w:hanging="720"/>
      <w:jc w:val="both"/>
    </w:pPr>
    <w:rPr>
      <w:rFonts w:ascii="Times New Roman" w:hAnsi="Times New Roman"/>
      <w:b/>
      <w:bCs/>
      <w:szCs w:val="22"/>
    </w:rPr>
  </w:style>
  <w:style w:type="paragraph" w:customStyle="1" w:styleId="HLegal2NTOC">
    <w:name w:val="HLegal 2 NTOC"/>
    <w:basedOn w:val="HLegal2"/>
    <w:pPr>
      <w:numPr>
        <w:ilvl w:val="0"/>
        <w:numId w:val="0"/>
      </w:numPr>
      <w:tabs>
        <w:tab w:val="num" w:pos="720"/>
        <w:tab w:val="num" w:pos="1440"/>
      </w:tabs>
      <w:spacing w:after="240"/>
      <w:ind w:left="1440" w:hanging="720"/>
      <w:jc w:val="both"/>
    </w:pPr>
    <w:rPr>
      <w:rFonts w:ascii="Times New Roman" w:hAnsi="Times New Roman"/>
      <w:szCs w:val="22"/>
    </w:rPr>
  </w:style>
  <w:style w:type="paragraph" w:customStyle="1" w:styleId="HLegal3NTOC">
    <w:name w:val="HLegal 3 NTOC"/>
    <w:basedOn w:val="HLegal3"/>
    <w:pPr>
      <w:numPr>
        <w:ilvl w:val="0"/>
        <w:numId w:val="0"/>
      </w:numPr>
      <w:tabs>
        <w:tab w:val="num" w:pos="1440"/>
        <w:tab w:val="num" w:pos="2160"/>
      </w:tabs>
      <w:spacing w:after="240"/>
      <w:ind w:left="2160" w:hanging="720"/>
    </w:pPr>
    <w:rPr>
      <w:rFonts w:ascii="Times New Roman" w:hAnsi="Times New Roman"/>
      <w:szCs w:val="22"/>
    </w:rPr>
  </w:style>
  <w:style w:type="paragraph" w:customStyle="1" w:styleId="HLegal4NTOC">
    <w:name w:val="HLegal 4 NTOC"/>
    <w:basedOn w:val="HLegal4"/>
    <w:pPr>
      <w:numPr>
        <w:ilvl w:val="0"/>
        <w:numId w:val="0"/>
      </w:numPr>
      <w:tabs>
        <w:tab w:val="num" w:pos="2160"/>
        <w:tab w:val="num" w:pos="2880"/>
      </w:tabs>
      <w:spacing w:after="240"/>
      <w:ind w:left="2880" w:hanging="720"/>
      <w:jc w:val="both"/>
    </w:pPr>
    <w:rPr>
      <w:rFonts w:ascii="Times New Roman" w:hAnsi="Times New Roman"/>
      <w:szCs w:val="22"/>
    </w:rPr>
  </w:style>
  <w:style w:type="paragraph" w:customStyle="1" w:styleId="HLegal5NTOC">
    <w:name w:val="HLegal 5 NTOC"/>
    <w:basedOn w:val="HLegal5"/>
    <w:pPr>
      <w:numPr>
        <w:ilvl w:val="0"/>
        <w:numId w:val="0"/>
      </w:numPr>
      <w:tabs>
        <w:tab w:val="num" w:pos="720"/>
        <w:tab w:val="num" w:pos="2880"/>
      </w:tabs>
      <w:spacing w:after="240"/>
      <w:ind w:left="2880" w:hanging="720"/>
      <w:jc w:val="both"/>
    </w:pPr>
    <w:rPr>
      <w:rFonts w:ascii="Times New Roman" w:hAnsi="Times New Roman"/>
      <w:szCs w:val="22"/>
    </w:rPr>
  </w:style>
  <w:style w:type="paragraph" w:customStyle="1" w:styleId="HLegal6NTOC">
    <w:name w:val="HLegal 6 NTOC"/>
    <w:basedOn w:val="HLegal6"/>
    <w:pPr>
      <w:numPr>
        <w:ilvl w:val="0"/>
        <w:numId w:val="0"/>
      </w:numPr>
      <w:tabs>
        <w:tab w:val="num" w:pos="720"/>
        <w:tab w:val="num" w:pos="3600"/>
      </w:tabs>
      <w:spacing w:after="240"/>
      <w:ind w:left="3600" w:hanging="720"/>
      <w:jc w:val="both"/>
    </w:pPr>
    <w:rPr>
      <w:rFonts w:ascii="Times New Roman" w:hAnsi="Times New Roman"/>
      <w:szCs w:val="22"/>
    </w:rPr>
  </w:style>
  <w:style w:type="paragraph" w:customStyle="1" w:styleId="HLegal7NTOC">
    <w:name w:val="HLegal 7 NTOC"/>
    <w:basedOn w:val="HLegal7"/>
    <w:pPr>
      <w:tabs>
        <w:tab w:val="num" w:pos="720"/>
      </w:tabs>
      <w:spacing w:after="240"/>
      <w:jc w:val="both"/>
    </w:pPr>
    <w:rPr>
      <w:rFonts w:ascii="Times New Roman" w:hAnsi="Times New Roman"/>
      <w:szCs w:val="22"/>
    </w:rPr>
  </w:style>
  <w:style w:type="paragraph" w:customStyle="1" w:styleId="HLegal8NTOC">
    <w:name w:val="HLegal 8 NTOC"/>
    <w:basedOn w:val="HLegal8"/>
    <w:pPr>
      <w:tabs>
        <w:tab w:val="num" w:pos="720"/>
      </w:tabs>
      <w:spacing w:after="240"/>
      <w:jc w:val="both"/>
    </w:pPr>
    <w:rPr>
      <w:rFonts w:ascii="Times New Roman" w:hAnsi="Times New Roman"/>
      <w:szCs w:val="22"/>
    </w:rPr>
  </w:style>
  <w:style w:type="paragraph" w:customStyle="1" w:styleId="Bullets1">
    <w:name w:val="Bullets 1"/>
    <w:basedOn w:val="Binhthng"/>
    <w:pPr>
      <w:tabs>
        <w:tab w:val="num" w:pos="720"/>
      </w:tabs>
      <w:spacing w:after="240"/>
      <w:ind w:left="720" w:hanging="720"/>
      <w:jc w:val="both"/>
      <w:outlineLvl w:val="0"/>
    </w:pPr>
    <w:rPr>
      <w:rFonts w:ascii="Times New Roman" w:hAnsi="Times New Roman"/>
      <w:szCs w:val="22"/>
    </w:rPr>
  </w:style>
  <w:style w:type="paragraph" w:customStyle="1" w:styleId="Bullets2">
    <w:name w:val="Bullets 2"/>
    <w:basedOn w:val="Binhthng"/>
    <w:pPr>
      <w:tabs>
        <w:tab w:val="num" w:pos="1440"/>
      </w:tabs>
      <w:spacing w:after="240"/>
      <w:ind w:left="1440" w:hanging="720"/>
      <w:jc w:val="both"/>
    </w:pPr>
    <w:rPr>
      <w:rFonts w:ascii="Times New Roman" w:hAnsi="Times New Roman"/>
      <w:szCs w:val="22"/>
    </w:rPr>
  </w:style>
  <w:style w:type="paragraph" w:customStyle="1" w:styleId="Bullets3">
    <w:name w:val="Bullets 3"/>
    <w:basedOn w:val="Binhthng"/>
    <w:pPr>
      <w:tabs>
        <w:tab w:val="num" w:pos="2160"/>
      </w:tabs>
      <w:spacing w:after="240"/>
      <w:ind w:left="2160" w:hanging="720"/>
      <w:jc w:val="both"/>
    </w:pPr>
    <w:rPr>
      <w:rFonts w:ascii="Times New Roman" w:hAnsi="Times New Roman"/>
      <w:szCs w:val="22"/>
    </w:rPr>
  </w:style>
  <w:style w:type="paragraph" w:customStyle="1" w:styleId="Bullets4">
    <w:name w:val="Bullets 4"/>
    <w:basedOn w:val="Binhthng"/>
    <w:pPr>
      <w:tabs>
        <w:tab w:val="num" w:pos="2880"/>
      </w:tabs>
      <w:spacing w:after="240"/>
      <w:ind w:left="2880" w:hanging="720"/>
      <w:jc w:val="both"/>
    </w:pPr>
    <w:rPr>
      <w:rFonts w:ascii="Times New Roman" w:hAnsi="Times New Roman"/>
      <w:szCs w:val="22"/>
    </w:rPr>
  </w:style>
  <w:style w:type="paragraph" w:customStyle="1" w:styleId="Bullets5">
    <w:name w:val="Bullets 5"/>
    <w:basedOn w:val="Binhthng"/>
    <w:pPr>
      <w:tabs>
        <w:tab w:val="num" w:pos="3600"/>
      </w:tabs>
      <w:spacing w:after="240"/>
      <w:ind w:left="3600" w:hanging="720"/>
      <w:jc w:val="both"/>
    </w:pPr>
    <w:rPr>
      <w:rFonts w:ascii="Times New Roman" w:hAnsi="Times New Roman"/>
      <w:szCs w:val="22"/>
    </w:rPr>
  </w:style>
  <w:style w:type="paragraph" w:customStyle="1" w:styleId="Bullets6">
    <w:name w:val="Bullets 6"/>
    <w:basedOn w:val="Binhthng"/>
    <w:pPr>
      <w:tabs>
        <w:tab w:val="num" w:pos="4320"/>
      </w:tabs>
      <w:spacing w:after="240"/>
      <w:ind w:left="4320" w:hanging="720"/>
      <w:jc w:val="both"/>
    </w:pPr>
    <w:rPr>
      <w:rFonts w:ascii="Times New Roman" w:hAnsi="Times New Roman"/>
      <w:szCs w:val="22"/>
    </w:rPr>
  </w:style>
  <w:style w:type="paragraph" w:customStyle="1" w:styleId="Bullets7">
    <w:name w:val="Bullets 7"/>
    <w:basedOn w:val="Binhthng"/>
    <w:pPr>
      <w:tabs>
        <w:tab w:val="num" w:pos="5040"/>
      </w:tabs>
      <w:spacing w:after="240"/>
      <w:ind w:left="5040" w:hanging="720"/>
      <w:jc w:val="both"/>
    </w:pPr>
    <w:rPr>
      <w:rFonts w:ascii="Times New Roman" w:hAnsi="Times New Roman"/>
      <w:szCs w:val="22"/>
    </w:rPr>
  </w:style>
  <w:style w:type="paragraph" w:customStyle="1" w:styleId="Bullets8">
    <w:name w:val="Bullets 8"/>
    <w:basedOn w:val="Binhthng"/>
    <w:pPr>
      <w:tabs>
        <w:tab w:val="num" w:pos="5760"/>
      </w:tabs>
      <w:spacing w:after="240"/>
      <w:ind w:left="5760" w:hanging="720"/>
      <w:jc w:val="both"/>
    </w:pPr>
    <w:rPr>
      <w:rFonts w:ascii="Times New Roman" w:hAnsi="Times New Roman"/>
      <w:szCs w:val="22"/>
    </w:rPr>
  </w:style>
  <w:style w:type="paragraph" w:customStyle="1" w:styleId="Bullets9">
    <w:name w:val="Bullets 9"/>
    <w:basedOn w:val="Binhthng"/>
    <w:pPr>
      <w:tabs>
        <w:tab w:val="num" w:pos="6480"/>
      </w:tabs>
      <w:spacing w:after="240"/>
      <w:ind w:left="6480" w:hanging="720"/>
      <w:jc w:val="both"/>
    </w:pPr>
    <w:rPr>
      <w:rFonts w:ascii="Times New Roman" w:hAnsi="Times New Roman"/>
      <w:szCs w:val="22"/>
    </w:rPr>
  </w:style>
  <w:style w:type="paragraph" w:customStyle="1" w:styleId="Body">
    <w:name w:val="Body"/>
    <w:basedOn w:val="Binhthng"/>
    <w:pPr>
      <w:spacing w:after="240"/>
      <w:jc w:val="both"/>
    </w:pPr>
    <w:rPr>
      <w:rFonts w:ascii="Times New Roman" w:hAnsi="Times New Roman"/>
      <w:szCs w:val="22"/>
    </w:rPr>
  </w:style>
  <w:style w:type="paragraph" w:customStyle="1" w:styleId="House1">
    <w:name w:val="House 1"/>
    <w:basedOn w:val="Body"/>
    <w:pPr>
      <w:tabs>
        <w:tab w:val="num" w:pos="360"/>
        <w:tab w:val="num" w:pos="720"/>
        <w:tab w:val="num" w:pos="926"/>
      </w:tabs>
      <w:ind w:left="720" w:hanging="720"/>
    </w:pPr>
  </w:style>
  <w:style w:type="paragraph" w:customStyle="1" w:styleId="SchdNum">
    <w:name w:val="Schd Num"/>
    <w:basedOn w:val="Body"/>
    <w:next w:val="Binhthng"/>
    <w:pPr>
      <w:keepNext/>
      <w:jc w:val="center"/>
    </w:pPr>
    <w:rPr>
      <w:b/>
      <w:bCs/>
    </w:rPr>
  </w:style>
  <w:style w:type="paragraph" w:customStyle="1" w:styleId="PgNumber">
    <w:name w:val="PgNumber"/>
    <w:basedOn w:val="Binhthng"/>
    <w:next w:val="Binhthng"/>
    <w:pPr>
      <w:spacing w:before="120"/>
      <w:jc w:val="center"/>
    </w:pPr>
    <w:rPr>
      <w:rFonts w:ascii="Times New Roman" w:hAnsi="Times New Roman"/>
      <w:szCs w:val="22"/>
    </w:rPr>
  </w:style>
  <w:style w:type="paragraph" w:customStyle="1" w:styleId="SchdParts">
    <w:name w:val="Schd Parts"/>
    <w:basedOn w:val="Body"/>
    <w:next w:val="Body"/>
    <w:pPr>
      <w:keepNext/>
      <w:jc w:val="center"/>
    </w:pPr>
    <w:rPr>
      <w:b/>
      <w:bCs/>
    </w:rPr>
  </w:style>
  <w:style w:type="paragraph" w:customStyle="1" w:styleId="AppxHead">
    <w:name w:val="Appx Head"/>
    <w:basedOn w:val="Body"/>
    <w:next w:val="Body"/>
    <w:pPr>
      <w:keepNext/>
      <w:jc w:val="center"/>
    </w:pPr>
    <w:rPr>
      <w:b/>
      <w:bCs/>
    </w:rPr>
  </w:style>
  <w:style w:type="paragraph" w:customStyle="1" w:styleId="FileName">
    <w:name w:val="FileName"/>
    <w:basedOn w:val="Binhthng"/>
    <w:pPr>
      <w:spacing w:before="120" w:after="240"/>
    </w:pPr>
    <w:rPr>
      <w:rFonts w:ascii="Times New Roman" w:eastAsia="PMingLiU" w:hAnsi="Times New Roman"/>
      <w:sz w:val="12"/>
      <w:szCs w:val="24"/>
    </w:rPr>
  </w:style>
  <w:style w:type="paragraph" w:styleId="Sudong">
    <w:name w:val="List Number"/>
    <w:basedOn w:val="Danhsach"/>
    <w:pPr>
      <w:tabs>
        <w:tab w:val="clear" w:pos="360"/>
      </w:tabs>
      <w:overflowPunct w:val="0"/>
      <w:autoSpaceDE w:val="0"/>
      <w:autoSpaceDN w:val="0"/>
      <w:adjustRightInd w:val="0"/>
      <w:spacing w:after="240" w:line="240" w:lineRule="atLeast"/>
      <w:ind w:left="1440"/>
      <w:jc w:val="both"/>
      <w:textAlignment w:val="baseline"/>
    </w:pPr>
    <w:rPr>
      <w:rFonts w:eastAsia="MS Mincho"/>
      <w:snapToGrid/>
      <w:spacing w:val="-5"/>
    </w:rPr>
  </w:style>
  <w:style w:type="paragraph" w:customStyle="1" w:styleId="TextLevel2">
    <w:name w:val="Text Level 2"/>
    <w:basedOn w:val="Binhthng"/>
    <w:pPr>
      <w:keepLines/>
      <w:spacing w:before="120"/>
      <w:ind w:left="720" w:hanging="720"/>
      <w:jc w:val="both"/>
    </w:pPr>
    <w:rPr>
      <w:lang w:val="en-US"/>
    </w:rPr>
  </w:style>
  <w:style w:type="paragraph" w:customStyle="1" w:styleId="ListRoman3">
    <w:name w:val="List Roman 3"/>
    <w:basedOn w:val="Binhthng"/>
    <w:next w:val="Thnvnban3"/>
    <w:pPr>
      <w:tabs>
        <w:tab w:val="left" w:pos="68"/>
        <w:tab w:val="num" w:pos="1800"/>
      </w:tabs>
      <w:spacing w:after="200" w:line="288" w:lineRule="auto"/>
      <w:ind w:left="1800" w:hanging="360"/>
      <w:jc w:val="both"/>
    </w:pPr>
    <w:rPr>
      <w:rFonts w:ascii="CG Times" w:hAnsi="CG Times"/>
      <w:lang w:eastAsia="en-GB"/>
    </w:rPr>
  </w:style>
  <w:style w:type="paragraph" w:styleId="Mucluc1">
    <w:name w:val="toc 1"/>
    <w:basedOn w:val="Binhthng"/>
    <w:next w:val="Binhthng"/>
    <w:autoRedefine/>
    <w:semiHidden/>
    <w:pPr>
      <w:spacing w:before="120"/>
    </w:pPr>
    <w:rPr>
      <w:rFonts w:ascii="Century" w:eastAsia="PMingLiU" w:hAnsi="Century"/>
      <w:b/>
      <w:bCs/>
      <w:caps/>
      <w:snapToGrid w:val="0"/>
      <w:sz w:val="20"/>
      <w:lang w:val="en-US"/>
    </w:rPr>
  </w:style>
  <w:style w:type="paragraph" w:styleId="Danhsachlintuc">
    <w:name w:val="List Continue"/>
    <w:basedOn w:val="Binhthng"/>
    <w:pPr>
      <w:ind w:left="283"/>
    </w:pPr>
  </w:style>
  <w:style w:type="character" w:styleId="Manh">
    <w:name w:val="Strong"/>
    <w:qFormat/>
    <w:rPr>
      <w:b/>
    </w:rPr>
  </w:style>
  <w:style w:type="paragraph" w:styleId="Duudong">
    <w:name w:val="List Bullet"/>
    <w:basedOn w:val="Binhthng"/>
    <w:autoRedefine/>
    <w:pPr>
      <w:tabs>
        <w:tab w:val="num" w:pos="360"/>
      </w:tabs>
      <w:spacing w:after="0"/>
      <w:ind w:left="360" w:hanging="360"/>
    </w:pPr>
    <w:rPr>
      <w:rFonts w:eastAsia="PMingLiU"/>
      <w:snapToGrid w:val="0"/>
      <w:sz w:val="20"/>
      <w:lang w:val="en-US"/>
    </w:rPr>
  </w:style>
  <w:style w:type="paragraph" w:styleId="Duudong2">
    <w:name w:val="List Bullet 2"/>
    <w:basedOn w:val="Binhthng"/>
    <w:autoRedefine/>
    <w:pPr>
      <w:tabs>
        <w:tab w:val="left" w:pos="360"/>
        <w:tab w:val="num" w:pos="720"/>
      </w:tabs>
      <w:spacing w:after="0"/>
      <w:ind w:left="720" w:hanging="360"/>
    </w:pPr>
    <w:rPr>
      <w:rFonts w:eastAsia="PMingLiU"/>
      <w:snapToGrid w:val="0"/>
      <w:sz w:val="20"/>
      <w:lang w:val="en-US"/>
    </w:rPr>
  </w:style>
  <w:style w:type="paragraph" w:styleId="Duudong3">
    <w:name w:val="List Bullet 3"/>
    <w:basedOn w:val="Binhthng"/>
    <w:autoRedefine/>
    <w:pPr>
      <w:tabs>
        <w:tab w:val="left" w:pos="360"/>
        <w:tab w:val="num" w:pos="1080"/>
      </w:tabs>
      <w:spacing w:after="0"/>
      <w:ind w:left="1080" w:hanging="360"/>
    </w:pPr>
    <w:rPr>
      <w:rFonts w:eastAsia="PMingLiU"/>
      <w:snapToGrid w:val="0"/>
      <w:sz w:val="20"/>
      <w:lang w:val="en-US"/>
    </w:rPr>
  </w:style>
  <w:style w:type="paragraph" w:customStyle="1" w:styleId="H4">
    <w:name w:val="H4"/>
    <w:basedOn w:val="Binhthng"/>
    <w:next w:val="Binhthng"/>
    <w:pPr>
      <w:keepNext/>
      <w:tabs>
        <w:tab w:val="left" w:pos="360"/>
      </w:tabs>
      <w:spacing w:before="100" w:after="100"/>
      <w:outlineLvl w:val="4"/>
    </w:pPr>
    <w:rPr>
      <w:rFonts w:eastAsia="PMingLiU"/>
      <w:b/>
      <w:snapToGrid w:val="0"/>
      <w:sz w:val="24"/>
      <w:lang w:val="en-US"/>
    </w:rPr>
  </w:style>
  <w:style w:type="paragraph" w:customStyle="1" w:styleId="H2">
    <w:name w:val="H2"/>
    <w:basedOn w:val="Binhthng"/>
    <w:next w:val="Binhthng"/>
    <w:pPr>
      <w:keepNext/>
      <w:tabs>
        <w:tab w:val="left" w:pos="360"/>
      </w:tabs>
      <w:spacing w:before="100" w:after="100"/>
      <w:outlineLvl w:val="2"/>
    </w:pPr>
    <w:rPr>
      <w:rFonts w:eastAsia="PMingLiU"/>
      <w:b/>
      <w:snapToGrid w:val="0"/>
      <w:sz w:val="36"/>
      <w:lang w:val="en-US"/>
    </w:rPr>
  </w:style>
  <w:style w:type="character" w:styleId="Strang">
    <w:name w:val="page number"/>
    <w:basedOn w:val="Phngmcinhcuaoanvn"/>
  </w:style>
  <w:style w:type="paragraph" w:styleId="Tiu">
    <w:name w:val="Title"/>
    <w:basedOn w:val="Binhthng"/>
    <w:qFormat/>
    <w:pPr>
      <w:tabs>
        <w:tab w:val="left" w:pos="360"/>
      </w:tabs>
      <w:spacing w:after="0"/>
      <w:jc w:val="center"/>
    </w:pPr>
    <w:rPr>
      <w:rFonts w:eastAsia="PMingLiU"/>
      <w:b/>
      <w:snapToGrid w:val="0"/>
      <w:sz w:val="28"/>
      <w:lang w:val="en-US"/>
    </w:rPr>
  </w:style>
  <w:style w:type="paragraph" w:styleId="Tiuphu">
    <w:name w:val="Subtitle"/>
    <w:basedOn w:val="Binhthng"/>
    <w:qFormat/>
    <w:pPr>
      <w:tabs>
        <w:tab w:val="left" w:pos="360"/>
      </w:tabs>
      <w:spacing w:after="0"/>
      <w:jc w:val="center"/>
    </w:pPr>
    <w:rPr>
      <w:rFonts w:eastAsia="PMingLiU"/>
      <w:b/>
      <w:snapToGrid w:val="0"/>
      <w:sz w:val="24"/>
      <w:lang w:val="en-US"/>
    </w:rPr>
  </w:style>
  <w:style w:type="paragraph" w:customStyle="1" w:styleId="Bullet1">
    <w:name w:val="Bullet 1"/>
    <w:basedOn w:val="Binhthng"/>
    <w:pPr>
      <w:tabs>
        <w:tab w:val="left" w:pos="360"/>
      </w:tabs>
      <w:spacing w:before="60" w:after="180"/>
      <w:ind w:left="720" w:hanging="360"/>
    </w:pPr>
    <w:rPr>
      <w:rFonts w:ascii="Times" w:eastAsia="PMingLiU" w:hAnsi="Times"/>
      <w:snapToGrid w:val="0"/>
      <w:sz w:val="24"/>
      <w:lang w:val="en-US"/>
    </w:rPr>
  </w:style>
  <w:style w:type="paragraph" w:styleId="Danhsach2">
    <w:name w:val="List 2"/>
    <w:basedOn w:val="Danhsach"/>
    <w:pPr>
      <w:tabs>
        <w:tab w:val="left" w:pos="1080"/>
      </w:tabs>
      <w:spacing w:after="80" w:line="480" w:lineRule="auto"/>
      <w:ind w:left="1080"/>
    </w:pPr>
  </w:style>
  <w:style w:type="paragraph" w:customStyle="1" w:styleId="Table">
    <w:name w:val="Table"/>
    <w:basedOn w:val="Binhthng"/>
    <w:autoRedefine/>
    <w:pPr>
      <w:shd w:val="pct10" w:color="auto" w:fill="FFFFFF"/>
      <w:tabs>
        <w:tab w:val="left" w:pos="360"/>
        <w:tab w:val="left" w:pos="810"/>
      </w:tabs>
      <w:spacing w:after="0"/>
      <w:ind w:right="-90"/>
    </w:pPr>
    <w:rPr>
      <w:rFonts w:ascii="Times New Roman" w:eastAsia="PMingLiU" w:hAnsi="Times New Roman"/>
      <w:b/>
      <w:i/>
      <w:snapToGrid w:val="0"/>
      <w:lang w:val="en-US"/>
    </w:rPr>
  </w:style>
  <w:style w:type="paragraph" w:customStyle="1" w:styleId="p5">
    <w:name w:val="p5"/>
    <w:basedOn w:val="Binhthng"/>
    <w:pPr>
      <w:widowControl w:val="0"/>
      <w:tabs>
        <w:tab w:val="left" w:pos="720"/>
      </w:tabs>
      <w:spacing w:after="0" w:line="360" w:lineRule="atLeast"/>
    </w:pPr>
    <w:rPr>
      <w:rFonts w:ascii="Tms Rmn" w:eastAsia="PMingLiU" w:hAnsi="Tms Rmn"/>
      <w:sz w:val="24"/>
      <w:lang w:val="en-US"/>
    </w:rPr>
  </w:style>
  <w:style w:type="paragraph" w:styleId="VnbanChuthich">
    <w:name w:val="annotation text"/>
    <w:basedOn w:val="Binhthng"/>
    <w:semiHidden/>
    <w:pPr>
      <w:widowControl w:val="0"/>
      <w:spacing w:after="0"/>
      <w:ind w:firstLine="720"/>
    </w:pPr>
    <w:rPr>
      <w:rFonts w:eastAsia="PMingLiU"/>
      <w:sz w:val="24"/>
      <w:lang w:val="en-US"/>
    </w:rPr>
  </w:style>
  <w:style w:type="paragraph" w:styleId="Chimuc1">
    <w:name w:val="index 1"/>
    <w:basedOn w:val="Binhthng"/>
    <w:next w:val="Binhthng"/>
    <w:autoRedefine/>
    <w:semiHidden/>
    <w:pPr>
      <w:spacing w:after="0"/>
      <w:ind w:left="200" w:hanging="200"/>
    </w:pPr>
    <w:rPr>
      <w:rFonts w:eastAsia="PMingLiU"/>
      <w:snapToGrid w:val="0"/>
      <w:sz w:val="20"/>
      <w:lang w:val="en-US"/>
    </w:rPr>
  </w:style>
  <w:style w:type="paragraph" w:styleId="Ngaythang">
    <w:name w:val="Date"/>
    <w:basedOn w:val="Binhthng"/>
    <w:next w:val="Binhthng"/>
    <w:pPr>
      <w:tabs>
        <w:tab w:val="left" w:pos="360"/>
      </w:tabs>
      <w:spacing w:after="0"/>
      <w:jc w:val="right"/>
    </w:pPr>
    <w:rPr>
      <w:rFonts w:eastAsia="PMingLiU" w:cs="Arial"/>
      <w:b/>
      <w:snapToGrid w:val="0"/>
      <w:color w:val="FF0000"/>
      <w:sz w:val="36"/>
      <w:lang w:val="en-US" w:eastAsia="zh-TW"/>
    </w:rPr>
  </w:style>
  <w:style w:type="paragraph" w:customStyle="1" w:styleId="TableNormal1">
    <w:name w:val="Table Normal1"/>
    <w:basedOn w:val="Binhthng"/>
    <w:pPr>
      <w:keepLines/>
      <w:spacing w:before="60" w:after="60"/>
      <w:ind w:left="34"/>
      <w:jc w:val="both"/>
    </w:pPr>
    <w:rPr>
      <w:color w:val="000000"/>
      <w:sz w:val="18"/>
    </w:rPr>
  </w:style>
  <w:style w:type="paragraph" w:customStyle="1" w:styleId="Bullets">
    <w:name w:val="Bullets"/>
    <w:basedOn w:val="Binhthng"/>
    <w:pPr>
      <w:keepLines/>
      <w:spacing w:before="40" w:after="40"/>
      <w:ind w:left="1494" w:hanging="360"/>
    </w:pPr>
    <w:rPr>
      <w:sz w:val="20"/>
    </w:rPr>
  </w:style>
  <w:style w:type="paragraph" w:customStyle="1" w:styleId="table0">
    <w:name w:val="table"/>
    <w:basedOn w:val="Binhthng"/>
    <w:pPr>
      <w:keepLines/>
      <w:spacing w:before="120"/>
      <w:ind w:left="284"/>
      <w:jc w:val="both"/>
    </w:pPr>
    <w:rPr>
      <w:sz w:val="20"/>
    </w:rPr>
  </w:style>
  <w:style w:type="paragraph" w:customStyle="1" w:styleId="TextLevel1">
    <w:name w:val="Text Level 1"/>
    <w:basedOn w:val="Binhthng"/>
    <w:rPr>
      <w:rFonts w:ascii="Times New Roman" w:hAnsi="Times New Roman"/>
      <w:lang w:val="en-US"/>
    </w:rPr>
  </w:style>
  <w:style w:type="paragraph" w:customStyle="1" w:styleId="Text">
    <w:name w:val="Text"/>
    <w:basedOn w:val="Binhthng"/>
    <w:pPr>
      <w:overflowPunct w:val="0"/>
      <w:autoSpaceDE w:val="0"/>
      <w:autoSpaceDN w:val="0"/>
      <w:adjustRightInd w:val="0"/>
      <w:textAlignment w:val="baseline"/>
    </w:pPr>
    <w:rPr>
      <w:color w:val="000000"/>
      <w:sz w:val="24"/>
      <w:lang w:val="en-US"/>
    </w:rPr>
  </w:style>
  <w:style w:type="paragraph" w:customStyle="1" w:styleId="winnie1">
    <w:name w:val="winnie1"/>
    <w:basedOn w:val="Binhthng"/>
    <w:pPr>
      <w:tabs>
        <w:tab w:val="left" w:pos="360"/>
      </w:tabs>
      <w:overflowPunct w:val="0"/>
      <w:autoSpaceDE w:val="0"/>
      <w:autoSpaceDN w:val="0"/>
      <w:adjustRightInd w:val="0"/>
      <w:ind w:left="360" w:hanging="360"/>
      <w:jc w:val="both"/>
      <w:textAlignment w:val="baseline"/>
    </w:pPr>
    <w:rPr>
      <w:b/>
    </w:rPr>
  </w:style>
  <w:style w:type="paragraph" w:customStyle="1" w:styleId="Winnie2">
    <w:name w:val="Winnie2"/>
    <w:basedOn w:val="Binhthng"/>
    <w:pPr>
      <w:overflowPunct w:val="0"/>
      <w:autoSpaceDE w:val="0"/>
      <w:autoSpaceDN w:val="0"/>
      <w:adjustRightInd w:val="0"/>
      <w:ind w:left="360"/>
      <w:jc w:val="both"/>
      <w:textAlignment w:val="baseline"/>
    </w:pPr>
  </w:style>
  <w:style w:type="paragraph" w:styleId="Mucluc5">
    <w:name w:val="toc 5"/>
    <w:basedOn w:val="Binhthng"/>
    <w:next w:val="Binhthng"/>
    <w:semiHidden/>
    <w:pPr>
      <w:tabs>
        <w:tab w:val="left" w:pos="360"/>
        <w:tab w:val="left" w:pos="1080"/>
      </w:tabs>
      <w:overflowPunct w:val="0"/>
      <w:autoSpaceDE w:val="0"/>
      <w:autoSpaceDN w:val="0"/>
      <w:adjustRightInd w:val="0"/>
      <w:spacing w:after="0"/>
      <w:ind w:left="1080" w:hanging="360"/>
      <w:jc w:val="both"/>
      <w:textAlignment w:val="baseline"/>
    </w:pPr>
    <w:rPr>
      <w:rFonts w:ascii="Times New Roman" w:hAnsi="Times New Roman"/>
    </w:rPr>
  </w:style>
  <w:style w:type="paragraph" w:styleId="VnbanCcchu">
    <w:name w:val="footnote text"/>
    <w:basedOn w:val="Binhthng"/>
    <w:semiHidden/>
    <w:rPr>
      <w:sz w:val="20"/>
    </w:rPr>
  </w:style>
  <w:style w:type="character" w:styleId="ThamchiuCcchu">
    <w:name w:val="footnote reference"/>
    <w:semiHidden/>
    <w:rPr>
      <w:vertAlign w:val="superscript"/>
    </w:rPr>
  </w:style>
  <w:style w:type="paragraph" w:styleId="Bongchuthich">
    <w:name w:val="Balloon Text"/>
    <w:basedOn w:val="Binhthng"/>
    <w:semiHidden/>
    <w:rPr>
      <w:rFonts w:ascii="Tahoma" w:hAnsi="Tahoma" w:cs="Tahoma"/>
      <w:sz w:val="16"/>
      <w:szCs w:val="16"/>
    </w:rPr>
  </w:style>
  <w:style w:type="paragraph" w:customStyle="1" w:styleId="PrecedentNotes1">
    <w:name w:val="Precedent Notes 1"/>
    <w:basedOn w:val="Body"/>
    <w:rsid w:val="00A36788"/>
    <w:pPr>
      <w:numPr>
        <w:numId w:val="3"/>
      </w:numPr>
      <w:outlineLvl w:val="0"/>
    </w:pPr>
    <w:rPr>
      <w:rFonts w:eastAsia="Times New Roman"/>
    </w:rPr>
  </w:style>
  <w:style w:type="paragraph" w:customStyle="1" w:styleId="PrecedentNotes2">
    <w:name w:val="Precedent Notes 2"/>
    <w:basedOn w:val="Body"/>
    <w:rsid w:val="00A36788"/>
    <w:pPr>
      <w:numPr>
        <w:ilvl w:val="1"/>
        <w:numId w:val="3"/>
      </w:numPr>
      <w:outlineLvl w:val="1"/>
    </w:pPr>
    <w:rPr>
      <w:rFonts w:eastAsia="Times New Roman"/>
    </w:rPr>
  </w:style>
  <w:style w:type="paragraph" w:customStyle="1" w:styleId="PrecedentNotes3">
    <w:name w:val="Precedent Notes 3"/>
    <w:basedOn w:val="Body"/>
    <w:rsid w:val="00A36788"/>
    <w:pPr>
      <w:numPr>
        <w:ilvl w:val="2"/>
        <w:numId w:val="3"/>
      </w:numPr>
      <w:outlineLvl w:val="2"/>
    </w:pPr>
    <w:rPr>
      <w:rFonts w:eastAsia="Times New Roman"/>
    </w:rPr>
  </w:style>
  <w:style w:type="paragraph" w:customStyle="1" w:styleId="PrecedentNotes4">
    <w:name w:val="Precedent Notes 4"/>
    <w:basedOn w:val="Body"/>
    <w:rsid w:val="00A36788"/>
    <w:pPr>
      <w:numPr>
        <w:ilvl w:val="3"/>
        <w:numId w:val="3"/>
      </w:numPr>
      <w:outlineLvl w:val="3"/>
    </w:pPr>
    <w:rPr>
      <w:rFonts w:eastAsia="Times New Roman"/>
    </w:rPr>
  </w:style>
  <w:style w:type="paragraph" w:customStyle="1" w:styleId="Style1">
    <w:name w:val="Style1"/>
    <w:basedOn w:val="Binhthng"/>
    <w:rsid w:val="0080719C"/>
    <w:pPr>
      <w:keepNext/>
      <w:widowControl w:val="0"/>
      <w:numPr>
        <w:numId w:val="5"/>
      </w:numPr>
      <w:adjustRightInd w:val="0"/>
      <w:spacing w:after="200"/>
      <w:jc w:val="both"/>
      <w:textAlignment w:val="baseline"/>
    </w:pPr>
    <w:rPr>
      <w:rFonts w:eastAsia="Batang"/>
      <w:b/>
      <w:smallCaps/>
      <w:kern w:val="28"/>
      <w:szCs w:val="22"/>
      <w:u w:val="single"/>
      <w:lang w:val="en-US"/>
    </w:rPr>
  </w:style>
  <w:style w:type="paragraph" w:customStyle="1" w:styleId="headergam">
    <w:name w:val="header gam"/>
    <w:basedOn w:val="Binhthng"/>
    <w:rsid w:val="0080719C"/>
    <w:pPr>
      <w:widowControl w:val="0"/>
      <w:numPr>
        <w:numId w:val="7"/>
      </w:numPr>
      <w:adjustRightInd w:val="0"/>
      <w:spacing w:after="200"/>
      <w:jc w:val="both"/>
      <w:textAlignment w:val="baseline"/>
    </w:pPr>
    <w:rPr>
      <w:rFonts w:eastAsia="Batang"/>
      <w:szCs w:val="22"/>
    </w:rPr>
  </w:style>
  <w:style w:type="paragraph" w:customStyle="1" w:styleId="Level6">
    <w:name w:val="Level 6"/>
    <w:basedOn w:val="Binhthng"/>
    <w:rsid w:val="0080719C"/>
    <w:pPr>
      <w:tabs>
        <w:tab w:val="num" w:pos="3288"/>
      </w:tabs>
      <w:spacing w:after="140" w:line="290" w:lineRule="auto"/>
      <w:ind w:left="3288" w:hanging="680"/>
      <w:jc w:val="both"/>
      <w:outlineLvl w:val="5"/>
    </w:pPr>
    <w:rPr>
      <w:rFonts w:eastAsia="PMingLiU"/>
      <w:kern w:val="20"/>
      <w:sz w:val="20"/>
      <w:szCs w:val="24"/>
    </w:rPr>
  </w:style>
  <w:style w:type="paragraph" w:customStyle="1" w:styleId="Level7">
    <w:name w:val="Level 7"/>
    <w:basedOn w:val="Binhthng"/>
    <w:rsid w:val="0080719C"/>
    <w:pPr>
      <w:tabs>
        <w:tab w:val="num" w:pos="3288"/>
      </w:tabs>
      <w:spacing w:after="140" w:line="290" w:lineRule="auto"/>
      <w:ind w:left="3288" w:hanging="680"/>
      <w:jc w:val="both"/>
      <w:outlineLvl w:val="6"/>
    </w:pPr>
    <w:rPr>
      <w:rFonts w:eastAsia="PMingLiU"/>
      <w:kern w:val="20"/>
      <w:sz w:val="20"/>
      <w:szCs w:val="24"/>
    </w:rPr>
  </w:style>
  <w:style w:type="paragraph" w:customStyle="1" w:styleId="Level8">
    <w:name w:val="Level 8"/>
    <w:basedOn w:val="Binhthng"/>
    <w:rsid w:val="0080719C"/>
    <w:pPr>
      <w:tabs>
        <w:tab w:val="num" w:pos="3288"/>
      </w:tabs>
      <w:spacing w:after="140" w:line="290" w:lineRule="auto"/>
      <w:ind w:left="3288" w:hanging="680"/>
      <w:jc w:val="both"/>
      <w:outlineLvl w:val="7"/>
    </w:pPr>
    <w:rPr>
      <w:rFonts w:eastAsia="PMingLiU"/>
      <w:kern w:val="20"/>
      <w:sz w:val="20"/>
      <w:szCs w:val="24"/>
    </w:rPr>
  </w:style>
  <w:style w:type="paragraph" w:customStyle="1" w:styleId="Level9">
    <w:name w:val="Level 9"/>
    <w:basedOn w:val="Binhthng"/>
    <w:rsid w:val="0080719C"/>
    <w:pPr>
      <w:tabs>
        <w:tab w:val="num" w:pos="3288"/>
      </w:tabs>
      <w:spacing w:after="140" w:line="290" w:lineRule="auto"/>
      <w:ind w:left="3288" w:hanging="680"/>
      <w:jc w:val="both"/>
      <w:outlineLvl w:val="8"/>
    </w:pPr>
    <w:rPr>
      <w:rFonts w:eastAsia="PMingLiU"/>
      <w:kern w:val="20"/>
      <w:sz w:val="20"/>
      <w:szCs w:val="24"/>
    </w:rPr>
  </w:style>
  <w:style w:type="paragraph" w:customStyle="1" w:styleId="HeaderGammid">
    <w:name w:val="Header Gam mid"/>
    <w:basedOn w:val="u2"/>
    <w:next w:val="headergam"/>
    <w:rsid w:val="0080719C"/>
    <w:pPr>
      <w:widowControl w:val="0"/>
      <w:numPr>
        <w:ilvl w:val="1"/>
        <w:numId w:val="5"/>
      </w:numPr>
      <w:adjustRightInd w:val="0"/>
      <w:spacing w:before="0" w:after="200"/>
      <w:jc w:val="both"/>
      <w:textAlignment w:val="baseline"/>
    </w:pPr>
    <w:rPr>
      <w:rFonts w:eastAsia="Batang" w:cs="Arial"/>
      <w:b w:val="0"/>
      <w:iCs/>
      <w:szCs w:val="22"/>
      <w:u w:val="single"/>
      <w:lang w:val="en-US"/>
    </w:rPr>
  </w:style>
  <w:style w:type="numbering" w:styleId="1ai">
    <w:name w:val="Outline List 1"/>
    <w:basedOn w:val="Khngco"/>
    <w:rsid w:val="0080719C"/>
    <w:pPr>
      <w:numPr>
        <w:numId w:val="6"/>
      </w:numPr>
    </w:pPr>
  </w:style>
  <w:style w:type="paragraph" w:customStyle="1" w:styleId="CarCarCharCharCarCar">
    <w:name w:val="Car Car Char Char Car Car"/>
    <w:basedOn w:val="Binhthng"/>
    <w:rsid w:val="0080719C"/>
    <w:pPr>
      <w:widowControl w:val="0"/>
      <w:adjustRightInd w:val="0"/>
      <w:spacing w:after="160" w:line="240" w:lineRule="exact"/>
      <w:jc w:val="both"/>
      <w:textAlignment w:val="baseline"/>
    </w:pPr>
    <w:rPr>
      <w:rFonts w:ascii="Times New Roman" w:eastAsia="Times New Roman" w:hAnsi="Times New Roman"/>
      <w:sz w:val="20"/>
      <w:lang w:eastAsia="zh-TW" w:bidi="he-IL"/>
    </w:rPr>
  </w:style>
  <w:style w:type="character" w:customStyle="1" w:styleId="hl">
    <w:name w:val="hl"/>
    <w:basedOn w:val="Phngmcinhcuaoanvn"/>
    <w:rsid w:val="00B02A11"/>
  </w:style>
  <w:style w:type="paragraph" w:customStyle="1" w:styleId="House2">
    <w:name w:val="House 2"/>
    <w:basedOn w:val="Body"/>
    <w:rsid w:val="006A3DAD"/>
    <w:pPr>
      <w:tabs>
        <w:tab w:val="num" w:pos="1440"/>
      </w:tabs>
      <w:ind w:left="1440" w:hanging="720"/>
    </w:pPr>
    <w:rPr>
      <w:rFonts w:eastAsia="Times New Roman"/>
      <w:szCs w:val="20"/>
    </w:rPr>
  </w:style>
  <w:style w:type="paragraph" w:customStyle="1" w:styleId="House3">
    <w:name w:val="House 3"/>
    <w:basedOn w:val="Body"/>
    <w:rsid w:val="006A3DAD"/>
    <w:pPr>
      <w:tabs>
        <w:tab w:val="num" w:pos="2160"/>
      </w:tabs>
      <w:ind w:left="2160" w:hanging="720"/>
    </w:pPr>
    <w:rPr>
      <w:rFonts w:eastAsia="Times New Roman"/>
      <w:szCs w:val="20"/>
    </w:rPr>
  </w:style>
  <w:style w:type="paragraph" w:customStyle="1" w:styleId="House4">
    <w:name w:val="House 4"/>
    <w:basedOn w:val="Body"/>
    <w:rsid w:val="006A3DAD"/>
    <w:pPr>
      <w:tabs>
        <w:tab w:val="num" w:pos="2880"/>
      </w:tabs>
      <w:ind w:left="2880" w:hanging="720"/>
    </w:pPr>
    <w:rPr>
      <w:rFonts w:eastAsia="Times New Roman"/>
      <w:szCs w:val="20"/>
    </w:rPr>
  </w:style>
  <w:style w:type="paragraph" w:customStyle="1" w:styleId="House5">
    <w:name w:val="House 5"/>
    <w:basedOn w:val="Body"/>
    <w:rsid w:val="006A3DAD"/>
    <w:pPr>
      <w:tabs>
        <w:tab w:val="num" w:pos="3600"/>
      </w:tabs>
      <w:ind w:left="3600" w:hanging="720"/>
    </w:pPr>
    <w:rPr>
      <w:rFonts w:eastAsia="Times New Roman"/>
      <w:szCs w:val="20"/>
    </w:rPr>
  </w:style>
  <w:style w:type="paragraph" w:customStyle="1" w:styleId="House6">
    <w:name w:val="House 6"/>
    <w:basedOn w:val="Body"/>
    <w:rsid w:val="006A3DAD"/>
    <w:pPr>
      <w:tabs>
        <w:tab w:val="num" w:pos="4320"/>
      </w:tabs>
      <w:ind w:left="4320" w:hanging="720"/>
    </w:pPr>
    <w:rPr>
      <w:rFonts w:eastAsia="Times New Roman"/>
      <w:szCs w:val="20"/>
    </w:rPr>
  </w:style>
  <w:style w:type="paragraph" w:customStyle="1" w:styleId="House7">
    <w:name w:val="House 7"/>
    <w:basedOn w:val="Body"/>
    <w:rsid w:val="006A3DAD"/>
    <w:pPr>
      <w:tabs>
        <w:tab w:val="num" w:pos="5040"/>
      </w:tabs>
      <w:ind w:left="5040" w:hanging="720"/>
    </w:pPr>
    <w:rPr>
      <w:rFonts w:eastAsia="Times New Roman"/>
      <w:szCs w:val="20"/>
    </w:rPr>
  </w:style>
  <w:style w:type="paragraph" w:customStyle="1" w:styleId="House8">
    <w:name w:val="House 8"/>
    <w:basedOn w:val="Body"/>
    <w:rsid w:val="006A3DAD"/>
    <w:pPr>
      <w:tabs>
        <w:tab w:val="num" w:pos="5760"/>
      </w:tabs>
      <w:ind w:left="5760" w:hanging="720"/>
    </w:pPr>
    <w:rPr>
      <w:rFonts w:eastAsia="Times New Roman"/>
      <w:szCs w:val="20"/>
    </w:rPr>
  </w:style>
  <w:style w:type="paragraph" w:customStyle="1" w:styleId="Indent5nonumbers">
    <w:name w:val="Indent .5 no numbers"/>
    <w:basedOn w:val="Binhthng"/>
    <w:rsid w:val="007B41FD"/>
    <w:pPr>
      <w:keepNext/>
      <w:widowControl w:val="0"/>
      <w:numPr>
        <w:ilvl w:val="12"/>
      </w:numPr>
      <w:tabs>
        <w:tab w:val="left" w:pos="0"/>
      </w:tabs>
      <w:suppressAutoHyphens/>
      <w:spacing w:line="240" w:lineRule="atLeast"/>
      <w:ind w:left="720"/>
      <w:jc w:val="both"/>
    </w:pPr>
    <w:rPr>
      <w:rFonts w:eastAsia="PMingLiU" w:cs="Arial"/>
      <w:spacing w:val="-2"/>
      <w:szCs w:val="24"/>
    </w:rPr>
  </w:style>
  <w:style w:type="paragraph" w:customStyle="1" w:styleId="Indent10">
    <w:name w:val="Indent 1.0"/>
    <w:basedOn w:val="Binhthng"/>
    <w:rsid w:val="007B41FD"/>
    <w:pPr>
      <w:keepNext/>
      <w:widowControl w:val="0"/>
      <w:numPr>
        <w:ilvl w:val="12"/>
      </w:numPr>
      <w:tabs>
        <w:tab w:val="left" w:pos="0"/>
      </w:tabs>
      <w:suppressAutoHyphens/>
      <w:spacing w:line="240" w:lineRule="atLeast"/>
      <w:ind w:left="1440"/>
      <w:jc w:val="both"/>
    </w:pPr>
    <w:rPr>
      <w:rFonts w:eastAsia="PMingLiU" w:cs="Arial"/>
      <w:spacing w:val="-2"/>
      <w:szCs w:val="24"/>
    </w:rPr>
  </w:style>
  <w:style w:type="paragraph" w:customStyle="1" w:styleId="Char">
    <w:name w:val="Char"/>
    <w:basedOn w:val="Binhthng"/>
    <w:rsid w:val="008F656A"/>
    <w:pPr>
      <w:widowControl w:val="0"/>
      <w:adjustRightInd w:val="0"/>
      <w:spacing w:after="160" w:line="240" w:lineRule="exact"/>
      <w:jc w:val="both"/>
      <w:textAlignment w:val="baseline"/>
    </w:pPr>
    <w:rPr>
      <w:rFonts w:ascii="Times New Roman" w:eastAsia="Times New Roman" w:hAnsi="Times New Roman"/>
      <w:sz w:val="20"/>
      <w:lang w:eastAsia="zh-TW" w:bidi="he-IL"/>
    </w:rPr>
  </w:style>
  <w:style w:type="character" w:styleId="ThamchiuChuthich">
    <w:name w:val="annotation reference"/>
    <w:semiHidden/>
    <w:rsid w:val="00220B26"/>
    <w:rPr>
      <w:sz w:val="16"/>
      <w:szCs w:val="16"/>
    </w:rPr>
  </w:style>
  <w:style w:type="paragraph" w:styleId="ChuChuthich">
    <w:name w:val="annotation subject"/>
    <w:basedOn w:val="VnbanChuthich"/>
    <w:next w:val="VnbanChuthich"/>
    <w:semiHidden/>
    <w:rsid w:val="00220B26"/>
    <w:pPr>
      <w:widowControl/>
      <w:spacing w:after="120"/>
      <w:ind w:firstLine="0"/>
    </w:pPr>
    <w:rPr>
      <w:rFonts w:eastAsia="MS Mincho"/>
      <w:b/>
      <w:bCs/>
      <w:sz w:val="20"/>
      <w:lang w:val="en-GB"/>
    </w:rPr>
  </w:style>
  <w:style w:type="paragraph" w:customStyle="1" w:styleId="StyleHeading2SegoeUI10ptNotBoldBefore6ptAfter">
    <w:name w:val="Style Heading 2 + Segoe UI 10 pt Not Bold Before:  6 pt After: ..."/>
    <w:basedOn w:val="u2"/>
    <w:rsid w:val="006E0409"/>
    <w:pPr>
      <w:keepNext w:val="0"/>
      <w:numPr>
        <w:ilvl w:val="1"/>
      </w:numPr>
      <w:overflowPunct w:val="0"/>
      <w:autoSpaceDE w:val="0"/>
      <w:autoSpaceDN w:val="0"/>
      <w:adjustRightInd w:val="0"/>
      <w:spacing w:before="120"/>
      <w:textAlignment w:val="baseline"/>
    </w:pPr>
    <w:rPr>
      <w:rFonts w:ascii="Segoe UI" w:eastAsia="PMingLiU" w:hAnsi="Segoe UI"/>
      <w:b w:val="0"/>
      <w:sz w:val="20"/>
      <w:lang w:val="en-AU"/>
    </w:rPr>
  </w:style>
  <w:style w:type="table" w:styleId="LiBang">
    <w:name w:val="Table Grid"/>
    <w:basedOn w:val="BangThngthng"/>
    <w:rsid w:val="00A71766"/>
    <w:pPr>
      <w:spacing w:after="120"/>
    </w:pPr>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99"/>
    <w:qFormat/>
    <w:rsid w:val="00A85868"/>
    <w:pPr>
      <w:spacing w:after="160" w:line="259" w:lineRule="auto"/>
      <w:ind w:left="720"/>
      <w:contextualSpacing/>
    </w:pPr>
    <w:rPr>
      <w:rFonts w:eastAsia="DengXian" w:cs="Arial"/>
      <w:sz w:val="20"/>
      <w:lang w:eastAsia="zh-CN"/>
    </w:rPr>
  </w:style>
  <w:style w:type="paragraph" w:customStyle="1" w:styleId="BodyTextNoIndent">
    <w:name w:val="Body Text No Indent"/>
    <w:basedOn w:val="ThnVnban"/>
    <w:next w:val="ThnVnban"/>
    <w:rsid w:val="00743FA9"/>
    <w:pPr>
      <w:spacing w:after="240"/>
      <w:jc w:val="left"/>
    </w:pPr>
    <w:rPr>
      <w:rFonts w:ascii="Times New Roman" w:hAnsi="Times New Roman"/>
      <w:snapToGrid/>
      <w:sz w:val="24"/>
      <w:lang w:val="en-US"/>
    </w:rPr>
  </w:style>
  <w:style w:type="character" w:customStyle="1" w:styleId="ChntrangChar">
    <w:name w:val="Chân trang Char"/>
    <w:link w:val="Chntrang"/>
    <w:uiPriority w:val="99"/>
    <w:rsid w:val="00A31DBE"/>
    <w:rPr>
      <w:rFonts w:ascii="Arial" w:hAnsi="Arial"/>
      <w:sz w:val="22"/>
      <w:lang w:val="en-GB" w:eastAsia="en-US"/>
    </w:rPr>
  </w:style>
  <w:style w:type="paragraph" w:styleId="KhngDncch">
    <w:name w:val="No Spacing"/>
    <w:link w:val="KhngDncchChar"/>
    <w:uiPriority w:val="1"/>
    <w:qFormat/>
    <w:rsid w:val="00972BEE"/>
    <w:rPr>
      <w:rFonts w:eastAsia="Times New Roman"/>
      <w:sz w:val="24"/>
      <w:szCs w:val="24"/>
      <w:lang w:val="en-GB" w:eastAsia="en-US"/>
    </w:rPr>
  </w:style>
  <w:style w:type="character" w:customStyle="1" w:styleId="KhngDncchChar">
    <w:name w:val="Không Dãn cách Char"/>
    <w:link w:val="KhngDncch"/>
    <w:uiPriority w:val="1"/>
    <w:rsid w:val="00972BEE"/>
    <w:rPr>
      <w:rFonts w:eastAsia="Times New Roman"/>
      <w:sz w:val="24"/>
      <w:szCs w:val="24"/>
      <w:lang w:val="en-GB" w:eastAsia="en-US"/>
    </w:rPr>
  </w:style>
  <w:style w:type="table" w:styleId="DanhsachMausang-Nhnmanh3">
    <w:name w:val="Light List Accent 3"/>
    <w:basedOn w:val="BangThngthng"/>
    <w:uiPriority w:val="61"/>
    <w:rsid w:val="00972BEE"/>
    <w:rPr>
      <w:rFonts w:ascii="Calibri" w:eastAsia="Calibri" w:hAnsi="Calibri"/>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zzmpTrailerItem">
    <w:name w:val="zzmpTrailerItem"/>
    <w:rsid w:val="00AE4522"/>
    <w:rPr>
      <w:rFonts w:ascii="Arial" w:hAnsi="Arial" w:cs="Arial"/>
      <w:dstrike w:val="0"/>
      <w:noProof/>
      <w:color w:val="auto"/>
      <w:spacing w:val="0"/>
      <w:position w:val="0"/>
      <w:sz w:val="20"/>
      <w:szCs w:val="16"/>
      <w:u w:val="none"/>
      <w:effect w:val="none"/>
      <w:vertAlign w:val="baseline"/>
    </w:rPr>
  </w:style>
  <w:style w:type="paragraph" w:styleId="Duytlai">
    <w:name w:val="Revision"/>
    <w:hidden/>
    <w:uiPriority w:val="99"/>
    <w:semiHidden/>
    <w:rsid w:val="00C14F62"/>
    <w:rPr>
      <w:rFonts w:ascii="Arial" w:hAnsi="Arial"/>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695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031DF3A30B4DA41B4205789FA5AD9A4" ma:contentTypeVersion="6" ma:contentTypeDescription="Create a new document." ma:contentTypeScope="" ma:versionID="393eb89fb13afc7733205d530793fcf7">
  <xsd:schema xmlns:xsd="http://www.w3.org/2001/XMLSchema" xmlns:xs="http://www.w3.org/2001/XMLSchema" xmlns:p="http://schemas.microsoft.com/office/2006/metadata/properties" xmlns:ns2="f663550a-ebef-4160-bf50-1fc58c81c97c" xmlns:ns3="71ad0083-cd91-46ed-9094-ae19966fd7d0" targetNamespace="http://schemas.microsoft.com/office/2006/metadata/properties" ma:root="true" ma:fieldsID="27d03ea03a43f756f0a83d6fe98e1a94" ns2:_="" ns3:_="">
    <xsd:import namespace="f663550a-ebef-4160-bf50-1fc58c81c97c"/>
    <xsd:import namespace="71ad0083-cd91-46ed-9094-ae19966fd7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3550a-ebef-4160-bf50-1fc58c81c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ad0083-cd91-46ed-9094-ae19966fd7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53D43A-9470-46A6-AC60-A8964D035483}">
  <ds:schemaRefs>
    <ds:schemaRef ds:uri="http://schemas.microsoft.com/office/2006/metadata/longProperties"/>
  </ds:schemaRefs>
</ds:datastoreItem>
</file>

<file path=customXml/itemProps2.xml><?xml version="1.0" encoding="utf-8"?>
<ds:datastoreItem xmlns:ds="http://schemas.openxmlformats.org/officeDocument/2006/customXml" ds:itemID="{83DF9AFB-A56D-41D4-8CE6-5E27CEA56A34}">
  <ds:schemaRefs>
    <ds:schemaRef ds:uri="http://schemas.microsoft.com/sharepoint/v3/contenttype/forms"/>
  </ds:schemaRefs>
</ds:datastoreItem>
</file>

<file path=customXml/itemProps3.xml><?xml version="1.0" encoding="utf-8"?>
<ds:datastoreItem xmlns:ds="http://schemas.openxmlformats.org/officeDocument/2006/customXml" ds:itemID="{660EA697-ED26-487A-A46C-B544F7B081B3}">
  <ds:schemaRefs>
    <ds:schemaRef ds:uri="http://schemas.openxmlformats.org/officeDocument/2006/bibliography"/>
  </ds:schemaRefs>
</ds:datastoreItem>
</file>

<file path=customXml/itemProps4.xml><?xml version="1.0" encoding="utf-8"?>
<ds:datastoreItem xmlns:ds="http://schemas.openxmlformats.org/officeDocument/2006/customXml" ds:itemID="{5EB44F5B-6E83-4EDA-9EF3-776C21A2D13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24EC347-070F-4D58-A56E-B714830FE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3550a-ebef-4160-bf50-1fc58c81c97c"/>
    <ds:schemaRef ds:uri="71ad0083-cd91-46ed-9094-ae19966fd7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1830</Words>
  <Characters>10435</Characters>
  <Application>Microsoft Office Word</Application>
  <DocSecurity>0</DocSecurity>
  <Lines>86</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lpstr> </vt:lpstr>
    </vt:vector>
  </TitlesOfParts>
  <Manager> </Manager>
  <Company>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Rosena Yau</dc:creator>
  <cp:keywords> </cp:keywords>
  <dc:description> </dc:description>
  <cp:lastModifiedBy>Việt Nguyễn</cp:lastModifiedBy>
  <cp:revision>5</cp:revision>
  <cp:lastPrinted>2025-02-11T03:11:00Z</cp:lastPrinted>
  <dcterms:created xsi:type="dcterms:W3CDTF">2025-12-30T04:06:00Z</dcterms:created>
  <dcterms:modified xsi:type="dcterms:W3CDTF">2025-12-30T04:09:00Z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Rosena Yau</vt:lpwstr>
  </property>
  <property fmtid="{D5CDD505-2E9C-101B-9397-08002B2CF9AE}" pid="3" name="xd_Signature">
    <vt:lpwstr/>
  </property>
  <property fmtid="{D5CDD505-2E9C-101B-9397-08002B2CF9AE}" pid="4" name="TemplateUrl">
    <vt:lpwstr/>
  </property>
  <property fmtid="{D5CDD505-2E9C-101B-9397-08002B2CF9AE}" pid="5" name="Order">
    <vt:lpwstr>156900.000000000</vt:lpwstr>
  </property>
  <property fmtid="{D5CDD505-2E9C-101B-9397-08002B2CF9AE}" pid="6" name="ComplianceAssetId">
    <vt:lpwstr/>
  </property>
  <property fmtid="{D5CDD505-2E9C-101B-9397-08002B2CF9AE}" pid="7" name="display_urn:schemas-microsoft-com:office:office#Author">
    <vt:lpwstr>Elsa Shin</vt:lpwstr>
  </property>
  <property fmtid="{D5CDD505-2E9C-101B-9397-08002B2CF9AE}" pid="8" name="xd_ProgID">
    <vt:lpwstr/>
  </property>
  <property fmtid="{D5CDD505-2E9C-101B-9397-08002B2CF9AE}" pid="9" name="ContentTypeId">
    <vt:lpwstr>0x0101004031DF3A30B4DA41B4205789FA5AD9A4</vt:lpwstr>
  </property>
  <property fmtid="{D5CDD505-2E9C-101B-9397-08002B2CF9AE}" pid="10" name="GrammarlyDocumentId">
    <vt:lpwstr>cf02710c05ed31f5f7f5227ce4084f46212697ba151aa11c06de8b446bbeec4a</vt:lpwstr>
  </property>
</Properties>
</file>